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footer39.xml" ContentType="application/vnd.openxmlformats-officedocument.wordprocessingml.footer+xml"/>
  <Override PartName="/word/header39.xml" ContentType="application/vnd.openxmlformats-officedocument.wordprocessingml.header+xml"/>
  <Override PartName="/word/footer40.xml" ContentType="application/vnd.openxmlformats-officedocument.wordprocessingml.footer+xml"/>
  <Override PartName="/word/header40.xml" ContentType="application/vnd.openxmlformats-officedocument.wordprocessingml.header+xml"/>
  <Override PartName="/word/footer41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header43.xml" ContentType="application/vnd.openxmlformats-officedocument.wordprocessingml.header+xml"/>
  <Override PartName="/word/footer44.xml" ContentType="application/vnd.openxmlformats-officedocument.wordprocessingml.footer+xml"/>
  <Override PartName="/word/header44.xml" ContentType="application/vnd.openxmlformats-officedocument.wordprocessingml.header+xml"/>
  <Override PartName="/word/footer45.xml" ContentType="application/vnd.openxmlformats-officedocument.wordprocessingml.footer+xml"/>
  <Override PartName="/word/header45.xml" ContentType="application/vnd.openxmlformats-officedocument.wordprocessingml.header+xml"/>
  <Override PartName="/word/footer46.xml" ContentType="application/vnd.openxmlformats-officedocument.wordprocessingml.footer+xml"/>
  <Override PartName="/word/header46.xml" ContentType="application/vnd.openxmlformats-officedocument.wordprocessingml.header+xml"/>
  <Override PartName="/word/footer47.xml" ContentType="application/vnd.openxmlformats-officedocument.wordprocessingml.footer+xml"/>
  <Override PartName="/word/header47.xml" ContentType="application/vnd.openxmlformats-officedocument.wordprocessingml.header+xml"/>
  <Override PartName="/word/footer48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7706" w14:textId="77777777" w:rsidR="000655EC" w:rsidRDefault="00000000">
      <w:pPr>
        <w:pStyle w:val="Textkrper"/>
        <w:rPr>
          <w:rFonts w:ascii="Times New Roman"/>
          <w:sz w:val="49"/>
        </w:rPr>
      </w:pPr>
      <w:r>
        <w:rPr>
          <w:rFonts w:ascii="Times New Roman"/>
          <w:noProof/>
          <w:sz w:val="49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C3C7C5A" wp14:editId="4C3C7C5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53911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5391150"/>
                          <a:chOff x="0" y="0"/>
                          <a:chExt cx="7560309" cy="5391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300992"/>
                            <a:ext cx="7560309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017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7560005" y="90004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7D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530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301615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1005"/>
                                </a:lnTo>
                                <a:lnTo>
                                  <a:pt x="7560005" y="5301005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690"/>
                            <a:ext cx="7560005" cy="5036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4558D7" id="Group 1" o:spid="_x0000_s1026" style="position:absolute;margin-left:0;margin-top:0;width:595.3pt;height:424.5pt;z-index:15728640;mso-wrap-distance-left:0;mso-wrap-distance-right:0;mso-position-horizontal-relative:page;mso-position-vertical-relative:page" coordsize="75603,53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">
                <v:shape id="Graphic 2" o:spid="_x0000_s1027" style="position:absolute;top:53009;width:75603;height:902;visibility:visible;mso-wrap-style:square;v-text-anchor:top" coordsize="7560309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" path="m7560005,l,,,90004r7560005,l7560005,xe" fillcolor="#687d91" stroked="f">
                  <v:path arrowok="t"/>
                </v:shape>
                <v:shape id="Graphic 3" o:spid="_x0000_s1028" style="position:absolute;width:75603;height:53016;visibility:visible;mso-wrap-style:square;v-text-anchor:top" coordsize="7560309,530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" path="m7560005,l,,,5301005r7560005,l7560005,xe" fillcolor="#fac30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top:2646;width:75600;height:50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4C3C7707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08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09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0A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0B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0C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0D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0E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0F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10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11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12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13" w14:textId="77777777" w:rsidR="000655EC" w:rsidRDefault="000655EC">
      <w:pPr>
        <w:pStyle w:val="Textkrper"/>
        <w:rPr>
          <w:rFonts w:ascii="Times New Roman"/>
          <w:sz w:val="49"/>
        </w:rPr>
      </w:pPr>
    </w:p>
    <w:p w14:paraId="4C3C7714" w14:textId="77777777" w:rsidR="000655EC" w:rsidRDefault="000655EC">
      <w:pPr>
        <w:pStyle w:val="Textkrper"/>
        <w:spacing w:before="361"/>
        <w:rPr>
          <w:rFonts w:ascii="Times New Roman"/>
          <w:sz w:val="49"/>
        </w:rPr>
      </w:pPr>
    </w:p>
    <w:p w14:paraId="4C3C7715" w14:textId="77777777" w:rsidR="000655EC" w:rsidRDefault="00000000">
      <w:pPr>
        <w:pStyle w:val="Titel"/>
        <w:rPr>
          <w:b w:val="0"/>
        </w:rPr>
      </w:pPr>
      <w:bookmarkStart w:id="0" w:name="_bookmark0"/>
      <w:bookmarkEnd w:id="0"/>
      <w:r>
        <w:rPr>
          <w:b w:val="0"/>
          <w:color w:val="687D91"/>
          <w:w w:val="80"/>
        </w:rPr>
        <w:t>Specialisation</w:t>
      </w:r>
      <w:r>
        <w:rPr>
          <w:b w:val="0"/>
          <w:color w:val="687D91"/>
          <w:spacing w:val="76"/>
        </w:rPr>
        <w:t xml:space="preserve"> </w:t>
      </w:r>
      <w:r>
        <w:rPr>
          <w:b w:val="0"/>
          <w:color w:val="687D91"/>
          <w:w w:val="80"/>
        </w:rPr>
        <w:t>Project</w:t>
      </w:r>
      <w:r>
        <w:rPr>
          <w:b w:val="0"/>
          <w:color w:val="687D91"/>
          <w:spacing w:val="77"/>
        </w:rPr>
        <w:t xml:space="preserve"> </w:t>
      </w:r>
      <w:r>
        <w:rPr>
          <w:b w:val="0"/>
          <w:color w:val="687D91"/>
          <w:w w:val="80"/>
        </w:rPr>
        <w:t>1</w:t>
      </w:r>
      <w:r>
        <w:rPr>
          <w:b w:val="0"/>
          <w:color w:val="687D91"/>
          <w:spacing w:val="77"/>
        </w:rPr>
        <w:t xml:space="preserve"> </w:t>
      </w:r>
      <w:r>
        <w:rPr>
          <w:b w:val="0"/>
          <w:color w:val="687D91"/>
          <w:spacing w:val="-2"/>
          <w:w w:val="80"/>
        </w:rPr>
        <w:t>MTE7101</w:t>
      </w:r>
    </w:p>
    <w:p w14:paraId="4C3C7716" w14:textId="77777777" w:rsidR="000655EC" w:rsidRDefault="00000000">
      <w:pPr>
        <w:pStyle w:val="berschrift3"/>
        <w:spacing w:before="39" w:line="196" w:lineRule="auto"/>
        <w:ind w:left="300" w:right="883"/>
        <w:rPr>
          <w:b w:val="0"/>
        </w:rPr>
      </w:pPr>
      <w:r>
        <w:rPr>
          <w:b w:val="0"/>
          <w:color w:val="687D91"/>
          <w:w w:val="80"/>
        </w:rPr>
        <w:t>Enhancing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User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Confidence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in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Report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Timeliness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and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Data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Accuracy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through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Data</w:t>
      </w:r>
      <w:r>
        <w:rPr>
          <w:b w:val="0"/>
          <w:color w:val="687D91"/>
        </w:rPr>
        <w:t xml:space="preserve"> </w:t>
      </w:r>
      <w:r>
        <w:rPr>
          <w:b w:val="0"/>
          <w:color w:val="687D91"/>
          <w:w w:val="80"/>
        </w:rPr>
        <w:t>Quality</w:t>
      </w:r>
      <w:r>
        <w:rPr>
          <w:b w:val="0"/>
          <w:color w:val="687D91"/>
          <w:spacing w:val="40"/>
        </w:rPr>
        <w:t xml:space="preserve"> </w:t>
      </w:r>
      <w:r>
        <w:rPr>
          <w:b w:val="0"/>
          <w:color w:val="687D91"/>
          <w:w w:val="90"/>
        </w:rPr>
        <w:t>and</w:t>
      </w:r>
      <w:r>
        <w:rPr>
          <w:b w:val="0"/>
          <w:color w:val="687D91"/>
          <w:spacing w:val="-12"/>
          <w:w w:val="90"/>
        </w:rPr>
        <w:t xml:space="preserve"> </w:t>
      </w:r>
      <w:r>
        <w:rPr>
          <w:b w:val="0"/>
          <w:color w:val="687D91"/>
          <w:w w:val="90"/>
        </w:rPr>
        <w:t>Availability</w:t>
      </w:r>
      <w:r>
        <w:rPr>
          <w:b w:val="0"/>
          <w:color w:val="687D91"/>
          <w:spacing w:val="-13"/>
          <w:w w:val="90"/>
        </w:rPr>
        <w:t xml:space="preserve"> </w:t>
      </w:r>
      <w:r>
        <w:rPr>
          <w:b w:val="0"/>
          <w:color w:val="687D91"/>
          <w:w w:val="90"/>
        </w:rPr>
        <w:t>Checks</w:t>
      </w:r>
    </w:p>
    <w:p w14:paraId="4C3C7717" w14:textId="77777777" w:rsidR="000655EC" w:rsidRDefault="00000000">
      <w:pPr>
        <w:tabs>
          <w:tab w:val="left" w:pos="2990"/>
        </w:tabs>
        <w:spacing w:before="223" w:line="208" w:lineRule="auto"/>
        <w:ind w:left="300" w:right="2260"/>
        <w:rPr>
          <w:rFonts w:ascii="Arial Black"/>
        </w:rPr>
      </w:pPr>
      <w:r>
        <w:rPr>
          <w:rFonts w:ascii="Arial Black"/>
          <w:color w:val="687D91"/>
          <w:w w:val="95"/>
        </w:rPr>
        <w:t>Course of study</w:t>
      </w:r>
      <w:r>
        <w:rPr>
          <w:rFonts w:ascii="Arial Black"/>
          <w:color w:val="687D91"/>
        </w:rPr>
        <w:tab/>
      </w:r>
      <w:r>
        <w:rPr>
          <w:rFonts w:ascii="Arial Black"/>
          <w:color w:val="687D91"/>
          <w:w w:val="80"/>
        </w:rPr>
        <w:t>Master of Science MSc in Engineering:</w:t>
      </w:r>
      <w:r>
        <w:rPr>
          <w:rFonts w:ascii="Arial Black"/>
          <w:color w:val="687D91"/>
        </w:rPr>
        <w:t xml:space="preserve"> </w:t>
      </w:r>
      <w:r>
        <w:rPr>
          <w:rFonts w:ascii="Arial Black"/>
          <w:color w:val="687D91"/>
          <w:w w:val="80"/>
        </w:rPr>
        <w:t xml:space="preserve">Profile Data Science </w:t>
      </w:r>
      <w:r>
        <w:rPr>
          <w:rFonts w:ascii="Arial Black"/>
          <w:color w:val="687D91"/>
          <w:spacing w:val="-2"/>
          <w:w w:val="95"/>
        </w:rPr>
        <w:t>Author</w:t>
      </w:r>
      <w:r>
        <w:rPr>
          <w:rFonts w:ascii="Arial Black"/>
          <w:color w:val="687D91"/>
        </w:rPr>
        <w:tab/>
      </w:r>
      <w:r>
        <w:rPr>
          <w:rFonts w:ascii="Arial Black"/>
          <w:color w:val="687D91"/>
          <w:w w:val="90"/>
        </w:rPr>
        <w:t>Roland Angelo Roccaro</w:t>
      </w:r>
    </w:p>
    <w:p w14:paraId="4C3C7718" w14:textId="77777777" w:rsidR="000655EC" w:rsidRDefault="00000000">
      <w:pPr>
        <w:tabs>
          <w:tab w:val="left" w:pos="2990"/>
        </w:tabs>
        <w:spacing w:line="261" w:lineRule="exact"/>
        <w:ind w:left="300"/>
        <w:rPr>
          <w:rFonts w:ascii="Arial Black"/>
        </w:rPr>
      </w:pPr>
      <w:r>
        <w:rPr>
          <w:rFonts w:ascii="Arial Black"/>
          <w:color w:val="687D91"/>
          <w:spacing w:val="-2"/>
          <w:w w:val="95"/>
        </w:rPr>
        <w:t>Advisor</w:t>
      </w:r>
      <w:r>
        <w:rPr>
          <w:rFonts w:ascii="Arial Black"/>
          <w:color w:val="687D91"/>
        </w:rPr>
        <w:tab/>
      </w:r>
      <w:r>
        <w:rPr>
          <w:rFonts w:ascii="Arial Black"/>
          <w:color w:val="687D91"/>
          <w:w w:val="85"/>
        </w:rPr>
        <w:t>Prof.</w:t>
      </w:r>
      <w:r>
        <w:rPr>
          <w:rFonts w:ascii="Arial Black"/>
          <w:color w:val="687D91"/>
          <w:spacing w:val="-9"/>
        </w:rPr>
        <w:t xml:space="preserve"> </w:t>
      </w:r>
      <w:r>
        <w:rPr>
          <w:rFonts w:ascii="Arial Black"/>
          <w:color w:val="687D91"/>
          <w:w w:val="85"/>
        </w:rPr>
        <w:t>Dr.</w:t>
      </w:r>
      <w:r>
        <w:rPr>
          <w:rFonts w:ascii="Arial Black"/>
          <w:color w:val="687D91"/>
          <w:spacing w:val="-9"/>
        </w:rPr>
        <w:t xml:space="preserve"> </w:t>
      </w:r>
      <w:r>
        <w:rPr>
          <w:rFonts w:ascii="Arial Black"/>
          <w:color w:val="687D91"/>
          <w:w w:val="85"/>
        </w:rPr>
        <w:t>Kenneth</w:t>
      </w:r>
      <w:r>
        <w:rPr>
          <w:rFonts w:ascii="Arial Black"/>
          <w:color w:val="687D91"/>
          <w:spacing w:val="-7"/>
          <w:w w:val="85"/>
        </w:rPr>
        <w:t xml:space="preserve"> </w:t>
      </w:r>
      <w:r>
        <w:rPr>
          <w:rFonts w:ascii="Arial Black"/>
          <w:color w:val="687D91"/>
          <w:w w:val="85"/>
        </w:rPr>
        <w:t>A.</w:t>
      </w:r>
      <w:r>
        <w:rPr>
          <w:rFonts w:ascii="Arial Black"/>
          <w:color w:val="687D91"/>
          <w:spacing w:val="-7"/>
          <w:w w:val="85"/>
        </w:rPr>
        <w:t xml:space="preserve"> </w:t>
      </w:r>
      <w:r>
        <w:rPr>
          <w:rFonts w:ascii="Arial Black"/>
          <w:color w:val="687D91"/>
          <w:spacing w:val="-2"/>
          <w:w w:val="85"/>
        </w:rPr>
        <w:t>Ritley</w:t>
      </w:r>
    </w:p>
    <w:p w14:paraId="4C3C7719" w14:textId="77777777" w:rsidR="000655EC" w:rsidRDefault="00000000">
      <w:pPr>
        <w:tabs>
          <w:tab w:val="left" w:pos="2990"/>
        </w:tabs>
        <w:spacing w:line="291" w:lineRule="exact"/>
        <w:ind w:left="300"/>
        <w:rPr>
          <w:rFonts w:ascii="Arial Black"/>
        </w:rPr>
      </w:pPr>
      <w:r>
        <w:rPr>
          <w:rFonts w:ascii="Arial Black"/>
          <w:color w:val="687D91"/>
          <w:w w:val="80"/>
        </w:rPr>
        <w:t>Project</w:t>
      </w:r>
      <w:r>
        <w:rPr>
          <w:rFonts w:ascii="Arial Black"/>
          <w:color w:val="687D91"/>
          <w:spacing w:val="-1"/>
          <w:w w:val="95"/>
        </w:rPr>
        <w:t xml:space="preserve"> </w:t>
      </w:r>
      <w:r>
        <w:rPr>
          <w:rFonts w:ascii="Arial Black"/>
          <w:color w:val="687D91"/>
          <w:spacing w:val="-2"/>
          <w:w w:val="95"/>
        </w:rPr>
        <w:t>partner</w:t>
      </w:r>
      <w:r>
        <w:rPr>
          <w:rFonts w:ascii="Arial Black"/>
          <w:color w:val="687D91"/>
        </w:rPr>
        <w:tab/>
      </w:r>
      <w:r>
        <w:rPr>
          <w:rFonts w:ascii="Arial Black"/>
          <w:color w:val="687D91"/>
          <w:w w:val="80"/>
        </w:rPr>
        <w:t>Swiss</w:t>
      </w:r>
      <w:r>
        <w:rPr>
          <w:rFonts w:ascii="Arial Black"/>
          <w:color w:val="687D91"/>
          <w:spacing w:val="3"/>
        </w:rPr>
        <w:t xml:space="preserve"> </w:t>
      </w:r>
      <w:r>
        <w:rPr>
          <w:rFonts w:ascii="Arial Black"/>
          <w:color w:val="687D91"/>
          <w:spacing w:val="-4"/>
          <w:w w:val="95"/>
        </w:rPr>
        <w:t>Post</w:t>
      </w:r>
    </w:p>
    <w:p w14:paraId="4C3C771A" w14:textId="77777777" w:rsidR="000655EC" w:rsidRDefault="00000000">
      <w:pPr>
        <w:spacing w:before="65"/>
        <w:ind w:left="300"/>
        <w:rPr>
          <w:rFonts w:ascii="Arial Black"/>
        </w:rPr>
      </w:pPr>
      <w:r>
        <w:rPr>
          <w:rFonts w:ascii="Arial Black"/>
          <w:color w:val="687D91"/>
          <w:w w:val="80"/>
        </w:rPr>
        <w:t>Version</w:t>
      </w:r>
      <w:r>
        <w:rPr>
          <w:rFonts w:ascii="Arial Black"/>
          <w:color w:val="687D91"/>
          <w:spacing w:val="7"/>
        </w:rPr>
        <w:t xml:space="preserve"> </w:t>
      </w:r>
      <w:r>
        <w:rPr>
          <w:rFonts w:ascii="Arial Black"/>
          <w:color w:val="687D91"/>
          <w:w w:val="80"/>
        </w:rPr>
        <w:t>1.0</w:t>
      </w:r>
      <w:r>
        <w:rPr>
          <w:rFonts w:ascii="Arial Black"/>
          <w:color w:val="687D91"/>
          <w:spacing w:val="8"/>
        </w:rPr>
        <w:t xml:space="preserve"> </w:t>
      </w:r>
      <w:r>
        <w:rPr>
          <w:rFonts w:ascii="Arial Black"/>
          <w:color w:val="687D91"/>
          <w:w w:val="80"/>
        </w:rPr>
        <w:t>of</w:t>
      </w:r>
      <w:r>
        <w:rPr>
          <w:rFonts w:ascii="Arial Black"/>
          <w:color w:val="687D91"/>
          <w:spacing w:val="8"/>
        </w:rPr>
        <w:t xml:space="preserve"> </w:t>
      </w:r>
      <w:r>
        <w:rPr>
          <w:rFonts w:ascii="Arial Black"/>
          <w:color w:val="687D91"/>
          <w:w w:val="80"/>
        </w:rPr>
        <w:t>December</w:t>
      </w:r>
      <w:r>
        <w:rPr>
          <w:rFonts w:ascii="Arial Black"/>
          <w:color w:val="687D91"/>
          <w:spacing w:val="7"/>
        </w:rPr>
        <w:t xml:space="preserve"> </w:t>
      </w:r>
      <w:r>
        <w:rPr>
          <w:rFonts w:ascii="Arial Black"/>
          <w:color w:val="687D91"/>
          <w:w w:val="80"/>
        </w:rPr>
        <w:t>7,</w:t>
      </w:r>
      <w:r>
        <w:rPr>
          <w:rFonts w:ascii="Arial Black"/>
          <w:color w:val="687D91"/>
          <w:spacing w:val="8"/>
        </w:rPr>
        <w:t xml:space="preserve"> </w:t>
      </w:r>
      <w:r>
        <w:rPr>
          <w:rFonts w:ascii="Arial Black"/>
          <w:color w:val="687D91"/>
          <w:spacing w:val="-4"/>
          <w:w w:val="80"/>
        </w:rPr>
        <w:t>2025</w:t>
      </w:r>
    </w:p>
    <w:p w14:paraId="4C3C771B" w14:textId="77777777" w:rsidR="000655EC" w:rsidRDefault="000655EC">
      <w:pPr>
        <w:pStyle w:val="Textkrper"/>
        <w:rPr>
          <w:rFonts w:ascii="Arial Black"/>
        </w:rPr>
      </w:pPr>
    </w:p>
    <w:p w14:paraId="4C3C771C" w14:textId="77777777" w:rsidR="000655EC" w:rsidRDefault="000655EC">
      <w:pPr>
        <w:pStyle w:val="Textkrper"/>
        <w:rPr>
          <w:rFonts w:ascii="Arial Black"/>
        </w:rPr>
      </w:pPr>
    </w:p>
    <w:p w14:paraId="4C3C771D" w14:textId="77777777" w:rsidR="000655EC" w:rsidRDefault="000655EC">
      <w:pPr>
        <w:pStyle w:val="Textkrper"/>
        <w:rPr>
          <w:rFonts w:ascii="Arial Black"/>
        </w:rPr>
      </w:pPr>
    </w:p>
    <w:p w14:paraId="4C3C771E" w14:textId="77777777" w:rsidR="000655EC" w:rsidRDefault="000655EC">
      <w:pPr>
        <w:pStyle w:val="Textkrper"/>
        <w:rPr>
          <w:rFonts w:ascii="Arial Black"/>
        </w:rPr>
      </w:pPr>
    </w:p>
    <w:p w14:paraId="4C3C771F" w14:textId="77777777" w:rsidR="000655EC" w:rsidRDefault="000655EC">
      <w:pPr>
        <w:pStyle w:val="Textkrper"/>
        <w:rPr>
          <w:rFonts w:ascii="Arial Black"/>
        </w:rPr>
      </w:pPr>
    </w:p>
    <w:p w14:paraId="4C3C7720" w14:textId="77777777" w:rsidR="000655EC" w:rsidRDefault="000655EC">
      <w:pPr>
        <w:pStyle w:val="Textkrper"/>
        <w:rPr>
          <w:rFonts w:ascii="Arial Black"/>
        </w:rPr>
      </w:pPr>
    </w:p>
    <w:p w14:paraId="4C3C7721" w14:textId="77777777" w:rsidR="000655EC" w:rsidRDefault="000655EC">
      <w:pPr>
        <w:pStyle w:val="Textkrper"/>
        <w:rPr>
          <w:rFonts w:ascii="Arial Black"/>
        </w:rPr>
      </w:pPr>
    </w:p>
    <w:p w14:paraId="4C3C7722" w14:textId="77777777" w:rsidR="000655EC" w:rsidRDefault="000655EC">
      <w:pPr>
        <w:pStyle w:val="Textkrper"/>
        <w:rPr>
          <w:rFonts w:ascii="Arial Black"/>
        </w:rPr>
      </w:pPr>
    </w:p>
    <w:p w14:paraId="4C3C7723" w14:textId="77777777" w:rsidR="000655EC" w:rsidRDefault="000655EC">
      <w:pPr>
        <w:pStyle w:val="Textkrper"/>
        <w:rPr>
          <w:rFonts w:ascii="Arial Black"/>
        </w:rPr>
      </w:pPr>
    </w:p>
    <w:p w14:paraId="4C3C7724" w14:textId="77777777" w:rsidR="000655EC" w:rsidRDefault="000655EC">
      <w:pPr>
        <w:pStyle w:val="Textkrper"/>
        <w:rPr>
          <w:rFonts w:ascii="Arial Black"/>
        </w:rPr>
      </w:pPr>
    </w:p>
    <w:p w14:paraId="4C3C7725" w14:textId="77777777" w:rsidR="000655EC" w:rsidRDefault="000655EC">
      <w:pPr>
        <w:pStyle w:val="Textkrper"/>
        <w:rPr>
          <w:rFonts w:ascii="Arial Black"/>
        </w:rPr>
      </w:pPr>
    </w:p>
    <w:p w14:paraId="4C3C7726" w14:textId="77777777" w:rsidR="000655EC" w:rsidRDefault="000655EC">
      <w:pPr>
        <w:pStyle w:val="Textkrper"/>
        <w:spacing w:before="126"/>
        <w:rPr>
          <w:rFonts w:ascii="Arial Black"/>
        </w:rPr>
      </w:pPr>
    </w:p>
    <w:p w14:paraId="4C3C7727" w14:textId="77777777" w:rsidR="000655EC" w:rsidRDefault="00000000">
      <w:pPr>
        <w:tabs>
          <w:tab w:val="left" w:pos="688"/>
        </w:tabs>
        <w:spacing w:before="1" w:line="305" w:lineRule="exact"/>
        <w:ind w:left="300"/>
        <w:rPr>
          <w:rFonts w:ascii="Arial Black" w:hAnsi="Arial Black"/>
        </w:rPr>
      </w:pPr>
      <w:r>
        <w:rPr>
          <w:rFonts w:ascii="Lucida Sans Unicode" w:hAnsi="Lucida Sans Unicode"/>
          <w:color w:val="FAC300"/>
          <w:spacing w:val="-10"/>
          <w:w w:val="95"/>
          <w:position w:val="2"/>
        </w:rPr>
        <w:t>▶</w:t>
      </w:r>
      <w:r>
        <w:rPr>
          <w:rFonts w:ascii="Lucida Sans Unicode" w:hAnsi="Lucida Sans Unicode"/>
          <w:color w:val="FAC300"/>
          <w:position w:val="2"/>
        </w:rPr>
        <w:tab/>
      </w:r>
      <w:r>
        <w:rPr>
          <w:rFonts w:ascii="Arial Black" w:hAnsi="Arial Black"/>
          <w:color w:val="687D91"/>
          <w:spacing w:val="-2"/>
          <w:w w:val="85"/>
        </w:rPr>
        <w:t>School</w:t>
      </w:r>
      <w:r>
        <w:rPr>
          <w:rFonts w:ascii="Arial Black" w:hAnsi="Arial Black"/>
          <w:color w:val="687D91"/>
          <w:spacing w:val="-8"/>
        </w:rPr>
        <w:t xml:space="preserve"> </w:t>
      </w:r>
      <w:r>
        <w:rPr>
          <w:rFonts w:ascii="Arial Black" w:hAnsi="Arial Black"/>
          <w:color w:val="687D91"/>
          <w:spacing w:val="-2"/>
          <w:w w:val="85"/>
        </w:rPr>
        <w:t>of</w:t>
      </w:r>
      <w:r>
        <w:rPr>
          <w:rFonts w:ascii="Arial Black" w:hAnsi="Arial Black"/>
          <w:color w:val="687D91"/>
          <w:spacing w:val="-8"/>
        </w:rPr>
        <w:t xml:space="preserve"> </w:t>
      </w:r>
      <w:r>
        <w:rPr>
          <w:rFonts w:ascii="Arial Black" w:hAnsi="Arial Black"/>
          <w:color w:val="687D91"/>
          <w:spacing w:val="-2"/>
          <w:w w:val="85"/>
        </w:rPr>
        <w:t>Engineering</w:t>
      </w:r>
      <w:r>
        <w:rPr>
          <w:rFonts w:ascii="Arial Black" w:hAnsi="Arial Black"/>
          <w:color w:val="687D91"/>
          <w:spacing w:val="-8"/>
        </w:rPr>
        <w:t xml:space="preserve"> </w:t>
      </w:r>
      <w:r>
        <w:rPr>
          <w:rFonts w:ascii="Arial Black" w:hAnsi="Arial Black"/>
          <w:color w:val="687D91"/>
          <w:spacing w:val="-2"/>
          <w:w w:val="85"/>
        </w:rPr>
        <w:t>and</w:t>
      </w:r>
      <w:r>
        <w:rPr>
          <w:rFonts w:ascii="Arial Black" w:hAnsi="Arial Black"/>
          <w:color w:val="687D91"/>
          <w:spacing w:val="-8"/>
        </w:rPr>
        <w:t xml:space="preserve"> </w:t>
      </w:r>
      <w:r>
        <w:rPr>
          <w:rFonts w:ascii="Arial Black" w:hAnsi="Arial Black"/>
          <w:color w:val="687D91"/>
          <w:spacing w:val="-2"/>
          <w:w w:val="85"/>
        </w:rPr>
        <w:t>Computer</w:t>
      </w:r>
      <w:r>
        <w:rPr>
          <w:rFonts w:ascii="Arial Black" w:hAnsi="Arial Black"/>
          <w:color w:val="687D91"/>
          <w:spacing w:val="-8"/>
        </w:rPr>
        <w:t xml:space="preserve"> </w:t>
      </w:r>
      <w:r>
        <w:rPr>
          <w:rFonts w:ascii="Arial Black" w:hAnsi="Arial Black"/>
          <w:color w:val="687D91"/>
          <w:spacing w:val="-2"/>
          <w:w w:val="85"/>
        </w:rPr>
        <w:t>Science</w:t>
      </w:r>
    </w:p>
    <w:p w14:paraId="4C3C7728" w14:textId="77777777" w:rsidR="000655EC" w:rsidRDefault="00000000">
      <w:pPr>
        <w:tabs>
          <w:tab w:val="left" w:pos="688"/>
        </w:tabs>
        <w:spacing w:line="305" w:lineRule="exact"/>
        <w:ind w:left="300"/>
        <w:rPr>
          <w:rFonts w:ascii="Arial Black" w:hAnsi="Arial Black"/>
        </w:rPr>
      </w:pPr>
      <w:r>
        <w:rPr>
          <w:rFonts w:ascii="Lucida Sans Unicode" w:hAnsi="Lucida Sans Unicode"/>
          <w:color w:val="FAC300"/>
          <w:spacing w:val="-10"/>
          <w:w w:val="95"/>
          <w:position w:val="2"/>
        </w:rPr>
        <w:t>▶</w:t>
      </w:r>
      <w:r>
        <w:rPr>
          <w:rFonts w:ascii="Lucida Sans Unicode" w:hAnsi="Lucida Sans Unicode"/>
          <w:color w:val="FAC300"/>
          <w:position w:val="2"/>
        </w:rPr>
        <w:tab/>
      </w:r>
      <w:r>
        <w:rPr>
          <w:rFonts w:ascii="Arial Black" w:hAnsi="Arial Black"/>
          <w:color w:val="687D91"/>
          <w:w w:val="80"/>
        </w:rPr>
        <w:t>Master</w:t>
      </w:r>
      <w:r>
        <w:rPr>
          <w:rFonts w:ascii="Arial Black" w:hAnsi="Arial Black"/>
          <w:color w:val="687D91"/>
          <w:spacing w:val="-8"/>
        </w:rPr>
        <w:t xml:space="preserve"> </w:t>
      </w:r>
      <w:r>
        <w:rPr>
          <w:rFonts w:ascii="Arial Black" w:hAnsi="Arial Black"/>
          <w:color w:val="687D91"/>
          <w:w w:val="80"/>
        </w:rPr>
        <w:t>of</w:t>
      </w:r>
      <w:r>
        <w:rPr>
          <w:rFonts w:ascii="Arial Black" w:hAnsi="Arial Black"/>
          <w:color w:val="687D91"/>
          <w:spacing w:val="-7"/>
        </w:rPr>
        <w:t xml:space="preserve"> </w:t>
      </w:r>
      <w:r>
        <w:rPr>
          <w:rFonts w:ascii="Arial Black" w:hAnsi="Arial Black"/>
          <w:color w:val="687D91"/>
          <w:w w:val="80"/>
        </w:rPr>
        <w:t>Science</w:t>
      </w:r>
      <w:r>
        <w:rPr>
          <w:rFonts w:ascii="Arial Black" w:hAnsi="Arial Black"/>
          <w:color w:val="687D91"/>
          <w:spacing w:val="-8"/>
        </w:rPr>
        <w:t xml:space="preserve"> </w:t>
      </w:r>
      <w:r>
        <w:rPr>
          <w:rFonts w:ascii="Arial Black" w:hAnsi="Arial Black"/>
          <w:color w:val="687D91"/>
          <w:w w:val="80"/>
        </w:rPr>
        <w:t>in</w:t>
      </w:r>
      <w:r>
        <w:rPr>
          <w:rFonts w:ascii="Arial Black" w:hAnsi="Arial Black"/>
          <w:color w:val="687D91"/>
          <w:spacing w:val="-7"/>
        </w:rPr>
        <w:t xml:space="preserve"> </w:t>
      </w:r>
      <w:r>
        <w:rPr>
          <w:rFonts w:ascii="Arial Black" w:hAnsi="Arial Black"/>
          <w:color w:val="687D91"/>
          <w:spacing w:val="-2"/>
          <w:w w:val="80"/>
        </w:rPr>
        <w:t>Engineering</w:t>
      </w:r>
    </w:p>
    <w:p w14:paraId="4C3C7729" w14:textId="77777777" w:rsidR="000655EC" w:rsidRDefault="000655EC">
      <w:pPr>
        <w:spacing w:line="305" w:lineRule="exact"/>
        <w:rPr>
          <w:rFonts w:ascii="Arial Black" w:hAnsi="Arial Black"/>
        </w:rPr>
        <w:sectPr w:rsidR="000655EC">
          <w:type w:val="continuous"/>
          <w:pgSz w:w="11910" w:h="16840"/>
          <w:pgMar w:top="0" w:right="0" w:bottom="280" w:left="708" w:header="720" w:footer="720" w:gutter="0"/>
          <w:cols w:space="720"/>
        </w:sectPr>
      </w:pPr>
    </w:p>
    <w:p w14:paraId="4C3C772A" w14:textId="77777777" w:rsidR="000655EC" w:rsidRDefault="000655EC">
      <w:pPr>
        <w:pStyle w:val="Textkrper"/>
        <w:spacing w:before="2"/>
        <w:rPr>
          <w:rFonts w:ascii="Arial Black"/>
          <w:sz w:val="14"/>
        </w:rPr>
      </w:pPr>
    </w:p>
    <w:p w14:paraId="4C3C772B" w14:textId="77777777" w:rsidR="000655EC" w:rsidRDefault="000655EC">
      <w:pPr>
        <w:pStyle w:val="Textkrper"/>
        <w:rPr>
          <w:rFonts w:ascii="Arial Black"/>
          <w:sz w:val="14"/>
        </w:rPr>
        <w:sectPr w:rsidR="000655EC">
          <w:pgSz w:w="11910" w:h="16840"/>
          <w:pgMar w:top="1920" w:right="0" w:bottom="280" w:left="708" w:header="720" w:footer="720" w:gutter="0"/>
          <w:cols w:space="720"/>
        </w:sectPr>
      </w:pPr>
    </w:p>
    <w:p w14:paraId="4C3C772C" w14:textId="77777777" w:rsidR="000655EC" w:rsidRDefault="000655EC">
      <w:pPr>
        <w:pStyle w:val="Textkrper"/>
        <w:spacing w:before="85"/>
        <w:rPr>
          <w:rFonts w:ascii="Arial Black"/>
        </w:rPr>
      </w:pPr>
    </w:p>
    <w:p w14:paraId="4C3C772D" w14:textId="77777777" w:rsidR="000655EC" w:rsidRDefault="00000000">
      <w:pPr>
        <w:pStyle w:val="Textkrper"/>
        <w:spacing w:line="286" w:lineRule="exact"/>
        <w:ind w:left="142"/>
        <w:jc w:val="both"/>
      </w:pPr>
      <w:bookmarkStart w:id="1" w:name="Abstract"/>
      <w:bookmarkStart w:id="2" w:name="_bookmark1"/>
      <w:bookmarkEnd w:id="1"/>
      <w:bookmarkEnd w:id="2"/>
      <w:r>
        <w:rPr>
          <w:spacing w:val="-2"/>
        </w:rPr>
        <w:t>Todo,</w:t>
      </w:r>
      <w:r>
        <w:rPr>
          <w:spacing w:val="-7"/>
        </w:rPr>
        <w:t xml:space="preserve"> </w:t>
      </w:r>
      <w:r>
        <w:rPr>
          <w:spacing w:val="-2"/>
        </w:rPr>
        <w:t>Review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Abstract</w:t>
      </w:r>
    </w:p>
    <w:p w14:paraId="4C3C772E" w14:textId="77777777" w:rsidR="000655EC" w:rsidRDefault="00000000">
      <w:pPr>
        <w:pStyle w:val="Textkrper"/>
        <w:spacing w:before="8" w:line="216" w:lineRule="auto"/>
        <w:ind w:left="142" w:right="848" w:firstLine="218"/>
        <w:jc w:val="both"/>
      </w:pPr>
      <w:r>
        <w:t>This project aims to introduce a comprehensive framework for data quality and availability checks to ensure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delivered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data. By</w:t>
      </w:r>
      <w:r>
        <w:rPr>
          <w:spacing w:val="-6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checks,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aim to increase user confidence in the reliability of the reports.</w:t>
      </w:r>
    </w:p>
    <w:p w14:paraId="4C3C772F" w14:textId="77777777" w:rsidR="000655EC" w:rsidRDefault="000655EC">
      <w:pPr>
        <w:pStyle w:val="Textkrper"/>
        <w:spacing w:line="216" w:lineRule="auto"/>
        <w:jc w:val="both"/>
        <w:sectPr w:rsidR="000655EC">
          <w:headerReference w:type="default" r:id="rId12"/>
          <w:footerReference w:type="default" r:id="rId13"/>
          <w:pgSz w:w="11910" w:h="16840"/>
          <w:pgMar w:top="2300" w:right="0" w:bottom="180" w:left="708" w:header="1755" w:footer="0" w:gutter="0"/>
          <w:pgNumType w:start="3"/>
          <w:cols w:space="720"/>
        </w:sectPr>
      </w:pPr>
    </w:p>
    <w:p w14:paraId="4C3C7730" w14:textId="77777777" w:rsidR="000655EC" w:rsidRDefault="000655EC">
      <w:pPr>
        <w:pStyle w:val="Textkrper"/>
        <w:spacing w:before="8"/>
        <w:rPr>
          <w:sz w:val="14"/>
        </w:rPr>
      </w:pPr>
    </w:p>
    <w:p w14:paraId="4C3C7731" w14:textId="77777777" w:rsidR="000655EC" w:rsidRDefault="000655EC">
      <w:pPr>
        <w:pStyle w:val="Textkrper"/>
        <w:rPr>
          <w:sz w:val="14"/>
        </w:rPr>
        <w:sectPr w:rsidR="000655EC">
          <w:headerReference w:type="even" r:id="rId14"/>
          <w:footerReference w:type="even" r:id="rId15"/>
          <w:pgSz w:w="11910" w:h="16840"/>
          <w:pgMar w:top="1920" w:right="0" w:bottom="280" w:left="708" w:header="0" w:footer="0" w:gutter="0"/>
          <w:cols w:space="720"/>
        </w:sectPr>
      </w:pPr>
    </w:p>
    <w:p w14:paraId="4C3C7732" w14:textId="77777777" w:rsidR="000655EC" w:rsidRDefault="000655EC">
      <w:pPr>
        <w:pStyle w:val="berschrift4"/>
        <w:tabs>
          <w:tab w:val="right" w:pos="10347"/>
        </w:tabs>
        <w:spacing w:before="386"/>
        <w:ind w:left="142"/>
        <w:rPr>
          <w:b w:val="0"/>
        </w:rPr>
      </w:pPr>
      <w:hyperlink w:anchor="_bookmark1" w:history="1">
        <w:r>
          <w:rPr>
            <w:b w:val="0"/>
            <w:color w:val="687D91"/>
            <w:spacing w:val="-2"/>
            <w:w w:val="90"/>
          </w:rPr>
          <w:t>Abstract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5"/>
          <w:w w:val="90"/>
        </w:rPr>
        <w:t>iii</w:t>
      </w:r>
    </w:p>
    <w:p w14:paraId="4C3C7733" w14:textId="77777777" w:rsidR="000655EC" w:rsidRDefault="000655EC">
      <w:pPr>
        <w:pStyle w:val="berschrift4"/>
        <w:numPr>
          <w:ilvl w:val="0"/>
          <w:numId w:val="20"/>
        </w:numPr>
        <w:tabs>
          <w:tab w:val="left" w:pos="468"/>
          <w:tab w:val="right" w:pos="10347"/>
        </w:tabs>
        <w:spacing w:before="181" w:line="298" w:lineRule="exact"/>
        <w:ind w:left="468" w:hanging="326"/>
        <w:rPr>
          <w:b w:val="0"/>
        </w:rPr>
      </w:pPr>
      <w:hyperlink w:anchor="_bookmark2" w:history="1">
        <w:r>
          <w:rPr>
            <w:b w:val="0"/>
            <w:color w:val="687D91"/>
            <w:spacing w:val="-2"/>
          </w:rPr>
          <w:t>Introduction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10"/>
        </w:rPr>
        <w:t>1</w:t>
      </w:r>
    </w:p>
    <w:p w14:paraId="4C3C7734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9"/>
          <w:tab w:val="right" w:leader="dot" w:pos="10347"/>
        </w:tabs>
        <w:spacing w:line="274" w:lineRule="exact"/>
        <w:ind w:left="969" w:hanging="500"/>
      </w:pPr>
      <w:hyperlink w:anchor="_bookmark3" w:history="1">
        <w:r>
          <w:rPr>
            <w:spacing w:val="-2"/>
          </w:rPr>
          <w:t>Background</w:t>
        </w:r>
      </w:hyperlink>
      <w:r>
        <w:rPr>
          <w:rFonts w:ascii="Times New Roman"/>
        </w:rPr>
        <w:tab/>
      </w:r>
      <w:r>
        <w:rPr>
          <w:spacing w:val="-12"/>
        </w:rPr>
        <w:t>1</w:t>
      </w:r>
    </w:p>
    <w:p w14:paraId="4C3C7735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4" w:history="1">
        <w:r>
          <w:rPr>
            <w:spacing w:val="-2"/>
          </w:rPr>
          <w:t>Motivation</w:t>
        </w:r>
      </w:hyperlink>
      <w:r>
        <w:rPr>
          <w:rFonts w:ascii="Times New Roman"/>
        </w:rPr>
        <w:tab/>
      </w:r>
      <w:r>
        <w:rPr>
          <w:spacing w:val="-10"/>
        </w:rPr>
        <w:t>1</w:t>
      </w:r>
    </w:p>
    <w:p w14:paraId="4C3C7736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5" w:history="1">
        <w:r>
          <w:rPr>
            <w:spacing w:val="-2"/>
          </w:rPr>
          <w:t>Problem</w:t>
        </w:r>
        <w:r>
          <w:rPr>
            <w:spacing w:val="-8"/>
          </w:rPr>
          <w:t xml:space="preserve"> </w:t>
        </w:r>
        <w:r>
          <w:rPr>
            <w:spacing w:val="-2"/>
          </w:rPr>
          <w:t>Statement</w:t>
        </w:r>
      </w:hyperlink>
      <w:r>
        <w:rPr>
          <w:rFonts w:ascii="Times New Roman"/>
        </w:rPr>
        <w:tab/>
      </w:r>
      <w:r>
        <w:rPr>
          <w:spacing w:val="-10"/>
        </w:rPr>
        <w:t>2</w:t>
      </w:r>
    </w:p>
    <w:p w14:paraId="4C3C7737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6" w:history="1">
        <w:r>
          <w:rPr>
            <w:spacing w:val="-2"/>
          </w:rPr>
          <w:t>Limits</w:t>
        </w:r>
      </w:hyperlink>
      <w:r>
        <w:rPr>
          <w:rFonts w:ascii="Times New Roman"/>
        </w:rPr>
        <w:tab/>
      </w:r>
      <w:r>
        <w:rPr>
          <w:spacing w:val="-10"/>
        </w:rPr>
        <w:t>2</w:t>
      </w:r>
    </w:p>
    <w:p w14:paraId="4C3C7738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7" w:history="1">
        <w:r>
          <w:rPr>
            <w:spacing w:val="-2"/>
          </w:rPr>
          <w:t>Expected</w:t>
        </w:r>
        <w:r>
          <w:t xml:space="preserve"> </w:t>
        </w:r>
        <w:r>
          <w:rPr>
            <w:spacing w:val="-2"/>
          </w:rPr>
          <w:t>Outcome</w:t>
        </w:r>
      </w:hyperlink>
      <w:r>
        <w:rPr>
          <w:rFonts w:ascii="Times New Roman"/>
        </w:rPr>
        <w:tab/>
      </w:r>
      <w:r>
        <w:rPr>
          <w:spacing w:val="-10"/>
        </w:rPr>
        <w:t>2</w:t>
      </w:r>
    </w:p>
    <w:p w14:paraId="4C3C7739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86" w:lineRule="exact"/>
        <w:ind w:left="968" w:hanging="499"/>
      </w:pPr>
      <w:hyperlink w:anchor="_bookmark8" w:history="1">
        <w:r>
          <w:t>Structure</w:t>
        </w:r>
        <w:r>
          <w:rPr>
            <w:spacing w:val="-9"/>
          </w:rPr>
          <w:t xml:space="preserve"> </w:t>
        </w:r>
        <w:r>
          <w:t>of</w:t>
        </w:r>
        <w:r>
          <w:rPr>
            <w:spacing w:val="-9"/>
          </w:rPr>
          <w:t xml:space="preserve"> </w:t>
        </w:r>
        <w:r>
          <w:t>the</w:t>
        </w:r>
        <w:r>
          <w:rPr>
            <w:spacing w:val="-9"/>
          </w:rPr>
          <w:t xml:space="preserve"> </w:t>
        </w:r>
        <w:r>
          <w:rPr>
            <w:spacing w:val="-2"/>
          </w:rPr>
          <w:t>Document</w:t>
        </w:r>
      </w:hyperlink>
      <w:r>
        <w:rPr>
          <w:rFonts w:ascii="Times New Roman"/>
        </w:rPr>
        <w:tab/>
      </w:r>
      <w:r>
        <w:rPr>
          <w:spacing w:val="-10"/>
        </w:rPr>
        <w:t>2</w:t>
      </w:r>
    </w:p>
    <w:p w14:paraId="4C3C773A" w14:textId="77777777" w:rsidR="000655EC" w:rsidRDefault="000655EC">
      <w:pPr>
        <w:pStyle w:val="berschrift4"/>
        <w:numPr>
          <w:ilvl w:val="0"/>
          <w:numId w:val="20"/>
        </w:numPr>
        <w:tabs>
          <w:tab w:val="left" w:pos="468"/>
          <w:tab w:val="right" w:pos="10347"/>
        </w:tabs>
        <w:spacing w:before="175" w:line="298" w:lineRule="exact"/>
        <w:ind w:left="468" w:hanging="326"/>
        <w:rPr>
          <w:b w:val="0"/>
        </w:rPr>
      </w:pPr>
      <w:hyperlink w:anchor="_bookmark9" w:history="1">
        <w:r>
          <w:rPr>
            <w:b w:val="0"/>
            <w:color w:val="687D91"/>
            <w:w w:val="80"/>
          </w:rPr>
          <w:t>Project</w:t>
        </w:r>
        <w:r>
          <w:rPr>
            <w:b w:val="0"/>
            <w:color w:val="687D91"/>
            <w:spacing w:val="-1"/>
            <w:w w:val="95"/>
          </w:rPr>
          <w:t xml:space="preserve"> </w:t>
        </w:r>
        <w:r>
          <w:rPr>
            <w:b w:val="0"/>
            <w:color w:val="687D91"/>
            <w:spacing w:val="-2"/>
            <w:w w:val="95"/>
          </w:rPr>
          <w:t>management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10"/>
          <w:w w:val="95"/>
        </w:rPr>
        <w:t>5</w:t>
      </w:r>
    </w:p>
    <w:p w14:paraId="4C3C773B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4" w:lineRule="exact"/>
        <w:ind w:left="968" w:hanging="499"/>
      </w:pPr>
      <w:hyperlink w:anchor="_bookmark10" w:history="1">
        <w:r>
          <w:rPr>
            <w:spacing w:val="-4"/>
          </w:rPr>
          <w:t>Teams</w:t>
        </w:r>
      </w:hyperlink>
      <w:r>
        <w:rPr>
          <w:rFonts w:ascii="Times New Roman"/>
        </w:rPr>
        <w:tab/>
      </w:r>
      <w:r>
        <w:rPr>
          <w:spacing w:val="-10"/>
        </w:rPr>
        <w:t>5</w:t>
      </w:r>
    </w:p>
    <w:p w14:paraId="4C3C773C" w14:textId="77777777" w:rsidR="000655EC" w:rsidRDefault="000655EC">
      <w:pPr>
        <w:pStyle w:val="Listenabsatz"/>
        <w:numPr>
          <w:ilvl w:val="2"/>
          <w:numId w:val="20"/>
        </w:numPr>
        <w:tabs>
          <w:tab w:val="left" w:pos="1669"/>
          <w:tab w:val="right" w:leader="dot" w:pos="10347"/>
        </w:tabs>
        <w:spacing w:line="271" w:lineRule="exact"/>
        <w:ind w:hanging="698"/>
      </w:pPr>
      <w:hyperlink w:anchor="_bookmark11" w:history="1">
        <w:r>
          <w:t>Post</w:t>
        </w:r>
        <w:r>
          <w:rPr>
            <w:spacing w:val="-11"/>
          </w:rPr>
          <w:t xml:space="preserve"> </w:t>
        </w:r>
        <w:r>
          <w:rPr>
            <w:spacing w:val="-4"/>
          </w:rPr>
          <w:t>Teams</w:t>
        </w:r>
      </w:hyperlink>
      <w:r>
        <w:rPr>
          <w:rFonts w:ascii="Times New Roman"/>
        </w:rPr>
        <w:tab/>
      </w:r>
      <w:r>
        <w:rPr>
          <w:spacing w:val="-10"/>
        </w:rPr>
        <w:t>5</w:t>
      </w:r>
    </w:p>
    <w:p w14:paraId="4C3C773D" w14:textId="77777777" w:rsidR="000655EC" w:rsidRDefault="000655EC">
      <w:pPr>
        <w:pStyle w:val="Listenabsatz"/>
        <w:numPr>
          <w:ilvl w:val="2"/>
          <w:numId w:val="20"/>
        </w:numPr>
        <w:tabs>
          <w:tab w:val="left" w:pos="1669"/>
          <w:tab w:val="right" w:leader="dot" w:pos="10347"/>
        </w:tabs>
        <w:spacing w:line="271" w:lineRule="exact"/>
        <w:ind w:hanging="698"/>
      </w:pPr>
      <w:hyperlink w:anchor="_bookmark12" w:history="1">
        <w:r>
          <w:rPr>
            <w:spacing w:val="-5"/>
          </w:rPr>
          <w:t>Team</w:t>
        </w:r>
        <w:r>
          <w:rPr>
            <w:spacing w:val="-8"/>
          </w:rPr>
          <w:t xml:space="preserve"> </w:t>
        </w:r>
        <w:r>
          <w:rPr>
            <w:spacing w:val="-2"/>
          </w:rPr>
          <w:t>Tools</w:t>
        </w:r>
      </w:hyperlink>
      <w:r>
        <w:rPr>
          <w:rFonts w:ascii="Times New Roman"/>
        </w:rPr>
        <w:tab/>
      </w:r>
      <w:r>
        <w:rPr>
          <w:spacing w:val="-10"/>
        </w:rPr>
        <w:t>5</w:t>
      </w:r>
    </w:p>
    <w:p w14:paraId="4C3C773E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13" w:history="1">
        <w:r>
          <w:rPr>
            <w:spacing w:val="-2"/>
          </w:rPr>
          <w:t>Method</w:t>
        </w:r>
      </w:hyperlink>
      <w:r>
        <w:rPr>
          <w:rFonts w:ascii="Times New Roman"/>
        </w:rPr>
        <w:tab/>
      </w:r>
      <w:r>
        <w:rPr>
          <w:spacing w:val="-10"/>
        </w:rPr>
        <w:t>5</w:t>
      </w:r>
    </w:p>
    <w:p w14:paraId="4C3C773F" w14:textId="04BF4670" w:rsidR="000655EC" w:rsidRDefault="00B401AD">
      <w:pPr>
        <w:pStyle w:val="Listenabsatz"/>
        <w:numPr>
          <w:ilvl w:val="2"/>
          <w:numId w:val="20"/>
        </w:numPr>
        <w:tabs>
          <w:tab w:val="left" w:pos="1669"/>
          <w:tab w:val="right" w:leader="dot" w:pos="10347"/>
        </w:tabs>
        <w:spacing w:line="286" w:lineRule="exact"/>
        <w:ind w:hanging="69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C3C7C5C" wp14:editId="389D99D2">
                <wp:simplePos x="0" y="0"/>
                <wp:positionH relativeFrom="page">
                  <wp:posOffset>996618</wp:posOffset>
                </wp:positionH>
                <wp:positionV relativeFrom="paragraph">
                  <wp:posOffset>168793</wp:posOffset>
                </wp:positionV>
                <wp:extent cx="6093460" cy="104521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3460" cy="1045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18"/>
                              <w:gridCol w:w="8510"/>
                              <w:gridCol w:w="348"/>
                            </w:tblGrid>
                            <w:tr w:rsidR="000655EC" w14:paraId="4C3C7D94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618" w:type="dxa"/>
                                </w:tcPr>
                                <w:p w14:paraId="4C3C7D91" w14:textId="77777777" w:rsidR="000655EC" w:rsidRDefault="000655EC">
                                  <w:pPr>
                                    <w:pStyle w:val="TableParagraph"/>
                                    <w:spacing w:line="262" w:lineRule="exact"/>
                                    <w:ind w:right="6"/>
                                    <w:jc w:val="center"/>
                                  </w:pPr>
                                  <w:hyperlink w:anchor="_bookmark15" w:history="1">
                                    <w:r>
                                      <w:rPr>
                                        <w:spacing w:val="-2"/>
                                      </w:rPr>
                                      <w:t>2.2.2.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8510" w:type="dxa"/>
                                </w:tcPr>
                                <w:p w14:paraId="4C3C7D92" w14:textId="77777777" w:rsidR="000655EC" w:rsidRDefault="000655EC">
                                  <w:pPr>
                                    <w:pStyle w:val="TableParagraph"/>
                                    <w:tabs>
                                      <w:tab w:val="left" w:pos="970"/>
                                    </w:tabs>
                                    <w:spacing w:line="262" w:lineRule="exact"/>
                                    <w:ind w:right="55"/>
                                    <w:jc w:val="center"/>
                                  </w:pPr>
                                  <w:hyperlink w:anchor="_bookmark15" w:history="1">
                                    <w:r>
                                      <w:rPr>
                                        <w:spacing w:val="-2"/>
                                      </w:rPr>
                                      <w:t>Kanban</w:t>
                                    </w:r>
                                  </w:hyperlink>
                                  <w:r>
                                    <w:tab/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 w14:paraId="4C3C7D93" w14:textId="77777777" w:rsidR="000655EC" w:rsidRDefault="00000000">
                                  <w:pPr>
                                    <w:pStyle w:val="TableParagraph"/>
                                    <w:spacing w:line="26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0655EC" w14:paraId="4C3C7D98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18" w:type="dxa"/>
                                </w:tcPr>
                                <w:p w14:paraId="4C3C7D95" w14:textId="77777777" w:rsidR="000655EC" w:rsidRDefault="000655EC">
                                  <w:pPr>
                                    <w:pStyle w:val="TableParagraph"/>
                                    <w:spacing w:line="251" w:lineRule="exact"/>
                                    <w:ind w:right="11"/>
                                    <w:jc w:val="center"/>
                                  </w:pPr>
                                  <w:hyperlink w:anchor="_bookmark16" w:history="1">
                                    <w:r>
                                      <w:rPr>
                                        <w:spacing w:val="-2"/>
                                      </w:rPr>
                                      <w:t>2.2.3.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8510" w:type="dxa"/>
                                </w:tcPr>
                                <w:p w14:paraId="4C3C7D96" w14:textId="77777777" w:rsidR="000655EC" w:rsidRDefault="000655EC">
                                  <w:pPr>
                                    <w:pStyle w:val="TableParagraph"/>
                                    <w:tabs>
                                      <w:tab w:val="left" w:pos="1843"/>
                                    </w:tabs>
                                    <w:spacing w:line="251" w:lineRule="exact"/>
                                    <w:ind w:right="55"/>
                                    <w:jc w:val="center"/>
                                  </w:pPr>
                                  <w:hyperlink w:anchor="_bookmark16" w:history="1">
                                    <w:r>
                                      <w:rPr>
                                        <w:spacing w:val="-4"/>
                                      </w:rPr>
                                      <w:t>Weekly</w:t>
                                    </w:r>
                                    <w:r>
                                      <w:rPr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4"/>
                                      </w:rPr>
                                      <w:t>Jour</w:t>
                                    </w:r>
                                    <w:r>
                                      <w:rPr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4"/>
                                      </w:rPr>
                                      <w:t>Fixe</w:t>
                                    </w:r>
                                  </w:hyperlink>
                                  <w:r>
                                    <w:tab/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 w14:paraId="4C3C7D97" w14:textId="77777777" w:rsidR="000655EC" w:rsidRDefault="00000000">
                                  <w:pPr>
                                    <w:pStyle w:val="TableParagraph"/>
                                    <w:spacing w:line="251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0655EC" w14:paraId="4C3C7D9C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18" w:type="dxa"/>
                                </w:tcPr>
                                <w:p w14:paraId="4C3C7D99" w14:textId="77777777" w:rsidR="000655EC" w:rsidRDefault="000655EC">
                                  <w:pPr>
                                    <w:pStyle w:val="TableParagraph"/>
                                    <w:spacing w:line="251" w:lineRule="exact"/>
                                    <w:ind w:right="2"/>
                                    <w:jc w:val="center"/>
                                  </w:pPr>
                                  <w:hyperlink w:anchor="_bookmark17" w:history="1">
                                    <w:r>
                                      <w:rPr>
                                        <w:spacing w:val="-4"/>
                                      </w:rPr>
                                      <w:t>Tools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8510" w:type="dxa"/>
                                </w:tcPr>
                                <w:p w14:paraId="4C3C7D9A" w14:textId="77777777" w:rsidR="000655EC" w:rsidRDefault="00000000">
                                  <w:pPr>
                                    <w:pStyle w:val="TableParagraph"/>
                                    <w:spacing w:line="251" w:lineRule="exact"/>
                                    <w:ind w:right="131"/>
                                    <w:jc w:val="center"/>
                                  </w:pP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 w14:paraId="4C3C7D9B" w14:textId="77777777" w:rsidR="000655EC" w:rsidRDefault="00000000">
                                  <w:pPr>
                                    <w:pStyle w:val="TableParagraph"/>
                                    <w:spacing w:line="251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0655EC" w14:paraId="4C3C7DA0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18" w:type="dxa"/>
                                </w:tcPr>
                                <w:p w14:paraId="4C3C7D9D" w14:textId="77777777" w:rsidR="000655EC" w:rsidRDefault="000655EC">
                                  <w:pPr>
                                    <w:pStyle w:val="TableParagraph"/>
                                    <w:spacing w:line="251" w:lineRule="exact"/>
                                    <w:ind w:right="31"/>
                                    <w:jc w:val="center"/>
                                  </w:pPr>
                                  <w:hyperlink w:anchor="_bookmark18" w:history="1">
                                    <w:r>
                                      <w:rPr>
                                        <w:spacing w:val="-2"/>
                                      </w:rPr>
                                      <w:t>2.3.1.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8510" w:type="dxa"/>
                                </w:tcPr>
                                <w:p w14:paraId="4C3C7D9E" w14:textId="77777777" w:rsidR="000655EC" w:rsidRDefault="000655EC">
                                  <w:pPr>
                                    <w:pStyle w:val="TableParagraph"/>
                                    <w:spacing w:line="251" w:lineRule="exact"/>
                                    <w:ind w:right="55"/>
                                    <w:jc w:val="center"/>
                                  </w:pPr>
                                  <w:hyperlink w:anchor="_bookmark18" w:history="1">
                                    <w:r>
                                      <w:t>Miro</w:t>
                                    </w:r>
                                  </w:hyperlink>
                                  <w:r>
                                    <w:rPr>
                                      <w:spacing w:val="71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 w14:paraId="4C3C7D9F" w14:textId="77777777" w:rsidR="000655EC" w:rsidRDefault="00000000">
                                  <w:pPr>
                                    <w:pStyle w:val="TableParagraph"/>
                                    <w:spacing w:line="251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0655EC" w14:paraId="4C3C7DA4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18" w:type="dxa"/>
                                </w:tcPr>
                                <w:p w14:paraId="4C3C7DA1" w14:textId="77777777" w:rsidR="000655EC" w:rsidRDefault="000655EC">
                                  <w:pPr>
                                    <w:pStyle w:val="TableParagraph"/>
                                    <w:spacing w:line="251" w:lineRule="exact"/>
                                    <w:ind w:right="11"/>
                                    <w:jc w:val="center"/>
                                  </w:pPr>
                                  <w:hyperlink w:anchor="_bookmark19" w:history="1">
                                    <w:r>
                                      <w:rPr>
                                        <w:spacing w:val="-2"/>
                                      </w:rPr>
                                      <w:t>2.3.2.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8510" w:type="dxa"/>
                                </w:tcPr>
                                <w:p w14:paraId="4C3C7DA2" w14:textId="77777777" w:rsidR="000655EC" w:rsidRDefault="000655EC">
                                  <w:pPr>
                                    <w:pStyle w:val="TableParagraph"/>
                                    <w:spacing w:line="251" w:lineRule="exact"/>
                                    <w:ind w:right="55"/>
                                    <w:jc w:val="center"/>
                                  </w:pPr>
                                  <w:hyperlink w:anchor="_bookmark19" w:history="1">
                                    <w:r>
                                      <w:t>Jira</w:t>
                                    </w:r>
                                    <w:r>
                                      <w:rPr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t>and</w:t>
                                    </w:r>
                                    <w:r>
                                      <w:rPr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t>Confluence</w:t>
                                    </w:r>
                                  </w:hyperlink>
                                  <w:r>
                                    <w:rPr>
                                      <w:spacing w:val="44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 w14:paraId="4C3C7DA3" w14:textId="77777777" w:rsidR="000655EC" w:rsidRDefault="00000000">
                                  <w:pPr>
                                    <w:pStyle w:val="TableParagraph"/>
                                    <w:spacing w:line="251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0655EC" w14:paraId="4C3C7DA8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618" w:type="dxa"/>
                                </w:tcPr>
                                <w:p w14:paraId="4C3C7DA5" w14:textId="77777777" w:rsidR="000655EC" w:rsidRDefault="000655EC">
                                  <w:pPr>
                                    <w:pStyle w:val="TableParagraph"/>
                                    <w:spacing w:line="262" w:lineRule="exact"/>
                                    <w:ind w:left="15" w:right="31"/>
                                    <w:jc w:val="center"/>
                                  </w:pPr>
                                  <w:hyperlink w:anchor="_bookmark20" w:history="1">
                                    <w:r>
                                      <w:rPr>
                                        <w:spacing w:val="-2"/>
                                      </w:rPr>
                                      <w:t>2.3.3.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8510" w:type="dxa"/>
                                </w:tcPr>
                                <w:p w14:paraId="4C3C7DA6" w14:textId="77777777" w:rsidR="000655EC" w:rsidRDefault="000655EC">
                                  <w:pPr>
                                    <w:pStyle w:val="TableParagraph"/>
                                    <w:spacing w:line="262" w:lineRule="exact"/>
                                    <w:ind w:right="55"/>
                                    <w:jc w:val="center"/>
                                  </w:pPr>
                                  <w:hyperlink w:anchor="_bookmark20" w:history="1">
                                    <w:r>
                                      <w:t>Teams</w:t>
                                    </w:r>
                                    <w:r>
                                      <w:rPr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t>and</w:t>
                                    </w:r>
                                    <w:r>
                                      <w:rPr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t>Outlook</w:t>
                                    </w:r>
                                  </w:hyperlink>
                                  <w:r>
                                    <w:rPr>
                                      <w:spacing w:val="69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</w:tcPr>
                                <w:p w14:paraId="4C3C7DA7" w14:textId="77777777" w:rsidR="000655EC" w:rsidRDefault="00000000">
                                  <w:pPr>
                                    <w:pStyle w:val="TableParagraph"/>
                                    <w:spacing w:line="26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4C3C7DA9" w14:textId="77777777" w:rsidR="000655EC" w:rsidRDefault="000655EC">
                            <w:pPr>
                              <w:pStyle w:val="Textkrp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3C7C5C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78.45pt;margin-top:13.3pt;width:479.8pt;height:82.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18"/>
                        <w:gridCol w:w="8510"/>
                        <w:gridCol w:w="348"/>
                      </w:tblGrid>
                      <w:tr w:rsidR="000655EC" w14:paraId="4C3C7D94" w14:textId="77777777">
                        <w:trPr>
                          <w:trHeight w:val="281"/>
                        </w:trPr>
                        <w:tc>
                          <w:tcPr>
                            <w:tcW w:w="618" w:type="dxa"/>
                          </w:tcPr>
                          <w:p w14:paraId="4C3C7D91" w14:textId="77777777" w:rsidR="000655EC" w:rsidRDefault="000655EC">
                            <w:pPr>
                              <w:pStyle w:val="TableParagraph"/>
                              <w:spacing w:line="262" w:lineRule="exact"/>
                              <w:ind w:right="6"/>
                              <w:jc w:val="center"/>
                            </w:pPr>
                            <w:hyperlink w:anchor="_bookmark15" w:history="1">
                              <w:r>
                                <w:rPr>
                                  <w:spacing w:val="-2"/>
                                </w:rPr>
                                <w:t>2.2.2.</w:t>
                              </w:r>
                            </w:hyperlink>
                          </w:p>
                        </w:tc>
                        <w:tc>
                          <w:tcPr>
                            <w:tcW w:w="8510" w:type="dxa"/>
                          </w:tcPr>
                          <w:p w14:paraId="4C3C7D92" w14:textId="77777777" w:rsidR="000655EC" w:rsidRDefault="000655EC">
                            <w:pPr>
                              <w:pStyle w:val="TableParagraph"/>
                              <w:tabs>
                                <w:tab w:val="left" w:pos="970"/>
                              </w:tabs>
                              <w:spacing w:line="262" w:lineRule="exact"/>
                              <w:ind w:right="55"/>
                              <w:jc w:val="center"/>
                            </w:pPr>
                            <w:hyperlink w:anchor="_bookmark15" w:history="1">
                              <w:r>
                                <w:rPr>
                                  <w:spacing w:val="-2"/>
                                </w:rPr>
                                <w:t>Kanban</w:t>
                              </w:r>
                            </w:hyperlink>
                            <w:r>
                              <w:tab/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 w14:paraId="4C3C7D93" w14:textId="77777777" w:rsidR="000655EC" w:rsidRDefault="00000000">
                            <w:pPr>
                              <w:pStyle w:val="TableParagraph"/>
                              <w:spacing w:line="26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  <w:tr w:rsidR="000655EC" w14:paraId="4C3C7D98" w14:textId="77777777">
                        <w:trPr>
                          <w:trHeight w:val="271"/>
                        </w:trPr>
                        <w:tc>
                          <w:tcPr>
                            <w:tcW w:w="618" w:type="dxa"/>
                          </w:tcPr>
                          <w:p w14:paraId="4C3C7D95" w14:textId="77777777" w:rsidR="000655EC" w:rsidRDefault="000655EC">
                            <w:pPr>
                              <w:pStyle w:val="TableParagraph"/>
                              <w:spacing w:line="251" w:lineRule="exact"/>
                              <w:ind w:right="11"/>
                              <w:jc w:val="center"/>
                            </w:pPr>
                            <w:hyperlink w:anchor="_bookmark16" w:history="1">
                              <w:r>
                                <w:rPr>
                                  <w:spacing w:val="-2"/>
                                </w:rPr>
                                <w:t>2.2.3.</w:t>
                              </w:r>
                            </w:hyperlink>
                          </w:p>
                        </w:tc>
                        <w:tc>
                          <w:tcPr>
                            <w:tcW w:w="8510" w:type="dxa"/>
                          </w:tcPr>
                          <w:p w14:paraId="4C3C7D96" w14:textId="77777777" w:rsidR="000655EC" w:rsidRDefault="000655EC">
                            <w:pPr>
                              <w:pStyle w:val="TableParagraph"/>
                              <w:tabs>
                                <w:tab w:val="left" w:pos="1843"/>
                              </w:tabs>
                              <w:spacing w:line="251" w:lineRule="exact"/>
                              <w:ind w:right="55"/>
                              <w:jc w:val="center"/>
                            </w:pPr>
                            <w:hyperlink w:anchor="_bookmark16" w:history="1">
                              <w:r>
                                <w:rPr>
                                  <w:spacing w:val="-4"/>
                                </w:rPr>
                                <w:t>Weekly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Jour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Fixe</w:t>
                              </w:r>
                            </w:hyperlink>
                            <w:r>
                              <w:tab/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 w14:paraId="4C3C7D97" w14:textId="77777777" w:rsidR="000655EC" w:rsidRDefault="00000000">
                            <w:pPr>
                              <w:pStyle w:val="TableParagraph"/>
                              <w:spacing w:line="251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  <w:tr w:rsidR="000655EC" w14:paraId="4C3C7D9C" w14:textId="77777777">
                        <w:trPr>
                          <w:trHeight w:val="271"/>
                        </w:trPr>
                        <w:tc>
                          <w:tcPr>
                            <w:tcW w:w="618" w:type="dxa"/>
                          </w:tcPr>
                          <w:p w14:paraId="4C3C7D99" w14:textId="77777777" w:rsidR="000655EC" w:rsidRDefault="000655EC">
                            <w:pPr>
                              <w:pStyle w:val="TableParagraph"/>
                              <w:spacing w:line="251" w:lineRule="exact"/>
                              <w:ind w:right="2"/>
                              <w:jc w:val="center"/>
                            </w:pPr>
                            <w:hyperlink w:anchor="_bookmark17" w:history="1">
                              <w:r>
                                <w:rPr>
                                  <w:spacing w:val="-4"/>
                                </w:rPr>
                                <w:t>Tools</w:t>
                              </w:r>
                            </w:hyperlink>
                          </w:p>
                        </w:tc>
                        <w:tc>
                          <w:tcPr>
                            <w:tcW w:w="8510" w:type="dxa"/>
                          </w:tcPr>
                          <w:p w14:paraId="4C3C7D9A" w14:textId="77777777" w:rsidR="000655EC" w:rsidRDefault="00000000">
                            <w:pPr>
                              <w:pStyle w:val="TableParagraph"/>
                              <w:spacing w:line="251" w:lineRule="exact"/>
                              <w:ind w:right="131"/>
                              <w:jc w:val="center"/>
                            </w:pP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 w14:paraId="4C3C7D9B" w14:textId="77777777" w:rsidR="000655EC" w:rsidRDefault="00000000">
                            <w:pPr>
                              <w:pStyle w:val="TableParagraph"/>
                              <w:spacing w:line="251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  <w:tr w:rsidR="000655EC" w14:paraId="4C3C7DA0" w14:textId="77777777">
                        <w:trPr>
                          <w:trHeight w:val="271"/>
                        </w:trPr>
                        <w:tc>
                          <w:tcPr>
                            <w:tcW w:w="618" w:type="dxa"/>
                          </w:tcPr>
                          <w:p w14:paraId="4C3C7D9D" w14:textId="77777777" w:rsidR="000655EC" w:rsidRDefault="000655EC">
                            <w:pPr>
                              <w:pStyle w:val="TableParagraph"/>
                              <w:spacing w:line="251" w:lineRule="exact"/>
                              <w:ind w:right="31"/>
                              <w:jc w:val="center"/>
                            </w:pPr>
                            <w:hyperlink w:anchor="_bookmark18" w:history="1">
                              <w:r>
                                <w:rPr>
                                  <w:spacing w:val="-2"/>
                                </w:rPr>
                                <w:t>2.3.1.</w:t>
                              </w:r>
                            </w:hyperlink>
                          </w:p>
                        </w:tc>
                        <w:tc>
                          <w:tcPr>
                            <w:tcW w:w="8510" w:type="dxa"/>
                          </w:tcPr>
                          <w:p w14:paraId="4C3C7D9E" w14:textId="77777777" w:rsidR="000655EC" w:rsidRDefault="000655EC">
                            <w:pPr>
                              <w:pStyle w:val="TableParagraph"/>
                              <w:spacing w:line="251" w:lineRule="exact"/>
                              <w:ind w:right="55"/>
                              <w:jc w:val="center"/>
                            </w:pPr>
                            <w:hyperlink w:anchor="_bookmark18" w:history="1">
                              <w:r>
                                <w:t>Miro</w:t>
                              </w:r>
                            </w:hyperlink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 w14:paraId="4C3C7D9F" w14:textId="77777777" w:rsidR="000655EC" w:rsidRDefault="00000000">
                            <w:pPr>
                              <w:pStyle w:val="TableParagraph"/>
                              <w:spacing w:line="251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  <w:tr w:rsidR="000655EC" w14:paraId="4C3C7DA4" w14:textId="77777777">
                        <w:trPr>
                          <w:trHeight w:val="271"/>
                        </w:trPr>
                        <w:tc>
                          <w:tcPr>
                            <w:tcW w:w="618" w:type="dxa"/>
                          </w:tcPr>
                          <w:p w14:paraId="4C3C7DA1" w14:textId="77777777" w:rsidR="000655EC" w:rsidRDefault="000655EC">
                            <w:pPr>
                              <w:pStyle w:val="TableParagraph"/>
                              <w:spacing w:line="251" w:lineRule="exact"/>
                              <w:ind w:right="11"/>
                              <w:jc w:val="center"/>
                            </w:pPr>
                            <w:hyperlink w:anchor="_bookmark19" w:history="1">
                              <w:r>
                                <w:rPr>
                                  <w:spacing w:val="-2"/>
                                </w:rPr>
                                <w:t>2.3.2.</w:t>
                              </w:r>
                            </w:hyperlink>
                          </w:p>
                        </w:tc>
                        <w:tc>
                          <w:tcPr>
                            <w:tcW w:w="8510" w:type="dxa"/>
                          </w:tcPr>
                          <w:p w14:paraId="4C3C7DA2" w14:textId="77777777" w:rsidR="000655EC" w:rsidRDefault="000655EC">
                            <w:pPr>
                              <w:pStyle w:val="TableParagraph"/>
                              <w:spacing w:line="251" w:lineRule="exact"/>
                              <w:ind w:right="55"/>
                              <w:jc w:val="center"/>
                            </w:pPr>
                            <w:hyperlink w:anchor="_bookmark19" w:history="1">
                              <w:r>
                                <w:t>Jira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Confluence</w:t>
                              </w:r>
                            </w:hyperlink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 w14:paraId="4C3C7DA3" w14:textId="77777777" w:rsidR="000655EC" w:rsidRDefault="00000000">
                            <w:pPr>
                              <w:pStyle w:val="TableParagraph"/>
                              <w:spacing w:line="251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</w:tr>
                      <w:tr w:rsidR="000655EC" w14:paraId="4C3C7DA8" w14:textId="77777777">
                        <w:trPr>
                          <w:trHeight w:val="281"/>
                        </w:trPr>
                        <w:tc>
                          <w:tcPr>
                            <w:tcW w:w="618" w:type="dxa"/>
                          </w:tcPr>
                          <w:p w14:paraId="4C3C7DA5" w14:textId="77777777" w:rsidR="000655EC" w:rsidRDefault="000655EC">
                            <w:pPr>
                              <w:pStyle w:val="TableParagraph"/>
                              <w:spacing w:line="262" w:lineRule="exact"/>
                              <w:ind w:left="15" w:right="31"/>
                              <w:jc w:val="center"/>
                            </w:pPr>
                            <w:hyperlink w:anchor="_bookmark20" w:history="1">
                              <w:r>
                                <w:rPr>
                                  <w:spacing w:val="-2"/>
                                </w:rPr>
                                <w:t>2.3.3.</w:t>
                              </w:r>
                            </w:hyperlink>
                          </w:p>
                        </w:tc>
                        <w:tc>
                          <w:tcPr>
                            <w:tcW w:w="8510" w:type="dxa"/>
                          </w:tcPr>
                          <w:p w14:paraId="4C3C7DA6" w14:textId="77777777" w:rsidR="000655EC" w:rsidRDefault="000655EC">
                            <w:pPr>
                              <w:pStyle w:val="TableParagraph"/>
                              <w:spacing w:line="262" w:lineRule="exact"/>
                              <w:ind w:right="55"/>
                              <w:jc w:val="center"/>
                            </w:pPr>
                            <w:hyperlink w:anchor="_bookmark20" w:history="1">
                              <w:r>
                                <w:t>Teams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Outlook</w:t>
                              </w:r>
                            </w:hyperlink>
                            <w:r>
                              <w:rPr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8" w:type="dxa"/>
                          </w:tcPr>
                          <w:p w14:paraId="4C3C7DA7" w14:textId="77777777" w:rsidR="000655EC" w:rsidRDefault="00000000">
                            <w:pPr>
                              <w:pStyle w:val="TableParagraph"/>
                              <w:spacing w:line="26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</w:tr>
                    </w:tbl>
                    <w:p w14:paraId="4C3C7DA9" w14:textId="77777777" w:rsidR="000655EC" w:rsidRDefault="000655EC">
                      <w:pPr>
                        <w:pStyle w:val="Textkrp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hyperlink w:anchor="_bookmark14" w:history="1">
        <w:r w:rsidR="000655EC">
          <w:rPr>
            <w:spacing w:val="-2"/>
          </w:rPr>
          <w:t>Calendar</w:t>
        </w:r>
        <w:r w:rsidR="000655EC">
          <w:rPr>
            <w:spacing w:val="1"/>
          </w:rPr>
          <w:t xml:space="preserve"> </w:t>
        </w:r>
        <w:r w:rsidR="000655EC">
          <w:rPr>
            <w:spacing w:val="-2"/>
          </w:rPr>
          <w:t>Timeline</w:t>
        </w:r>
      </w:hyperlink>
      <w:r>
        <w:rPr>
          <w:rFonts w:ascii="Times New Roman"/>
        </w:rPr>
        <w:tab/>
      </w:r>
      <w:r>
        <w:rPr>
          <w:spacing w:val="-10"/>
        </w:rPr>
        <w:t>5</w:t>
      </w:r>
    </w:p>
    <w:p w14:paraId="4C3C7740" w14:textId="11DDCAF1" w:rsidR="000655EC" w:rsidRDefault="000655EC">
      <w:pPr>
        <w:pStyle w:val="Listenabsatz"/>
        <w:numPr>
          <w:ilvl w:val="1"/>
          <w:numId w:val="20"/>
        </w:numPr>
        <w:tabs>
          <w:tab w:val="left" w:pos="803"/>
        </w:tabs>
        <w:spacing w:before="512"/>
        <w:ind w:left="803" w:hanging="334"/>
      </w:pPr>
      <w:hyperlink w:anchor="_bookmark17" w:history="1"/>
    </w:p>
    <w:p w14:paraId="4C3C7741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7"/>
          <w:tab w:val="right" w:leader="dot" w:pos="10347"/>
        </w:tabs>
        <w:spacing w:before="784"/>
        <w:ind w:left="967" w:hanging="498"/>
      </w:pPr>
      <w:hyperlink w:anchor="_bookmark21" w:history="1">
        <w:r>
          <w:t>Risk</w:t>
        </w:r>
        <w:r>
          <w:rPr>
            <w:spacing w:val="-9"/>
          </w:rPr>
          <w:t xml:space="preserve"> </w:t>
        </w:r>
        <w:r>
          <w:rPr>
            <w:spacing w:val="-2"/>
          </w:rPr>
          <w:t>Management</w:t>
        </w:r>
      </w:hyperlink>
      <w:r>
        <w:rPr>
          <w:rFonts w:ascii="Times New Roman"/>
        </w:rPr>
        <w:tab/>
      </w:r>
      <w:r>
        <w:rPr>
          <w:spacing w:val="-10"/>
        </w:rPr>
        <w:t>6</w:t>
      </w:r>
    </w:p>
    <w:p w14:paraId="4C3C7742" w14:textId="77777777" w:rsidR="000655EC" w:rsidRDefault="000655EC">
      <w:pPr>
        <w:pStyle w:val="berschrift4"/>
        <w:numPr>
          <w:ilvl w:val="0"/>
          <w:numId w:val="20"/>
        </w:numPr>
        <w:tabs>
          <w:tab w:val="left" w:pos="468"/>
          <w:tab w:val="right" w:pos="10347"/>
        </w:tabs>
        <w:spacing w:before="175" w:line="298" w:lineRule="exact"/>
        <w:ind w:left="468" w:hanging="326"/>
        <w:rPr>
          <w:b w:val="0"/>
        </w:rPr>
      </w:pPr>
      <w:hyperlink w:anchor="_bookmark27" w:history="1">
        <w:r>
          <w:rPr>
            <w:b w:val="0"/>
            <w:color w:val="687D91"/>
            <w:spacing w:val="-2"/>
          </w:rPr>
          <w:t>Research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5"/>
        </w:rPr>
        <w:t>13</w:t>
      </w:r>
    </w:p>
    <w:p w14:paraId="4C3C7743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4" w:lineRule="exact"/>
        <w:ind w:left="968" w:hanging="499"/>
      </w:pPr>
      <w:hyperlink w:anchor="_bookmark28" w:history="1">
        <w:r>
          <w:rPr>
            <w:spacing w:val="-2"/>
          </w:rPr>
          <w:t>Problem</w:t>
        </w:r>
        <w:r>
          <w:rPr>
            <w:spacing w:val="-8"/>
          </w:rPr>
          <w:t xml:space="preserve"> </w:t>
        </w:r>
        <w:r>
          <w:rPr>
            <w:spacing w:val="-2"/>
          </w:rPr>
          <w:t>Statement</w:t>
        </w:r>
      </w:hyperlink>
      <w:r>
        <w:rPr>
          <w:rFonts w:ascii="Times New Roman"/>
        </w:rPr>
        <w:tab/>
      </w:r>
      <w:r>
        <w:rPr>
          <w:spacing w:val="-5"/>
        </w:rPr>
        <w:t>13</w:t>
      </w:r>
    </w:p>
    <w:p w14:paraId="4C3C7744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29" w:history="1">
        <w:r>
          <w:rPr>
            <w:spacing w:val="-2"/>
          </w:rPr>
          <w:t>Research</w:t>
        </w:r>
        <w:r>
          <w:rPr>
            <w:spacing w:val="-9"/>
          </w:rPr>
          <w:t xml:space="preserve"> </w:t>
        </w:r>
        <w:r>
          <w:rPr>
            <w:spacing w:val="-2"/>
          </w:rPr>
          <w:t>Question</w:t>
        </w:r>
      </w:hyperlink>
      <w:r>
        <w:rPr>
          <w:rFonts w:ascii="Times New Roman"/>
        </w:rPr>
        <w:tab/>
      </w:r>
      <w:r>
        <w:rPr>
          <w:spacing w:val="-5"/>
        </w:rPr>
        <w:t>14</w:t>
      </w:r>
    </w:p>
    <w:p w14:paraId="4C3C7745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30" w:history="1">
        <w:r>
          <w:t>Smart</w:t>
        </w:r>
        <w:r>
          <w:rPr>
            <w:spacing w:val="-5"/>
          </w:rPr>
          <w:t xml:space="preserve"> </w:t>
        </w:r>
        <w:r>
          <w:rPr>
            <w:spacing w:val="-4"/>
          </w:rPr>
          <w:t>Goals</w:t>
        </w:r>
      </w:hyperlink>
      <w:r>
        <w:rPr>
          <w:rFonts w:ascii="Times New Roman"/>
        </w:rPr>
        <w:tab/>
      </w:r>
      <w:r>
        <w:rPr>
          <w:spacing w:val="-5"/>
        </w:rPr>
        <w:t>14</w:t>
      </w:r>
    </w:p>
    <w:p w14:paraId="4C3C7746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32" w:history="1">
        <w:r>
          <w:rPr>
            <w:spacing w:val="-2"/>
          </w:rPr>
          <w:t>System</w:t>
        </w:r>
        <w:r>
          <w:rPr>
            <w:spacing w:val="-5"/>
          </w:rPr>
          <w:t xml:space="preserve"> </w:t>
        </w:r>
        <w:r>
          <w:rPr>
            <w:spacing w:val="-2"/>
          </w:rPr>
          <w:t>Landscape</w:t>
        </w:r>
      </w:hyperlink>
      <w:r>
        <w:rPr>
          <w:rFonts w:ascii="Times New Roman"/>
        </w:rPr>
        <w:tab/>
      </w:r>
      <w:r>
        <w:rPr>
          <w:spacing w:val="-5"/>
        </w:rPr>
        <w:t>14</w:t>
      </w:r>
    </w:p>
    <w:p w14:paraId="4C3C7747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33" w:history="1">
        <w:r>
          <w:t>Methods</w:t>
        </w:r>
        <w:r>
          <w:rPr>
            <w:spacing w:val="-9"/>
          </w:rPr>
          <w:t xml:space="preserve"> </w:t>
        </w:r>
        <w:r>
          <w:t>of</w:t>
        </w:r>
        <w:r>
          <w:rPr>
            <w:spacing w:val="-9"/>
          </w:rPr>
          <w:t xml:space="preserve"> </w:t>
        </w:r>
        <w:r>
          <w:rPr>
            <w:spacing w:val="-2"/>
          </w:rPr>
          <w:t>approach</w:t>
        </w:r>
      </w:hyperlink>
      <w:r>
        <w:rPr>
          <w:rFonts w:ascii="Times New Roman"/>
        </w:rPr>
        <w:tab/>
      </w:r>
      <w:r>
        <w:rPr>
          <w:spacing w:val="-5"/>
        </w:rPr>
        <w:t>15</w:t>
      </w:r>
    </w:p>
    <w:p w14:paraId="4C3C7748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34" w:history="1">
        <w:r>
          <w:rPr>
            <w:spacing w:val="-2"/>
          </w:rPr>
          <w:t>Sources</w:t>
        </w:r>
      </w:hyperlink>
      <w:r>
        <w:rPr>
          <w:rFonts w:ascii="Times New Roman"/>
        </w:rPr>
        <w:tab/>
      </w:r>
      <w:r>
        <w:rPr>
          <w:spacing w:val="-5"/>
        </w:rPr>
        <w:t>15</w:t>
      </w:r>
    </w:p>
    <w:p w14:paraId="4C3C7749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9"/>
          <w:tab w:val="right" w:leader="dot" w:pos="10347"/>
        </w:tabs>
        <w:spacing w:line="271" w:lineRule="exact"/>
        <w:ind w:left="969" w:hanging="500"/>
      </w:pPr>
      <w:hyperlink w:anchor="_bookmark35" w:history="1">
        <w:r>
          <w:t>What</w:t>
        </w:r>
        <w:r>
          <w:rPr>
            <w:spacing w:val="-7"/>
          </w:rPr>
          <w:t xml:space="preserve"> </w:t>
        </w:r>
        <w:r>
          <w:t>is</w:t>
        </w:r>
        <w:r>
          <w:rPr>
            <w:spacing w:val="-6"/>
          </w:rPr>
          <w:t xml:space="preserve"> </w:t>
        </w:r>
        <w:r>
          <w:t>data</w:t>
        </w:r>
        <w:r>
          <w:rPr>
            <w:spacing w:val="-6"/>
          </w:rPr>
          <w:t xml:space="preserve"> </w:t>
        </w:r>
        <w:r>
          <w:t>quality</w:t>
        </w:r>
        <w:r>
          <w:rPr>
            <w:spacing w:val="-6"/>
          </w:rPr>
          <w:t xml:space="preserve"> </w:t>
        </w:r>
        <w:r>
          <w:rPr>
            <w:spacing w:val="-2"/>
          </w:rPr>
          <w:t>checks</w:t>
        </w:r>
      </w:hyperlink>
      <w:r>
        <w:rPr>
          <w:rFonts w:ascii="Times New Roman"/>
        </w:rPr>
        <w:tab/>
      </w:r>
      <w:r>
        <w:rPr>
          <w:spacing w:val="-5"/>
        </w:rPr>
        <w:t>15</w:t>
      </w:r>
    </w:p>
    <w:p w14:paraId="4C3C774A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86" w:lineRule="exact"/>
        <w:ind w:left="968" w:hanging="499"/>
      </w:pPr>
      <w:hyperlink w:anchor="_bookmark36" w:history="1">
        <w:r>
          <w:t>What</w:t>
        </w:r>
        <w:r>
          <w:rPr>
            <w:spacing w:val="-11"/>
          </w:rPr>
          <w:t xml:space="preserve"> </w:t>
        </w:r>
        <w:r>
          <w:t>is</w:t>
        </w:r>
        <w:r>
          <w:rPr>
            <w:spacing w:val="-10"/>
          </w:rPr>
          <w:t xml:space="preserve"> </w:t>
        </w:r>
        <w:r>
          <w:t>data</w:t>
        </w:r>
        <w:r>
          <w:rPr>
            <w:spacing w:val="-10"/>
          </w:rPr>
          <w:t xml:space="preserve"> </w:t>
        </w:r>
        <w:r>
          <w:t>availability</w:t>
        </w:r>
        <w:r>
          <w:rPr>
            <w:spacing w:val="-10"/>
          </w:rPr>
          <w:t xml:space="preserve"> </w:t>
        </w:r>
        <w:r>
          <w:rPr>
            <w:spacing w:val="-2"/>
          </w:rPr>
          <w:t>checks</w:t>
        </w:r>
      </w:hyperlink>
      <w:r>
        <w:rPr>
          <w:rFonts w:ascii="Times New Roman"/>
        </w:rPr>
        <w:tab/>
      </w:r>
      <w:r>
        <w:rPr>
          <w:spacing w:val="-5"/>
        </w:rPr>
        <w:t>15</w:t>
      </w:r>
    </w:p>
    <w:p w14:paraId="4C3C774B" w14:textId="77777777" w:rsidR="000655EC" w:rsidRDefault="000655EC">
      <w:pPr>
        <w:pStyle w:val="berschrift4"/>
        <w:numPr>
          <w:ilvl w:val="0"/>
          <w:numId w:val="20"/>
        </w:numPr>
        <w:tabs>
          <w:tab w:val="left" w:pos="468"/>
          <w:tab w:val="right" w:pos="10347"/>
        </w:tabs>
        <w:spacing w:before="176"/>
        <w:ind w:left="468" w:hanging="326"/>
        <w:rPr>
          <w:b w:val="0"/>
        </w:rPr>
      </w:pPr>
      <w:hyperlink w:anchor="_bookmark37" w:history="1">
        <w:r>
          <w:rPr>
            <w:b w:val="0"/>
            <w:color w:val="687D91"/>
            <w:w w:val="85"/>
          </w:rPr>
          <w:t>Solution</w:t>
        </w:r>
        <w:r>
          <w:rPr>
            <w:b w:val="0"/>
            <w:color w:val="687D91"/>
            <w:spacing w:val="-5"/>
          </w:rPr>
          <w:t xml:space="preserve"> </w:t>
        </w:r>
        <w:r>
          <w:rPr>
            <w:b w:val="0"/>
            <w:color w:val="687D91"/>
            <w:spacing w:val="-2"/>
            <w:w w:val="90"/>
          </w:rPr>
          <w:t>Design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5"/>
          <w:w w:val="95"/>
        </w:rPr>
        <w:t>17</w:t>
      </w:r>
    </w:p>
    <w:p w14:paraId="4C3C774C" w14:textId="77777777" w:rsidR="000655EC" w:rsidRDefault="000655EC">
      <w:pPr>
        <w:pStyle w:val="berschrift4"/>
        <w:numPr>
          <w:ilvl w:val="0"/>
          <w:numId w:val="20"/>
        </w:numPr>
        <w:tabs>
          <w:tab w:val="left" w:pos="468"/>
          <w:tab w:val="right" w:pos="10347"/>
        </w:tabs>
        <w:spacing w:before="180" w:line="298" w:lineRule="exact"/>
        <w:ind w:left="468" w:hanging="326"/>
        <w:rPr>
          <w:b w:val="0"/>
        </w:rPr>
      </w:pPr>
      <w:hyperlink w:anchor="_bookmark38" w:history="1">
        <w:r>
          <w:rPr>
            <w:b w:val="0"/>
            <w:color w:val="687D91"/>
            <w:spacing w:val="-2"/>
          </w:rPr>
          <w:t>Implementation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5"/>
        </w:rPr>
        <w:t>19</w:t>
      </w:r>
    </w:p>
    <w:p w14:paraId="4C3C774D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9"/>
          <w:tab w:val="right" w:leader="dot" w:pos="10347"/>
        </w:tabs>
        <w:spacing w:line="274" w:lineRule="exact"/>
        <w:ind w:left="969" w:hanging="500"/>
      </w:pPr>
      <w:hyperlink w:anchor="_bookmark39" w:history="1">
        <w:r>
          <w:rPr>
            <w:spacing w:val="-2"/>
          </w:rPr>
          <w:t>Current</w:t>
        </w:r>
        <w:r>
          <w:rPr>
            <w:spacing w:val="-5"/>
          </w:rPr>
          <w:t xml:space="preserve"> </w:t>
        </w:r>
        <w:r>
          <w:rPr>
            <w:spacing w:val="-2"/>
          </w:rPr>
          <w:t>SAC</w:t>
        </w:r>
        <w:r>
          <w:rPr>
            <w:spacing w:val="-4"/>
          </w:rPr>
          <w:t xml:space="preserve"> </w:t>
        </w:r>
        <w:r>
          <w:rPr>
            <w:spacing w:val="-2"/>
          </w:rPr>
          <w:t>Report</w:t>
        </w:r>
        <w:r>
          <w:rPr>
            <w:spacing w:val="-5"/>
          </w:rPr>
          <w:t xml:space="preserve"> </w:t>
        </w:r>
        <w:r>
          <w:rPr>
            <w:spacing w:val="-2"/>
          </w:rPr>
          <w:t>Documentation</w:t>
        </w:r>
      </w:hyperlink>
      <w:r>
        <w:rPr>
          <w:rFonts w:ascii="Times New Roman"/>
        </w:rPr>
        <w:tab/>
      </w:r>
      <w:r>
        <w:rPr>
          <w:spacing w:val="-7"/>
        </w:rPr>
        <w:t>19</w:t>
      </w:r>
    </w:p>
    <w:p w14:paraId="4C3C774E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41" w:history="1">
        <w:r>
          <w:rPr>
            <w:spacing w:val="-2"/>
          </w:rPr>
          <w:t>Business</w:t>
        </w:r>
        <w:r>
          <w:rPr>
            <w:spacing w:val="-4"/>
          </w:rPr>
          <w:t xml:space="preserve"> </w:t>
        </w:r>
        <w:r>
          <w:rPr>
            <w:spacing w:val="-2"/>
          </w:rPr>
          <w:t>Analysis,</w:t>
        </w:r>
        <w:r>
          <w:rPr>
            <w:spacing w:val="-4"/>
          </w:rPr>
          <w:t xml:space="preserve"> </w:t>
        </w:r>
        <w:r>
          <w:rPr>
            <w:spacing w:val="-2"/>
          </w:rPr>
          <w:t>SAC</w:t>
        </w:r>
        <w:r>
          <w:rPr>
            <w:spacing w:val="-4"/>
          </w:rPr>
          <w:t xml:space="preserve"> </w:t>
        </w:r>
        <w:r>
          <w:rPr>
            <w:spacing w:val="-2"/>
          </w:rPr>
          <w:t>and</w:t>
        </w:r>
        <w:r>
          <w:rPr>
            <w:spacing w:val="-4"/>
          </w:rPr>
          <w:t xml:space="preserve"> </w:t>
        </w:r>
        <w:r>
          <w:rPr>
            <w:spacing w:val="-5"/>
          </w:rPr>
          <w:t>DSP</w:t>
        </w:r>
      </w:hyperlink>
      <w:r>
        <w:rPr>
          <w:rFonts w:ascii="Times New Roman"/>
        </w:rPr>
        <w:tab/>
      </w:r>
      <w:r>
        <w:rPr>
          <w:spacing w:val="-5"/>
        </w:rPr>
        <w:t>19</w:t>
      </w:r>
    </w:p>
    <w:p w14:paraId="4C3C774F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55" w:history="1">
        <w:r>
          <w:rPr>
            <w:spacing w:val="-2"/>
          </w:rPr>
          <w:t>Business</w:t>
        </w:r>
        <w:r>
          <w:rPr>
            <w:spacing w:val="-10"/>
          </w:rPr>
          <w:t xml:space="preserve"> </w:t>
        </w:r>
        <w:r>
          <w:rPr>
            <w:spacing w:val="-2"/>
          </w:rPr>
          <w:t>Analysis,</w:t>
        </w:r>
        <w:r>
          <w:rPr>
            <w:spacing w:val="-9"/>
          </w:rPr>
          <w:t xml:space="preserve"> </w:t>
        </w:r>
        <w:r>
          <w:rPr>
            <w:spacing w:val="-2"/>
          </w:rPr>
          <w:t>AWS</w:t>
        </w:r>
        <w:r>
          <w:rPr>
            <w:spacing w:val="-10"/>
          </w:rPr>
          <w:t xml:space="preserve"> </w:t>
        </w:r>
        <w:r>
          <w:rPr>
            <w:spacing w:val="-2"/>
          </w:rPr>
          <w:t>Athena</w:t>
        </w:r>
      </w:hyperlink>
      <w:r>
        <w:rPr>
          <w:rFonts w:ascii="Times New Roman"/>
        </w:rPr>
        <w:tab/>
      </w:r>
      <w:r>
        <w:rPr>
          <w:spacing w:val="-5"/>
        </w:rPr>
        <w:t>25</w:t>
      </w:r>
    </w:p>
    <w:p w14:paraId="4C3C7750" w14:textId="77777777" w:rsidR="000655EC" w:rsidRDefault="000655EC">
      <w:pPr>
        <w:pStyle w:val="Listenabsatz"/>
        <w:numPr>
          <w:ilvl w:val="1"/>
          <w:numId w:val="20"/>
        </w:numPr>
        <w:tabs>
          <w:tab w:val="left" w:pos="968"/>
          <w:tab w:val="right" w:leader="dot" w:pos="10347"/>
        </w:tabs>
        <w:spacing w:line="286" w:lineRule="exact"/>
        <w:ind w:left="968" w:hanging="499"/>
      </w:pPr>
      <w:hyperlink w:anchor="_bookmark56" w:history="1">
        <w:r>
          <w:t>Development</w:t>
        </w:r>
        <w:r>
          <w:rPr>
            <w:spacing w:val="-13"/>
          </w:rPr>
          <w:t xml:space="preserve"> </w:t>
        </w:r>
        <w:r>
          <w:t>to</w:t>
        </w:r>
        <w:r>
          <w:rPr>
            <w:spacing w:val="-12"/>
          </w:rPr>
          <w:t xml:space="preserve"> </w:t>
        </w:r>
        <w:r>
          <w:t>Get</w:t>
        </w:r>
        <w:r>
          <w:rPr>
            <w:spacing w:val="-12"/>
          </w:rPr>
          <w:t xml:space="preserve"> </w:t>
        </w:r>
        <w:r>
          <w:t>to</w:t>
        </w:r>
        <w:r>
          <w:rPr>
            <w:spacing w:val="-12"/>
          </w:rPr>
          <w:t xml:space="preserve"> </w:t>
        </w:r>
        <w:r>
          <w:t>Generalisable</w:t>
        </w:r>
        <w:r>
          <w:rPr>
            <w:spacing w:val="-12"/>
          </w:rPr>
          <w:t xml:space="preserve"> </w:t>
        </w:r>
        <w:r>
          <w:rPr>
            <w:spacing w:val="-4"/>
          </w:rPr>
          <w:t>Rules</w:t>
        </w:r>
      </w:hyperlink>
      <w:r>
        <w:rPr>
          <w:rFonts w:ascii="Times New Roman"/>
        </w:rPr>
        <w:tab/>
      </w:r>
      <w:r>
        <w:rPr>
          <w:spacing w:val="-5"/>
        </w:rPr>
        <w:t>26</w:t>
      </w:r>
    </w:p>
    <w:p w14:paraId="4C3C7751" w14:textId="77777777" w:rsidR="000655EC" w:rsidRDefault="000655EC">
      <w:pPr>
        <w:pStyle w:val="berschrift4"/>
        <w:numPr>
          <w:ilvl w:val="0"/>
          <w:numId w:val="20"/>
        </w:numPr>
        <w:tabs>
          <w:tab w:val="left" w:pos="468"/>
          <w:tab w:val="right" w:pos="10347"/>
        </w:tabs>
        <w:spacing w:before="176"/>
        <w:ind w:left="468" w:hanging="326"/>
        <w:rPr>
          <w:b w:val="0"/>
        </w:rPr>
      </w:pPr>
      <w:hyperlink w:anchor="_bookmark57" w:history="1">
        <w:r>
          <w:rPr>
            <w:b w:val="0"/>
            <w:color w:val="687D91"/>
            <w:spacing w:val="-2"/>
          </w:rPr>
          <w:t>Results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5"/>
        </w:rPr>
        <w:t>31</w:t>
      </w:r>
    </w:p>
    <w:p w14:paraId="4C3C7752" w14:textId="77777777" w:rsidR="000655EC" w:rsidRDefault="000655EC">
      <w:pPr>
        <w:pStyle w:val="berschrift4"/>
        <w:numPr>
          <w:ilvl w:val="0"/>
          <w:numId w:val="20"/>
        </w:numPr>
        <w:tabs>
          <w:tab w:val="left" w:pos="468"/>
          <w:tab w:val="right" w:pos="10347"/>
        </w:tabs>
        <w:spacing w:before="181"/>
        <w:ind w:left="468" w:hanging="326"/>
        <w:rPr>
          <w:b w:val="0"/>
        </w:rPr>
      </w:pPr>
      <w:hyperlink w:anchor="_bookmark58" w:history="1">
        <w:r>
          <w:rPr>
            <w:b w:val="0"/>
            <w:color w:val="687D91"/>
            <w:spacing w:val="-2"/>
            <w:w w:val="85"/>
          </w:rPr>
          <w:t>Analysis</w:t>
        </w:r>
        <w:r>
          <w:rPr>
            <w:b w:val="0"/>
            <w:color w:val="687D91"/>
            <w:spacing w:val="-4"/>
            <w:w w:val="95"/>
          </w:rPr>
          <w:t xml:space="preserve"> </w:t>
        </w:r>
        <w:r>
          <w:rPr>
            <w:b w:val="0"/>
            <w:color w:val="687D91"/>
            <w:spacing w:val="-2"/>
            <w:w w:val="95"/>
          </w:rPr>
          <w:t>Targets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5"/>
          <w:w w:val="95"/>
        </w:rPr>
        <w:t>33</w:t>
      </w:r>
    </w:p>
    <w:p w14:paraId="4C3C7753" w14:textId="77777777" w:rsidR="000655EC" w:rsidRDefault="000655EC">
      <w:pPr>
        <w:pStyle w:val="berschrift4"/>
        <w:numPr>
          <w:ilvl w:val="0"/>
          <w:numId w:val="20"/>
        </w:numPr>
        <w:tabs>
          <w:tab w:val="left" w:pos="468"/>
          <w:tab w:val="right" w:pos="10347"/>
        </w:tabs>
        <w:spacing w:before="180"/>
        <w:ind w:left="468" w:hanging="326"/>
        <w:rPr>
          <w:b w:val="0"/>
        </w:rPr>
      </w:pPr>
      <w:hyperlink w:anchor="_bookmark59" w:history="1">
        <w:r>
          <w:rPr>
            <w:b w:val="0"/>
            <w:color w:val="687D91"/>
            <w:w w:val="80"/>
          </w:rPr>
          <w:t>Review</w:t>
        </w:r>
        <w:r>
          <w:rPr>
            <w:b w:val="0"/>
            <w:color w:val="687D91"/>
            <w:spacing w:val="4"/>
          </w:rPr>
          <w:t xml:space="preserve"> </w:t>
        </w:r>
        <w:r>
          <w:rPr>
            <w:b w:val="0"/>
            <w:color w:val="687D91"/>
            <w:w w:val="80"/>
          </w:rPr>
          <w:t>Lessons</w:t>
        </w:r>
        <w:r>
          <w:rPr>
            <w:b w:val="0"/>
            <w:color w:val="687D91"/>
            <w:spacing w:val="4"/>
          </w:rPr>
          <w:t xml:space="preserve"> </w:t>
        </w:r>
        <w:r>
          <w:rPr>
            <w:b w:val="0"/>
            <w:color w:val="687D91"/>
            <w:spacing w:val="-2"/>
            <w:w w:val="80"/>
          </w:rPr>
          <w:t>Learned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5"/>
          <w:w w:val="90"/>
        </w:rPr>
        <w:t>35</w:t>
      </w:r>
    </w:p>
    <w:p w14:paraId="4C3C7754" w14:textId="77777777" w:rsidR="000655EC" w:rsidRDefault="000655EC">
      <w:pPr>
        <w:pStyle w:val="berschrift4"/>
        <w:numPr>
          <w:ilvl w:val="0"/>
          <w:numId w:val="20"/>
        </w:numPr>
        <w:tabs>
          <w:tab w:val="left" w:pos="468"/>
          <w:tab w:val="right" w:pos="10347"/>
        </w:tabs>
        <w:spacing w:before="181"/>
        <w:ind w:left="468" w:hanging="326"/>
        <w:rPr>
          <w:b w:val="0"/>
        </w:rPr>
      </w:pPr>
      <w:hyperlink w:anchor="_bookmark60" w:history="1">
        <w:r>
          <w:rPr>
            <w:b w:val="0"/>
            <w:color w:val="687D91"/>
            <w:w w:val="80"/>
          </w:rPr>
          <w:t>Statement</w:t>
        </w:r>
        <w:r>
          <w:rPr>
            <w:b w:val="0"/>
            <w:color w:val="687D91"/>
            <w:spacing w:val="15"/>
          </w:rPr>
          <w:t xml:space="preserve"> </w:t>
        </w:r>
        <w:r>
          <w:rPr>
            <w:b w:val="0"/>
            <w:color w:val="687D91"/>
            <w:w w:val="80"/>
          </w:rPr>
          <w:t>of</w:t>
        </w:r>
        <w:r>
          <w:rPr>
            <w:b w:val="0"/>
            <w:color w:val="687D91"/>
            <w:spacing w:val="16"/>
          </w:rPr>
          <w:t xml:space="preserve"> </w:t>
        </w:r>
        <w:r>
          <w:rPr>
            <w:b w:val="0"/>
            <w:color w:val="687D91"/>
            <w:spacing w:val="-2"/>
            <w:w w:val="80"/>
          </w:rPr>
          <w:t>Authorship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5"/>
          <w:w w:val="95"/>
        </w:rPr>
        <w:t>37</w:t>
      </w:r>
    </w:p>
    <w:p w14:paraId="4C3C7755" w14:textId="77777777" w:rsidR="000655EC" w:rsidRDefault="000655EC">
      <w:pPr>
        <w:pStyle w:val="berschrift4"/>
        <w:tabs>
          <w:tab w:val="right" w:pos="10347"/>
        </w:tabs>
        <w:spacing w:before="181"/>
        <w:ind w:left="142"/>
        <w:rPr>
          <w:b w:val="0"/>
        </w:rPr>
      </w:pPr>
      <w:hyperlink w:anchor="_bookmark61" w:history="1">
        <w:r>
          <w:rPr>
            <w:b w:val="0"/>
            <w:color w:val="687D91"/>
            <w:spacing w:val="-2"/>
          </w:rPr>
          <w:t>Bibliography</w:t>
        </w:r>
      </w:hyperlink>
      <w:r>
        <w:rPr>
          <w:rFonts w:ascii="Times New Roman"/>
          <w:b w:val="0"/>
          <w:color w:val="687D91"/>
        </w:rPr>
        <w:tab/>
      </w:r>
      <w:r>
        <w:rPr>
          <w:b w:val="0"/>
          <w:color w:val="687D91"/>
          <w:spacing w:val="-5"/>
        </w:rPr>
        <w:t>39</w:t>
      </w:r>
    </w:p>
    <w:p w14:paraId="4C3C7756" w14:textId="77777777" w:rsidR="000655EC" w:rsidRDefault="000655EC">
      <w:pPr>
        <w:pStyle w:val="berschrift4"/>
        <w:rPr>
          <w:b w:val="0"/>
        </w:rPr>
        <w:sectPr w:rsidR="000655EC">
          <w:headerReference w:type="even" r:id="rId16"/>
          <w:headerReference w:type="default" r:id="rId17"/>
          <w:footerReference w:type="even" r:id="rId18"/>
          <w:footerReference w:type="default" r:id="rId19"/>
          <w:pgSz w:w="11910" w:h="16840"/>
          <w:pgMar w:top="2300" w:right="0" w:bottom="180" w:left="708" w:header="1757" w:footer="0" w:gutter="0"/>
          <w:pgNumType w:start="5"/>
          <w:cols w:space="720"/>
        </w:sectPr>
      </w:pPr>
    </w:p>
    <w:sdt>
      <w:sdtPr>
        <w:rPr>
          <w:rFonts w:ascii="Source Serif 4" w:eastAsia="Source Serif 4" w:hAnsi="Source Serif 4" w:cs="Source Serif 4"/>
          <w:b w:val="0"/>
          <w:bCs w:val="0"/>
        </w:rPr>
        <w:id w:val="-657003151"/>
        <w:docPartObj>
          <w:docPartGallery w:val="Table of Contents"/>
          <w:docPartUnique/>
        </w:docPartObj>
      </w:sdtPr>
      <w:sdtContent>
        <w:p w14:paraId="4C3C7757" w14:textId="77777777" w:rsidR="000655EC" w:rsidRDefault="000655EC">
          <w:pPr>
            <w:pStyle w:val="Verzeichnis1"/>
            <w:tabs>
              <w:tab w:val="right" w:pos="10347"/>
            </w:tabs>
            <w:spacing w:before="375"/>
            <w:ind w:firstLine="0"/>
            <w:rPr>
              <w:b w:val="0"/>
            </w:rPr>
          </w:pPr>
          <w:hyperlink w:anchor="_bookmark70" w:history="1">
            <w:r>
              <w:rPr>
                <w:b w:val="0"/>
                <w:color w:val="687D91"/>
                <w:w w:val="80"/>
              </w:rPr>
              <w:t>List</w:t>
            </w:r>
            <w:r>
              <w:rPr>
                <w:b w:val="0"/>
                <w:color w:val="687D91"/>
                <w:spacing w:val="-6"/>
              </w:rPr>
              <w:t xml:space="preserve"> </w:t>
            </w:r>
            <w:r>
              <w:rPr>
                <w:b w:val="0"/>
                <w:color w:val="687D91"/>
                <w:w w:val="80"/>
              </w:rPr>
              <w:t>of</w:t>
            </w:r>
            <w:r>
              <w:rPr>
                <w:b w:val="0"/>
                <w:color w:val="687D91"/>
                <w:spacing w:val="-6"/>
              </w:rPr>
              <w:t xml:space="preserve"> </w:t>
            </w:r>
            <w:r>
              <w:rPr>
                <w:b w:val="0"/>
                <w:color w:val="687D91"/>
                <w:spacing w:val="-2"/>
                <w:w w:val="80"/>
              </w:rPr>
              <w:t>Tables</w:t>
            </w:r>
          </w:hyperlink>
          <w:r>
            <w:rPr>
              <w:rFonts w:ascii="Times New Roman"/>
              <w:b w:val="0"/>
              <w:color w:val="687D91"/>
            </w:rPr>
            <w:tab/>
          </w:r>
          <w:r>
            <w:rPr>
              <w:b w:val="0"/>
              <w:color w:val="687D91"/>
              <w:spacing w:val="-5"/>
              <w:w w:val="95"/>
            </w:rPr>
            <w:t>41</w:t>
          </w:r>
        </w:p>
        <w:p w14:paraId="4C3C7758" w14:textId="77777777" w:rsidR="000655EC" w:rsidRDefault="000655EC">
          <w:pPr>
            <w:pStyle w:val="Verzeichnis1"/>
            <w:tabs>
              <w:tab w:val="right" w:pos="10347"/>
            </w:tabs>
            <w:ind w:firstLine="0"/>
            <w:rPr>
              <w:b w:val="0"/>
            </w:rPr>
          </w:pPr>
          <w:hyperlink w:anchor="_bookmark71" w:history="1">
            <w:r>
              <w:rPr>
                <w:b w:val="0"/>
                <w:color w:val="687D91"/>
                <w:w w:val="80"/>
              </w:rPr>
              <w:t>List</w:t>
            </w:r>
            <w:r>
              <w:rPr>
                <w:b w:val="0"/>
                <w:color w:val="687D91"/>
                <w:spacing w:val="-6"/>
              </w:rPr>
              <w:t xml:space="preserve"> </w:t>
            </w:r>
            <w:r>
              <w:rPr>
                <w:b w:val="0"/>
                <w:color w:val="687D91"/>
                <w:w w:val="80"/>
              </w:rPr>
              <w:t>of</w:t>
            </w:r>
            <w:r>
              <w:rPr>
                <w:b w:val="0"/>
                <w:color w:val="687D91"/>
                <w:spacing w:val="-6"/>
              </w:rPr>
              <w:t xml:space="preserve"> </w:t>
            </w:r>
            <w:r>
              <w:rPr>
                <w:b w:val="0"/>
                <w:color w:val="687D91"/>
                <w:spacing w:val="-2"/>
                <w:w w:val="80"/>
              </w:rPr>
              <w:t>Figures</w:t>
            </w:r>
          </w:hyperlink>
          <w:r>
            <w:rPr>
              <w:rFonts w:ascii="Times New Roman"/>
              <w:b w:val="0"/>
              <w:color w:val="687D91"/>
            </w:rPr>
            <w:tab/>
          </w:r>
          <w:r>
            <w:rPr>
              <w:b w:val="0"/>
              <w:color w:val="687D91"/>
              <w:spacing w:val="-5"/>
              <w:w w:val="95"/>
            </w:rPr>
            <w:t>43</w:t>
          </w:r>
        </w:p>
        <w:p w14:paraId="4C3C7759" w14:textId="77777777" w:rsidR="000655EC" w:rsidRDefault="000655EC">
          <w:pPr>
            <w:pStyle w:val="Verzeichnis1"/>
            <w:numPr>
              <w:ilvl w:val="0"/>
              <w:numId w:val="19"/>
            </w:numPr>
            <w:tabs>
              <w:tab w:val="left" w:pos="468"/>
              <w:tab w:val="right" w:pos="10347"/>
            </w:tabs>
            <w:ind w:left="468" w:hanging="326"/>
            <w:rPr>
              <w:b w:val="0"/>
            </w:rPr>
          </w:pPr>
          <w:hyperlink w:anchor="_bookmark72" w:history="1">
            <w:r>
              <w:rPr>
                <w:b w:val="0"/>
                <w:color w:val="687D91"/>
                <w:w w:val="80"/>
              </w:rPr>
              <w:t>Initial</w:t>
            </w:r>
            <w:r>
              <w:rPr>
                <w:b w:val="0"/>
                <w:color w:val="687D91"/>
              </w:rPr>
              <w:t xml:space="preserve"> </w:t>
            </w:r>
            <w:r>
              <w:rPr>
                <w:b w:val="0"/>
                <w:color w:val="687D91"/>
                <w:w w:val="80"/>
              </w:rPr>
              <w:t>project</w:t>
            </w:r>
            <w:r>
              <w:rPr>
                <w:b w:val="0"/>
                <w:color w:val="687D91"/>
                <w:spacing w:val="1"/>
              </w:rPr>
              <w:t xml:space="preserve"> </w:t>
            </w:r>
            <w:r>
              <w:rPr>
                <w:b w:val="0"/>
                <w:color w:val="687D91"/>
                <w:w w:val="80"/>
              </w:rPr>
              <w:t>description</w:t>
            </w:r>
            <w:r>
              <w:rPr>
                <w:b w:val="0"/>
                <w:color w:val="687D91"/>
                <w:spacing w:val="1"/>
              </w:rPr>
              <w:t xml:space="preserve"> </w:t>
            </w:r>
            <w:r>
              <w:rPr>
                <w:b w:val="0"/>
                <w:color w:val="687D91"/>
                <w:w w:val="80"/>
              </w:rPr>
              <w:t>at</w:t>
            </w:r>
            <w:r>
              <w:rPr>
                <w:b w:val="0"/>
                <w:color w:val="687D91"/>
              </w:rPr>
              <w:t xml:space="preserve"> </w:t>
            </w:r>
            <w:r>
              <w:rPr>
                <w:b w:val="0"/>
                <w:color w:val="687D91"/>
                <w:spacing w:val="-2"/>
                <w:w w:val="80"/>
              </w:rPr>
              <w:t>handin</w:t>
            </w:r>
          </w:hyperlink>
          <w:r>
            <w:rPr>
              <w:rFonts w:ascii="Times New Roman"/>
              <w:b w:val="0"/>
              <w:color w:val="687D91"/>
            </w:rPr>
            <w:tab/>
          </w:r>
          <w:r>
            <w:rPr>
              <w:b w:val="0"/>
              <w:color w:val="687D91"/>
              <w:spacing w:val="-5"/>
              <w:w w:val="95"/>
            </w:rPr>
            <w:t>45</w:t>
          </w:r>
        </w:p>
        <w:p w14:paraId="4C3C775A" w14:textId="77777777" w:rsidR="000655EC" w:rsidRDefault="000655EC">
          <w:pPr>
            <w:pStyle w:val="Verzeichnis1"/>
            <w:numPr>
              <w:ilvl w:val="0"/>
              <w:numId w:val="19"/>
            </w:numPr>
            <w:tabs>
              <w:tab w:val="left" w:pos="468"/>
              <w:tab w:val="right" w:pos="10347"/>
            </w:tabs>
            <w:spacing w:line="298" w:lineRule="exact"/>
            <w:ind w:left="468" w:hanging="326"/>
            <w:rPr>
              <w:b w:val="0"/>
            </w:rPr>
          </w:pPr>
          <w:hyperlink w:anchor="_bookmark75" w:history="1">
            <w:r>
              <w:rPr>
                <w:b w:val="0"/>
                <w:color w:val="687D91"/>
                <w:w w:val="80"/>
              </w:rPr>
              <w:t>Meeting</w:t>
            </w:r>
            <w:r>
              <w:rPr>
                <w:b w:val="0"/>
                <w:color w:val="687D91"/>
                <w:spacing w:val="29"/>
              </w:rPr>
              <w:t xml:space="preserve"> </w:t>
            </w:r>
            <w:r>
              <w:rPr>
                <w:b w:val="0"/>
                <w:color w:val="687D91"/>
                <w:spacing w:val="-2"/>
                <w:w w:val="95"/>
              </w:rPr>
              <w:t>Summaries</w:t>
            </w:r>
          </w:hyperlink>
          <w:r>
            <w:rPr>
              <w:rFonts w:ascii="Times New Roman"/>
              <w:b w:val="0"/>
              <w:color w:val="687D91"/>
            </w:rPr>
            <w:tab/>
          </w:r>
          <w:r>
            <w:rPr>
              <w:b w:val="0"/>
              <w:color w:val="687D91"/>
              <w:spacing w:val="-5"/>
              <w:w w:val="90"/>
            </w:rPr>
            <w:t>49</w:t>
          </w:r>
        </w:p>
        <w:p w14:paraId="4C3C775B" w14:textId="77777777" w:rsidR="000655EC" w:rsidRDefault="000655EC">
          <w:pPr>
            <w:pStyle w:val="Verzeichnis2"/>
            <w:numPr>
              <w:ilvl w:val="1"/>
              <w:numId w:val="19"/>
            </w:numPr>
            <w:tabs>
              <w:tab w:val="left" w:pos="968"/>
              <w:tab w:val="right" w:leader="dot" w:pos="10347"/>
            </w:tabs>
            <w:ind w:left="968" w:hanging="499"/>
          </w:pPr>
          <w:hyperlink w:anchor="_bookmark78" w:history="1">
            <w:r>
              <w:t>Risk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Monitoring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50</w:t>
          </w:r>
        </w:p>
      </w:sdtContent>
    </w:sdt>
    <w:p w14:paraId="4C3C775C" w14:textId="77777777" w:rsidR="000655EC" w:rsidRDefault="000655EC">
      <w:pPr>
        <w:pStyle w:val="Verzeichnis2"/>
        <w:sectPr w:rsidR="000655EC">
          <w:pgSz w:w="11910" w:h="16840"/>
          <w:pgMar w:top="440" w:right="0" w:bottom="180" w:left="708" w:header="182" w:footer="0" w:gutter="0"/>
          <w:cols w:space="720"/>
        </w:sectPr>
      </w:pPr>
    </w:p>
    <w:p w14:paraId="4C3C775D" w14:textId="77777777" w:rsidR="000655EC" w:rsidRDefault="00000000">
      <w:pPr>
        <w:pStyle w:val="berschrift1"/>
        <w:numPr>
          <w:ilvl w:val="0"/>
          <w:numId w:val="18"/>
        </w:numPr>
        <w:tabs>
          <w:tab w:val="left" w:pos="698"/>
        </w:tabs>
        <w:spacing w:before="63"/>
        <w:ind w:left="698" w:hanging="556"/>
        <w:rPr>
          <w:b w:val="0"/>
        </w:rPr>
      </w:pPr>
      <w:bookmarkStart w:id="3" w:name="Introduction"/>
      <w:bookmarkStart w:id="4" w:name="_bookmark2"/>
      <w:bookmarkEnd w:id="3"/>
      <w:bookmarkEnd w:id="4"/>
      <w:commentRangeStart w:id="5"/>
      <w:r>
        <w:rPr>
          <w:b w:val="0"/>
          <w:color w:val="687D91"/>
          <w:spacing w:val="-2"/>
          <w:w w:val="90"/>
        </w:rPr>
        <w:lastRenderedPageBreak/>
        <w:t>Introduction</w:t>
      </w:r>
      <w:commentRangeEnd w:id="5"/>
      <w:r w:rsidR="00ED2C22">
        <w:rPr>
          <w:rStyle w:val="Kommentarzeichen"/>
          <w:rFonts w:ascii="Source Serif 4" w:eastAsia="Source Serif 4" w:hAnsi="Source Serif 4" w:cs="Source Serif 4"/>
          <w:b w:val="0"/>
          <w:bCs w:val="0"/>
        </w:rPr>
        <w:commentReference w:id="5"/>
      </w:r>
    </w:p>
    <w:p w14:paraId="4C3C775E" w14:textId="755E565B" w:rsidR="000655EC" w:rsidRDefault="00000000">
      <w:pPr>
        <w:pStyle w:val="Textkrper"/>
        <w:spacing w:before="409" w:line="216" w:lineRule="auto"/>
        <w:ind w:left="142" w:right="848"/>
        <w:jc w:val="both"/>
      </w:pPr>
      <w:r>
        <w:t xml:space="preserve">Since mankind </w:t>
      </w:r>
      <w:ins w:id="6" w:author="Ritley Kenneth" w:date="2025-12-09T04:46:00Z" w16du:dateUtc="2025-12-09T03:46:00Z">
        <w:r w:rsidR="00ED2C22">
          <w:t xml:space="preserve">first </w:t>
        </w:r>
      </w:ins>
      <w:r>
        <w:t>began making plans, they were based on the available description of the environment. This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continued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times,</w:t>
      </w:r>
      <w:r>
        <w:rPr>
          <w:spacing w:val="-5"/>
        </w:rPr>
        <w:t xml:space="preserve"> </w:t>
      </w:r>
      <w:r>
        <w:t>although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nature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predictions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changed. People no</w:t>
      </w:r>
      <w:r>
        <w:rPr>
          <w:spacing w:val="-13"/>
        </w:rPr>
        <w:t xml:space="preserve"> </w:t>
      </w:r>
      <w:r>
        <w:t>longer</w:t>
      </w:r>
      <w:r>
        <w:rPr>
          <w:spacing w:val="-13"/>
        </w:rPr>
        <w:t xml:space="preserve"> </w:t>
      </w:r>
      <w:r>
        <w:t>plan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animal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hunt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produce</w:t>
      </w:r>
      <w:r>
        <w:rPr>
          <w:spacing w:val="-13"/>
        </w:rPr>
        <w:t xml:space="preserve"> </w:t>
      </w:r>
      <w:r>
        <w:t>stone</w:t>
      </w:r>
      <w:r>
        <w:rPr>
          <w:spacing w:val="-13"/>
        </w:rPr>
        <w:t xml:space="preserve"> </w:t>
      </w:r>
      <w:r>
        <w:t>tools,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instead</w:t>
      </w:r>
      <w:r>
        <w:rPr>
          <w:spacing w:val="-13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many</w:t>
      </w:r>
      <w:r>
        <w:rPr>
          <w:spacing w:val="-13"/>
        </w:rPr>
        <w:t xml:space="preserve"> </w:t>
      </w:r>
      <w:r>
        <w:t>people</w:t>
      </w:r>
      <w:r>
        <w:rPr>
          <w:spacing w:val="-13"/>
        </w:rPr>
        <w:t xml:space="preserve"> </w:t>
      </w:r>
      <w:ins w:id="7" w:author="Ritley Kenneth" w:date="2025-12-09T04:46:00Z" w16du:dateUtc="2025-12-09T03:46:00Z">
        <w:r w:rsidR="00EF6BAE">
          <w:rPr>
            <w:spacing w:val="-13"/>
          </w:rPr>
          <w:t xml:space="preserve">the postal service </w:t>
        </w:r>
      </w:ins>
      <w:r>
        <w:t xml:space="preserve">should </w:t>
      </w:r>
      <w:del w:id="8" w:author="Ritley Kenneth" w:date="2025-12-09T04:46:00Z" w16du:dateUtc="2025-12-09T03:46:00Z">
        <w:r w:rsidDel="00EF6BAE">
          <w:delText>be</w:delText>
        </w:r>
        <w:r w:rsidDel="00EF6BAE">
          <w:rPr>
            <w:spacing w:val="-10"/>
          </w:rPr>
          <w:delText xml:space="preserve"> </w:delText>
        </w:r>
        <w:r w:rsidDel="00EF6BAE">
          <w:delText>hired</w:delText>
        </w:r>
      </w:del>
      <w:ins w:id="9" w:author="Ritley Kenneth" w:date="2025-12-09T04:46:00Z" w16du:dateUtc="2025-12-09T03:46:00Z">
        <w:r w:rsidR="00EF6BAE">
          <w:t>hire</w:t>
        </w:r>
      </w:ins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Christmas</w:t>
      </w:r>
      <w:r>
        <w:rPr>
          <w:spacing w:val="-10"/>
        </w:rPr>
        <w:t xml:space="preserve"> </w:t>
      </w:r>
      <w:r>
        <w:t>season.</w:t>
      </w:r>
      <w:r>
        <w:rPr>
          <w:spacing w:val="-3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decisions</w:t>
      </w:r>
      <w:r>
        <w:rPr>
          <w:spacing w:val="-10"/>
        </w:rPr>
        <w:t xml:space="preserve"> </w:t>
      </w:r>
      <w:r>
        <w:t>require</w:t>
      </w:r>
      <w:r>
        <w:rPr>
          <w:spacing w:val="-10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 xml:space="preserve">decisions, the data must be available in </w:t>
      </w:r>
      <w:ins w:id="10" w:author="Ritley Kenneth" w:date="2025-12-09T04:46:00Z" w16du:dateUtc="2025-12-09T03:46:00Z">
        <w:r w:rsidR="00B80984">
          <w:t xml:space="preserve">the right </w:t>
        </w:r>
      </w:ins>
      <w:r>
        <w:t>time</w:t>
      </w:r>
      <w:ins w:id="11" w:author="Ritley Kenneth" w:date="2025-12-09T04:46:00Z" w16du:dateUtc="2025-12-09T03:46:00Z">
        <w:r w:rsidR="00B80984">
          <w:t>, in the</w:t>
        </w:r>
      </w:ins>
      <w:ins w:id="12" w:author="Ritley Kenneth" w:date="2025-12-09T04:47:00Z" w16du:dateUtc="2025-12-09T03:47:00Z">
        <w:r w:rsidR="00B80984">
          <w:t xml:space="preserve"> right context, for the right people - </w:t>
        </w:r>
      </w:ins>
      <w:del w:id="13" w:author="Ritley Kenneth" w:date="2025-12-09T04:47:00Z" w16du:dateUtc="2025-12-09T03:47:00Z">
        <w:r w:rsidDel="00B80984">
          <w:delText xml:space="preserve"> </w:delText>
        </w:r>
      </w:del>
      <w:r>
        <w:t xml:space="preserve">and </w:t>
      </w:r>
      <w:ins w:id="14" w:author="Ritley Kenneth" w:date="2025-12-09T04:47:00Z" w16du:dateUtc="2025-12-09T03:47:00Z">
        <w:r w:rsidR="00B80984">
          <w:t xml:space="preserve">naturally </w:t>
        </w:r>
      </w:ins>
      <w:r>
        <w:t>be correct.</w:t>
      </w:r>
      <w:r>
        <w:rPr>
          <w:spacing w:val="20"/>
        </w:rPr>
        <w:t xml:space="preserve"> </w:t>
      </w:r>
      <w:r>
        <w:t xml:space="preserve">This makes data one of the most important assets in a </w:t>
      </w:r>
      <w:r>
        <w:rPr>
          <w:spacing w:val="-2"/>
        </w:rPr>
        <w:t>company</w:t>
      </w:r>
      <w:r>
        <w:rPr>
          <w:spacing w:val="-4"/>
        </w:rPr>
        <w:t xml:space="preserve"> </w:t>
      </w:r>
      <w:r>
        <w:rPr>
          <w:rFonts w:ascii="Palatino Linotype" w:hAnsi="Palatino Linotype"/>
          <w:b/>
          <w:spacing w:val="-2"/>
        </w:rPr>
        <w:t>economist2017_dataoil</w:t>
      </w:r>
      <w:r>
        <w:rPr>
          <w:spacing w:val="-2"/>
        </w:rPr>
        <w:t>. Data</w:t>
      </w:r>
      <w:r>
        <w:rPr>
          <w:spacing w:val="-4"/>
        </w:rPr>
        <w:t xml:space="preserve"> </w:t>
      </w:r>
      <w:r>
        <w:rPr>
          <w:spacing w:val="-2"/>
        </w:rPr>
        <w:t>allow</w:t>
      </w:r>
      <w:r>
        <w:rPr>
          <w:spacing w:val="-4"/>
        </w:rPr>
        <w:t xml:space="preserve"> </w:t>
      </w:r>
      <w:r>
        <w:rPr>
          <w:spacing w:val="-2"/>
        </w:rPr>
        <w:t>companies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gain</w:t>
      </w:r>
      <w:r>
        <w:rPr>
          <w:spacing w:val="-4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2"/>
        </w:rPr>
        <w:t>edge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4"/>
        </w:rPr>
        <w:t xml:space="preserve"> </w:t>
      </w:r>
      <w:r>
        <w:rPr>
          <w:spacing w:val="-2"/>
        </w:rPr>
        <w:t>competitors,</w:t>
      </w:r>
      <w:r>
        <w:rPr>
          <w:spacing w:val="-3"/>
        </w:rPr>
        <w:t xml:space="preserve"> </w:t>
      </w:r>
      <w:r>
        <w:rPr>
          <w:spacing w:val="-2"/>
        </w:rPr>
        <w:t>analyse</w:t>
      </w:r>
      <w:r>
        <w:rPr>
          <w:spacing w:val="-4"/>
        </w:rPr>
        <w:t xml:space="preserve"> </w:t>
      </w:r>
      <w:r>
        <w:rPr>
          <w:spacing w:val="-2"/>
        </w:rPr>
        <w:t xml:space="preserve">clients’ </w:t>
      </w:r>
      <w:r>
        <w:t>wishes, or improve internal processes.</w:t>
      </w:r>
      <w:r>
        <w:rPr>
          <w:spacing w:val="40"/>
        </w:rPr>
        <w:t xml:space="preserve"> </w:t>
      </w:r>
      <w:r>
        <w:t>This is where the relevance of this project emerges.</w:t>
      </w:r>
      <w:r>
        <w:rPr>
          <w:spacing w:val="40"/>
        </w:rPr>
        <w:t xml:space="preserve"> </w:t>
      </w:r>
      <w:r>
        <w:t xml:space="preserve">Swiss Post requires </w:t>
      </w:r>
      <w:hyperlink w:anchor="_bookmark0" w:history="1">
        <w:r w:rsidR="000655EC">
          <w:t>data availability</w:t>
        </w:r>
      </w:hyperlink>
      <w:r>
        <w:t xml:space="preserve"> and </w:t>
      </w:r>
      <w:hyperlink w:anchor="_bookmark0" w:history="1">
        <w:r w:rsidR="000655EC">
          <w:t>data quality</w:t>
        </w:r>
      </w:hyperlink>
      <w:r>
        <w:t xml:space="preserve"> in its reporting for decision making.</w:t>
      </w:r>
      <w:r>
        <w:rPr>
          <w:spacing w:val="25"/>
        </w:rPr>
        <w:t xml:space="preserve"> </w:t>
      </w:r>
      <w:r>
        <w:t xml:space="preserve">This project analyses the current state of </w:t>
      </w:r>
      <w:ins w:id="15" w:author="Ritley Kenneth" w:date="2025-12-09T04:47:00Z" w16du:dateUtc="2025-12-09T03:47:00Z">
        <w:r w:rsidR="004C29F2">
          <w:t xml:space="preserve">a specific data area of </w:t>
        </w:r>
      </w:ins>
      <w:r>
        <w:t>Swiss Post and provides steps toward improvements.</w:t>
      </w:r>
    </w:p>
    <w:p w14:paraId="4C3C775F" w14:textId="3FB3F88F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rPr>
          <w:spacing w:val="-2"/>
        </w:rPr>
        <w:t>Th</w:t>
      </w:r>
      <w:ins w:id="16" w:author="Ritley Kenneth" w:date="2025-12-09T04:48:00Z" w16du:dateUtc="2025-12-09T03:48:00Z">
        <w:r w:rsidR="0048692D">
          <w:rPr>
            <w:spacing w:val="-2"/>
          </w:rPr>
          <w:t>is</w:t>
        </w:r>
      </w:ins>
      <w:del w:id="17" w:author="Ritley Kenneth" w:date="2025-12-09T04:48:00Z" w16du:dateUtc="2025-12-09T03:48:00Z">
        <w:r w:rsidDel="0048692D">
          <w:rPr>
            <w:spacing w:val="-2"/>
          </w:rPr>
          <w:delText>e</w:delText>
        </w:r>
      </w:del>
      <w:r>
        <w:rPr>
          <w:spacing w:val="-11"/>
        </w:rPr>
        <w:t xml:space="preserve"> </w:t>
      </w:r>
      <w:del w:id="18" w:author="Ritley Kenneth" w:date="2025-12-09T04:49:00Z" w16du:dateUtc="2025-12-09T03:49:00Z">
        <w:r w:rsidDel="00062139">
          <w:rPr>
            <w:spacing w:val="-2"/>
          </w:rPr>
          <w:delText>introduction</w:delText>
        </w:r>
        <w:r w:rsidDel="00062139">
          <w:rPr>
            <w:spacing w:val="-11"/>
          </w:rPr>
          <w:delText xml:space="preserve"> </w:delText>
        </w:r>
      </w:del>
      <w:ins w:id="19" w:author="Ritley Kenneth" w:date="2025-12-09T04:50:00Z" w16du:dateUtc="2025-12-09T03:50:00Z">
        <w:r w:rsidR="001B6B34">
          <w:rPr>
            <w:spacing w:val="-2"/>
          </w:rPr>
          <w:t>c</w:t>
        </w:r>
      </w:ins>
      <w:ins w:id="20" w:author="Ritley Kenneth" w:date="2025-12-09T04:49:00Z" w16du:dateUtc="2025-12-09T03:49:00Z">
        <w:r w:rsidR="00062139">
          <w:rPr>
            <w:spacing w:val="-2"/>
          </w:rPr>
          <w:t>hapter</w:t>
        </w:r>
        <w:r w:rsidR="00062139">
          <w:rPr>
            <w:spacing w:val="-11"/>
          </w:rPr>
          <w:t xml:space="preserve"> </w:t>
        </w:r>
      </w:ins>
      <w:r>
        <w:rPr>
          <w:spacing w:val="-2"/>
        </w:rPr>
        <w:t>familiarises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reader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topic.</w:t>
      </w:r>
      <w:r>
        <w:rPr>
          <w:spacing w:val="6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presents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background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 xml:space="preserve">Swiss </w:t>
      </w:r>
      <w:r>
        <w:t>Post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delves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motivation</w:t>
      </w:r>
      <w:r>
        <w:rPr>
          <w:spacing w:val="-12"/>
        </w:rPr>
        <w:t xml:space="preserve"> </w:t>
      </w:r>
      <w:r>
        <w:t>behind</w:t>
      </w:r>
      <w:r>
        <w:rPr>
          <w:spacing w:val="-13"/>
        </w:rPr>
        <w:t xml:space="preserve"> </w:t>
      </w:r>
      <w:r>
        <w:t>it.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then</w:t>
      </w:r>
      <w:r>
        <w:rPr>
          <w:spacing w:val="-13"/>
        </w:rPr>
        <w:t xml:space="preserve"> </w:t>
      </w:r>
      <w:r>
        <w:t>further</w:t>
      </w:r>
      <w:r>
        <w:rPr>
          <w:spacing w:val="-12"/>
        </w:rPr>
        <w:t xml:space="preserve"> </w:t>
      </w:r>
      <w:r>
        <w:t>explains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relevance,</w:t>
      </w:r>
      <w:r>
        <w:rPr>
          <w:spacing w:val="-13"/>
        </w:rPr>
        <w:t xml:space="preserve"> </w:t>
      </w:r>
      <w:r>
        <w:t>demonstrat-</w:t>
      </w:r>
      <w:r>
        <w:rPr>
          <w:spacing w:val="-4"/>
        </w:rPr>
        <w:t>ing</w:t>
      </w:r>
      <w:r>
        <w:rPr>
          <w:spacing w:val="-7"/>
        </w:rPr>
        <w:t xml:space="preserve"> </w:t>
      </w:r>
      <w:r>
        <w:rPr>
          <w:spacing w:val="-4"/>
        </w:rPr>
        <w:t>why</w:t>
      </w:r>
      <w:r>
        <w:rPr>
          <w:spacing w:val="-7"/>
        </w:rPr>
        <w:t xml:space="preserve"> </w:t>
      </w:r>
      <w:r>
        <w:rPr>
          <w:spacing w:val="-4"/>
        </w:rPr>
        <w:t>it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ins w:id="21" w:author="Ritley Kenneth" w:date="2025-12-09T04:48:00Z" w16du:dateUtc="2025-12-09T03:48:00Z">
        <w:r w:rsidR="00062139">
          <w:rPr>
            <w:spacing w:val="-7"/>
          </w:rPr>
          <w:t xml:space="preserve">both importand and beneficial </w:t>
        </w:r>
      </w:ins>
      <w:r>
        <w:rPr>
          <w:spacing w:val="-4"/>
        </w:rPr>
        <w:t>useful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Swiss</w:t>
      </w:r>
      <w:r>
        <w:rPr>
          <w:spacing w:val="-7"/>
        </w:rPr>
        <w:t xml:space="preserve"> </w:t>
      </w:r>
      <w:r>
        <w:rPr>
          <w:spacing w:val="-4"/>
        </w:rPr>
        <w:t>Post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invest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topic.</w:t>
      </w:r>
      <w:r>
        <w:rPr>
          <w:spacing w:val="17"/>
        </w:rPr>
        <w:t xml:space="preserve"> </w:t>
      </w:r>
      <w:r>
        <w:rPr>
          <w:spacing w:val="-4"/>
        </w:rPr>
        <w:t>Next, the</w:t>
      </w:r>
      <w:r>
        <w:rPr>
          <w:spacing w:val="-7"/>
        </w:rPr>
        <w:t xml:space="preserve"> </w:t>
      </w: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4"/>
        </w:rPr>
        <w:t>statement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 xml:space="preserve">addressed, explaining </w:t>
      </w:r>
      <w:r>
        <w:t>what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solve. After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statement,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scope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ins w:id="22" w:author="Ritley Kenneth" w:date="2025-12-09T04:48:00Z" w16du:dateUtc="2025-12-09T03:48:00Z">
        <w:r w:rsidR="00062139">
          <w:rPr>
            <w:spacing w:val="-5"/>
          </w:rPr>
          <w:t xml:space="preserve">are </w:t>
        </w:r>
      </w:ins>
      <w:del w:id="23" w:author="Ritley Kenneth" w:date="2025-12-09T04:48:00Z" w16du:dateUtc="2025-12-09T03:48:00Z">
        <w:r w:rsidDel="00062139">
          <w:delText xml:space="preserve">can </w:delText>
        </w:r>
        <w:r w:rsidDel="00062139">
          <w:rPr>
            <w:spacing w:val="-2"/>
          </w:rPr>
          <w:delText>be</w:delText>
        </w:r>
        <w:r w:rsidDel="00062139">
          <w:rPr>
            <w:spacing w:val="-9"/>
          </w:rPr>
          <w:delText xml:space="preserve"> </w:delText>
        </w:r>
      </w:del>
      <w:r>
        <w:rPr>
          <w:spacing w:val="-2"/>
        </w:rPr>
        <w:t>outlined</w:t>
      </w:r>
      <w:r>
        <w:rPr>
          <w:spacing w:val="-8"/>
        </w:rPr>
        <w:t xml:space="preserve"> </w:t>
      </w:r>
      <w:r>
        <w:rPr>
          <w:spacing w:val="-2"/>
        </w:rPr>
        <w:t>more</w:t>
      </w:r>
      <w:r>
        <w:rPr>
          <w:spacing w:val="-9"/>
        </w:rPr>
        <w:t xml:space="preserve"> </w:t>
      </w:r>
      <w:r>
        <w:rPr>
          <w:spacing w:val="-2"/>
        </w:rPr>
        <w:t>clearly.</w:t>
      </w:r>
      <w:r>
        <w:rPr>
          <w:spacing w:val="5"/>
        </w:rPr>
        <w:t xml:space="preserve"> </w:t>
      </w:r>
      <w:r>
        <w:rPr>
          <w:spacing w:val="-2"/>
        </w:rPr>
        <w:t>Finally,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brief</w:t>
      </w:r>
      <w:r>
        <w:rPr>
          <w:spacing w:val="-9"/>
        </w:rPr>
        <w:t xml:space="preserve"> </w:t>
      </w:r>
      <w:r>
        <w:rPr>
          <w:spacing w:val="-2"/>
        </w:rPr>
        <w:t>overview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expected</w:t>
      </w:r>
      <w:r>
        <w:rPr>
          <w:spacing w:val="-8"/>
        </w:rPr>
        <w:t xml:space="preserve"> </w:t>
      </w:r>
      <w:r>
        <w:rPr>
          <w:spacing w:val="-2"/>
        </w:rPr>
        <w:t>outcomes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provided.</w:t>
      </w:r>
      <w:r>
        <w:rPr>
          <w:spacing w:val="5"/>
        </w:rPr>
        <w:t xml:space="preserve"> </w:t>
      </w:r>
      <w:del w:id="24" w:author="Ritley Kenneth" w:date="2025-12-09T04:50:00Z" w16du:dateUtc="2025-12-09T03:50:00Z">
        <w:r w:rsidDel="001B6B34">
          <w:rPr>
            <w:spacing w:val="-2"/>
          </w:rPr>
          <w:delText xml:space="preserve">The </w:delText>
        </w:r>
      </w:del>
      <w:ins w:id="25" w:author="Ritley Kenneth" w:date="2025-12-09T04:50:00Z" w16du:dateUtc="2025-12-09T03:50:00Z">
        <w:r w:rsidR="001B6B34">
          <w:rPr>
            <w:spacing w:val="-2"/>
          </w:rPr>
          <w:t xml:space="preserve">This </w:t>
        </w:r>
      </w:ins>
      <w:del w:id="26" w:author="Ritley Kenneth" w:date="2025-12-09T04:49:00Z" w16du:dateUtc="2025-12-09T03:49:00Z">
        <w:r w:rsidDel="00062139">
          <w:delText xml:space="preserve">chapter </w:delText>
        </w:r>
      </w:del>
      <w:ins w:id="27" w:author="Ritley Kenneth" w:date="2025-12-09T04:50:00Z" w16du:dateUtc="2025-12-09T03:50:00Z">
        <w:r w:rsidR="001B6B34">
          <w:t>c</w:t>
        </w:r>
      </w:ins>
      <w:ins w:id="28" w:author="Ritley Kenneth" w:date="2025-12-09T04:49:00Z" w16du:dateUtc="2025-12-09T03:49:00Z">
        <w:r w:rsidR="00062139">
          <w:t xml:space="preserve">hapter </w:t>
        </w:r>
      </w:ins>
      <w:r>
        <w:t>concludes with a preview of the document’s structure.</w:t>
      </w:r>
    </w:p>
    <w:p w14:paraId="4C3C7760" w14:textId="77777777" w:rsidR="000655EC" w:rsidRDefault="000655EC">
      <w:pPr>
        <w:pStyle w:val="Textkrper"/>
        <w:spacing w:before="44"/>
      </w:pPr>
    </w:p>
    <w:p w14:paraId="4C3C7761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29" w:name="Background"/>
      <w:bookmarkStart w:id="30" w:name="_bookmark3"/>
      <w:bookmarkEnd w:id="29"/>
      <w:bookmarkEnd w:id="30"/>
      <w:r>
        <w:rPr>
          <w:b w:val="0"/>
          <w:color w:val="687D91"/>
          <w:spacing w:val="-2"/>
          <w:w w:val="95"/>
        </w:rPr>
        <w:t>Background</w:t>
      </w:r>
    </w:p>
    <w:p w14:paraId="7E67D366" w14:textId="09E5CA57" w:rsidR="00B615B9" w:rsidRDefault="00000000">
      <w:pPr>
        <w:pStyle w:val="Textkrper"/>
        <w:spacing w:before="220" w:line="216" w:lineRule="auto"/>
        <w:ind w:left="142" w:right="848"/>
        <w:jc w:val="both"/>
        <w:rPr>
          <w:ins w:id="31" w:author="Ritley Kenneth" w:date="2025-12-09T04:52:00Z" w16du:dateUtc="2025-12-09T03:52:00Z"/>
          <w:spacing w:val="4"/>
        </w:rPr>
      </w:pPr>
      <w:r>
        <w:t>Swiss Post is Switzerland’s national service provider, active not only in mail and parcel logistics but also in</w:t>
      </w:r>
      <w:r>
        <w:rPr>
          <w:spacing w:val="-13"/>
        </w:rPr>
        <w:t xml:space="preserve"> </w:t>
      </w:r>
      <w:r>
        <w:t>passenger</w:t>
      </w:r>
      <w:r>
        <w:rPr>
          <w:spacing w:val="-13"/>
        </w:rPr>
        <w:t xml:space="preserve"> </w:t>
      </w:r>
      <w:r>
        <w:t>transport</w:t>
      </w:r>
      <w:r>
        <w:rPr>
          <w:spacing w:val="-13"/>
        </w:rPr>
        <w:t xml:space="preserve"> </w:t>
      </w:r>
      <w:r>
        <w:t>(PostAuto),</w:t>
      </w:r>
      <w:r>
        <w:rPr>
          <w:spacing w:val="-13"/>
        </w:rPr>
        <w:t xml:space="preserve"> </w:t>
      </w:r>
      <w:r>
        <w:t>financial</w:t>
      </w:r>
      <w:r>
        <w:rPr>
          <w:spacing w:val="-13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(PostFinance),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digital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e-government </w:t>
      </w:r>
      <w:r>
        <w:rPr>
          <w:spacing w:val="-2"/>
        </w:rPr>
        <w:t>solutions.</w:t>
      </w:r>
      <w:r>
        <w:rPr>
          <w:spacing w:val="5"/>
        </w:rPr>
        <w:t xml:space="preserve"> </w:t>
      </w:r>
      <w:r>
        <w:rPr>
          <w:spacing w:val="-2"/>
        </w:rPr>
        <w:t>Its</w:t>
      </w:r>
      <w:r>
        <w:rPr>
          <w:spacing w:val="-10"/>
        </w:rPr>
        <w:t xml:space="preserve"> </w:t>
      </w:r>
      <w:commentRangeStart w:id="32"/>
      <w:ins w:id="33" w:author="Ritley Kenneth" w:date="2025-12-09T05:00:00Z" w16du:dateUtc="2025-12-09T04:00:00Z">
        <w:r w:rsidR="00CF3954">
          <w:rPr>
            <w:spacing w:val="-10"/>
          </w:rPr>
          <w:t xml:space="preserve">45’000 strong workforce </w:t>
        </w:r>
        <w:commentRangeEnd w:id="32"/>
        <w:r w:rsidR="00CF3954">
          <w:rPr>
            <w:rStyle w:val="Kommentarzeichen"/>
          </w:rPr>
          <w:commentReference w:id="32"/>
        </w:r>
        <w:r w:rsidR="00CF3954">
          <w:rPr>
            <w:spacing w:val="-10"/>
          </w:rPr>
          <w:t xml:space="preserve">and </w:t>
        </w:r>
      </w:ins>
      <w:r>
        <w:rPr>
          <w:spacing w:val="-2"/>
        </w:rPr>
        <w:t>nationwide</w:t>
      </w:r>
      <w:r>
        <w:rPr>
          <w:spacing w:val="-10"/>
        </w:rPr>
        <w:t xml:space="preserve"> </w:t>
      </w:r>
      <w:r>
        <w:rPr>
          <w:spacing w:val="-2"/>
        </w:rPr>
        <w:t>infrastructure</w:t>
      </w:r>
      <w:r>
        <w:rPr>
          <w:spacing w:val="-10"/>
        </w:rPr>
        <w:t xml:space="preserve"> </w:t>
      </w:r>
      <w:r>
        <w:rPr>
          <w:spacing w:val="-2"/>
        </w:rPr>
        <w:t>moves</w:t>
      </w:r>
      <w:r>
        <w:rPr>
          <w:spacing w:val="-9"/>
        </w:rPr>
        <w:t xml:space="preserve"> </w:t>
      </w:r>
      <w:r>
        <w:rPr>
          <w:spacing w:val="-2"/>
        </w:rPr>
        <w:t>millions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items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people</w:t>
      </w:r>
      <w:r>
        <w:rPr>
          <w:spacing w:val="-10"/>
        </w:rPr>
        <w:t xml:space="preserve"> </w:t>
      </w:r>
      <w:r>
        <w:rPr>
          <w:spacing w:val="-2"/>
        </w:rPr>
        <w:t>every</w:t>
      </w:r>
      <w:r>
        <w:rPr>
          <w:spacing w:val="-10"/>
        </w:rPr>
        <w:t xml:space="preserve"> </w:t>
      </w:r>
      <w:r>
        <w:rPr>
          <w:spacing w:val="-2"/>
        </w:rPr>
        <w:t>day,</w:t>
      </w:r>
      <w:r>
        <w:rPr>
          <w:spacing w:val="-8"/>
        </w:rPr>
        <w:t xml:space="preserve"> </w:t>
      </w:r>
      <w:r>
        <w:rPr>
          <w:spacing w:val="-2"/>
        </w:rPr>
        <w:t>supported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highly automated</w:t>
      </w:r>
      <w:r>
        <w:rPr>
          <w:spacing w:val="-11"/>
        </w:rPr>
        <w:t xml:space="preserve"> </w:t>
      </w:r>
      <w:r>
        <w:rPr>
          <w:spacing w:val="-2"/>
        </w:rPr>
        <w:t>sorting</w:t>
      </w:r>
      <w:r>
        <w:rPr>
          <w:spacing w:val="-11"/>
        </w:rPr>
        <w:t xml:space="preserve"> </w:t>
      </w:r>
      <w:r>
        <w:rPr>
          <w:spacing w:val="-2"/>
        </w:rPr>
        <w:t>centers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extensive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flows.</w:t>
      </w:r>
      <w:r>
        <w:rPr>
          <w:spacing w:val="4"/>
        </w:rPr>
        <w:t xml:space="preserve"> </w:t>
      </w:r>
      <w:ins w:id="34" w:author="Ritley Kenneth" w:date="2025-12-09T04:52:00Z" w16du:dateUtc="2025-12-09T03:52:00Z">
        <w:r w:rsidR="003C576B">
          <w:rPr>
            <w:spacing w:val="4"/>
          </w:rPr>
          <w:t>The organization of the Swiss Post is shown in the following diagram.</w:t>
        </w:r>
      </w:ins>
    </w:p>
    <w:p w14:paraId="15BF831F" w14:textId="7371303E" w:rsidR="003C576B" w:rsidRDefault="003C576B">
      <w:pPr>
        <w:pStyle w:val="Textkrper"/>
        <w:spacing w:before="220" w:line="216" w:lineRule="auto"/>
        <w:ind w:left="142" w:right="848"/>
        <w:jc w:val="both"/>
        <w:rPr>
          <w:ins w:id="35" w:author="Ritley Kenneth" w:date="2025-12-09T04:52:00Z" w16du:dateUtc="2025-12-09T03:52:00Z"/>
          <w:spacing w:val="4"/>
        </w:rPr>
      </w:pPr>
      <w:ins w:id="36" w:author="Ritley Kenneth" w:date="2025-12-09T04:52:00Z" w16du:dateUtc="2025-12-09T03:52:00Z">
        <w:r w:rsidRPr="003C576B">
          <w:rPr>
            <w:noProof/>
            <w:spacing w:val="4"/>
          </w:rPr>
          <w:drawing>
            <wp:inline distT="0" distB="0" distL="0" distR="0" wp14:anchorId="5854C1C5" wp14:editId="4152B7F8">
              <wp:extent cx="7113270" cy="3098165"/>
              <wp:effectExtent l="0" t="0" r="0" b="635"/>
              <wp:docPr id="1324715416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24715416" name="Picture 1" descr="A screenshot of a computer&#10;&#10;AI-generated content may be incorrect.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3270" cy="30981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1869943" w14:textId="77777777" w:rsidR="00B615B9" w:rsidRDefault="00B615B9">
      <w:pPr>
        <w:pStyle w:val="Textkrper"/>
        <w:spacing w:before="220" w:line="216" w:lineRule="auto"/>
        <w:ind w:left="142" w:right="848"/>
        <w:jc w:val="both"/>
        <w:rPr>
          <w:ins w:id="37" w:author="Ritley Kenneth" w:date="2025-12-09T04:52:00Z" w16du:dateUtc="2025-12-09T03:52:00Z"/>
          <w:spacing w:val="4"/>
        </w:rPr>
      </w:pPr>
    </w:p>
    <w:p w14:paraId="4C3C7762" w14:textId="485C8C7E" w:rsidR="000655EC" w:rsidRDefault="00000000">
      <w:pPr>
        <w:pStyle w:val="Textkrper"/>
        <w:spacing w:before="220" w:line="216" w:lineRule="auto"/>
        <w:ind w:left="142" w:right="848"/>
        <w:jc w:val="both"/>
        <w:rPr>
          <w:ins w:id="38" w:author="Ritley Kenneth" w:date="2025-12-09T04:55:00Z" w16du:dateUtc="2025-12-09T03:55:00Z"/>
          <w:spacing w:val="-2"/>
        </w:rPr>
      </w:pP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such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diversified</w:t>
      </w:r>
      <w:r>
        <w:rPr>
          <w:spacing w:val="-11"/>
        </w:rPr>
        <w:t xml:space="preserve"> </w:t>
      </w:r>
      <w:r>
        <w:rPr>
          <w:spacing w:val="-2"/>
        </w:rPr>
        <w:t>organization,</w:t>
      </w:r>
      <w:r>
        <w:rPr>
          <w:spacing w:val="-9"/>
        </w:rPr>
        <w:t xml:space="preserve"> </w:t>
      </w:r>
      <w:r>
        <w:rPr>
          <w:spacing w:val="-2"/>
        </w:rPr>
        <w:t>analytical</w:t>
      </w:r>
      <w:r>
        <w:rPr>
          <w:spacing w:val="-11"/>
        </w:rPr>
        <w:t xml:space="preserve"> </w:t>
      </w:r>
      <w:r>
        <w:rPr>
          <w:spacing w:val="-2"/>
        </w:rPr>
        <w:t xml:space="preserve">reporting </w:t>
      </w:r>
      <w:r>
        <w:t xml:space="preserve">is essential for strategic steering, operational planning, and maintaining service quality across business </w:t>
      </w:r>
      <w:r>
        <w:rPr>
          <w:spacing w:val="-2"/>
        </w:rPr>
        <w:t>units.</w:t>
      </w:r>
    </w:p>
    <w:p w14:paraId="1F1E9BD2" w14:textId="77777777" w:rsidR="00CD05A7" w:rsidRDefault="00CD05A7">
      <w:pPr>
        <w:pStyle w:val="Textkrper"/>
        <w:spacing w:before="220" w:line="216" w:lineRule="auto"/>
        <w:ind w:left="142" w:right="848"/>
        <w:jc w:val="both"/>
      </w:pPr>
    </w:p>
    <w:p w14:paraId="4C3C7763" w14:textId="79FB30CA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concerns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hyperlink w:anchor="_bookmark0" w:history="1">
        <w:r w:rsidR="000655EC">
          <w:rPr>
            <w:spacing w:val="-2"/>
          </w:rPr>
          <w:t>analytical</w:t>
        </w:r>
        <w:r w:rsidR="000655EC">
          <w:rPr>
            <w:spacing w:val="-11"/>
          </w:rPr>
          <w:t xml:space="preserve"> </w:t>
        </w:r>
        <w:r w:rsidR="000655EC">
          <w:rPr>
            <w:spacing w:val="-2"/>
          </w:rPr>
          <w:t>reporting</w:t>
        </w:r>
      </w:hyperlink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postal</w:t>
      </w:r>
      <w:r>
        <w:rPr>
          <w:spacing w:val="-11"/>
        </w:rPr>
        <w:t xml:space="preserve"> </w:t>
      </w:r>
      <w:r>
        <w:rPr>
          <w:spacing w:val="-2"/>
        </w:rPr>
        <w:t>services</w:t>
      </w:r>
      <w:r>
        <w:rPr>
          <w:spacing w:val="-11"/>
        </w:rPr>
        <w:t xml:space="preserve"> </w:t>
      </w:r>
      <w:r>
        <w:rPr>
          <w:spacing w:val="-2"/>
        </w:rPr>
        <w:t>carried</w:t>
      </w:r>
      <w:r>
        <w:rPr>
          <w:spacing w:val="-10"/>
        </w:rPr>
        <w:t xml:space="preserve"> </w:t>
      </w:r>
      <w:r>
        <w:rPr>
          <w:spacing w:val="-2"/>
        </w:rPr>
        <w:t>out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Swiss</w:t>
      </w:r>
      <w:r>
        <w:rPr>
          <w:spacing w:val="-11"/>
        </w:rPr>
        <w:t xml:space="preserve"> </w:t>
      </w:r>
      <w:r>
        <w:rPr>
          <w:spacing w:val="-2"/>
        </w:rPr>
        <w:t>Post.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project follows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hyperlink w:anchor="_bookmark0" w:history="1">
        <w:r w:rsidR="000655EC">
          <w:rPr>
            <w:spacing w:val="-2"/>
          </w:rPr>
          <w:t>DWH</w:t>
        </w:r>
        <w:r w:rsidR="000655EC">
          <w:rPr>
            <w:spacing w:val="-9"/>
          </w:rPr>
          <w:t xml:space="preserve"> </w:t>
        </w:r>
        <w:r w:rsidR="000655EC">
          <w:rPr>
            <w:spacing w:val="-2"/>
          </w:rPr>
          <w:t>LS</w:t>
        </w:r>
        <w:r w:rsidR="000655EC">
          <w:rPr>
            <w:spacing w:val="-9"/>
          </w:rPr>
          <w:t xml:space="preserve"> </w:t>
        </w:r>
        <w:r w:rsidR="000655EC">
          <w:rPr>
            <w:spacing w:val="-2"/>
          </w:rPr>
          <w:t>OPS</w:t>
        </w:r>
      </w:hyperlink>
      <w:r>
        <w:rPr>
          <w:spacing w:val="-9"/>
        </w:rPr>
        <w:t xml:space="preserve"> </w:t>
      </w:r>
      <w:hyperlink w:anchor="_bookmark0" w:history="1">
        <w:r w:rsidR="000655EC">
          <w:rPr>
            <w:spacing w:val="-2"/>
          </w:rPr>
          <w:t>BizDevOps</w:t>
        </w:r>
      </w:hyperlink>
      <w:r>
        <w:rPr>
          <w:spacing w:val="-9"/>
        </w:rPr>
        <w:t xml:space="preserve"> </w:t>
      </w:r>
      <w:r>
        <w:rPr>
          <w:spacing w:val="-2"/>
        </w:rPr>
        <w:t>team,</w:t>
      </w:r>
      <w:r>
        <w:rPr>
          <w:spacing w:val="-7"/>
        </w:rPr>
        <w:t xml:space="preserve"> </w:t>
      </w:r>
      <w:ins w:id="39" w:author="Ritley Kenneth" w:date="2025-12-09T04:56:00Z" w16du:dateUtc="2025-12-09T03:56:00Z">
        <w:r w:rsidR="00382E79">
          <w:rPr>
            <w:spacing w:val="-7"/>
          </w:rPr>
          <w:t xml:space="preserve">located in the organization structure </w:t>
        </w:r>
        <w:r w:rsidR="000C0C55">
          <w:rPr>
            <w:spacing w:val="-7"/>
          </w:rPr>
          <w:t xml:space="preserve">within the Logistics Service horizontal and the Informatics/Technology vertical. This team </w:t>
        </w:r>
      </w:ins>
      <w:del w:id="40" w:author="Ritley Kenneth" w:date="2025-12-09T04:56:00Z" w16du:dateUtc="2025-12-09T03:56:00Z">
        <w:r w:rsidDel="008C10EB">
          <w:rPr>
            <w:spacing w:val="-2"/>
          </w:rPr>
          <w:delText>which</w:delText>
        </w:r>
        <w:r w:rsidDel="008C10EB">
          <w:rPr>
            <w:spacing w:val="-9"/>
          </w:rPr>
          <w:delText xml:space="preserve"> </w:delText>
        </w:r>
      </w:del>
      <w:r>
        <w:rPr>
          <w:spacing w:val="-2"/>
        </w:rPr>
        <w:t>handles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these</w:t>
      </w:r>
      <w:r>
        <w:rPr>
          <w:spacing w:val="-9"/>
        </w:rPr>
        <w:t xml:space="preserve"> </w:t>
      </w:r>
      <w:r>
        <w:rPr>
          <w:spacing w:val="-2"/>
        </w:rPr>
        <w:t>reports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also</w:t>
      </w:r>
      <w:r>
        <w:rPr>
          <w:spacing w:val="-9"/>
        </w:rPr>
        <w:t xml:space="preserve"> </w:t>
      </w:r>
      <w:r>
        <w:rPr>
          <w:spacing w:val="-2"/>
        </w:rPr>
        <w:t xml:space="preserve">develops </w:t>
      </w:r>
      <w:r>
        <w:t>new</w:t>
      </w:r>
      <w:r>
        <w:rPr>
          <w:spacing w:val="-13"/>
        </w:rPr>
        <w:t xml:space="preserve"> </w:t>
      </w:r>
      <w:r>
        <w:t>reports.</w:t>
      </w:r>
      <w:r>
        <w:rPr>
          <w:spacing w:val="-6"/>
        </w:rPr>
        <w:t xml:space="preserve"> </w:t>
      </w:r>
      <w:ins w:id="41" w:author="Ritley Kenneth" w:date="2025-12-09T05:02:00Z" w16du:dateUtc="2025-12-09T04:02:00Z">
        <w:r w:rsidR="00BB7B74">
          <w:rPr>
            <w:spacing w:val="-6"/>
          </w:rPr>
          <w:t xml:space="preserve">In contrast to </w:t>
        </w:r>
        <w:r w:rsidR="00BB7B74" w:rsidRPr="00BB7B74">
          <w:rPr>
            <w:spacing w:val="-6"/>
            <w:u w:val="single"/>
            <w:rPrChange w:id="42" w:author="Ritley Kenneth" w:date="2025-12-09T05:02:00Z" w16du:dateUtc="2025-12-09T04:02:00Z">
              <w:rPr>
                <w:spacing w:val="-6"/>
              </w:rPr>
            </w:rPrChange>
          </w:rPr>
          <w:t>operational</w:t>
        </w:r>
        <w:r w:rsidR="00BB7B74">
          <w:rPr>
            <w:spacing w:val="-6"/>
          </w:rPr>
          <w:t xml:space="preserve"> reporting, which</w:t>
        </w:r>
      </w:ins>
      <w:ins w:id="43" w:author="Ritley Kenneth" w:date="2025-12-09T05:04:00Z" w16du:dateUtc="2025-12-09T04:04:00Z">
        <w:r w:rsidR="000B3002">
          <w:rPr>
            <w:spacing w:val="-6"/>
          </w:rPr>
          <w:t xml:space="preserve"> focuses on real-time guidance for operational processes</w:t>
        </w:r>
      </w:ins>
      <w:ins w:id="44" w:author="Ritley Kenneth" w:date="2025-12-09T05:02:00Z" w16du:dateUtc="2025-12-09T04:02:00Z">
        <w:r w:rsidR="00BB7B74">
          <w:rPr>
            <w:spacing w:val="-6"/>
          </w:rPr>
          <w:t xml:space="preserve">, </w:t>
        </w:r>
      </w:ins>
      <w:del w:id="45" w:author="Ritley Kenneth" w:date="2025-12-09T05:02:00Z" w16du:dateUtc="2025-12-09T04:02:00Z">
        <w:r w:rsidRPr="00BB7B74" w:rsidDel="00BB7B74">
          <w:rPr>
            <w:u w:val="single"/>
            <w:rPrChange w:id="46" w:author="Ritley Kenneth" w:date="2025-12-09T05:02:00Z" w16du:dateUtc="2025-12-09T04:02:00Z">
              <w:rPr/>
            </w:rPrChange>
          </w:rPr>
          <w:delText>Analytical</w:delText>
        </w:r>
        <w:r w:rsidRPr="00BB7B74" w:rsidDel="00BB7B74">
          <w:rPr>
            <w:spacing w:val="-13"/>
            <w:u w:val="single"/>
            <w:rPrChange w:id="47" w:author="Ritley Kenneth" w:date="2025-12-09T05:02:00Z" w16du:dateUtc="2025-12-09T04:02:00Z">
              <w:rPr>
                <w:spacing w:val="-13"/>
              </w:rPr>
            </w:rPrChange>
          </w:rPr>
          <w:delText xml:space="preserve"> </w:delText>
        </w:r>
      </w:del>
      <w:ins w:id="48" w:author="Ritley Kenneth" w:date="2025-12-09T05:02:00Z" w16du:dateUtc="2025-12-09T04:02:00Z">
        <w:r w:rsidR="00BB7B74" w:rsidRPr="00BB7B74">
          <w:rPr>
            <w:u w:val="single"/>
            <w:rPrChange w:id="49" w:author="Ritley Kenneth" w:date="2025-12-09T05:02:00Z" w16du:dateUtc="2025-12-09T04:02:00Z">
              <w:rPr/>
            </w:rPrChange>
          </w:rPr>
          <w:t>analytical</w:t>
        </w:r>
        <w:r w:rsidR="00BB7B74">
          <w:rPr>
            <w:spacing w:val="-13"/>
          </w:rPr>
          <w:t xml:space="preserve"> </w:t>
        </w:r>
      </w:ins>
      <w:r>
        <w:t>reporting</w:t>
      </w:r>
      <w:r>
        <w:rPr>
          <w:spacing w:val="-13"/>
        </w:rPr>
        <w:t xml:space="preserve"> </w:t>
      </w:r>
      <w:ins w:id="50" w:author="Ritley Kenneth" w:date="2025-12-09T05:04:00Z" w16du:dateUtc="2025-12-09T04:04:00Z">
        <w:r w:rsidR="009014D7">
          <w:rPr>
            <w:spacing w:val="-13"/>
          </w:rPr>
          <w:t xml:space="preserve">focuses on aggregated </w:t>
        </w:r>
      </w:ins>
      <w:ins w:id="51" w:author="Ritley Kenneth" w:date="2025-12-09T05:05:00Z" w16du:dateUtc="2025-12-09T04:05:00Z">
        <w:r w:rsidR="009014D7">
          <w:rPr>
            <w:spacing w:val="-13"/>
          </w:rPr>
          <w:t xml:space="preserve">insights for evaluation and planning. </w:t>
        </w:r>
      </w:ins>
      <w:del w:id="52" w:author="Ritley Kenneth" w:date="2025-12-09T05:05:00Z" w16du:dateUtc="2025-12-09T04:05:00Z">
        <w:r w:rsidDel="009014D7">
          <w:delText>excludes</w:delText>
        </w:r>
        <w:r w:rsidDel="009014D7">
          <w:rPr>
            <w:spacing w:val="-13"/>
          </w:rPr>
          <w:delText xml:space="preserve"> </w:delText>
        </w:r>
        <w:r w:rsidDel="009014D7">
          <w:delText>the</w:delText>
        </w:r>
        <w:r w:rsidDel="009014D7">
          <w:rPr>
            <w:spacing w:val="-12"/>
          </w:rPr>
          <w:delText xml:space="preserve"> </w:delText>
        </w:r>
        <w:r w:rsidDel="009014D7">
          <w:delText>reports</w:delText>
        </w:r>
        <w:r w:rsidDel="009014D7">
          <w:rPr>
            <w:spacing w:val="-13"/>
          </w:rPr>
          <w:delText xml:space="preserve"> </w:delText>
        </w:r>
        <w:r w:rsidDel="009014D7">
          <w:delText>used</w:delText>
        </w:r>
        <w:r w:rsidDel="009014D7">
          <w:rPr>
            <w:spacing w:val="-13"/>
          </w:rPr>
          <w:delText xml:space="preserve"> </w:delText>
        </w:r>
        <w:r w:rsidDel="009014D7">
          <w:delText>during</w:delText>
        </w:r>
        <w:r w:rsidDel="009014D7">
          <w:rPr>
            <w:spacing w:val="-13"/>
          </w:rPr>
          <w:delText xml:space="preserve"> </w:delText>
        </w:r>
        <w:r w:rsidDel="009014D7">
          <w:delText>operations</w:delText>
        </w:r>
        <w:r w:rsidDel="009014D7">
          <w:rPr>
            <w:spacing w:val="-12"/>
          </w:rPr>
          <w:delText xml:space="preserve"> </w:delText>
        </w:r>
        <w:r w:rsidDel="009014D7">
          <w:delText>for</w:delText>
        </w:r>
        <w:r w:rsidDel="009014D7">
          <w:rPr>
            <w:spacing w:val="-13"/>
          </w:rPr>
          <w:delText xml:space="preserve"> </w:delText>
        </w:r>
        <w:r w:rsidDel="009014D7">
          <w:delText>real-time</w:delText>
        </w:r>
        <w:r w:rsidDel="009014D7">
          <w:rPr>
            <w:spacing w:val="-13"/>
          </w:rPr>
          <w:delText xml:space="preserve"> </w:delText>
        </w:r>
        <w:r w:rsidDel="009014D7">
          <w:delText>guidance.</w:delText>
        </w:r>
        <w:r w:rsidDel="009014D7">
          <w:rPr>
            <w:spacing w:val="-6"/>
          </w:rPr>
          <w:delText xml:space="preserve"> </w:delText>
        </w:r>
      </w:del>
      <w:r>
        <w:t>Ex-amples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analytical</w:t>
      </w:r>
      <w:r>
        <w:rPr>
          <w:spacing w:val="-9"/>
        </w:rPr>
        <w:t xml:space="preserve"> </w:t>
      </w:r>
      <w:r>
        <w:t>reporting</w:t>
      </w:r>
      <w:r>
        <w:rPr>
          <w:spacing w:val="-9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lastRenderedPageBreak/>
        <w:t>and</w:t>
      </w:r>
      <w:r>
        <w:rPr>
          <w:spacing w:val="-9"/>
        </w:rPr>
        <w:t xml:space="preserve"> </w:t>
      </w:r>
      <w:r>
        <w:t>aggregations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items. The stakeholders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distribute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postal</w:t>
      </w:r>
      <w:r>
        <w:rPr>
          <w:spacing w:val="-8"/>
        </w:rPr>
        <w:t xml:space="preserve"> </w:t>
      </w:r>
      <w:r>
        <w:t>services,</w:t>
      </w:r>
      <w:r>
        <w:rPr>
          <w:spacing w:val="-7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sorting and delivery. The team is currently handling approximately</w:t>
      </w:r>
    </w:p>
    <w:p w14:paraId="4C3C7764" w14:textId="77777777" w:rsidR="000655EC" w:rsidRDefault="00000000">
      <w:pPr>
        <w:pStyle w:val="Textkrper"/>
        <w:spacing w:line="262" w:lineRule="exact"/>
        <w:ind w:left="360"/>
        <w:jc w:val="both"/>
      </w:pPr>
      <w:commentRangeStart w:id="53"/>
      <w:r>
        <w:t>TODO: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reports</w:t>
      </w:r>
      <w:commentRangeEnd w:id="53"/>
      <w:r w:rsidR="00A82D31">
        <w:rPr>
          <w:rStyle w:val="Kommentarzeichen"/>
        </w:rPr>
        <w:commentReference w:id="53"/>
      </w:r>
    </w:p>
    <w:p w14:paraId="4C3C7765" w14:textId="061E3FD2" w:rsidR="000655EC" w:rsidRDefault="00000000">
      <w:pPr>
        <w:pStyle w:val="Textkrper"/>
        <w:spacing w:before="6" w:line="216" w:lineRule="auto"/>
        <w:ind w:left="142" w:right="848" w:firstLine="218"/>
        <w:jc w:val="both"/>
      </w:pPr>
      <w:commentRangeStart w:id="54"/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reasons</w:t>
      </w:r>
      <w:r>
        <w:rPr>
          <w:spacing w:val="-7"/>
        </w:rPr>
        <w:t xml:space="preserve"> </w:t>
      </w:r>
      <w:commentRangeEnd w:id="54"/>
      <w:r w:rsidR="00E04D4D">
        <w:rPr>
          <w:rStyle w:val="Kommentarzeichen"/>
        </w:rPr>
        <w:commentReference w:id="54"/>
      </w:r>
      <w:r>
        <w:t>why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deeper</w:t>
      </w:r>
      <w:r>
        <w:rPr>
          <w:spacing w:val="-7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currently</w:t>
      </w:r>
      <w:r>
        <w:rPr>
          <w:spacing w:val="-7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t>important. First,</w:t>
      </w:r>
      <w:r>
        <w:rPr>
          <w:spacing w:val="-8"/>
        </w:rPr>
        <w:t xml:space="preserve"> </w:t>
      </w:r>
      <w:ins w:id="55" w:author="Ritley Kenneth" w:date="2025-12-09T04:57:00Z" w16du:dateUtc="2025-12-09T03:57:00Z">
        <w:r w:rsidR="007E2934">
          <w:rPr>
            <w:spacing w:val="-8"/>
          </w:rPr>
          <w:t xml:space="preserve">the infrastructure for </w:t>
        </w:r>
      </w:ins>
      <w:r>
        <w:t>analytical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transitioning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on-premise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ins w:id="56" w:author="Ritley Kenneth" w:date="2025-12-09T04:58:00Z" w16du:dateUtc="2025-12-09T03:58:00Z">
        <w:r w:rsidR="007E2934">
          <w:rPr>
            <w:spacing w:val="-8"/>
          </w:rPr>
          <w:t xml:space="preserve">the </w:t>
        </w:r>
      </w:ins>
      <w:r>
        <w:t>cloud. Second,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addition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migration of</w:t>
      </w:r>
      <w:r>
        <w:rPr>
          <w:spacing w:val="-3"/>
        </w:rPr>
        <w:t xml:space="preserve"> </w:t>
      </w:r>
      <w:r>
        <w:t>reporting,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Swiss</w:t>
      </w:r>
      <w:r>
        <w:rPr>
          <w:spacing w:val="-3"/>
        </w:rPr>
        <w:t xml:space="preserve"> </w:t>
      </w:r>
      <w:r>
        <w:t>Post</w:t>
      </w:r>
      <w:r>
        <w:rPr>
          <w:spacing w:val="-2"/>
        </w:rPr>
        <w:t xml:space="preserve"> </w:t>
      </w:r>
      <w:hyperlink w:anchor="_bookmark0" w:history="1">
        <w:r w:rsidR="000655EC">
          <w:t>sorting</w:t>
        </w:r>
        <w:r w:rsidR="000655EC">
          <w:rPr>
            <w:spacing w:val="-3"/>
          </w:rPr>
          <w:t xml:space="preserve"> </w:t>
        </w:r>
        <w:r w:rsidR="000655EC">
          <w:t>center</w:t>
        </w:r>
      </w:hyperlink>
      <w:r>
        <w:rPr>
          <w:spacing w:val="-3"/>
        </w:rPr>
        <w:t xml:space="preserve"> </w:t>
      </w:r>
      <w:r>
        <w:t>locations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parcels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undergoing</w:t>
      </w:r>
      <w:r>
        <w:rPr>
          <w:spacing w:val="-3"/>
        </w:rPr>
        <w:t xml:space="preserve"> </w:t>
      </w:r>
      <w:r>
        <w:t>funda-mental</w:t>
      </w:r>
      <w:r>
        <w:rPr>
          <w:spacing w:val="-10"/>
        </w:rPr>
        <w:t xml:space="preserve"> </w:t>
      </w:r>
      <w:r>
        <w:t>changes. These</w:t>
      </w:r>
      <w:r>
        <w:rPr>
          <w:spacing w:val="-10"/>
        </w:rPr>
        <w:t xml:space="preserve"> </w:t>
      </w:r>
      <w:r>
        <w:t>changes</w:t>
      </w:r>
      <w:r>
        <w:rPr>
          <w:spacing w:val="-10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include</w:t>
      </w:r>
      <w:r>
        <w:rPr>
          <w:spacing w:val="-11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modifications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pipelines,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 xml:space="preserve">sometimes </w:t>
      </w:r>
      <w:r>
        <w:rPr>
          <w:spacing w:val="-2"/>
        </w:rPr>
        <w:t>make</w:t>
      </w:r>
      <w:r>
        <w:rPr>
          <w:spacing w:val="-7"/>
        </w:rPr>
        <w:t xml:space="preserve"> </w:t>
      </w:r>
      <w:r>
        <w:rPr>
          <w:spacing w:val="-2"/>
        </w:rPr>
        <w:t>comparisons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previous</w:t>
      </w:r>
      <w:r>
        <w:rPr>
          <w:spacing w:val="-7"/>
        </w:rPr>
        <w:t xml:space="preserve"> </w:t>
      </w:r>
      <w:r>
        <w:rPr>
          <w:spacing w:val="-2"/>
        </w:rPr>
        <w:t>figures</w:t>
      </w:r>
      <w:r>
        <w:rPr>
          <w:spacing w:val="-7"/>
        </w:rPr>
        <w:t xml:space="preserve"> </w:t>
      </w:r>
      <w:r>
        <w:rPr>
          <w:spacing w:val="-2"/>
        </w:rPr>
        <w:t>impossible.</w:t>
      </w:r>
      <w:r>
        <w:rPr>
          <w:spacing w:val="6"/>
        </w:rPr>
        <w:t xml:space="preserve"> </w:t>
      </w:r>
      <w:r>
        <w:rPr>
          <w:spacing w:val="-2"/>
        </w:rPr>
        <w:t>Therefore,</w:t>
      </w:r>
      <w:r>
        <w:rPr>
          <w:spacing w:val="-6"/>
        </w:rPr>
        <w:t xml:space="preserve"> </w:t>
      </w:r>
      <w:ins w:id="57" w:author="Ritley Kenneth" w:date="2025-12-09T04:58:00Z" w16du:dateUtc="2025-12-09T03:58:00Z">
        <w:r w:rsidR="007E2934">
          <w:rPr>
            <w:spacing w:val="-6"/>
          </w:rPr>
          <w:t xml:space="preserve">at this critical point in time, </w:t>
        </w:r>
      </w:ins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utmost</w:t>
      </w:r>
      <w:r>
        <w:rPr>
          <w:spacing w:val="-7"/>
        </w:rPr>
        <w:t xml:space="preserve"> </w:t>
      </w:r>
      <w:r>
        <w:rPr>
          <w:spacing w:val="-2"/>
        </w:rPr>
        <w:t>importance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maintain</w:t>
      </w:r>
      <w:r>
        <w:rPr>
          <w:spacing w:val="-7"/>
        </w:rPr>
        <w:t xml:space="preserve"> </w:t>
      </w:r>
      <w:r>
        <w:rPr>
          <w:spacing w:val="-2"/>
        </w:rPr>
        <w:t xml:space="preserve">users’ </w:t>
      </w:r>
      <w:r>
        <w:t>trust in the data during this change process.</w:t>
      </w:r>
    </w:p>
    <w:p w14:paraId="4C3C7766" w14:textId="77777777" w:rsidR="000655EC" w:rsidRDefault="000655EC">
      <w:pPr>
        <w:pStyle w:val="Textkrper"/>
        <w:spacing w:before="50"/>
      </w:pPr>
    </w:p>
    <w:p w14:paraId="4C3C7767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58" w:name="Motivation"/>
      <w:bookmarkStart w:id="59" w:name="_bookmark4"/>
      <w:bookmarkEnd w:id="58"/>
      <w:bookmarkEnd w:id="59"/>
      <w:r>
        <w:rPr>
          <w:b w:val="0"/>
          <w:color w:val="687D91"/>
          <w:spacing w:val="-2"/>
          <w:w w:val="95"/>
        </w:rPr>
        <w:t>Motivation</w:t>
      </w:r>
    </w:p>
    <w:p w14:paraId="4C3C7768" w14:textId="3B91EF62" w:rsidR="000655EC" w:rsidRDefault="00000000">
      <w:pPr>
        <w:pStyle w:val="Textkrper"/>
        <w:spacing w:before="220" w:line="216" w:lineRule="auto"/>
        <w:ind w:left="142" w:right="848"/>
        <w:jc w:val="both"/>
      </w:pP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quality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ins w:id="60" w:author="Ritley Kenneth" w:date="2025-12-09T05:06:00Z" w16du:dateUtc="2025-12-09T04:06:00Z">
        <w:r w:rsidR="00E04D4D">
          <w:rPr>
            <w:spacing w:val="-5"/>
          </w:rPr>
          <w:t xml:space="preserve">data </w:t>
        </w:r>
      </w:ins>
      <w:r>
        <w:rPr>
          <w:spacing w:val="-2"/>
        </w:rPr>
        <w:t>availability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central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any</w:t>
      </w:r>
      <w:r>
        <w:rPr>
          <w:spacing w:val="-5"/>
        </w:rPr>
        <w:t xml:space="preserve"> </w:t>
      </w:r>
      <w:r>
        <w:rPr>
          <w:spacing w:val="-2"/>
        </w:rPr>
        <w:t>company. Data</w:t>
      </w:r>
      <w:r>
        <w:rPr>
          <w:spacing w:val="-5"/>
        </w:rPr>
        <w:t xml:space="preserve"> </w:t>
      </w:r>
      <w:r>
        <w:rPr>
          <w:spacing w:val="-2"/>
        </w:rPr>
        <w:t>availability</w:t>
      </w:r>
      <w:r>
        <w:rPr>
          <w:spacing w:val="-5"/>
        </w:rPr>
        <w:t xml:space="preserve"> </w:t>
      </w:r>
      <w:r>
        <w:rPr>
          <w:spacing w:val="-2"/>
        </w:rPr>
        <w:t>enables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company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operate</w:t>
      </w:r>
      <w:del w:id="61" w:author="Ritley Kenneth" w:date="2025-12-09T05:06:00Z" w16du:dateUtc="2025-12-09T04:06:00Z">
        <w:r w:rsidDel="00E04D4D">
          <w:rPr>
            <w:spacing w:val="-5"/>
          </w:rPr>
          <w:delText xml:space="preserve"> </w:delText>
        </w:r>
        <w:r w:rsidDel="00E04D4D">
          <w:rPr>
            <w:spacing w:val="-2"/>
          </w:rPr>
          <w:delText>in</w:delText>
        </w:r>
      </w:del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business.</w:t>
      </w:r>
      <w:r>
        <w:rPr>
          <w:spacing w:val="16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low-tech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non-IT</w:t>
      </w:r>
      <w:r>
        <w:rPr>
          <w:spacing w:val="-3"/>
        </w:rPr>
        <w:t xml:space="preserve"> </w:t>
      </w:r>
      <w:r>
        <w:t>industries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hyperlink w:anchor="_bookmark64" w:history="1">
        <w:r w:rsidR="000655EC">
          <w:t>2025</w:t>
        </w:r>
      </w:hyperlink>
      <w:r>
        <w:rPr>
          <w:spacing w:val="-3"/>
        </w:rPr>
        <w:t xml:space="preserve"> </w:t>
      </w:r>
      <w:ins w:id="62" w:author="Ritley Kenneth" w:date="2025-12-09T05:06:00Z" w16du:dateUtc="2025-12-09T04:06:00Z">
        <w:r w:rsidR="003B4526">
          <w:rPr>
            <w:spacing w:val="-3"/>
          </w:rPr>
          <w:t>has basic but essential</w:t>
        </w:r>
      </w:ins>
      <w:ins w:id="63" w:author="Ritley Kenneth" w:date="2025-12-09T05:07:00Z" w16du:dateUtc="2025-12-09T04:07:00Z">
        <w:r w:rsidR="003B4526">
          <w:rPr>
            <w:spacing w:val="-3"/>
          </w:rPr>
          <w:t xml:space="preserve"> </w:t>
        </w:r>
      </w:ins>
      <w:r>
        <w:t>needs</w:t>
      </w:r>
      <w:ins w:id="64" w:author="Ritley Kenneth" w:date="2025-12-09T05:07:00Z" w16du:dateUtc="2025-12-09T04:07:00Z">
        <w:r w:rsidR="00195DF2">
          <w:t>,</w:t>
        </w:r>
      </w:ins>
      <w:r>
        <w:rPr>
          <w:spacing w:val="-3"/>
        </w:rPr>
        <w:t xml:space="preserve"> </w:t>
      </w:r>
      <w:del w:id="65" w:author="Ritley Kenneth" w:date="2025-12-09T05:07:00Z" w16du:dateUtc="2025-12-09T04:07:00Z">
        <w:r w:rsidDel="00195DF2">
          <w:delText>to</w:delText>
        </w:r>
        <w:r w:rsidDel="00195DF2">
          <w:rPr>
            <w:spacing w:val="-3"/>
          </w:rPr>
          <w:delText xml:space="preserve"> </w:delText>
        </w:r>
        <w:r w:rsidDel="00195DF2">
          <w:delText>know,</w:delText>
        </w:r>
        <w:r w:rsidDel="00195DF2">
          <w:rPr>
            <w:spacing w:val="-1"/>
          </w:rPr>
          <w:delText xml:space="preserve"> </w:delText>
        </w:r>
      </w:del>
      <w:r>
        <w:t>for example,</w:t>
      </w:r>
      <w:r>
        <w:rPr>
          <w:spacing w:val="-3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where</w:t>
      </w:r>
      <w:ins w:id="66" w:author="Ritley Kenneth" w:date="2025-12-09T05:07:00Z" w16du:dateUtc="2025-12-09T04:07:00Z">
        <w:r w:rsidR="00195DF2">
          <w:t>,</w:t>
        </w:r>
      </w:ins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staff.</w:t>
      </w:r>
      <w:r>
        <w:rPr>
          <w:spacing w:val="1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having</w:t>
      </w:r>
      <w:r>
        <w:rPr>
          <w:spacing w:val="-4"/>
        </w:rPr>
        <w:t xml:space="preserve"> </w:t>
      </w:r>
      <w:commentRangeStart w:id="67"/>
      <w:del w:id="68" w:author="Ritley Kenneth" w:date="2025-12-09T05:11:00Z" w16du:dateUtc="2025-12-09T04:11:00Z">
        <w:r w:rsidDel="00A1110C">
          <w:delText>these</w:delText>
        </w:r>
        <w:r w:rsidDel="00A1110C">
          <w:rPr>
            <w:spacing w:val="-4"/>
          </w:rPr>
          <w:delText xml:space="preserve"> </w:delText>
        </w:r>
        <w:r w:rsidDel="00A1110C">
          <w:delText>data</w:delText>
        </w:r>
      </w:del>
      <w:ins w:id="69" w:author="Ritley Kenneth" w:date="2025-12-09T05:11:00Z" w16du:dateUtc="2025-12-09T04:11:00Z">
        <w:r w:rsidR="00A1110C">
          <w:t>this data</w:t>
        </w:r>
      </w:ins>
      <w:r>
        <w:rPr>
          <w:spacing w:val="-4"/>
        </w:rPr>
        <w:t xml:space="preserve"> </w:t>
      </w:r>
      <w:commentRangeEnd w:id="67"/>
      <w:r w:rsidR="00A1110C">
        <w:rPr>
          <w:rStyle w:val="Kommentarzeichen"/>
        </w:rPr>
        <w:commentReference w:id="67"/>
      </w:r>
      <w:r>
        <w:t>available</w:t>
      </w:r>
      <w:r>
        <w:rPr>
          <w:spacing w:val="-4"/>
        </w:rPr>
        <w:t xml:space="preserve"> </w:t>
      </w:r>
      <w:del w:id="70" w:author="Ritley Kenneth" w:date="2025-12-09T05:07:00Z" w16du:dateUtc="2025-12-09T04:07:00Z">
        <w:r w:rsidDel="00195DF2">
          <w:delText>in any type of system</w:delText>
        </w:r>
      </w:del>
      <w:ins w:id="71" w:author="Ritley Kenneth" w:date="2025-12-09T05:07:00Z" w16du:dateUtc="2025-12-09T04:07:00Z">
        <w:r w:rsidR="00195DF2">
          <w:t>for the right people at the right time</w:t>
        </w:r>
      </w:ins>
      <w:r>
        <w:t xml:space="preserve"> will cause problems whenever the data need</w:t>
      </w:r>
      <w:del w:id="72" w:author="Ritley Kenneth" w:date="2025-12-09T05:07:00Z" w16du:dateUtc="2025-12-09T04:07:00Z">
        <w:r w:rsidDel="00195DF2">
          <w:delText>s</w:delText>
        </w:r>
      </w:del>
      <w:r>
        <w:t xml:space="preserve"> to be used.</w:t>
      </w:r>
    </w:p>
    <w:p w14:paraId="5690154D" w14:textId="77777777" w:rsidR="00071695" w:rsidRDefault="00000000">
      <w:pPr>
        <w:pStyle w:val="Textkrper"/>
        <w:spacing w:line="216" w:lineRule="auto"/>
        <w:ind w:left="142" w:right="848" w:firstLine="218"/>
        <w:jc w:val="both"/>
        <w:rPr>
          <w:ins w:id="73" w:author="Ritley Kenneth" w:date="2025-12-09T05:12:00Z" w16du:dateUtc="2025-12-09T04:12:00Z"/>
          <w:spacing w:val="-11"/>
        </w:rPr>
      </w:pP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context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ongoing</w:t>
      </w:r>
      <w:r>
        <w:rPr>
          <w:spacing w:val="-13"/>
        </w:rPr>
        <w:t xml:space="preserve"> </w:t>
      </w:r>
      <w:r>
        <w:t>changes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Swiss</w:t>
      </w:r>
      <w:r>
        <w:rPr>
          <w:spacing w:val="-13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>reporting</w:t>
      </w:r>
      <w:r>
        <w:rPr>
          <w:spacing w:val="-12"/>
        </w:rPr>
        <w:t xml:space="preserve"> </w:t>
      </w:r>
      <w:r>
        <w:t>infrastructure,</w:t>
      </w:r>
      <w:r>
        <w:rPr>
          <w:spacing w:val="-13"/>
        </w:rPr>
        <w:t xml:space="preserve"> </w:t>
      </w:r>
      <w:r>
        <w:t>keeping</w:t>
      </w:r>
      <w:r>
        <w:rPr>
          <w:spacing w:val="-13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hyperlink w:anchor="_bookmark0" w:history="1">
        <w:r w:rsidR="00071695">
          <w:t>data</w:t>
        </w:r>
        <w:r w:rsidR="00071695">
          <w:rPr>
            <w:spacing w:val="-13"/>
          </w:rPr>
          <w:t xml:space="preserve"> </w:t>
        </w:r>
        <w:r w:rsidR="00071695">
          <w:t>avail-</w:t>
        </w:r>
      </w:hyperlink>
      <w:hyperlink w:anchor="_bookmark0" w:history="1">
        <w:r w:rsidR="00071695">
          <w:t>ability</w:t>
        </w:r>
      </w:hyperlink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hyperlink w:anchor="_bookmark0" w:history="1">
        <w:r w:rsidR="00071695">
          <w:t>data</w:t>
        </w:r>
        <w:r w:rsidR="00071695">
          <w:rPr>
            <w:spacing w:val="-5"/>
          </w:rPr>
          <w:t xml:space="preserve"> </w:t>
        </w:r>
        <w:r w:rsidR="00071695">
          <w:t>quality</w:t>
        </w:r>
      </w:hyperlink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challenging. These</w:t>
      </w:r>
      <w:r>
        <w:rPr>
          <w:spacing w:val="-5"/>
        </w:rPr>
        <w:t xml:space="preserve"> </w:t>
      </w:r>
      <w:ins w:id="74" w:author="Ritley Kenneth" w:date="2025-12-09T05:11:00Z" w16du:dateUtc="2025-12-09T04:11:00Z">
        <w:r w:rsidR="00533F9E">
          <w:rPr>
            <w:spacing w:val="-5"/>
          </w:rPr>
          <w:t xml:space="preserve">infrastructure-related </w:t>
        </w:r>
      </w:ins>
      <w:r>
        <w:t>changes</w:t>
      </w:r>
      <w:r>
        <w:rPr>
          <w:spacing w:val="-5"/>
        </w:rPr>
        <w:t xml:space="preserve"> </w:t>
      </w:r>
      <w:r>
        <w:t>comprise</w:t>
      </w:r>
      <w:r>
        <w:rPr>
          <w:spacing w:val="-5"/>
        </w:rPr>
        <w:t xml:space="preserve"> </w:t>
      </w:r>
      <w:ins w:id="75" w:author="Ritley Kenneth" w:date="2025-12-09T05:11:00Z" w16du:dateUtc="2025-12-09T04:11:00Z">
        <w:r w:rsidR="00533F9E">
          <w:rPr>
            <w:spacing w:val="-5"/>
          </w:rPr>
          <w:t xml:space="preserve">the construction of </w:t>
        </w:r>
      </w:ins>
      <w:r>
        <w:t>new</w:t>
      </w:r>
      <w:r>
        <w:rPr>
          <w:spacing w:val="-5"/>
        </w:rPr>
        <w:t xml:space="preserve"> </w:t>
      </w:r>
      <w:r>
        <w:t>reports,</w:t>
      </w:r>
      <w:r>
        <w:rPr>
          <w:spacing w:val="-4"/>
        </w:rPr>
        <w:t xml:space="preserve"> </w:t>
      </w:r>
      <w:hyperlink w:anchor="_bookmark0" w:history="1">
        <w:r w:rsidR="00071695">
          <w:t>one-to-one</w:t>
        </w:r>
        <w:r w:rsidR="00071695">
          <w:rPr>
            <w:spacing w:val="-5"/>
          </w:rPr>
          <w:t xml:space="preserve"> </w:t>
        </w:r>
        <w:r w:rsidR="00071695">
          <w:t>migrations,</w:t>
        </w:r>
      </w:hyperlink>
      <w:r>
        <w:rPr>
          <w:spacing w:val="-3"/>
        </w:rPr>
        <w:t xml:space="preserve"> </w:t>
      </w:r>
      <w:r>
        <w:t xml:space="preserve">and </w:t>
      </w:r>
      <w:ins w:id="76" w:author="Ritley Kenneth" w:date="2025-12-09T05:12:00Z" w16du:dateUtc="2025-12-09T04:12:00Z">
        <w:r w:rsidR="0058286E">
          <w:t xml:space="preserve">the re-engineering </w:t>
        </w:r>
      </w:ins>
      <w:del w:id="77" w:author="Ritley Kenneth" w:date="2025-12-09T05:12:00Z" w16du:dateUtc="2025-12-09T04:12:00Z">
        <w:r w:rsidDel="0058286E">
          <w:rPr>
            <w:spacing w:val="-2"/>
          </w:rPr>
          <w:delText>rebuilds</w:delText>
        </w:r>
        <w:r w:rsidDel="0058286E">
          <w:rPr>
            <w:spacing w:val="-11"/>
          </w:rPr>
          <w:delText xml:space="preserve"> </w:delText>
        </w:r>
      </w:del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existing</w:t>
      </w:r>
      <w:r>
        <w:rPr>
          <w:spacing w:val="-11"/>
        </w:rPr>
        <w:t xml:space="preserve"> </w:t>
      </w:r>
      <w:r>
        <w:rPr>
          <w:spacing w:val="-2"/>
        </w:rPr>
        <w:t>reports.</w:t>
      </w:r>
      <w:r>
        <w:rPr>
          <w:spacing w:val="-11"/>
        </w:rPr>
        <w:t xml:space="preserve"> </w:t>
      </w:r>
    </w:p>
    <w:p w14:paraId="47ADFE15" w14:textId="77777777" w:rsidR="00071695" w:rsidRDefault="00071695">
      <w:pPr>
        <w:pStyle w:val="Textkrper"/>
        <w:spacing w:line="216" w:lineRule="auto"/>
        <w:ind w:left="142" w:right="848" w:firstLine="218"/>
        <w:jc w:val="both"/>
        <w:rPr>
          <w:ins w:id="78" w:author="Ritley Kenneth" w:date="2025-12-09T05:13:00Z" w16du:dateUtc="2025-12-09T04:13:00Z"/>
          <w:spacing w:val="-11"/>
        </w:rPr>
      </w:pPr>
    </w:p>
    <w:p w14:paraId="4C3C7769" w14:textId="23A68E4E" w:rsidR="000655EC" w:rsidRDefault="00071695">
      <w:pPr>
        <w:pStyle w:val="Textkrper"/>
        <w:spacing w:line="216" w:lineRule="auto"/>
        <w:ind w:left="142" w:right="848" w:firstLine="218"/>
        <w:jc w:val="both"/>
      </w:pPr>
      <w:ins w:id="79" w:author="Ritley Kenneth" w:date="2025-12-09T05:12:00Z" w16du:dateUtc="2025-12-09T04:12:00Z">
        <w:r>
          <w:rPr>
            <w:spacing w:val="-11"/>
          </w:rPr>
          <w:t xml:space="preserve">Furthermore, </w:t>
        </w:r>
      </w:ins>
      <w:del w:id="80" w:author="Ritley Kenneth" w:date="2025-12-09T05:12:00Z" w16du:dateUtc="2025-12-09T04:12:00Z">
        <w:r w:rsidDel="00071695">
          <w:rPr>
            <w:spacing w:val="-2"/>
          </w:rPr>
          <w:delText>Due</w:delText>
        </w:r>
        <w:r w:rsidDel="00071695">
          <w:rPr>
            <w:spacing w:val="-11"/>
          </w:rPr>
          <w:delText xml:space="preserve"> </w:delText>
        </w:r>
      </w:del>
      <w:ins w:id="81" w:author="Ritley Kenneth" w:date="2025-12-09T05:12:00Z" w16du:dateUtc="2025-12-09T04:12:00Z">
        <w:r>
          <w:rPr>
            <w:spacing w:val="-2"/>
          </w:rPr>
          <w:t>due</w:t>
        </w:r>
        <w:r>
          <w:rPr>
            <w:spacing w:val="-11"/>
          </w:rPr>
          <w:t xml:space="preserve"> </w:t>
        </w:r>
      </w:ins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lack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automated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accuracy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quality</w:t>
      </w:r>
      <w:r>
        <w:rPr>
          <w:spacing w:val="-11"/>
        </w:rPr>
        <w:t xml:space="preserve"> </w:t>
      </w:r>
      <w:r>
        <w:rPr>
          <w:spacing w:val="-2"/>
        </w:rPr>
        <w:t>checks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DWH LS</w:t>
      </w:r>
      <w:r>
        <w:rPr>
          <w:spacing w:val="-12"/>
        </w:rPr>
        <w:t xml:space="preserve"> </w:t>
      </w:r>
      <w:r>
        <w:rPr>
          <w:spacing w:val="-2"/>
        </w:rPr>
        <w:t>OPS</w:t>
      </w:r>
      <w:r>
        <w:rPr>
          <w:spacing w:val="-12"/>
        </w:rPr>
        <w:t xml:space="preserve"> </w:t>
      </w:r>
      <w:r>
        <w:rPr>
          <w:spacing w:val="-2"/>
        </w:rPr>
        <w:t>environment</w:t>
      </w:r>
      <w:r>
        <w:rPr>
          <w:spacing w:val="-11"/>
        </w:rPr>
        <w:t xml:space="preserve"> </w:t>
      </w:r>
      <w:r>
        <w:rPr>
          <w:spacing w:val="-2"/>
        </w:rPr>
        <w:t>at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time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defining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project,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topic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highly</w:t>
      </w:r>
      <w:r>
        <w:rPr>
          <w:spacing w:val="-11"/>
        </w:rPr>
        <w:t xml:space="preserve"> </w:t>
      </w:r>
      <w:r>
        <w:rPr>
          <w:spacing w:val="-2"/>
        </w:rPr>
        <w:t>relevant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team</w:t>
      </w:r>
      <w:r>
        <w:rPr>
          <w:spacing w:val="-12"/>
        </w:rPr>
        <w:t xml:space="preserve"> </w:t>
      </w:r>
      <w:r>
        <w:rPr>
          <w:spacing w:val="-2"/>
        </w:rPr>
        <w:t>responsible</w:t>
      </w:r>
    </w:p>
    <w:p w14:paraId="4C3C776A" w14:textId="77777777" w:rsidR="000655EC" w:rsidRDefault="000655EC">
      <w:pPr>
        <w:pStyle w:val="Textkrper"/>
        <w:spacing w:line="216" w:lineRule="auto"/>
        <w:jc w:val="both"/>
        <w:sectPr w:rsidR="000655EC">
          <w:headerReference w:type="default" r:id="rId25"/>
          <w:footerReference w:type="even" r:id="rId26"/>
          <w:footerReference w:type="default" r:id="rId27"/>
          <w:pgSz w:w="11910" w:h="16840"/>
          <w:pgMar w:top="1660" w:right="0" w:bottom="180" w:left="708" w:header="0" w:footer="0" w:gutter="0"/>
          <w:pgNumType w:start="1"/>
          <w:cols w:space="720"/>
        </w:sectPr>
      </w:pPr>
    </w:p>
    <w:p w14:paraId="4C3C776B" w14:textId="77777777" w:rsidR="000655EC" w:rsidRDefault="000655EC">
      <w:pPr>
        <w:pStyle w:val="Textkrper"/>
        <w:spacing w:before="110"/>
      </w:pPr>
    </w:p>
    <w:p w14:paraId="4C3C776C" w14:textId="25610CA8" w:rsidR="000655EC" w:rsidRDefault="00000000">
      <w:pPr>
        <w:pStyle w:val="Textkrper"/>
        <w:spacing w:before="1" w:line="216" w:lineRule="auto"/>
        <w:ind w:left="142" w:right="848"/>
        <w:jc w:val="both"/>
      </w:pPr>
      <w:r>
        <w:t>for</w:t>
      </w:r>
      <w:r>
        <w:rPr>
          <w:spacing w:val="-8"/>
        </w:rPr>
        <w:t xml:space="preserve"> </w:t>
      </w:r>
      <w:ins w:id="82" w:author="Ritley Kenneth" w:date="2025-12-09T05:13:00Z" w16du:dateUtc="2025-12-09T04:13:00Z">
        <w:r w:rsidR="00304352">
          <w:rPr>
            <w:spacing w:val="-8"/>
          </w:rPr>
          <w:t xml:space="preserve">both </w:t>
        </w:r>
      </w:ins>
      <w:r>
        <w:t>the</w:t>
      </w:r>
      <w:r>
        <w:rPr>
          <w:spacing w:val="-8"/>
        </w:rPr>
        <w:t xml:space="preserve"> </w:t>
      </w:r>
      <w:ins w:id="83" w:author="Ritley Kenneth" w:date="2025-12-09T05:13:00Z" w16du:dateUtc="2025-12-09T04:13:00Z">
        <w:r w:rsidR="00304352">
          <w:rPr>
            <w:spacing w:val="-8"/>
          </w:rPr>
          <w:t xml:space="preserve">operational and the </w:t>
        </w:r>
        <w:r w:rsidR="00071695">
          <w:rPr>
            <w:spacing w:val="-8"/>
          </w:rPr>
          <w:t xml:space="preserve">analytical </w:t>
        </w:r>
      </w:ins>
      <w:r>
        <w:t>reports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guide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company. If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incorrect,</w:t>
      </w:r>
      <w:r>
        <w:rPr>
          <w:spacing w:val="-8"/>
        </w:rPr>
        <w:t xml:space="preserve"> </w:t>
      </w:r>
      <w:r>
        <w:t>wrong</w:t>
      </w:r>
      <w:r>
        <w:rPr>
          <w:spacing w:val="-8"/>
        </w:rPr>
        <w:t xml:space="preserve"> </w:t>
      </w:r>
      <w:r>
        <w:t>decisions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made;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 data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unavailable,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cannot</w:t>
      </w:r>
      <w:r>
        <w:rPr>
          <w:spacing w:val="-12"/>
        </w:rPr>
        <w:t xml:space="preserve"> </w:t>
      </w:r>
      <w:r>
        <w:t>properly</w:t>
      </w:r>
      <w:r>
        <w:rPr>
          <w:spacing w:val="-12"/>
        </w:rPr>
        <w:t xml:space="preserve"> </w:t>
      </w:r>
      <w:r>
        <w:t>lead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staff.</w:t>
      </w:r>
      <w:r>
        <w:rPr>
          <w:spacing w:val="-5"/>
        </w:rPr>
        <w:t xml:space="preserve"> </w:t>
      </w:r>
      <w:r>
        <w:t>Thus,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topic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high</w:t>
      </w:r>
      <w:r>
        <w:rPr>
          <w:spacing w:val="-12"/>
        </w:rPr>
        <w:t xml:space="preserve"> </w:t>
      </w:r>
      <w:r>
        <w:t>importance</w:t>
      </w:r>
      <w:r>
        <w:rPr>
          <w:spacing w:val="-12"/>
        </w:rPr>
        <w:t xml:space="preserve"> </w:t>
      </w:r>
      <w:r>
        <w:t>and business critical.</w:t>
      </w:r>
    </w:p>
    <w:p w14:paraId="4C3C776D" w14:textId="33DA4BCC" w:rsidR="000655EC" w:rsidRDefault="00000000">
      <w:pPr>
        <w:pStyle w:val="Textkrper"/>
        <w:spacing w:before="5" w:line="216" w:lineRule="auto"/>
        <w:ind w:left="142" w:right="848" w:firstLine="218"/>
        <w:jc w:val="both"/>
      </w:pPr>
      <w:r>
        <w:t xml:space="preserve">Since the topic of data quality could be built from scratch, as if starting on a </w:t>
      </w:r>
      <w:hyperlink w:anchor="_bookmark0" w:history="1">
        <w:r w:rsidR="000655EC">
          <w:t>greenfield,</w:t>
        </w:r>
      </w:hyperlink>
      <w:r>
        <w:t xml:space="preserve"> it became an </w:t>
      </w:r>
      <w:r>
        <w:rPr>
          <w:spacing w:val="-2"/>
        </w:rPr>
        <w:t>ideal</w:t>
      </w:r>
      <w:r>
        <w:rPr>
          <w:spacing w:val="-7"/>
        </w:rPr>
        <w:t xml:space="preserve"> </w:t>
      </w:r>
      <w:r>
        <w:rPr>
          <w:spacing w:val="-2"/>
        </w:rPr>
        <w:t>subject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master’s</w:t>
      </w:r>
      <w:r>
        <w:rPr>
          <w:spacing w:val="-7"/>
        </w:rPr>
        <w:t xml:space="preserve"> </w:t>
      </w:r>
      <w:r>
        <w:rPr>
          <w:spacing w:val="-2"/>
        </w:rPr>
        <w:t>thesis.</w:t>
      </w:r>
      <w:r>
        <w:rPr>
          <w:spacing w:val="6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topic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highest</w:t>
      </w:r>
      <w:r>
        <w:rPr>
          <w:spacing w:val="-7"/>
        </w:rPr>
        <w:t xml:space="preserve"> </w:t>
      </w:r>
      <w:r>
        <w:rPr>
          <w:spacing w:val="-2"/>
        </w:rPr>
        <w:t>priority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Swiss</w:t>
      </w:r>
      <w:r>
        <w:rPr>
          <w:spacing w:val="-7"/>
        </w:rPr>
        <w:t xml:space="preserve"> </w:t>
      </w:r>
      <w:r>
        <w:rPr>
          <w:spacing w:val="-2"/>
        </w:rPr>
        <w:t>Post,</w:t>
      </w:r>
      <w:r>
        <w:rPr>
          <w:spacing w:val="-5"/>
        </w:rPr>
        <w:t xml:space="preserve"> </w:t>
      </w:r>
      <w:r>
        <w:rPr>
          <w:spacing w:val="-2"/>
        </w:rPr>
        <w:t xml:space="preserve">but </w:t>
      </w:r>
      <w:r>
        <w:t>it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valuable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pursue.</w:t>
      </w:r>
      <w:r>
        <w:rPr>
          <w:spacing w:val="17"/>
        </w:rPr>
        <w:t xml:space="preserve"> </w:t>
      </w:r>
      <w:del w:id="84" w:author="Ritley Kenneth" w:date="2025-12-09T05:15:00Z" w16du:dateUtc="2025-12-09T04:15:00Z">
        <w:r w:rsidDel="00867AD9">
          <w:delText>The</w:delText>
        </w:r>
        <w:r w:rsidDel="00867AD9">
          <w:rPr>
            <w:spacing w:val="-2"/>
          </w:rPr>
          <w:delText xml:space="preserve"> </w:delText>
        </w:r>
      </w:del>
      <w:ins w:id="85" w:author="Ritley Kenneth" w:date="2025-12-09T05:15:00Z" w16du:dateUtc="2025-12-09T04:15:00Z">
        <w:r w:rsidR="00867AD9">
          <w:t>This</w:t>
        </w:r>
        <w:r w:rsidR="00867AD9">
          <w:rPr>
            <w:spacing w:val="-2"/>
          </w:rPr>
          <w:t xml:space="preserve"> </w:t>
        </w:r>
      </w:ins>
      <w:r>
        <w:t>medium-priority</w:t>
      </w:r>
      <w:r>
        <w:rPr>
          <w:spacing w:val="-2"/>
        </w:rPr>
        <w:t xml:space="preserve"> </w:t>
      </w:r>
      <w:r>
        <w:t>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allowed the</w:t>
      </w:r>
      <w:r>
        <w:rPr>
          <w:spacing w:val="-9"/>
        </w:rPr>
        <w:t xml:space="preserve"> </w:t>
      </w:r>
      <w:r>
        <w:t>topic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divided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steps,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ins w:id="86" w:author="Ritley Kenneth" w:date="2025-12-09T05:15:00Z" w16du:dateUtc="2025-12-09T04:15:00Z">
        <w:r w:rsidR="00867AD9">
          <w:rPr>
            <w:spacing w:val="-9"/>
          </w:rPr>
          <w:t>proof-of-concept (</w:t>
        </w:r>
      </w:ins>
      <w:r>
        <w:t>PoC</w:t>
      </w:r>
      <w:ins w:id="87" w:author="Ritley Kenneth" w:date="2025-12-09T05:15:00Z" w16du:dateUtc="2025-12-09T04:15:00Z">
        <w:r w:rsidR="00867AD9">
          <w:t>)</w:t>
        </w:r>
      </w:ins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ins w:id="88" w:author="Ritley Kenneth" w:date="2025-12-09T05:15:00Z" w16du:dateUtc="2025-12-09T04:15:00Z">
        <w:r w:rsidR="005B40B2">
          <w:rPr>
            <w:spacing w:val="-9"/>
          </w:rPr>
          <w:t>minimum viable product (</w:t>
        </w:r>
      </w:ins>
      <w:hyperlink w:anchor="_bookmark0" w:history="1">
        <w:r w:rsidR="000655EC">
          <w:t>MVP</w:t>
        </w:r>
      </w:hyperlink>
      <w:ins w:id="89" w:author="Ritley Kenneth" w:date="2025-12-09T05:15:00Z" w16du:dateUtc="2025-12-09T04:15:00Z">
        <w:r w:rsidR="005B40B2">
          <w:t>)</w:t>
        </w:r>
      </w:ins>
      <w:r>
        <w:rPr>
          <w:spacing w:val="-9"/>
        </w:rPr>
        <w:t xml:space="preserve"> </w:t>
      </w:r>
      <w:r>
        <w:t>setup. Additionally,</w:t>
      </w:r>
      <w:r>
        <w:rPr>
          <w:spacing w:val="-9"/>
        </w:rPr>
        <w:t xml:space="preserve"> </w:t>
      </w:r>
      <w:r>
        <w:t xml:space="preserve">the medium priority regarding feature development in this area allowed for well-grounded research on the topic. All these aspects combined </w:t>
      </w:r>
      <w:del w:id="90" w:author="Ritley Kenneth" w:date="2025-12-09T05:16:00Z" w16du:dateUtc="2025-12-09T04:16:00Z">
        <w:r w:rsidDel="00305042">
          <w:delText>made it</w:delText>
        </w:r>
      </w:del>
      <w:ins w:id="91" w:author="Ritley Kenneth" w:date="2025-12-09T05:16:00Z" w16du:dateUtc="2025-12-09T04:16:00Z">
        <w:r w:rsidR="00305042">
          <w:t>the topic of data quality in the analytics reporting area</w:t>
        </w:r>
      </w:ins>
      <w:r>
        <w:t xml:space="preserve"> a suitable project leading to a master’s thesis.</w:t>
      </w:r>
    </w:p>
    <w:p w14:paraId="4C3C776E" w14:textId="77777777" w:rsidR="000655EC" w:rsidRDefault="000655EC">
      <w:pPr>
        <w:pStyle w:val="Textkrper"/>
        <w:spacing w:before="87"/>
      </w:pPr>
    </w:p>
    <w:p w14:paraId="4C3C776F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92" w:name="_bookmark5"/>
      <w:bookmarkEnd w:id="92"/>
      <w:r>
        <w:rPr>
          <w:b w:val="0"/>
          <w:color w:val="687D91"/>
          <w:spacing w:val="-2"/>
          <w:w w:val="90"/>
        </w:rPr>
        <w:t>Problem</w:t>
      </w:r>
      <w:r>
        <w:rPr>
          <w:b w:val="0"/>
          <w:color w:val="687D91"/>
          <w:spacing w:val="-6"/>
          <w:w w:val="90"/>
        </w:rPr>
        <w:t xml:space="preserve"> </w:t>
      </w:r>
      <w:r>
        <w:rPr>
          <w:b w:val="0"/>
          <w:color w:val="687D91"/>
          <w:spacing w:val="-2"/>
        </w:rPr>
        <w:t>Statement</w:t>
      </w:r>
    </w:p>
    <w:p w14:paraId="4C3C7770" w14:textId="07C86CA1" w:rsidR="000655EC" w:rsidRDefault="00000000">
      <w:pPr>
        <w:pStyle w:val="Textkrper"/>
        <w:spacing w:before="232" w:line="216" w:lineRule="auto"/>
        <w:ind w:left="142" w:right="848"/>
        <w:jc w:val="both"/>
      </w:pPr>
      <w:r>
        <w:t xml:space="preserve">The </w:t>
      </w:r>
      <w:ins w:id="93" w:author="Ritley Kenneth" w:date="2025-12-09T05:19:00Z" w16du:dateUtc="2025-12-09T04:19:00Z">
        <w:r w:rsidR="0050350D">
          <w:t xml:space="preserve">two key </w:t>
        </w:r>
      </w:ins>
      <w:r>
        <w:t>problem</w:t>
      </w:r>
      <w:ins w:id="94" w:author="Ritley Kenneth" w:date="2025-12-09T05:19:00Z" w16du:dateUtc="2025-12-09T04:19:00Z">
        <w:r w:rsidR="0050350D">
          <w:t>s</w:t>
        </w:r>
      </w:ins>
      <w:r>
        <w:t xml:space="preserve"> addressed in this project </w:t>
      </w:r>
      <w:ins w:id="95" w:author="Ritley Kenneth" w:date="2025-12-09T05:24:00Z" w16du:dateUtc="2025-12-09T04:24:00Z">
        <w:r w:rsidR="0081727E">
          <w:t>are, first,</w:t>
        </w:r>
      </w:ins>
      <w:del w:id="96" w:author="Ritley Kenneth" w:date="2025-12-09T05:24:00Z" w16du:dateUtc="2025-12-09T04:24:00Z">
        <w:r w:rsidDel="0081727E">
          <w:delText>is</w:delText>
        </w:r>
      </w:del>
      <w:r>
        <w:t xml:space="preserve"> that data quality </w:t>
      </w:r>
      <w:ins w:id="97" w:author="Ritley Kenneth" w:date="2025-12-09T05:19:00Z" w16du:dateUtc="2025-12-09T04:19:00Z">
        <w:r w:rsidR="0026683E">
          <w:t>has been treated in an ad hoc approach, wi</w:t>
        </w:r>
      </w:ins>
      <w:ins w:id="98" w:author="Ritley Kenneth" w:date="2025-12-09T05:20:00Z" w16du:dateUtc="2025-12-09T04:20:00Z">
        <w:r w:rsidR="0026683E">
          <w:t>thout formal definitions, frameworks, or an agreed set of KPIs;</w:t>
        </w:r>
        <w:r w:rsidR="00843738">
          <w:t xml:space="preserve"> and </w:t>
        </w:r>
      </w:ins>
      <w:ins w:id="99" w:author="Ritley Kenneth" w:date="2025-12-09T05:24:00Z" w16du:dateUtc="2025-12-09T04:24:00Z">
        <w:r w:rsidR="0081727E">
          <w:t xml:space="preserve">second, </w:t>
        </w:r>
      </w:ins>
      <w:ins w:id="100" w:author="Ritley Kenneth" w:date="2025-12-09T05:20:00Z" w16du:dateUtc="2025-12-09T04:20:00Z">
        <w:r w:rsidR="00843738">
          <w:t xml:space="preserve">that data quality </w:t>
        </w:r>
      </w:ins>
      <w:r>
        <w:t xml:space="preserve">is handled manually by the business on a </w:t>
      </w:r>
      <w:hyperlink w:anchor="_bookmark0" w:history="1">
        <w:r w:rsidR="000655EC">
          <w:t>high</w:t>
        </w:r>
      </w:hyperlink>
      <w:r>
        <w:t xml:space="preserve"> </w:t>
      </w:r>
      <w:hyperlink w:anchor="_bookmark0" w:history="1">
        <w:r w:rsidR="000655EC">
          <w:t>level</w:t>
        </w:r>
      </w:hyperlink>
      <w:r>
        <w:t xml:space="preserve"> rather than being automated by the IT department.</w:t>
      </w:r>
      <w:r>
        <w:rPr>
          <w:spacing w:val="40"/>
        </w:rPr>
        <w:t xml:space="preserve"> </w:t>
      </w:r>
      <w:del w:id="101" w:author="Ritley Kenneth" w:date="2025-12-09T05:20:00Z" w16du:dateUtc="2025-12-09T04:20:00Z">
        <w:r w:rsidDel="00843738">
          <w:delText>T</w:delText>
        </w:r>
      </w:del>
      <w:ins w:id="102" w:author="Ritley Kenneth" w:date="2025-12-09T05:20:00Z" w16du:dateUtc="2025-12-09T04:20:00Z">
        <w:r w:rsidR="00843738">
          <w:t xml:space="preserve">Both of these problems </w:t>
        </w:r>
      </w:ins>
      <w:del w:id="103" w:author="Ritley Kenneth" w:date="2025-12-09T05:20:00Z" w16du:dateUtc="2025-12-09T04:20:00Z">
        <w:r w:rsidDel="00843738">
          <w:delText xml:space="preserve">his </w:delText>
        </w:r>
      </w:del>
      <w:del w:id="104" w:author="Ritley Kenneth" w:date="2025-12-09T05:22:00Z" w16du:dateUtc="2025-12-09T04:22:00Z">
        <w:r w:rsidDel="00225C66">
          <w:delText>leads</w:delText>
        </w:r>
      </w:del>
      <w:ins w:id="105" w:author="Ritley Kenneth" w:date="2025-12-09T05:22:00Z" w16du:dateUtc="2025-12-09T04:22:00Z">
        <w:r w:rsidR="00225C66">
          <w:t>lead</w:t>
        </w:r>
      </w:ins>
      <w:r>
        <w:t xml:space="preserve"> to issues not being detected early and to longer reaction times.</w:t>
      </w:r>
      <w:r>
        <w:rPr>
          <w:spacing w:val="40"/>
        </w:rPr>
        <w:t xml:space="preserve"> </w:t>
      </w:r>
      <w:del w:id="106" w:author="Ritley Kenneth" w:date="2025-12-09T05:21:00Z" w16du:dateUtc="2025-12-09T04:21:00Z">
        <w:r w:rsidDel="006063CD">
          <w:delText>Furthermore</w:delText>
        </w:r>
      </w:del>
      <w:ins w:id="107" w:author="Ritley Kenneth" w:date="2025-12-09T05:21:00Z" w16du:dateUtc="2025-12-09T04:21:00Z">
        <w:r w:rsidR="006063CD">
          <w:t>As a further consequence</w:t>
        </w:r>
      </w:ins>
      <w:r>
        <w:t>, delays in data processing are not identified</w:t>
      </w:r>
      <w:ins w:id="108" w:author="Ritley Kenneth" w:date="2025-12-09T05:21:00Z" w16du:dateUtc="2025-12-09T04:21:00Z">
        <w:r w:rsidR="006063CD">
          <w:t xml:space="preserve"> and targeted for systematic resolution, which </w:t>
        </w:r>
      </w:ins>
      <w:del w:id="109" w:author="Ritley Kenneth" w:date="2025-12-09T05:21:00Z" w16du:dateUtc="2025-12-09T04:21:00Z">
        <w:r w:rsidDel="006063CD">
          <w:delText xml:space="preserve"> </w:delText>
        </w:r>
        <w:r w:rsidDel="006063CD">
          <w:fldChar w:fldCharType="begin"/>
        </w:r>
        <w:r w:rsidDel="006063CD">
          <w:delInstrText>HYPERLINK \l "_bookmark73"</w:delInstrText>
        </w:r>
        <w:r w:rsidDel="006063CD">
          <w:fldChar w:fldCharType="separate"/>
        </w:r>
        <w:r w:rsidDel="006063CD">
          <w:delText>A.</w:delText>
        </w:r>
        <w:r w:rsidDel="006063CD">
          <w:fldChar w:fldCharType="end"/>
        </w:r>
        <w:r w:rsidDel="006063CD">
          <w:delText xml:space="preserve"> In </w:delText>
        </w:r>
      </w:del>
      <w:ins w:id="110" w:author="Ritley Kenneth" w:date="2025-12-09T05:21:00Z" w16du:dateUtc="2025-12-09T04:21:00Z">
        <w:r w:rsidR="006063CD">
          <w:t xml:space="preserve">in </w:t>
        </w:r>
      </w:ins>
      <w:r>
        <w:t>turn</w:t>
      </w:r>
      <w:ins w:id="111" w:author="Ritley Kenneth" w:date="2025-12-09T05:21:00Z" w16du:dateUtc="2025-12-09T04:21:00Z">
        <w:r w:rsidR="006063CD">
          <w:t xml:space="preserve"> </w:t>
        </w:r>
      </w:ins>
      <w:del w:id="112" w:author="Ritley Kenneth" w:date="2025-12-09T05:21:00Z" w16du:dateUtc="2025-12-09T04:21:00Z">
        <w:r w:rsidDel="006063CD">
          <w:delText xml:space="preserve">, this </w:delText>
        </w:r>
      </w:del>
      <w:r>
        <w:t>reduces</w:t>
      </w:r>
      <w:r>
        <w:rPr>
          <w:spacing w:val="-4"/>
        </w:rPr>
        <w:t xml:space="preserve"> </w:t>
      </w:r>
      <w:del w:id="113" w:author="Ritley Kenneth" w:date="2025-12-09T05:22:00Z" w16du:dateUtc="2025-12-09T04:22:00Z">
        <w:r w:rsidDel="006063CD">
          <w:delText>user</w:delText>
        </w:r>
        <w:r w:rsidDel="006063CD">
          <w:rPr>
            <w:spacing w:val="-4"/>
          </w:rPr>
          <w:delText xml:space="preserve"> </w:delText>
        </w:r>
      </w:del>
      <w:ins w:id="114" w:author="Ritley Kenneth" w:date="2025-12-09T05:22:00Z" w16du:dateUtc="2025-12-09T04:22:00Z">
        <w:r w:rsidR="006063CD">
          <w:t>management</w:t>
        </w:r>
        <w:r w:rsidR="006063CD">
          <w:rPr>
            <w:spacing w:val="-4"/>
          </w:rPr>
          <w:t xml:space="preserve"> </w:t>
        </w:r>
      </w:ins>
      <w:r>
        <w:t>confidence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reports</w:t>
      </w:r>
      <w:del w:id="115" w:author="Ritley Kenneth" w:date="2025-12-09T05:22:00Z" w16du:dateUtc="2025-12-09T04:22:00Z">
        <w:r w:rsidDel="006063CD">
          <w:rPr>
            <w:spacing w:val="-4"/>
          </w:rPr>
          <w:delText xml:space="preserve"> </w:delText>
        </w:r>
        <w:r w:rsidDel="006063CD">
          <w:delText>mentioned</w:delText>
        </w:r>
        <w:r w:rsidDel="006063CD">
          <w:rPr>
            <w:spacing w:val="-4"/>
          </w:rPr>
          <w:delText xml:space="preserve"> </w:delText>
        </w:r>
        <w:r w:rsidDel="006063CD">
          <w:delText>in</w:delText>
        </w:r>
        <w:r w:rsidDel="006063CD">
          <w:rPr>
            <w:spacing w:val="-4"/>
          </w:rPr>
          <w:delText xml:space="preserve"> </w:delText>
        </w:r>
        <w:r w:rsidDel="006063CD">
          <w:delText>the</w:delText>
        </w:r>
        <w:r w:rsidDel="006063CD">
          <w:rPr>
            <w:spacing w:val="-4"/>
          </w:rPr>
          <w:delText xml:space="preserve"> </w:delText>
        </w:r>
        <w:r w:rsidDel="006063CD">
          <w:delText>motivation</w:delText>
        </w:r>
        <w:r w:rsidDel="006063CD">
          <w:rPr>
            <w:spacing w:val="-4"/>
          </w:rPr>
          <w:delText xml:space="preserve"> </w:delText>
        </w:r>
        <w:r w:rsidDel="006063CD">
          <w:delText>section</w:delText>
        </w:r>
        <w:r w:rsidDel="006063CD">
          <w:rPr>
            <w:spacing w:val="-4"/>
          </w:rPr>
          <w:delText xml:space="preserve"> </w:delText>
        </w:r>
        <w:r w:rsidDel="006063CD">
          <w:fldChar w:fldCharType="begin"/>
        </w:r>
        <w:r w:rsidDel="006063CD">
          <w:delInstrText>HYPERLINK \l "_bookmark4"</w:delInstrText>
        </w:r>
        <w:r w:rsidDel="006063CD">
          <w:fldChar w:fldCharType="separate"/>
        </w:r>
        <w:r w:rsidDel="006063CD">
          <w:delText>1.</w:delText>
        </w:r>
        <w:r w:rsidDel="006063CD">
          <w:fldChar w:fldCharType="end"/>
        </w:r>
        <w:r w:rsidDel="006063CD">
          <w:delText>2</w:delText>
        </w:r>
      </w:del>
      <w:ins w:id="116" w:author="Ritley Kenneth" w:date="2025-12-09T05:22:00Z" w16du:dateUtc="2025-12-09T04:22:00Z">
        <w:r w:rsidR="006063CD">
          <w:t>.</w:t>
        </w:r>
      </w:ins>
      <w:r>
        <w:t>. All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del w:id="117" w:author="Ritley Kenneth" w:date="2025-12-09T05:24:00Z" w16du:dateUtc="2025-12-09T04:24:00Z">
        <w:r w:rsidDel="003B6689">
          <w:delText>leads</w:delText>
        </w:r>
        <w:r w:rsidDel="003B6689">
          <w:rPr>
            <w:spacing w:val="-4"/>
          </w:rPr>
          <w:delText xml:space="preserve"> </w:delText>
        </w:r>
        <w:r w:rsidDel="003B6689">
          <w:delText>to</w:delText>
        </w:r>
        <w:r w:rsidDel="003B6689">
          <w:rPr>
            <w:spacing w:val="-4"/>
          </w:rPr>
          <w:delText xml:space="preserve"> </w:delText>
        </w:r>
      </w:del>
      <w:del w:id="118" w:author="Ritley Kenneth" w:date="2025-12-09T05:22:00Z" w16du:dateUtc="2025-12-09T04:22:00Z">
        <w:r w:rsidDel="00225C66">
          <w:delText>a</w:delText>
        </w:r>
        <w:r w:rsidDel="00225C66">
          <w:rPr>
            <w:spacing w:val="-4"/>
          </w:rPr>
          <w:delText xml:space="preserve"> </w:delText>
        </w:r>
        <w:r w:rsidDel="00225C66">
          <w:delText>lack of transparency</w:delText>
        </w:r>
      </w:del>
      <w:ins w:id="119" w:author="Ritley Kenneth" w:date="2025-12-09T05:24:00Z" w16du:dateUtc="2025-12-09T04:24:00Z">
        <w:r w:rsidR="003B6689">
          <w:t>prevents</w:t>
        </w:r>
      </w:ins>
      <w:ins w:id="120" w:author="Ritley Kenneth" w:date="2025-12-09T05:23:00Z" w16du:dateUtc="2025-12-09T04:23:00Z">
        <w:r w:rsidR="00225C66">
          <w:t xml:space="preserve"> continuous improvement</w:t>
        </w:r>
      </w:ins>
      <w:r>
        <w:t xml:space="preserve">, as the current checks are </w:t>
      </w:r>
      <w:ins w:id="121" w:author="Ritley Kenneth" w:date="2025-12-09T05:25:00Z" w16du:dateUtc="2025-12-09T04:25:00Z">
        <w:r w:rsidR="00C266FB">
          <w:t xml:space="preserve">neither documented nor </w:t>
        </w:r>
      </w:ins>
      <w:del w:id="122" w:author="Ritley Kenneth" w:date="2025-12-09T05:25:00Z" w16du:dateUtc="2025-12-09T04:25:00Z">
        <w:r w:rsidDel="00C266FB">
          <w:delText xml:space="preserve">not </w:delText>
        </w:r>
      </w:del>
      <w:r>
        <w:t xml:space="preserve">saved </w:t>
      </w:r>
      <w:ins w:id="123" w:author="Ritley Kenneth" w:date="2025-12-09T05:25:00Z" w16du:dateUtc="2025-12-09T04:25:00Z">
        <w:r w:rsidR="00C266FB">
          <w:t xml:space="preserve">in a way that allows follow-up analysis or </w:t>
        </w:r>
      </w:ins>
      <w:del w:id="124" w:author="Ritley Kenneth" w:date="2025-12-09T05:25:00Z" w16du:dateUtc="2025-12-09T04:25:00Z">
        <w:r w:rsidDel="00ED680E">
          <w:delText>for further reporting</w:delText>
        </w:r>
      </w:del>
      <w:ins w:id="125" w:author="Ritley Kenneth" w:date="2025-12-09T05:25:00Z" w16du:dateUtc="2025-12-09T04:25:00Z">
        <w:r w:rsidR="00ED680E">
          <w:t>structured refinement</w:t>
        </w:r>
      </w:ins>
      <w:r>
        <w:t>.</w:t>
      </w:r>
    </w:p>
    <w:p w14:paraId="4C3C7771" w14:textId="77777777" w:rsidR="000655EC" w:rsidRDefault="000655EC">
      <w:pPr>
        <w:pStyle w:val="Textkrper"/>
        <w:spacing w:before="87"/>
      </w:pPr>
    </w:p>
    <w:p w14:paraId="4C3C7772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126" w:name="Limits"/>
      <w:bookmarkStart w:id="127" w:name="_bookmark6"/>
      <w:bookmarkEnd w:id="126"/>
      <w:bookmarkEnd w:id="127"/>
      <w:r>
        <w:rPr>
          <w:b w:val="0"/>
          <w:color w:val="687D91"/>
          <w:spacing w:val="-2"/>
          <w:w w:val="95"/>
        </w:rPr>
        <w:t>Limits</w:t>
      </w:r>
    </w:p>
    <w:p w14:paraId="4C3C7773" w14:textId="77777777" w:rsidR="000655EC" w:rsidRDefault="00000000">
      <w:pPr>
        <w:pStyle w:val="Textkrper"/>
        <w:spacing w:before="232" w:line="216" w:lineRule="auto"/>
        <w:ind w:left="142" w:right="848"/>
        <w:jc w:val="both"/>
      </w:pPr>
      <w:commentRangeStart w:id="128"/>
      <w:r>
        <w:t>This</w:t>
      </w:r>
      <w:r>
        <w:rPr>
          <w:spacing w:val="-11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focuses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availability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quality</w:t>
      </w:r>
      <w:r>
        <w:rPr>
          <w:spacing w:val="-11"/>
        </w:rPr>
        <w:t xml:space="preserve"> </w:t>
      </w:r>
      <w:r>
        <w:t>challenges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hyperlink w:anchor="_bookmark0" w:history="1">
        <w:r w:rsidR="000655EC">
          <w:t>DWH</w:t>
        </w:r>
        <w:r w:rsidR="000655EC">
          <w:rPr>
            <w:spacing w:val="-11"/>
          </w:rPr>
          <w:t xml:space="preserve"> </w:t>
        </w:r>
        <w:r w:rsidR="000655EC">
          <w:t>LS</w:t>
        </w:r>
        <w:r w:rsidR="000655EC">
          <w:rPr>
            <w:spacing w:val="-11"/>
          </w:rPr>
          <w:t xml:space="preserve"> </w:t>
        </w:r>
        <w:r w:rsidR="000655EC">
          <w:t>OPS</w:t>
        </w:r>
      </w:hyperlink>
      <w:r>
        <w:rPr>
          <w:spacing w:val="-11"/>
        </w:rPr>
        <w:t xml:space="preserve"> </w:t>
      </w:r>
      <w:hyperlink w:anchor="_bookmark0" w:history="1">
        <w:r w:rsidR="000655EC">
          <w:t>BizDevOps</w:t>
        </w:r>
      </w:hyperlink>
      <w:r>
        <w:t xml:space="preserve"> </w:t>
      </w:r>
      <w:hyperlink w:anchor="_bookmark0" w:history="1">
        <w:r w:rsidR="000655EC">
          <w:rPr>
            <w:spacing w:val="-2"/>
          </w:rPr>
          <w:t>AS</w:t>
        </w:r>
      </w:hyperlink>
      <w:r>
        <w:rPr>
          <w:spacing w:val="-2"/>
        </w:rPr>
        <w:t>TVteams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Swiss</w:t>
      </w:r>
      <w:r>
        <w:rPr>
          <w:spacing w:val="-8"/>
        </w:rPr>
        <w:t xml:space="preserve"> </w:t>
      </w:r>
      <w:r>
        <w:rPr>
          <w:spacing w:val="-2"/>
        </w:rPr>
        <w:t>Post</w:t>
      </w:r>
      <w:r>
        <w:rPr>
          <w:spacing w:val="-8"/>
        </w:rPr>
        <w:t xml:space="preserve"> </w:t>
      </w:r>
      <w:r>
        <w:rPr>
          <w:spacing w:val="-2"/>
        </w:rPr>
        <w:t>described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hyperlink w:anchor="_bookmark3" w:history="1">
        <w:r w:rsidR="000655EC">
          <w:rPr>
            <w:spacing w:val="-2"/>
          </w:rPr>
          <w:t>1.</w:t>
        </w:r>
      </w:hyperlink>
      <w:r>
        <w:rPr>
          <w:spacing w:val="-2"/>
        </w:rPr>
        <w:t>1.</w:t>
      </w:r>
      <w:r>
        <w:t xml:space="preserve"> </w:t>
      </w:r>
      <w:commentRangeStart w:id="129"/>
      <w:r>
        <w:rPr>
          <w:spacing w:val="-2"/>
        </w:rPr>
        <w:t>To</w:t>
      </w:r>
      <w:r>
        <w:rPr>
          <w:spacing w:val="-8"/>
        </w:rPr>
        <w:t xml:space="preserve"> </w:t>
      </w:r>
      <w:commentRangeEnd w:id="129"/>
      <w:r w:rsidR="009C0F9D">
        <w:rPr>
          <w:rStyle w:val="Kommentarzeichen"/>
        </w:rPr>
        <w:commentReference w:id="129"/>
      </w:r>
      <w:r>
        <w:rPr>
          <w:spacing w:val="-2"/>
        </w:rPr>
        <w:t>simplify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scope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work,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first</w:t>
      </w:r>
      <w:r>
        <w:rPr>
          <w:spacing w:val="-8"/>
        </w:rPr>
        <w:t xml:space="preserve"> </w:t>
      </w: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retrieval, such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how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stored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hyperlink w:anchor="_bookmark0" w:history="1">
        <w:r w:rsidR="000655EC">
          <w:rPr>
            <w:spacing w:val="-2"/>
          </w:rPr>
          <w:t>Kafka</w:t>
        </w:r>
        <w:r w:rsidR="000655EC">
          <w:rPr>
            <w:spacing w:val="-6"/>
          </w:rPr>
          <w:t xml:space="preserve"> </w:t>
        </w:r>
        <w:r w:rsidR="000655EC">
          <w:rPr>
            <w:spacing w:val="-2"/>
          </w:rPr>
          <w:t>topics,</w:t>
        </w:r>
      </w:hyperlink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excluded.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scope</w:t>
      </w:r>
      <w:r>
        <w:rPr>
          <w:spacing w:val="-6"/>
        </w:rPr>
        <w:t xml:space="preserve"> </w:t>
      </w:r>
      <w:r>
        <w:rPr>
          <w:spacing w:val="-2"/>
        </w:rPr>
        <w:t>begins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curated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reporting </w:t>
      </w:r>
      <w:r>
        <w:t>layers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hyperlink w:anchor="_bookmark0" w:history="1">
        <w:r w:rsidR="000655EC">
          <w:t>ETL</w:t>
        </w:r>
      </w:hyperlink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retrieved</w:t>
      </w:r>
      <w:r>
        <w:rPr>
          <w:spacing w:val="-3"/>
        </w:rPr>
        <w:t xml:space="preserve"> </w:t>
      </w:r>
      <w:r>
        <w:t>data. The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specifically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solutions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Swiss</w:t>
      </w:r>
      <w:r>
        <w:rPr>
          <w:spacing w:val="-1"/>
        </w:rPr>
        <w:t xml:space="preserve"> </w:t>
      </w:r>
      <w:r>
        <w:t>Post</w:t>
      </w:r>
      <w:commentRangeEnd w:id="128"/>
      <w:r w:rsidR="008F3D43">
        <w:rPr>
          <w:rStyle w:val="Kommentarzeichen"/>
        </w:rPr>
        <w:commentReference w:id="128"/>
      </w:r>
    </w:p>
    <w:p w14:paraId="4C3C7774" w14:textId="77777777" w:rsidR="000655EC" w:rsidRDefault="000655EC">
      <w:pPr>
        <w:pStyle w:val="Textkrper"/>
        <w:spacing w:before="87"/>
      </w:pPr>
    </w:p>
    <w:p w14:paraId="4C3C7775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130" w:name="Expected_Outcome"/>
      <w:bookmarkStart w:id="131" w:name="_bookmark7"/>
      <w:bookmarkEnd w:id="130"/>
      <w:bookmarkEnd w:id="131"/>
      <w:r>
        <w:rPr>
          <w:b w:val="0"/>
          <w:color w:val="687D91"/>
          <w:w w:val="80"/>
        </w:rPr>
        <w:t>Expected</w:t>
      </w:r>
      <w:r>
        <w:rPr>
          <w:b w:val="0"/>
          <w:color w:val="687D91"/>
          <w:spacing w:val="46"/>
        </w:rPr>
        <w:t xml:space="preserve"> </w:t>
      </w:r>
      <w:r>
        <w:rPr>
          <w:b w:val="0"/>
          <w:color w:val="687D91"/>
          <w:spacing w:val="-2"/>
          <w:w w:val="95"/>
        </w:rPr>
        <w:t>Outcome</w:t>
      </w:r>
    </w:p>
    <w:p w14:paraId="4C3C7776" w14:textId="77777777" w:rsidR="000655EC" w:rsidRDefault="00000000">
      <w:pPr>
        <w:pStyle w:val="Textkrper"/>
        <w:spacing w:before="232" w:line="216" w:lineRule="auto"/>
        <w:ind w:left="142" w:right="848"/>
        <w:jc w:val="both"/>
      </w:pPr>
      <w:r>
        <w:t>The goal of this master’s thesis project is to demonstrate that automated data quality checks provide ad-ditional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calibrated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business. Automated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 checks executed daily or upon data load, which are always carried out by systems without the need for manual</w:t>
      </w:r>
      <w:r>
        <w:rPr>
          <w:spacing w:val="-10"/>
        </w:rPr>
        <w:t xml:space="preserve"> </w:t>
      </w:r>
      <w:r>
        <w:t>interaction. More</w:t>
      </w:r>
      <w:r>
        <w:rPr>
          <w:spacing w:val="-10"/>
        </w:rPr>
        <w:t xml:space="preserve"> </w:t>
      </w:r>
      <w:r>
        <w:t>specifically,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steps</w:t>
      </w:r>
      <w:r>
        <w:rPr>
          <w:spacing w:val="-10"/>
        </w:rPr>
        <w:t xml:space="preserve"> </w:t>
      </w:r>
      <w:r>
        <w:t>toward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goal. This</w:t>
      </w:r>
      <w:r>
        <w:rPr>
          <w:spacing w:val="-10"/>
        </w:rPr>
        <w:t xml:space="preserve"> </w:t>
      </w:r>
      <w:r>
        <w:t>doc-ument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examine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upcoming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hyperlink w:anchor="_bookmark0" w:history="1">
        <w:r w:rsidR="000655EC">
          <w:t>PoC.</w:t>
        </w:r>
      </w:hyperlink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steps </w:t>
      </w:r>
      <w:r>
        <w:rPr>
          <w:spacing w:val="-2"/>
        </w:rPr>
        <w:t>taken</w:t>
      </w:r>
      <w:r>
        <w:rPr>
          <w:spacing w:val="-5"/>
        </w:rPr>
        <w:t xml:space="preserve"> </w:t>
      </w:r>
      <w:r>
        <w:rPr>
          <w:spacing w:val="-2"/>
        </w:rPr>
        <w:t>toward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proof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concept</w:t>
      </w:r>
      <w:r>
        <w:rPr>
          <w:spacing w:val="-5"/>
        </w:rPr>
        <w:t xml:space="preserve"> </w:t>
      </w:r>
      <w:r>
        <w:rPr>
          <w:spacing w:val="-2"/>
        </w:rPr>
        <w:t>and,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way,</w:t>
      </w:r>
      <w:r>
        <w:rPr>
          <w:spacing w:val="-4"/>
        </w:rPr>
        <w:t xml:space="preserve"> </w:t>
      </w:r>
      <w:r>
        <w:rPr>
          <w:spacing w:val="-2"/>
        </w:rPr>
        <w:t>make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decisions</w:t>
      </w:r>
      <w:r>
        <w:rPr>
          <w:spacing w:val="-5"/>
        </w:rPr>
        <w:t xml:space="preserve"> </w:t>
      </w:r>
      <w:r>
        <w:rPr>
          <w:spacing w:val="-2"/>
        </w:rPr>
        <w:t>made</w:t>
      </w:r>
      <w:r>
        <w:rPr>
          <w:spacing w:val="-5"/>
        </w:rPr>
        <w:t xml:space="preserve"> </w:t>
      </w:r>
      <w:r>
        <w:rPr>
          <w:spacing w:val="-2"/>
        </w:rPr>
        <w:t>understandable. The</w:t>
      </w:r>
      <w:r>
        <w:rPr>
          <w:spacing w:val="-5"/>
        </w:rPr>
        <w:t xml:space="preserve"> </w:t>
      </w:r>
      <w:r>
        <w:rPr>
          <w:spacing w:val="-2"/>
        </w:rPr>
        <w:t>success criterion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project</w:t>
      </w:r>
      <w:r>
        <w:rPr>
          <w:spacing w:val="-10"/>
        </w:rPr>
        <w:t xml:space="preserve">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provide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hyperlink w:anchor="_bookmark0" w:history="1">
        <w:r w:rsidR="000655EC">
          <w:rPr>
            <w:spacing w:val="-2"/>
          </w:rPr>
          <w:t>PoC,</w:t>
        </w:r>
      </w:hyperlink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steps</w:t>
      </w:r>
      <w:r>
        <w:rPr>
          <w:spacing w:val="-10"/>
        </w:rPr>
        <w:t xml:space="preserve"> </w:t>
      </w:r>
      <w:r>
        <w:rPr>
          <w:spacing w:val="-2"/>
        </w:rPr>
        <w:t>toward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PoC,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help</w:t>
      </w:r>
      <w:r>
        <w:rPr>
          <w:spacing w:val="-10"/>
        </w:rPr>
        <w:t xml:space="preserve"> </w:t>
      </w:r>
      <w:r>
        <w:rPr>
          <w:spacing w:val="-2"/>
        </w:rPr>
        <w:t>reduce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costs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manual checks.</w:t>
      </w:r>
    </w:p>
    <w:p w14:paraId="4C3C7777" w14:textId="77777777" w:rsidR="000655EC" w:rsidRDefault="000655EC">
      <w:pPr>
        <w:pStyle w:val="Textkrper"/>
        <w:spacing w:before="85"/>
      </w:pPr>
    </w:p>
    <w:p w14:paraId="4C3C7778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spacing w:before="1"/>
        <w:ind w:left="771" w:hanging="629"/>
        <w:rPr>
          <w:b w:val="0"/>
        </w:rPr>
      </w:pPr>
      <w:bookmarkStart w:id="132" w:name="Structure_of_the_Document"/>
      <w:bookmarkStart w:id="133" w:name="_bookmark8"/>
      <w:bookmarkEnd w:id="132"/>
      <w:bookmarkEnd w:id="133"/>
      <w:r>
        <w:rPr>
          <w:b w:val="0"/>
          <w:color w:val="687D91"/>
          <w:w w:val="85"/>
        </w:rPr>
        <w:t>Structure</w:t>
      </w:r>
      <w:r>
        <w:rPr>
          <w:b w:val="0"/>
          <w:color w:val="687D91"/>
          <w:spacing w:val="-5"/>
        </w:rPr>
        <w:t xml:space="preserve"> </w:t>
      </w:r>
      <w:r>
        <w:rPr>
          <w:b w:val="0"/>
          <w:color w:val="687D91"/>
          <w:w w:val="85"/>
        </w:rPr>
        <w:t>of</w:t>
      </w:r>
      <w:r>
        <w:rPr>
          <w:b w:val="0"/>
          <w:color w:val="687D91"/>
          <w:spacing w:val="-4"/>
        </w:rPr>
        <w:t xml:space="preserve"> </w:t>
      </w:r>
      <w:r>
        <w:rPr>
          <w:b w:val="0"/>
          <w:color w:val="687D91"/>
          <w:w w:val="85"/>
        </w:rPr>
        <w:t>the</w:t>
      </w:r>
      <w:r>
        <w:rPr>
          <w:b w:val="0"/>
          <w:color w:val="687D91"/>
          <w:spacing w:val="-4"/>
        </w:rPr>
        <w:t xml:space="preserve"> </w:t>
      </w:r>
      <w:r>
        <w:rPr>
          <w:b w:val="0"/>
          <w:color w:val="687D91"/>
          <w:spacing w:val="-2"/>
          <w:w w:val="85"/>
        </w:rPr>
        <w:t>Document</w:t>
      </w:r>
    </w:p>
    <w:p w14:paraId="4C3C7779" w14:textId="1FC87DA6" w:rsidR="000655EC" w:rsidRDefault="00000000">
      <w:pPr>
        <w:pStyle w:val="Textkrper"/>
        <w:spacing w:before="231" w:line="216" w:lineRule="auto"/>
        <w:ind w:left="142" w:right="848"/>
        <w:jc w:val="both"/>
      </w:pPr>
      <w:r>
        <w:t xml:space="preserve">This document is intended to guide the reader through the project in meaningful steps, explaining how </w:t>
      </w:r>
      <w:del w:id="134" w:author="Ritley Kenneth" w:date="2025-12-09T05:29:00Z" w16du:dateUtc="2025-12-09T04:29:00Z">
        <w:r w:rsidDel="00002BB7">
          <w:delText xml:space="preserve">it </w:delText>
        </w:r>
      </w:del>
      <w:ins w:id="135" w:author="Ritley Kenneth" w:date="2025-12-09T05:29:00Z" w16du:dateUtc="2025-12-09T04:29:00Z">
        <w:r w:rsidR="00002BB7">
          <w:t xml:space="preserve">the project </w:t>
        </w:r>
      </w:ins>
      <w:r>
        <w:t>is set up</w:t>
      </w:r>
      <w:ins w:id="136" w:author="Ritley Kenneth" w:date="2025-12-09T05:29:00Z" w16du:dateUtc="2025-12-09T04:29:00Z">
        <w:r w:rsidR="008F5E9D">
          <w:t xml:space="preserve"> and executed, </w:t>
        </w:r>
      </w:ins>
      <w:r>
        <w:t xml:space="preserve"> and </w:t>
      </w:r>
      <w:ins w:id="137" w:author="Ritley Kenneth" w:date="2025-12-09T05:29:00Z" w16du:dateUtc="2025-12-09T04:29:00Z">
        <w:r w:rsidR="008F5E9D">
          <w:t xml:space="preserve">then </w:t>
        </w:r>
      </w:ins>
      <w:r>
        <w:t>leading into the research and conclusions.</w:t>
      </w:r>
      <w:r>
        <w:rPr>
          <w:spacing w:val="40"/>
        </w:rPr>
        <w:t xml:space="preserve"> </w:t>
      </w:r>
      <w:r>
        <w:t>It is structured in the following way.</w:t>
      </w:r>
      <w:r>
        <w:rPr>
          <w:spacing w:val="40"/>
        </w:rPr>
        <w:t xml:space="preserve"> </w:t>
      </w:r>
      <w:r>
        <w:t xml:space="preserve">First, </w:t>
      </w:r>
      <w:del w:id="138" w:author="Ritley Kenneth" w:date="2025-12-09T05:30:00Z" w16du:dateUtc="2025-12-09T04:30:00Z">
        <w:r w:rsidDel="008F5E9D">
          <w:delText xml:space="preserve">it </w:delText>
        </w:r>
      </w:del>
      <w:ins w:id="139" w:author="Ritley Kenneth" w:date="2025-12-09T05:30:00Z" w16du:dateUtc="2025-12-09T04:30:00Z">
        <w:r w:rsidR="008F5E9D">
          <w:t xml:space="preserve">this document </w:t>
        </w:r>
      </w:ins>
      <w:r>
        <w:t>begins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chapter,</w:t>
      </w:r>
      <w:r>
        <w:rPr>
          <w:spacing w:val="-12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explains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project.</w:t>
      </w:r>
      <w:r>
        <w:rPr>
          <w:spacing w:val="-5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pro-vides</w:t>
      </w:r>
      <w:r>
        <w:rPr>
          <w:spacing w:val="-1"/>
        </w:rPr>
        <w:t xml:space="preserve"> </w:t>
      </w:r>
      <w:r>
        <w:t>reasoning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choices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collaboration took place.</w:t>
      </w:r>
      <w:r>
        <w:rPr>
          <w:spacing w:val="40"/>
        </w:rPr>
        <w:t xml:space="preserve"> </w:t>
      </w:r>
      <w:r>
        <w:t>Next, the research chapter describes the problem in more detail.</w:t>
      </w:r>
      <w:r>
        <w:rPr>
          <w:spacing w:val="40"/>
        </w:rPr>
        <w:t xml:space="preserve"> </w:t>
      </w:r>
      <w:r>
        <w:t xml:space="preserve">It clearly defines the </w:t>
      </w:r>
      <w:ins w:id="140" w:author="Ritley Kenneth" w:date="2025-12-09T05:30:00Z" w16du:dateUtc="2025-12-09T04:30:00Z">
        <w:r w:rsidR="00407F8B">
          <w:t xml:space="preserve">specific and measurable </w:t>
        </w:r>
      </w:ins>
      <w:del w:id="141" w:author="Ritley Kenneth" w:date="2025-12-09T05:30:00Z" w16du:dateUtc="2025-12-09T04:30:00Z">
        <w:r w:rsidDel="00407F8B">
          <w:delText xml:space="preserve">goal </w:delText>
        </w:r>
      </w:del>
      <w:ins w:id="142" w:author="Ritley Kenneth" w:date="2025-12-09T05:30:00Z" w16du:dateUtc="2025-12-09T04:30:00Z">
        <w:r w:rsidR="00407F8B">
          <w:t xml:space="preserve">goals </w:t>
        </w:r>
      </w:ins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used. This</w:t>
      </w:r>
      <w:r>
        <w:rPr>
          <w:spacing w:val="-8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reader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decisions made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establishes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design.</w:t>
      </w:r>
      <w:r>
        <w:rPr>
          <w:spacing w:val="1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subsequent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t>explains how the problem statement is addressed.</w:t>
      </w:r>
      <w:r>
        <w:rPr>
          <w:spacing w:val="34"/>
        </w:rPr>
        <w:t xml:space="preserve"> </w:t>
      </w:r>
      <w:r>
        <w:t>It describes the tools selected and how they interact with one another.</w:t>
      </w:r>
      <w:r>
        <w:rPr>
          <w:spacing w:val="20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chapter,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presents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de-sign.</w:t>
      </w:r>
      <w:r>
        <w:rPr>
          <w:spacing w:val="1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encountered</w:t>
      </w:r>
      <w:r>
        <w:rPr>
          <w:spacing w:val="-3"/>
        </w:rPr>
        <w:t xml:space="preserve"> </w:t>
      </w:r>
      <w:r>
        <w:t>issues.</w:t>
      </w:r>
      <w:r>
        <w:rPr>
          <w:spacing w:val="17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implementation, the target analysis chapter compares the expected outcome to the achieved outcome, as-sessing</w:t>
      </w:r>
      <w:r>
        <w:rPr>
          <w:spacing w:val="-9"/>
        </w:rPr>
        <w:t xml:space="preserve"> </w:t>
      </w:r>
      <w:r>
        <w:rPr>
          <w:spacing w:val="-2"/>
        </w:rPr>
        <w:t>how</w:t>
      </w:r>
      <w:r>
        <w:rPr>
          <w:spacing w:val="-9"/>
        </w:rPr>
        <w:t xml:space="preserve"> </w:t>
      </w:r>
      <w:r>
        <w:rPr>
          <w:spacing w:val="-2"/>
        </w:rPr>
        <w:t>many</w:t>
      </w:r>
      <w:r>
        <w:rPr>
          <w:spacing w:val="-9"/>
        </w:rPr>
        <w:t xml:space="preserve"> </w:t>
      </w:r>
      <w:r>
        <w:rPr>
          <w:spacing w:val="-2"/>
        </w:rPr>
        <w:t>goals</w:t>
      </w:r>
      <w:r>
        <w:rPr>
          <w:spacing w:val="-9"/>
        </w:rPr>
        <w:t xml:space="preserve"> </w:t>
      </w:r>
      <w:r>
        <w:rPr>
          <w:spacing w:val="-2"/>
        </w:rPr>
        <w:t>were</w:t>
      </w:r>
      <w:r>
        <w:rPr>
          <w:spacing w:val="-9"/>
        </w:rPr>
        <w:t xml:space="preserve"> </w:t>
      </w:r>
      <w:r>
        <w:rPr>
          <w:spacing w:val="-2"/>
        </w:rPr>
        <w:t>reached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listing</w:t>
      </w:r>
      <w:r>
        <w:rPr>
          <w:spacing w:val="-9"/>
        </w:rPr>
        <w:t xml:space="preserve"> </w:t>
      </w:r>
      <w:r>
        <w:rPr>
          <w:spacing w:val="-2"/>
        </w:rPr>
        <w:t>their</w:t>
      </w:r>
      <w:r>
        <w:rPr>
          <w:spacing w:val="-9"/>
        </w:rPr>
        <w:t xml:space="preserve"> </w:t>
      </w:r>
      <w:r>
        <w:rPr>
          <w:spacing w:val="-2"/>
        </w:rPr>
        <w:t>fulfilment</w:t>
      </w:r>
      <w:r>
        <w:rPr>
          <w:spacing w:val="-9"/>
        </w:rPr>
        <w:t xml:space="preserve"> </w:t>
      </w:r>
      <w:r>
        <w:rPr>
          <w:spacing w:val="-2"/>
        </w:rPr>
        <w:t>status.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document</w:t>
      </w:r>
      <w:r>
        <w:rPr>
          <w:spacing w:val="-9"/>
        </w:rPr>
        <w:t xml:space="preserve"> </w:t>
      </w:r>
      <w:r>
        <w:rPr>
          <w:spacing w:val="-2"/>
        </w:rPr>
        <w:t>concludes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the critical</w:t>
      </w:r>
      <w:r>
        <w:rPr>
          <w:spacing w:val="-7"/>
        </w:rPr>
        <w:t xml:space="preserve"> </w:t>
      </w:r>
      <w:r>
        <w:rPr>
          <w:spacing w:val="-2"/>
        </w:rPr>
        <w:t>review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lessons</w:t>
      </w:r>
      <w:r>
        <w:rPr>
          <w:spacing w:val="-7"/>
        </w:rPr>
        <w:t xml:space="preserve"> </w:t>
      </w:r>
      <w:r>
        <w:rPr>
          <w:spacing w:val="-2"/>
        </w:rPr>
        <w:t>learned,</w:t>
      </w:r>
      <w:r>
        <w:rPr>
          <w:spacing w:val="-5"/>
        </w:rPr>
        <w:t xml:space="preserve"> </w:t>
      </w:r>
      <w:r>
        <w:rPr>
          <w:spacing w:val="-2"/>
        </w:rPr>
        <w:t>summarising</w:t>
      </w:r>
      <w:r>
        <w:rPr>
          <w:spacing w:val="-7"/>
        </w:rPr>
        <w:t xml:space="preserve"> 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2"/>
        </w:rPr>
        <w:t>went</w:t>
      </w:r>
      <w:r>
        <w:rPr>
          <w:spacing w:val="-7"/>
        </w:rPr>
        <w:t xml:space="preserve"> </w:t>
      </w:r>
      <w:r>
        <w:rPr>
          <w:spacing w:val="-2"/>
        </w:rPr>
        <w:t>well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2"/>
        </w:rPr>
        <w:t>did</w:t>
      </w:r>
      <w:r>
        <w:rPr>
          <w:spacing w:val="-7"/>
        </w:rPr>
        <w:t xml:space="preserve"> </w:t>
      </w:r>
      <w:r>
        <w:rPr>
          <w:spacing w:val="-2"/>
        </w:rPr>
        <w:t>not</w:t>
      </w:r>
      <w:ins w:id="143" w:author="Ritley Kenneth" w:date="2025-12-09T05:33:00Z" w16du:dateUtc="2025-12-09T04:33:00Z">
        <w:r w:rsidR="00773481">
          <w:rPr>
            <w:spacing w:val="-2"/>
          </w:rPr>
          <w:t xml:space="preserve">, offering specific </w:t>
        </w:r>
      </w:ins>
      <w:del w:id="144" w:author="Ritley Kenneth" w:date="2025-12-09T05:33:00Z" w16du:dateUtc="2025-12-09T04:33:00Z">
        <w:r w:rsidDel="00773481">
          <w:rPr>
            <w:spacing w:val="-2"/>
          </w:rPr>
          <w:delText>.</w:delText>
        </w:r>
        <w:r w:rsidDel="00773481">
          <w:rPr>
            <w:spacing w:val="6"/>
          </w:rPr>
          <w:delText xml:space="preserve"> </w:delText>
        </w:r>
        <w:r w:rsidDel="00773481">
          <w:rPr>
            <w:spacing w:val="-2"/>
          </w:rPr>
          <w:delText>It</w:delText>
        </w:r>
        <w:r w:rsidDel="00773481">
          <w:rPr>
            <w:spacing w:val="-7"/>
          </w:rPr>
          <w:delText xml:space="preserve"> </w:delText>
        </w:r>
        <w:r w:rsidDel="00773481">
          <w:rPr>
            <w:spacing w:val="-2"/>
          </w:rPr>
          <w:delText>offers</w:delText>
        </w:r>
        <w:r w:rsidDel="00773481">
          <w:rPr>
            <w:spacing w:val="-7"/>
          </w:rPr>
          <w:delText xml:space="preserve"> </w:delText>
        </w:r>
      </w:del>
      <w:r>
        <w:rPr>
          <w:spacing w:val="-2"/>
        </w:rPr>
        <w:t>suggestions</w:t>
      </w:r>
      <w:r>
        <w:rPr>
          <w:spacing w:val="-7"/>
        </w:rPr>
        <w:t xml:space="preserve"> </w:t>
      </w:r>
      <w:r>
        <w:rPr>
          <w:spacing w:val="-2"/>
        </w:rPr>
        <w:t>on which</w:t>
      </w:r>
      <w:r>
        <w:rPr>
          <w:spacing w:val="-9"/>
        </w:rPr>
        <w:t xml:space="preserve"> </w:t>
      </w:r>
      <w:r>
        <w:rPr>
          <w:spacing w:val="-2"/>
        </w:rPr>
        <w:t>methods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retain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</w:rPr>
        <w:t>replace.</w:t>
      </w:r>
      <w:r>
        <w:rPr>
          <w:spacing w:val="8"/>
        </w:rPr>
        <w:t xml:space="preserve"> </w:t>
      </w:r>
      <w:ins w:id="145" w:author="Ritley Kenneth" w:date="2025-12-09T05:33:00Z" w16du:dateUtc="2025-12-09T04:33:00Z">
        <w:r w:rsidR="00773481">
          <w:rPr>
            <w:spacing w:val="6"/>
          </w:rPr>
          <w:t xml:space="preserve">This will be invaluable for the forthcoming projects (PA2, Masters thesis) that will be carried out following this project.  </w:t>
        </w:r>
      </w:ins>
      <w:ins w:id="146" w:author="Ritley Kenneth" w:date="2025-12-09T05:32:00Z" w16du:dateUtc="2025-12-09T04:32:00Z">
        <w:r w:rsidR="00E3219C">
          <w:rPr>
            <w:spacing w:val="8"/>
          </w:rPr>
          <w:t xml:space="preserve">Finally, </w:t>
        </w:r>
      </w:ins>
      <w:del w:id="147" w:author="Ritley Kenneth" w:date="2025-12-09T05:32:00Z" w16du:dateUtc="2025-12-09T04:32:00Z">
        <w:r w:rsidDel="00E3219C">
          <w:rPr>
            <w:spacing w:val="-2"/>
          </w:rPr>
          <w:delText>The</w:delText>
        </w:r>
        <w:r w:rsidDel="00E3219C">
          <w:rPr>
            <w:spacing w:val="-8"/>
          </w:rPr>
          <w:delText xml:space="preserve"> </w:delText>
        </w:r>
      </w:del>
      <w:ins w:id="148" w:author="Ritley Kenneth" w:date="2025-12-09T05:32:00Z" w16du:dateUtc="2025-12-09T04:32:00Z">
        <w:r w:rsidR="00E3219C">
          <w:rPr>
            <w:spacing w:val="-2"/>
          </w:rPr>
          <w:t xml:space="preserve">the </w:t>
        </w:r>
      </w:ins>
      <w:r>
        <w:rPr>
          <w:spacing w:val="-2"/>
        </w:rPr>
        <w:t>appendix</w:t>
      </w:r>
      <w:r>
        <w:rPr>
          <w:spacing w:val="-9"/>
        </w:rPr>
        <w:t xml:space="preserve"> </w:t>
      </w:r>
      <w:r>
        <w:rPr>
          <w:spacing w:val="-2"/>
        </w:rPr>
        <w:t>contains</w:t>
      </w:r>
      <w:r>
        <w:rPr>
          <w:spacing w:val="-8"/>
        </w:rPr>
        <w:t xml:space="preserve"> </w:t>
      </w:r>
      <w:r>
        <w:rPr>
          <w:spacing w:val="-2"/>
        </w:rPr>
        <w:t>materials</w:t>
      </w:r>
      <w:r>
        <w:rPr>
          <w:spacing w:val="-8"/>
        </w:rPr>
        <w:t xml:space="preserve"> </w:t>
      </w:r>
      <w:r>
        <w:rPr>
          <w:spacing w:val="-2"/>
        </w:rPr>
        <w:t>such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initial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description</w:t>
      </w:r>
    </w:p>
    <w:p w14:paraId="4C3C777A" w14:textId="77777777" w:rsidR="000655EC" w:rsidRDefault="000655EC">
      <w:pPr>
        <w:pStyle w:val="Textkrper"/>
        <w:spacing w:line="216" w:lineRule="auto"/>
        <w:jc w:val="both"/>
        <w:sectPr w:rsidR="000655EC">
          <w:headerReference w:type="even" r:id="rId28"/>
          <w:pgSz w:w="11910" w:h="16840"/>
          <w:pgMar w:top="440" w:right="0" w:bottom="180" w:left="708" w:header="182" w:footer="0" w:gutter="0"/>
          <w:cols w:space="720"/>
        </w:sectPr>
      </w:pPr>
    </w:p>
    <w:p w14:paraId="4C3C777B" w14:textId="77777777" w:rsidR="000655EC" w:rsidRDefault="00000000">
      <w:pPr>
        <w:spacing w:before="77"/>
        <w:ind w:right="848"/>
        <w:jc w:val="right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4C3C7C5E" wp14:editId="4C3C7C5F">
                <wp:simplePos x="0" y="0"/>
                <wp:positionH relativeFrom="page">
                  <wp:posOffset>540004</wp:posOffset>
                </wp:positionH>
                <wp:positionV relativeFrom="paragraph">
                  <wp:posOffset>222313</wp:posOffset>
                </wp:positionV>
                <wp:extent cx="64801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687D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2E9CC" id="Graphic 17" o:spid="_x0000_s1026" style="position:absolute;margin-left:42.5pt;margin-top:17.5pt;width:510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" path="m,l6479997,e" filled="f" strokecolor="#687d91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687D91"/>
          <w:sz w:val="18"/>
        </w:rPr>
        <w:t>1.6.</w:t>
      </w:r>
      <w:r>
        <w:rPr>
          <w:color w:val="687D91"/>
          <w:spacing w:val="26"/>
          <w:sz w:val="18"/>
        </w:rPr>
        <w:t xml:space="preserve"> </w:t>
      </w:r>
      <w:r>
        <w:rPr>
          <w:color w:val="687D91"/>
          <w:sz w:val="18"/>
        </w:rPr>
        <w:t>Structure</w:t>
      </w:r>
      <w:r>
        <w:rPr>
          <w:color w:val="687D91"/>
          <w:spacing w:val="-10"/>
          <w:sz w:val="18"/>
        </w:rPr>
        <w:t xml:space="preserve"> </w:t>
      </w:r>
      <w:r>
        <w:rPr>
          <w:color w:val="687D91"/>
          <w:sz w:val="18"/>
        </w:rPr>
        <w:t>of</w:t>
      </w:r>
      <w:r>
        <w:rPr>
          <w:color w:val="687D91"/>
          <w:spacing w:val="-10"/>
          <w:sz w:val="18"/>
        </w:rPr>
        <w:t xml:space="preserve"> </w:t>
      </w:r>
      <w:r>
        <w:rPr>
          <w:color w:val="687D91"/>
          <w:sz w:val="18"/>
        </w:rPr>
        <w:t>the</w:t>
      </w:r>
      <w:r>
        <w:rPr>
          <w:color w:val="687D91"/>
          <w:spacing w:val="-10"/>
          <w:sz w:val="18"/>
        </w:rPr>
        <w:t xml:space="preserve"> </w:t>
      </w:r>
      <w:r>
        <w:rPr>
          <w:color w:val="687D91"/>
          <w:spacing w:val="-2"/>
          <w:sz w:val="18"/>
        </w:rPr>
        <w:t>Document</w:t>
      </w:r>
    </w:p>
    <w:p w14:paraId="4C3C777C" w14:textId="77777777" w:rsidR="000655EC" w:rsidRDefault="000655EC">
      <w:pPr>
        <w:pStyle w:val="Textkrper"/>
        <w:spacing w:before="110"/>
      </w:pPr>
    </w:p>
    <w:p w14:paraId="4C3C777D" w14:textId="77777777" w:rsidR="000655EC" w:rsidRDefault="00000000">
      <w:pPr>
        <w:pStyle w:val="Textkrper"/>
        <w:spacing w:before="1" w:line="216" w:lineRule="auto"/>
        <w:ind w:left="142"/>
      </w:pPr>
      <w:r>
        <w:t>at</w:t>
      </w:r>
      <w:r>
        <w:rPr>
          <w:spacing w:val="-11"/>
        </w:rPr>
        <w:t xml:space="preserve"> </w:t>
      </w:r>
      <w:r>
        <w:t>submission,</w:t>
      </w:r>
      <w:r>
        <w:rPr>
          <w:spacing w:val="-10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tracking,</w:t>
      </w:r>
      <w:r>
        <w:rPr>
          <w:spacing w:val="-10"/>
        </w:rPr>
        <w:t xml:space="preserve"> </w:t>
      </w:r>
      <w:r>
        <w:t>meeting</w:t>
      </w:r>
      <w:r>
        <w:rPr>
          <w:spacing w:val="-11"/>
        </w:rPr>
        <w:t xml:space="preserve"> </w:t>
      </w:r>
      <w:r>
        <w:t>notes,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additional</w:t>
      </w:r>
      <w:r>
        <w:rPr>
          <w:spacing w:val="-11"/>
        </w:rPr>
        <w:t xml:space="preserve"> </w:t>
      </w:r>
      <w:r>
        <w:t>relevant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 presented in a refined form.</w:t>
      </w:r>
    </w:p>
    <w:p w14:paraId="6D6451FF" w14:textId="77777777" w:rsidR="000655EC" w:rsidRDefault="000655EC">
      <w:pPr>
        <w:pStyle w:val="Textkrper"/>
        <w:spacing w:line="216" w:lineRule="auto"/>
        <w:rPr>
          <w:ins w:id="149" w:author="Ritley Kenneth" w:date="2025-12-09T05:33:00Z" w16du:dateUtc="2025-12-09T04:33:00Z"/>
        </w:rPr>
      </w:pPr>
    </w:p>
    <w:p w14:paraId="74D2F519" w14:textId="77777777" w:rsidR="003C5918" w:rsidRDefault="003C5918">
      <w:pPr>
        <w:pStyle w:val="Textkrper"/>
        <w:spacing w:line="216" w:lineRule="auto"/>
        <w:rPr>
          <w:ins w:id="150" w:author="Ritley Kenneth" w:date="2025-12-09T05:33:00Z" w16du:dateUtc="2025-12-09T04:33:00Z"/>
        </w:rPr>
      </w:pPr>
    </w:p>
    <w:p w14:paraId="10541D07" w14:textId="77777777" w:rsidR="00B73286" w:rsidRDefault="003C5918">
      <w:pPr>
        <w:pStyle w:val="Textkrper"/>
        <w:spacing w:line="216" w:lineRule="auto"/>
        <w:rPr>
          <w:ins w:id="151" w:author="Ritley Kenneth" w:date="2025-12-09T05:34:00Z" w16du:dateUtc="2025-12-09T04:34:00Z"/>
        </w:rPr>
      </w:pPr>
      <w:ins w:id="152" w:author="Ritley Kenneth" w:date="2025-12-09T05:33:00Z" w16du:dateUtc="2025-12-09T04:33:00Z">
        <w:r>
          <w:t xml:space="preserve">[ </w:t>
        </w:r>
      </w:ins>
    </w:p>
    <w:p w14:paraId="2F09DDF9" w14:textId="77777777" w:rsidR="00B73286" w:rsidRDefault="00B73286">
      <w:pPr>
        <w:pStyle w:val="Textkrper"/>
        <w:spacing w:line="216" w:lineRule="auto"/>
        <w:rPr>
          <w:ins w:id="153" w:author="Ritley Kenneth" w:date="2025-12-09T05:34:00Z" w16du:dateUtc="2025-12-09T04:34:00Z"/>
        </w:rPr>
      </w:pPr>
    </w:p>
    <w:p w14:paraId="79E219BC" w14:textId="77777777" w:rsidR="00B73286" w:rsidRDefault="003C5918">
      <w:pPr>
        <w:pStyle w:val="Textkrper"/>
        <w:spacing w:line="216" w:lineRule="auto"/>
        <w:rPr>
          <w:ins w:id="154" w:author="Ritley Kenneth" w:date="2025-12-09T05:34:00Z" w16du:dateUtc="2025-12-09T04:34:00Z"/>
        </w:rPr>
      </w:pPr>
      <w:ins w:id="155" w:author="Ritley Kenneth" w:date="2025-12-09T05:33:00Z" w16du:dateUtc="2025-12-09T04:33:00Z">
        <w:r>
          <w:t xml:space="preserve">NOTE FROM KEN: </w:t>
        </w:r>
      </w:ins>
    </w:p>
    <w:p w14:paraId="6DE1F3F3" w14:textId="77777777" w:rsidR="00B73286" w:rsidRDefault="00B73286">
      <w:pPr>
        <w:pStyle w:val="Textkrper"/>
        <w:spacing w:line="216" w:lineRule="auto"/>
        <w:rPr>
          <w:ins w:id="156" w:author="Ritley Kenneth" w:date="2025-12-09T05:34:00Z" w16du:dateUtc="2025-12-09T04:34:00Z"/>
        </w:rPr>
      </w:pPr>
    </w:p>
    <w:p w14:paraId="24B7EF09" w14:textId="24D08097" w:rsidR="00B73286" w:rsidRDefault="003C5918">
      <w:pPr>
        <w:pStyle w:val="Textkrper"/>
        <w:spacing w:line="216" w:lineRule="auto"/>
        <w:rPr>
          <w:ins w:id="157" w:author="Ritley Kenneth" w:date="2025-12-09T05:34:00Z" w16du:dateUtc="2025-12-09T04:34:00Z"/>
        </w:rPr>
      </w:pPr>
      <w:ins w:id="158" w:author="Ritley Kenneth" w:date="2025-12-09T05:33:00Z" w16du:dateUtc="2025-12-09T04:33:00Z">
        <w:r>
          <w:t>VERY WELL DONE.</w:t>
        </w:r>
      </w:ins>
      <w:ins w:id="159" w:author="Ritley Kenneth" w:date="2025-12-09T05:34:00Z" w16du:dateUtc="2025-12-09T04:34:00Z">
        <w:r>
          <w:t xml:space="preserve"> PROBABLY ONE OF THE BEST INTRODUCTION CHAPTERS I’VE READ IN A WHILE. IT BRINGS IN THE READER, </w:t>
        </w:r>
        <w:r w:rsidR="00B73286">
          <w:t>PIQUES THEIR CURIOSITY, EXPLAINS THE ENVIRONMENT AT A HIGH LEVEL, THEN EXPLAINS HOW THE DOCUMENT IS SET UP.</w:t>
        </w:r>
      </w:ins>
    </w:p>
    <w:p w14:paraId="7AE5BAA2" w14:textId="77777777" w:rsidR="00B73286" w:rsidRDefault="00B73286">
      <w:pPr>
        <w:pStyle w:val="Textkrper"/>
        <w:spacing w:line="216" w:lineRule="auto"/>
        <w:rPr>
          <w:ins w:id="160" w:author="Ritley Kenneth" w:date="2025-12-09T05:34:00Z" w16du:dateUtc="2025-12-09T04:34:00Z"/>
        </w:rPr>
      </w:pPr>
    </w:p>
    <w:p w14:paraId="7F771735" w14:textId="77777777" w:rsidR="00B73286" w:rsidRDefault="00B73286">
      <w:pPr>
        <w:pStyle w:val="Textkrper"/>
        <w:spacing w:line="216" w:lineRule="auto"/>
        <w:rPr>
          <w:ins w:id="161" w:author="Ritley Kenneth" w:date="2025-12-09T05:34:00Z" w16du:dateUtc="2025-12-09T04:34:00Z"/>
        </w:rPr>
      </w:pPr>
      <w:ins w:id="162" w:author="Ritley Kenneth" w:date="2025-12-09T05:34:00Z" w16du:dateUtc="2025-12-09T04:34:00Z">
        <w:r>
          <w:t>GOOD JOB!</w:t>
        </w:r>
      </w:ins>
    </w:p>
    <w:p w14:paraId="4C3C777E" w14:textId="5A155552" w:rsidR="003C5918" w:rsidRDefault="003C5918">
      <w:pPr>
        <w:pStyle w:val="Textkrper"/>
        <w:spacing w:line="216" w:lineRule="auto"/>
        <w:sectPr w:rsidR="003C5918">
          <w:headerReference w:type="default" r:id="rId29"/>
          <w:pgSz w:w="11910" w:h="16840"/>
          <w:pgMar w:top="80" w:right="0" w:bottom="180" w:left="708" w:header="0" w:footer="0" w:gutter="0"/>
          <w:cols w:space="720"/>
        </w:sectPr>
      </w:pPr>
      <w:ins w:id="163" w:author="Ritley Kenneth" w:date="2025-12-09T05:33:00Z" w16du:dateUtc="2025-12-09T04:33:00Z">
        <w:r>
          <w:t>]</w:t>
        </w:r>
      </w:ins>
    </w:p>
    <w:p w14:paraId="4C3C777F" w14:textId="77777777" w:rsidR="000655EC" w:rsidRDefault="000655EC">
      <w:pPr>
        <w:pStyle w:val="Textkrper"/>
        <w:spacing w:before="8"/>
        <w:rPr>
          <w:sz w:val="14"/>
        </w:rPr>
      </w:pPr>
    </w:p>
    <w:p w14:paraId="4C3C7780" w14:textId="77777777" w:rsidR="000655EC" w:rsidRDefault="000655EC">
      <w:pPr>
        <w:pStyle w:val="Textkrper"/>
        <w:rPr>
          <w:sz w:val="14"/>
        </w:rPr>
        <w:sectPr w:rsidR="000655EC">
          <w:headerReference w:type="even" r:id="rId30"/>
          <w:footerReference w:type="even" r:id="rId31"/>
          <w:pgSz w:w="11910" w:h="16840"/>
          <w:pgMar w:top="1920" w:right="0" w:bottom="280" w:left="708" w:header="0" w:footer="0" w:gutter="0"/>
          <w:cols w:space="720"/>
        </w:sectPr>
      </w:pPr>
    </w:p>
    <w:p w14:paraId="4C3C7781" w14:textId="77777777" w:rsidR="000655EC" w:rsidRDefault="00000000">
      <w:pPr>
        <w:pStyle w:val="berschrift1"/>
        <w:numPr>
          <w:ilvl w:val="0"/>
          <w:numId w:val="18"/>
        </w:numPr>
        <w:tabs>
          <w:tab w:val="left" w:pos="698"/>
        </w:tabs>
        <w:spacing w:before="62"/>
        <w:ind w:left="698" w:hanging="556"/>
        <w:rPr>
          <w:b w:val="0"/>
        </w:rPr>
      </w:pPr>
      <w:bookmarkStart w:id="164" w:name="Project_management"/>
      <w:bookmarkStart w:id="165" w:name="_bookmark9"/>
      <w:bookmarkEnd w:id="164"/>
      <w:bookmarkEnd w:id="165"/>
      <w:r>
        <w:rPr>
          <w:b w:val="0"/>
          <w:color w:val="687D91"/>
          <w:w w:val="80"/>
        </w:rPr>
        <w:lastRenderedPageBreak/>
        <w:t>Project</w:t>
      </w:r>
      <w:r>
        <w:rPr>
          <w:b w:val="0"/>
          <w:color w:val="687D91"/>
          <w:spacing w:val="15"/>
        </w:rPr>
        <w:t xml:space="preserve"> </w:t>
      </w:r>
      <w:r>
        <w:rPr>
          <w:b w:val="0"/>
          <w:color w:val="687D91"/>
          <w:spacing w:val="-2"/>
          <w:w w:val="90"/>
        </w:rPr>
        <w:t>management</w:t>
      </w:r>
    </w:p>
    <w:p w14:paraId="4C3C7782" w14:textId="0804F21E" w:rsidR="000655EC" w:rsidRPr="00B2548C" w:rsidRDefault="00B401AD" w:rsidP="00B2548C">
      <w:pPr>
        <w:pStyle w:val="Textkrper"/>
        <w:spacing w:before="384"/>
        <w:ind w:left="142"/>
        <w:rPr>
          <w:spacing w:val="-2"/>
          <w:rPrChange w:id="166" w:author="Roccaro Roland, IT11.5" w:date="2025-12-09T10:51:00Z" w16du:dateUtc="2025-12-09T09:51:00Z">
            <w:rPr/>
          </w:rPrChange>
        </w:rPr>
      </w:pPr>
      <w:ins w:id="167" w:author="Roccaro Roland, IT11.5" w:date="2025-12-09T09:26:00Z" w16du:dateUtc="2025-12-09T08:26:00Z">
        <w:r>
          <w:rPr>
            <w:spacing w:val="-2"/>
          </w:rPr>
          <w:t>The project management chapter</w:t>
        </w:r>
      </w:ins>
      <w:ins w:id="168" w:author="Roccaro Roland, IT11.5" w:date="2025-12-09T09:29:00Z" w16du:dateUtc="2025-12-09T08:29:00Z">
        <w:r w:rsidR="00195337">
          <w:rPr>
            <w:spacing w:val="-2"/>
          </w:rPr>
          <w:t xml:space="preserve"> </w:t>
        </w:r>
      </w:ins>
      <w:ins w:id="169" w:author="Roccaro Roland, IT11.5" w:date="2025-12-09T09:26:00Z" w16du:dateUtc="2025-12-09T08:26:00Z">
        <w:r>
          <w:rPr>
            <w:spacing w:val="-2"/>
          </w:rPr>
          <w:t xml:space="preserve"> summarises </w:t>
        </w:r>
        <w:r w:rsidR="00E413B6">
          <w:rPr>
            <w:spacing w:val="-2"/>
          </w:rPr>
          <w:t>the en</w:t>
        </w:r>
      </w:ins>
      <w:ins w:id="170" w:author="Roccaro Roland, IT11.5" w:date="2025-12-09T09:27:00Z" w16du:dateUtc="2025-12-09T08:27:00Z">
        <w:r w:rsidR="00E413B6">
          <w:rPr>
            <w:spacing w:val="-2"/>
          </w:rPr>
          <w:t xml:space="preserve">vironment of this project and how it is </w:t>
        </w:r>
        <w:r w:rsidR="000D2E9E">
          <w:rPr>
            <w:spacing w:val="-2"/>
          </w:rPr>
          <w:t>conducted.</w:t>
        </w:r>
      </w:ins>
      <w:ins w:id="171" w:author="Roccaro Roland, IT11.5" w:date="2025-12-09T09:32:00Z" w16du:dateUtc="2025-12-09T08:32:00Z">
        <w:r w:rsidR="00076115">
          <w:rPr>
            <w:spacing w:val="-2"/>
          </w:rPr>
          <w:t xml:space="preserve"> Th</w:t>
        </w:r>
      </w:ins>
      <w:ins w:id="172" w:author="Roccaro Roland, IT11.5" w:date="2025-12-09T09:33:00Z" w16du:dateUtc="2025-12-09T08:33:00Z">
        <w:r w:rsidR="008601E0">
          <w:rPr>
            <w:spacing w:val="-2"/>
          </w:rPr>
          <w:t xml:space="preserve">is allows to </w:t>
        </w:r>
      </w:ins>
      <w:ins w:id="173" w:author="Roccaro Roland, IT11.5" w:date="2025-12-09T10:50:00Z" w16du:dateUtc="2025-12-09T09:50:00Z">
        <w:r w:rsidR="00320FF1">
          <w:rPr>
            <w:spacing w:val="-2"/>
          </w:rPr>
          <w:t xml:space="preserve">further introduce the reader into the surrounding and </w:t>
        </w:r>
      </w:ins>
      <w:ins w:id="174" w:author="Roccaro Roland, IT11.5" w:date="2025-12-09T10:51:00Z" w16du:dateUtc="2025-12-09T09:51:00Z">
        <w:r w:rsidR="00480495">
          <w:rPr>
            <w:spacing w:val="-2"/>
          </w:rPr>
          <w:t xml:space="preserve">incrementaly </w:t>
        </w:r>
        <w:r w:rsidR="00B2548C">
          <w:rPr>
            <w:spacing w:val="-2"/>
          </w:rPr>
          <w:t>increase the understanding. First, the teams are listed in wh</w:t>
        </w:r>
      </w:ins>
      <w:ins w:id="175" w:author="Roccaro Roland, IT11.5" w:date="2025-12-09T10:52:00Z" w16du:dateUtc="2025-12-09T09:52:00Z">
        <w:r w:rsidR="00B2548C">
          <w:rPr>
            <w:spacing w:val="-2"/>
          </w:rPr>
          <w:t xml:space="preserve">ich the project staff is engaged. Second, the different methods for </w:t>
        </w:r>
        <w:r w:rsidR="00634875">
          <w:rPr>
            <w:spacing w:val="-2"/>
          </w:rPr>
          <w:t xml:space="preserve">effort and task tracking are introduced. </w:t>
        </w:r>
      </w:ins>
      <w:ins w:id="176" w:author="Roccaro Roland, IT11.5" w:date="2025-12-09T10:53:00Z" w16du:dateUtc="2025-12-09T09:53:00Z">
        <w:r w:rsidR="00634875">
          <w:rPr>
            <w:spacing w:val="-2"/>
          </w:rPr>
          <w:t>Third, the tool</w:t>
        </w:r>
        <w:r w:rsidR="00294FE4">
          <w:rPr>
            <w:spacing w:val="-2"/>
          </w:rPr>
          <w:t xml:space="preserve"> sets</w:t>
        </w:r>
        <w:r w:rsidR="00634875">
          <w:rPr>
            <w:spacing w:val="-2"/>
          </w:rPr>
          <w:t xml:space="preserve"> used </w:t>
        </w:r>
        <w:r w:rsidR="00294FE4">
          <w:rPr>
            <w:spacing w:val="-2"/>
          </w:rPr>
          <w:t>by the different teams are described</w:t>
        </w:r>
      </w:ins>
      <w:ins w:id="177" w:author="Roccaro Roland, IT11.5" w:date="2025-12-09T11:42:00Z" w16du:dateUtc="2025-12-09T10:42:00Z">
        <w:r w:rsidR="00314A36">
          <w:rPr>
            <w:spacing w:val="-2"/>
          </w:rPr>
          <w:t xml:space="preserve">. Finally, the </w:t>
        </w:r>
      </w:ins>
      <w:ins w:id="178" w:author="Roccaro Roland, IT11.5" w:date="2025-12-09T11:43:00Z" w16du:dateUtc="2025-12-09T10:43:00Z">
        <w:r w:rsidR="008A6DA2">
          <w:rPr>
            <w:spacing w:val="-2"/>
          </w:rPr>
          <w:t xml:space="preserve">risk management </w:t>
        </w:r>
      </w:ins>
      <w:ins w:id="179" w:author="Roccaro Roland, IT11.5" w:date="2025-12-09T12:34:00Z" w16du:dateUtc="2025-12-09T11:34:00Z">
        <w:r w:rsidR="00A0168F">
          <w:rPr>
            <w:spacing w:val="-2"/>
          </w:rPr>
          <w:t xml:space="preserve">section </w:t>
        </w:r>
      </w:ins>
      <w:ins w:id="180" w:author="Roccaro Roland, IT11.5" w:date="2025-12-09T12:36:00Z" w16du:dateUtc="2025-12-09T11:36:00Z">
        <w:r w:rsidR="002D0B46">
          <w:rPr>
            <w:spacing w:val="-2"/>
          </w:rPr>
          <w:t xml:space="preserve">describes the risks handled and measures </w:t>
        </w:r>
      </w:ins>
      <w:ins w:id="181" w:author="Roccaro Roland, IT11.5" w:date="2025-12-09T12:37:00Z" w16du:dateUtc="2025-12-09T11:37:00Z">
        <w:r w:rsidR="002D0B46">
          <w:rPr>
            <w:spacing w:val="-2"/>
          </w:rPr>
          <w:t xml:space="preserve">taken to </w:t>
        </w:r>
        <w:r w:rsidR="00C46BEE">
          <w:rPr>
            <w:spacing w:val="-2"/>
          </w:rPr>
          <w:t xml:space="preserve">counteract </w:t>
        </w:r>
        <w:r w:rsidR="008F6B03">
          <w:rPr>
            <w:spacing w:val="-2"/>
          </w:rPr>
          <w:t>them.</w:t>
        </w:r>
      </w:ins>
      <w:del w:id="182" w:author="Roccaro Roland, IT11.5" w:date="2025-12-09T09:32:00Z" w16du:dateUtc="2025-12-09T08:32:00Z">
        <w:r w:rsidR="00AA13F0" w:rsidDel="00076115">
          <w:rPr>
            <w:spacing w:val="-2"/>
          </w:rPr>
          <w:delText xml:space="preserve"> </w:delText>
        </w:r>
      </w:del>
    </w:p>
    <w:p w14:paraId="4C3C7783" w14:textId="77777777" w:rsidR="000655EC" w:rsidRDefault="000655EC">
      <w:pPr>
        <w:pStyle w:val="Textkrper"/>
        <w:spacing w:before="40"/>
      </w:pPr>
    </w:p>
    <w:p w14:paraId="4C3C7784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183" w:name="Teams"/>
      <w:bookmarkStart w:id="184" w:name="_bookmark10"/>
      <w:bookmarkEnd w:id="183"/>
      <w:bookmarkEnd w:id="184"/>
      <w:r>
        <w:rPr>
          <w:b w:val="0"/>
          <w:color w:val="687D91"/>
          <w:spacing w:val="-2"/>
          <w:w w:val="95"/>
        </w:rPr>
        <w:t>Teams</w:t>
      </w:r>
    </w:p>
    <w:p w14:paraId="4511E453" w14:textId="73F986C2" w:rsidR="008F6B03" w:rsidRDefault="008F6B03">
      <w:pPr>
        <w:pStyle w:val="Textkrper"/>
        <w:spacing w:before="195"/>
        <w:ind w:left="142"/>
        <w:rPr>
          <w:ins w:id="185" w:author="Roccaro Roland, IT11.5" w:date="2025-12-09T12:37:00Z" w16du:dateUtc="2025-12-09T11:37:00Z"/>
        </w:rPr>
      </w:pPr>
      <w:ins w:id="186" w:author="Roccaro Roland, IT11.5" w:date="2025-12-09T12:38:00Z" w16du:dateUtc="2025-12-09T11:38:00Z">
        <w:r>
          <w:t>Th</w:t>
        </w:r>
        <w:r w:rsidR="007D5E18">
          <w:t xml:space="preserve">is section will explain the the team environments in which the project staff is </w:t>
        </w:r>
        <w:r w:rsidR="00C03B8A">
          <w:t xml:space="preserve">engaged. </w:t>
        </w:r>
      </w:ins>
      <w:ins w:id="187" w:author="Roccaro Roland, IT11.5" w:date="2025-12-09T12:39:00Z" w16du:dateUtc="2025-12-09T11:39:00Z">
        <w:r w:rsidR="00C03B8A">
          <w:t>First, i</w:t>
        </w:r>
      </w:ins>
      <w:ins w:id="188" w:author="Roccaro Roland, IT11.5" w:date="2025-12-09T12:38:00Z" w16du:dateUtc="2025-12-09T11:38:00Z">
        <w:r w:rsidR="00C03B8A">
          <w:t>t will des</w:t>
        </w:r>
      </w:ins>
      <w:ins w:id="189" w:author="Roccaro Roland, IT11.5" w:date="2025-12-09T12:39:00Z" w16du:dateUtc="2025-12-09T11:39:00Z">
        <w:r w:rsidR="00C03B8A">
          <w:t>cribe the work</w:t>
        </w:r>
        <w:r w:rsidR="00A0311A">
          <w:t xml:space="preserve"> setting at swiss post where different structures are working towards the goal of t</w:t>
        </w:r>
      </w:ins>
      <w:ins w:id="190" w:author="Roccaro Roland, IT11.5" w:date="2025-12-09T12:40:00Z" w16du:dateUtc="2025-12-09T11:40:00Z">
        <w:r w:rsidR="00A0311A">
          <w:t>his project.</w:t>
        </w:r>
        <w:r w:rsidR="00D9456C">
          <w:t xml:space="preserve"> Second, the project team itself will be presented.</w:t>
        </w:r>
      </w:ins>
    </w:p>
    <w:p w14:paraId="4C3C7786" w14:textId="77777777" w:rsidR="000655EC" w:rsidRDefault="00000000">
      <w:pPr>
        <w:pStyle w:val="berschrift3"/>
        <w:numPr>
          <w:ilvl w:val="2"/>
          <w:numId w:val="18"/>
        </w:numPr>
        <w:tabs>
          <w:tab w:val="left" w:pos="869"/>
        </w:tabs>
        <w:spacing w:before="280"/>
        <w:ind w:left="869" w:hanging="727"/>
        <w:rPr>
          <w:b w:val="0"/>
          <w:color w:val="687D91"/>
        </w:rPr>
      </w:pPr>
      <w:bookmarkStart w:id="191" w:name="Post_Teams"/>
      <w:bookmarkStart w:id="192" w:name="_bookmark11"/>
      <w:bookmarkEnd w:id="191"/>
      <w:bookmarkEnd w:id="192"/>
      <w:r>
        <w:rPr>
          <w:b w:val="0"/>
          <w:color w:val="687D91"/>
          <w:spacing w:val="-2"/>
          <w:w w:val="85"/>
        </w:rPr>
        <w:t>Post</w:t>
      </w:r>
      <w:r>
        <w:rPr>
          <w:b w:val="0"/>
          <w:color w:val="687D91"/>
          <w:spacing w:val="-6"/>
          <w:w w:val="85"/>
        </w:rPr>
        <w:t xml:space="preserve"> </w:t>
      </w:r>
      <w:r>
        <w:rPr>
          <w:b w:val="0"/>
          <w:color w:val="687D91"/>
          <w:spacing w:val="-4"/>
          <w:w w:val="95"/>
        </w:rPr>
        <w:t>Teams</w:t>
      </w:r>
    </w:p>
    <w:p w14:paraId="4C3C7787" w14:textId="77777777" w:rsidR="000655EC" w:rsidRDefault="00000000">
      <w:pPr>
        <w:pStyle w:val="Textkrper"/>
        <w:spacing w:before="125"/>
        <w:ind w:left="142"/>
      </w:pPr>
      <w:r>
        <w:t>List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post</w:t>
      </w:r>
      <w:r>
        <w:rPr>
          <w:spacing w:val="-11"/>
        </w:rPr>
        <w:t xml:space="preserve"> </w:t>
      </w:r>
      <w:r>
        <w:t>teams</w:t>
      </w:r>
      <w:r>
        <w:rPr>
          <w:spacing w:val="-12"/>
        </w:rPr>
        <w:t xml:space="preserve"> </w:t>
      </w:r>
      <w:r>
        <w:t>surounding</w:t>
      </w:r>
      <w:r>
        <w:rPr>
          <w:spacing w:val="-11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scrum</w:t>
      </w:r>
      <w:r>
        <w:rPr>
          <w:spacing w:val="-11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Modernisation</w:t>
      </w:r>
      <w:r>
        <w:rPr>
          <w:spacing w:val="-12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quality</w:t>
      </w:r>
      <w:r>
        <w:rPr>
          <w:spacing w:val="-11"/>
        </w:rPr>
        <w:t xml:space="preserve"> </w:t>
      </w:r>
      <w:r>
        <w:rPr>
          <w:spacing w:val="-2"/>
        </w:rPr>
        <w:t>initiative</w:t>
      </w:r>
    </w:p>
    <w:p w14:paraId="4C3C7788" w14:textId="77777777" w:rsidR="000655EC" w:rsidRDefault="00000000">
      <w:pPr>
        <w:pStyle w:val="berschrift3"/>
        <w:numPr>
          <w:ilvl w:val="2"/>
          <w:numId w:val="18"/>
        </w:numPr>
        <w:tabs>
          <w:tab w:val="left" w:pos="869"/>
        </w:tabs>
        <w:spacing w:before="280"/>
        <w:ind w:left="869" w:hanging="727"/>
        <w:rPr>
          <w:b w:val="0"/>
          <w:color w:val="687D91"/>
        </w:rPr>
      </w:pPr>
      <w:bookmarkStart w:id="193" w:name="Team_Tools"/>
      <w:bookmarkStart w:id="194" w:name="_bookmark12"/>
      <w:bookmarkEnd w:id="193"/>
      <w:bookmarkEnd w:id="194"/>
      <w:r>
        <w:rPr>
          <w:b w:val="0"/>
          <w:color w:val="687D91"/>
          <w:w w:val="80"/>
        </w:rPr>
        <w:t>Team</w:t>
      </w:r>
      <w:r>
        <w:rPr>
          <w:b w:val="0"/>
          <w:color w:val="687D91"/>
          <w:spacing w:val="-2"/>
          <w:w w:val="90"/>
        </w:rPr>
        <w:t xml:space="preserve"> Tools</w:t>
      </w:r>
    </w:p>
    <w:p w14:paraId="4C3C7789" w14:textId="77777777" w:rsidR="000655EC" w:rsidRDefault="00000000">
      <w:pPr>
        <w:pStyle w:val="Textkrper"/>
        <w:spacing w:before="147" w:line="216" w:lineRule="auto"/>
        <w:ind w:left="142" w:right="848"/>
        <w:jc w:val="both"/>
      </w:pPr>
      <w:r>
        <w:rPr>
          <w:spacing w:val="-2"/>
        </w:rPr>
        <w:t>Jira... Confluence</w:t>
      </w:r>
      <w:r>
        <w:rPr>
          <w:spacing w:val="-6"/>
        </w:rPr>
        <w:t xml:space="preserve"> </w:t>
      </w:r>
      <w:r>
        <w:rPr>
          <w:spacing w:val="-2"/>
        </w:rPr>
        <w:t>Outlook,</w:t>
      </w:r>
      <w:r>
        <w:rPr>
          <w:spacing w:val="-5"/>
        </w:rPr>
        <w:t xml:space="preserve"> </w:t>
      </w:r>
      <w:r>
        <w:rPr>
          <w:spacing w:val="-2"/>
        </w:rPr>
        <w:t>weekly</w:t>
      </w:r>
      <w:r>
        <w:rPr>
          <w:spacing w:val="-6"/>
        </w:rPr>
        <w:t xml:space="preserve"> </w:t>
      </w:r>
      <w:r>
        <w:rPr>
          <w:spacing w:val="-2"/>
        </w:rPr>
        <w:t>meetings... and</w:t>
      </w:r>
      <w:r>
        <w:rPr>
          <w:spacing w:val="-6"/>
        </w:rPr>
        <w:t xml:space="preserve"> </w:t>
      </w:r>
      <w:r>
        <w:rPr>
          <w:spacing w:val="-2"/>
        </w:rPr>
        <w:t>different</w:t>
      </w:r>
      <w:r>
        <w:rPr>
          <w:spacing w:val="-6"/>
        </w:rPr>
        <w:t xml:space="preserve"> </w:t>
      </w:r>
      <w:r>
        <w:rPr>
          <w:spacing w:val="-2"/>
        </w:rPr>
        <w:t>confluence? The</w:t>
      </w:r>
      <w:r>
        <w:rPr>
          <w:spacing w:val="-6"/>
        </w:rPr>
        <w:t xml:space="preserve"> </w:t>
      </w:r>
      <w:r>
        <w:rPr>
          <w:spacing w:val="-2"/>
        </w:rPr>
        <w:t>teams</w:t>
      </w:r>
      <w:r>
        <w:rPr>
          <w:spacing w:val="-6"/>
        </w:rPr>
        <w:t xml:space="preserve"> </w:t>
      </w:r>
      <w:r>
        <w:rPr>
          <w:spacing w:val="-2"/>
        </w:rPr>
        <w:t>use</w:t>
      </w:r>
      <w:r>
        <w:rPr>
          <w:spacing w:val="-6"/>
        </w:rPr>
        <w:t xml:space="preserve"> </w:t>
      </w:r>
      <w:r>
        <w:rPr>
          <w:spacing w:val="-2"/>
        </w:rPr>
        <w:t>different</w:t>
      </w:r>
      <w:r>
        <w:rPr>
          <w:spacing w:val="-6"/>
        </w:rPr>
        <w:t xml:space="preserve"> </w:t>
      </w:r>
      <w:r>
        <w:rPr>
          <w:spacing w:val="-2"/>
        </w:rPr>
        <w:t xml:space="preserve">methods </w:t>
      </w:r>
      <w:r>
        <w:t>to synchronize and document their efforts</w:t>
      </w:r>
    </w:p>
    <w:p w14:paraId="4C3C778A" w14:textId="77777777" w:rsidR="000655EC" w:rsidRDefault="000655EC">
      <w:pPr>
        <w:pStyle w:val="Textkrper"/>
        <w:spacing w:before="47"/>
      </w:pPr>
    </w:p>
    <w:p w14:paraId="4C3C778B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195" w:name="Method"/>
      <w:bookmarkStart w:id="196" w:name="_bookmark13"/>
      <w:bookmarkEnd w:id="195"/>
      <w:bookmarkEnd w:id="196"/>
      <w:r>
        <w:rPr>
          <w:b w:val="0"/>
          <w:color w:val="687D91"/>
          <w:spacing w:val="-2"/>
        </w:rPr>
        <w:t>Method</w:t>
      </w:r>
    </w:p>
    <w:p w14:paraId="6CDDE044" w14:textId="26D83E1D" w:rsidR="00B24ACD" w:rsidRDefault="00007F73">
      <w:pPr>
        <w:pStyle w:val="Textkrper"/>
        <w:spacing w:before="195"/>
        <w:ind w:left="142"/>
        <w:rPr>
          <w:ins w:id="197" w:author="Roccaro Roland, IT11.5" w:date="2025-12-09T13:37:00Z" w16du:dateUtc="2025-12-09T12:37:00Z"/>
        </w:rPr>
      </w:pPr>
      <w:bookmarkStart w:id="198" w:name="Calendar_Timeline"/>
      <w:bookmarkStart w:id="199" w:name="_bookmark14"/>
      <w:bookmarkEnd w:id="198"/>
      <w:bookmarkEnd w:id="199"/>
      <w:ins w:id="200" w:author="Roccaro Roland, IT11.5" w:date="2025-12-09T12:52:00Z" w16du:dateUtc="2025-12-09T11:52:00Z">
        <w:r>
          <w:t xml:space="preserve">The method section </w:t>
        </w:r>
      </w:ins>
      <w:ins w:id="201" w:author="Roccaro Roland, IT11.5" w:date="2025-12-09T12:53:00Z" w16du:dateUtc="2025-12-09T11:53:00Z">
        <w:r w:rsidR="00A56222">
          <w:t>will detail how the different teams manage themselves</w:t>
        </w:r>
      </w:ins>
      <w:ins w:id="202" w:author="Roccaro Roland, IT11.5" w:date="2025-12-09T13:36:00Z" w16du:dateUtc="2025-12-09T12:36:00Z">
        <w:r w:rsidR="00525014">
          <w:t>.</w:t>
        </w:r>
      </w:ins>
      <w:ins w:id="203" w:author="Roccaro Roland, IT11.5" w:date="2025-12-09T12:53:00Z" w16du:dateUtc="2025-12-09T11:53:00Z">
        <w:r w:rsidR="00A56222">
          <w:t xml:space="preserve">. </w:t>
        </w:r>
        <w:r w:rsidR="002E494A">
          <w:t xml:space="preserve">First, the </w:t>
        </w:r>
        <w:r w:rsidR="003D77C7">
          <w:t xml:space="preserve">post teams </w:t>
        </w:r>
      </w:ins>
      <w:ins w:id="204" w:author="Roccaro Roland, IT11.5" w:date="2025-12-09T12:54:00Z" w16du:dateUtc="2025-12-09T11:54:00Z">
        <w:r w:rsidR="003D77C7">
          <w:t xml:space="preserve">methods and communication lines are described. Second, </w:t>
        </w:r>
      </w:ins>
      <w:ins w:id="205" w:author="Roccaro Roland, IT11.5" w:date="2025-12-09T13:35:00Z" w16du:dateUtc="2025-12-09T12:35:00Z">
        <w:r w:rsidR="003800FB">
          <w:t xml:space="preserve">the project teams </w:t>
        </w:r>
        <w:r w:rsidR="00C361AE">
          <w:t>is described in the same way.</w:t>
        </w:r>
      </w:ins>
    </w:p>
    <w:p w14:paraId="5C34884B" w14:textId="77777777" w:rsidR="00525014" w:rsidRDefault="00525014">
      <w:pPr>
        <w:pStyle w:val="Textkrper"/>
        <w:spacing w:before="195"/>
        <w:ind w:left="142"/>
        <w:rPr>
          <w:ins w:id="206" w:author="Roccaro Roland, IT11.5" w:date="2025-12-09T13:37:00Z" w16du:dateUtc="2025-12-09T12:37:00Z"/>
        </w:rPr>
      </w:pPr>
    </w:p>
    <w:p w14:paraId="43AC5E53" w14:textId="34384821" w:rsidR="00525014" w:rsidRPr="00525014" w:rsidRDefault="00525014">
      <w:pPr>
        <w:pStyle w:val="Textkrper"/>
        <w:spacing w:before="195"/>
        <w:ind w:left="142"/>
        <w:rPr>
          <w:ins w:id="207" w:author="Roccaro Roland, IT11.5" w:date="2025-12-09T13:37:00Z" w16du:dateUtc="2025-12-09T12:37:00Z"/>
          <w:b/>
          <w:bCs/>
          <w:sz w:val="36"/>
          <w:szCs w:val="36"/>
          <w:rPrChange w:id="208" w:author="Roccaro Roland, IT11.5" w:date="2025-12-09T13:37:00Z" w16du:dateUtc="2025-12-09T12:37:00Z">
            <w:rPr>
              <w:ins w:id="209" w:author="Roccaro Roland, IT11.5" w:date="2025-12-09T13:37:00Z" w16du:dateUtc="2025-12-09T12:37:00Z"/>
            </w:rPr>
          </w:rPrChange>
        </w:rPr>
      </w:pPr>
      <w:ins w:id="210" w:author="Roccaro Roland, IT11.5" w:date="2025-12-09T13:37:00Z" w16du:dateUtc="2025-12-09T12:37:00Z">
        <w:r w:rsidRPr="00525014">
          <w:rPr>
            <w:b/>
            <w:bCs/>
            <w:sz w:val="36"/>
            <w:szCs w:val="36"/>
            <w:rPrChange w:id="211" w:author="Roccaro Roland, IT11.5" w:date="2025-12-09T13:37:00Z" w16du:dateUtc="2025-12-09T12:37:00Z">
              <w:rPr/>
            </w:rPrChange>
          </w:rPr>
          <w:t>Post Teams</w:t>
        </w:r>
      </w:ins>
    </w:p>
    <w:p w14:paraId="4478BE4D" w14:textId="37E4475C" w:rsidR="003C5E9C" w:rsidRDefault="003C5E9C">
      <w:pPr>
        <w:pStyle w:val="Textkrper"/>
        <w:spacing w:before="195"/>
        <w:ind w:left="142"/>
        <w:rPr>
          <w:ins w:id="212" w:author="Roccaro Roland, IT11.5" w:date="2025-12-09T13:38:00Z" w16du:dateUtc="2025-12-09T12:38:00Z"/>
        </w:rPr>
      </w:pPr>
      <w:ins w:id="213" w:author="Roccaro Roland, IT11.5" w:date="2025-12-09T13:38:00Z" w16du:dateUtc="2025-12-09T12:38:00Z">
        <w:r>
          <w:t>Scrum</w:t>
        </w:r>
      </w:ins>
    </w:p>
    <w:p w14:paraId="4FD94F67" w14:textId="73E23116" w:rsidR="003C5E9C" w:rsidRDefault="003C5E9C">
      <w:pPr>
        <w:pStyle w:val="Textkrper"/>
        <w:spacing w:before="195"/>
        <w:ind w:left="142"/>
        <w:rPr>
          <w:ins w:id="214" w:author="Roccaro Roland, IT11.5" w:date="2025-12-09T13:38:00Z" w16du:dateUtc="2025-12-09T12:38:00Z"/>
        </w:rPr>
      </w:pPr>
      <w:ins w:id="215" w:author="Roccaro Roland, IT11.5" w:date="2025-12-09T13:38:00Z" w16du:dateUtc="2025-12-09T12:38:00Z">
        <w:r>
          <w:t>PAM</w:t>
        </w:r>
      </w:ins>
    </w:p>
    <w:p w14:paraId="5378CB2E" w14:textId="2C49222B" w:rsidR="003C5E9C" w:rsidRDefault="00394243">
      <w:pPr>
        <w:pStyle w:val="Textkrper"/>
        <w:spacing w:before="195"/>
        <w:ind w:left="142"/>
        <w:rPr>
          <w:ins w:id="216" w:author="Roccaro Roland, IT11.5" w:date="2025-12-09T13:38:00Z" w16du:dateUtc="2025-12-09T12:38:00Z"/>
        </w:rPr>
      </w:pPr>
      <w:ins w:id="217" w:author="Roccaro Roland, IT11.5" w:date="2025-12-09T13:38:00Z" w16du:dateUtc="2025-12-09T12:38:00Z">
        <w:r>
          <w:t>Weekly meeting DQM</w:t>
        </w:r>
      </w:ins>
    </w:p>
    <w:p w14:paraId="32A56544" w14:textId="4879BA5F" w:rsidR="00953592" w:rsidRDefault="00953592">
      <w:pPr>
        <w:pStyle w:val="Textkrper"/>
        <w:spacing w:before="195"/>
        <w:ind w:left="142"/>
        <w:rPr>
          <w:ins w:id="218" w:author="Roccaro Roland, IT11.5" w:date="2025-12-09T13:39:00Z" w16du:dateUtc="2025-12-09T12:39:00Z"/>
        </w:rPr>
      </w:pPr>
      <w:ins w:id="219" w:author="Roccaro Roland, IT11.5" w:date="2025-12-09T13:38:00Z" w16du:dateUtc="2025-12-09T12:38:00Z">
        <w:r>
          <w:t>Avai</w:t>
        </w:r>
      </w:ins>
      <w:ins w:id="220" w:author="Roccaro Roland, IT11.5" w:date="2025-12-09T13:39:00Z" w16du:dateUtc="2025-12-09T12:39:00Z">
        <w:r>
          <w:t>labilities</w:t>
        </w:r>
        <w:r w:rsidR="00D77EA0">
          <w:t xml:space="preserve"> in calendar (Holidays, meetings) etc. trough shared calendars</w:t>
        </w:r>
      </w:ins>
    </w:p>
    <w:p w14:paraId="4CEDFFBF" w14:textId="77777777" w:rsidR="00953592" w:rsidRDefault="00953592">
      <w:pPr>
        <w:pStyle w:val="Textkrper"/>
        <w:spacing w:before="195"/>
        <w:ind w:left="142"/>
        <w:rPr>
          <w:ins w:id="221" w:author="Roccaro Roland, IT11.5" w:date="2025-12-09T13:37:00Z" w16du:dateUtc="2025-12-09T12:37:00Z"/>
        </w:rPr>
      </w:pPr>
    </w:p>
    <w:p w14:paraId="484A35AC" w14:textId="007FDE1D" w:rsidR="00525014" w:rsidRDefault="00525014">
      <w:pPr>
        <w:pStyle w:val="Textkrper"/>
        <w:spacing w:before="195"/>
        <w:ind w:left="142"/>
        <w:rPr>
          <w:ins w:id="222" w:author="Roccaro Roland, IT11.5" w:date="2025-12-09T13:37:00Z" w16du:dateUtc="2025-12-09T12:37:00Z"/>
        </w:rPr>
      </w:pPr>
      <w:ins w:id="223" w:author="Roccaro Roland, IT11.5" w:date="2025-12-09T13:37:00Z" w16du:dateUtc="2025-12-09T12:37:00Z">
        <w:r>
          <w:t>Blabliblu</w:t>
        </w:r>
      </w:ins>
    </w:p>
    <w:p w14:paraId="0496A598" w14:textId="229ABD03" w:rsidR="00525014" w:rsidRDefault="003C5E9C">
      <w:pPr>
        <w:pStyle w:val="Textkrper"/>
        <w:spacing w:before="195"/>
        <w:ind w:left="142"/>
        <w:rPr>
          <w:ins w:id="224" w:author="Roccaro Roland, IT11.5" w:date="2025-12-09T13:37:00Z" w16du:dateUtc="2025-12-09T12:37:00Z"/>
        </w:rPr>
      </w:pPr>
      <w:ins w:id="225" w:author="Roccaro Roland, IT11.5" w:date="2025-12-09T13:37:00Z" w16du:dateUtc="2025-12-09T12:37:00Z">
        <w:r>
          <w:t>Project Team</w:t>
        </w:r>
      </w:ins>
    </w:p>
    <w:p w14:paraId="2A33CDBD" w14:textId="77777777" w:rsidR="003C5E9C" w:rsidRDefault="003C5E9C">
      <w:pPr>
        <w:pStyle w:val="Textkrper"/>
        <w:spacing w:before="195"/>
        <w:ind w:left="142"/>
        <w:rPr>
          <w:ins w:id="226" w:author="Roccaro Roland, IT11.5" w:date="2025-12-09T13:37:00Z" w16du:dateUtc="2025-12-09T12:37:00Z"/>
        </w:rPr>
      </w:pPr>
    </w:p>
    <w:p w14:paraId="2E92B24D" w14:textId="77777777" w:rsidR="00525014" w:rsidRDefault="00525014">
      <w:pPr>
        <w:pStyle w:val="Textkrper"/>
        <w:spacing w:before="195"/>
        <w:ind w:left="142"/>
        <w:rPr>
          <w:ins w:id="227" w:author="Roccaro Roland, IT11.5" w:date="2025-12-09T12:41:00Z" w16du:dateUtc="2025-12-09T11:41:00Z"/>
        </w:rPr>
      </w:pPr>
    </w:p>
    <w:p w14:paraId="4C3C778D" w14:textId="77777777" w:rsidR="000655EC" w:rsidRDefault="00000000">
      <w:pPr>
        <w:pStyle w:val="berschrift3"/>
        <w:numPr>
          <w:ilvl w:val="2"/>
          <w:numId w:val="18"/>
        </w:numPr>
        <w:tabs>
          <w:tab w:val="left" w:pos="869"/>
        </w:tabs>
        <w:spacing w:before="280"/>
        <w:ind w:left="869" w:hanging="727"/>
        <w:rPr>
          <w:b w:val="0"/>
        </w:rPr>
      </w:pPr>
      <w:r>
        <w:rPr>
          <w:b w:val="0"/>
          <w:color w:val="687D91"/>
          <w:w w:val="85"/>
        </w:rPr>
        <w:t>Calendar</w:t>
      </w:r>
      <w:r>
        <w:rPr>
          <w:b w:val="0"/>
          <w:color w:val="687D91"/>
          <w:spacing w:val="-5"/>
          <w:w w:val="85"/>
        </w:rPr>
        <w:t xml:space="preserve"> </w:t>
      </w:r>
      <w:r>
        <w:rPr>
          <w:b w:val="0"/>
          <w:color w:val="687D91"/>
          <w:spacing w:val="-2"/>
          <w:w w:val="95"/>
        </w:rPr>
        <w:t>Timeline</w:t>
      </w:r>
    </w:p>
    <w:p w14:paraId="4C3C778E" w14:textId="77777777" w:rsidR="000655EC" w:rsidRDefault="00000000">
      <w:pPr>
        <w:pStyle w:val="Textkrper"/>
        <w:spacing w:before="148" w:line="216" w:lineRule="auto"/>
        <w:ind w:left="142" w:right="848"/>
        <w:jc w:val="both"/>
      </w:pPr>
      <w:r>
        <w:rPr>
          <w:spacing w:val="-4"/>
        </w:rPr>
        <w:t xml:space="preserve">A calendar in Miro is used to set timelines The calendar also serves as a documentation as to when meetings </w:t>
      </w:r>
      <w:r>
        <w:t>were held.</w:t>
      </w:r>
    </w:p>
    <w:p w14:paraId="4C3C778F" w14:textId="77777777" w:rsidR="000655EC" w:rsidRDefault="00000000">
      <w:pPr>
        <w:pStyle w:val="berschrift4"/>
        <w:spacing w:before="300"/>
        <w:ind w:left="142"/>
        <w:rPr>
          <w:b w:val="0"/>
        </w:rPr>
      </w:pPr>
      <w:r>
        <w:rPr>
          <w:b w:val="0"/>
          <w:color w:val="687D91"/>
          <w:spacing w:val="-2"/>
          <w:w w:val="95"/>
        </w:rPr>
        <w:t>Timeline</w:t>
      </w:r>
    </w:p>
    <w:p w14:paraId="4C3C7790" w14:textId="77777777" w:rsidR="000655EC" w:rsidRDefault="00000000">
      <w:pPr>
        <w:pStyle w:val="Textkrper"/>
        <w:spacing w:before="154" w:line="216" w:lineRule="auto"/>
        <w:ind w:left="142" w:right="848"/>
        <w:jc w:val="both"/>
      </w:pPr>
      <w:r>
        <w:t>The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per</w:t>
      </w:r>
      <w:r>
        <w:rPr>
          <w:spacing w:val="-13"/>
        </w:rPr>
        <w:t xml:space="preserve"> </w:t>
      </w:r>
      <w:r>
        <w:t>block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estimated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much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take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something.</w:t>
      </w:r>
      <w:r>
        <w:rPr>
          <w:spacing w:val="-13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rather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 xml:space="preserve">How </w:t>
      </w:r>
      <w:r>
        <w:rPr>
          <w:spacing w:val="-2"/>
        </w:rPr>
        <w:t>much</w:t>
      </w:r>
      <w:r>
        <w:rPr>
          <w:spacing w:val="-6"/>
        </w:rPr>
        <w:t xml:space="preserve"> </w:t>
      </w:r>
      <w:r>
        <w:rPr>
          <w:spacing w:val="-2"/>
        </w:rPr>
        <w:t>time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6"/>
        </w:rPr>
        <w:t xml:space="preserve"> </w:t>
      </w:r>
      <w:r>
        <w:rPr>
          <w:spacing w:val="-2"/>
        </w:rPr>
        <w:t>we</w:t>
      </w:r>
      <w:r>
        <w:rPr>
          <w:spacing w:val="-7"/>
        </w:rPr>
        <w:t xml:space="preserve"> </w:t>
      </w:r>
      <w:r>
        <w:rPr>
          <w:spacing w:val="-2"/>
        </w:rPr>
        <w:t>want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invest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topic</w:t>
      </w:r>
      <w:r>
        <w:rPr>
          <w:spacing w:val="-6"/>
        </w:rPr>
        <w:t xml:space="preserve"> </w:t>
      </w:r>
      <w:r>
        <w:rPr>
          <w:spacing w:val="-2"/>
        </w:rPr>
        <w:t>so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we</w:t>
      </w:r>
      <w:r>
        <w:rPr>
          <w:spacing w:val="-7"/>
        </w:rPr>
        <w:t xml:space="preserve"> </w:t>
      </w:r>
      <w:r>
        <w:rPr>
          <w:spacing w:val="-2"/>
        </w:rPr>
        <w:t>have</w:t>
      </w:r>
      <w:r>
        <w:rPr>
          <w:spacing w:val="-6"/>
        </w:rPr>
        <w:t xml:space="preserve"> </w:t>
      </w:r>
      <w:r>
        <w:rPr>
          <w:spacing w:val="-2"/>
        </w:rPr>
        <w:t>enough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-6"/>
        </w:rPr>
        <w:t xml:space="preserve"> </w:t>
      </w:r>
      <w:r>
        <w:rPr>
          <w:spacing w:val="-2"/>
        </w:rPr>
        <w:t>So,</w:t>
      </w:r>
      <w:r>
        <w:rPr>
          <w:spacing w:val="-5"/>
        </w:rPr>
        <w:t xml:space="preserve"> </w:t>
      </w:r>
      <w:r>
        <w:rPr>
          <w:spacing w:val="-2"/>
        </w:rPr>
        <w:t xml:space="preserve">documentation </w:t>
      </w:r>
      <w:r>
        <w:t>of</w:t>
      </w:r>
      <w:r>
        <w:rPr>
          <w:spacing w:val="-9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environment</w:t>
      </w:r>
      <w:r>
        <w:rPr>
          <w:spacing w:val="-9"/>
        </w:rPr>
        <w:t xml:space="preserve"> </w:t>
      </w:r>
      <w:r>
        <w:t>could</w:t>
      </w:r>
      <w:r>
        <w:rPr>
          <w:spacing w:val="-9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2-3</w:t>
      </w:r>
      <w:r>
        <w:rPr>
          <w:spacing w:val="-9"/>
        </w:rPr>
        <w:t xml:space="preserve"> </w:t>
      </w:r>
      <w:r>
        <w:t>weeks,</w:t>
      </w:r>
      <w:r>
        <w:rPr>
          <w:spacing w:val="-8"/>
        </w:rPr>
        <w:t xml:space="preserve"> </w:t>
      </w:r>
      <w:r>
        <w:t>however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decided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week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task. Any</w:t>
      </w:r>
      <w:r>
        <w:rPr>
          <w:spacing w:val="-9"/>
        </w:rPr>
        <w:t xml:space="preserve"> </w:t>
      </w:r>
      <w:r>
        <w:t>data gathered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documented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miro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imediately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document.</w:t>
      </w:r>
      <w:r>
        <w:rPr>
          <w:spacing w:val="19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sources in miro can be added to the document if time permits it.</w:t>
      </w:r>
    </w:p>
    <w:p w14:paraId="4C3C7791" w14:textId="77777777" w:rsidR="000655EC" w:rsidRDefault="00000000">
      <w:pPr>
        <w:pStyle w:val="berschrift4"/>
        <w:spacing w:before="299"/>
        <w:ind w:left="142"/>
        <w:rPr>
          <w:b w:val="0"/>
        </w:rPr>
      </w:pPr>
      <w:r>
        <w:rPr>
          <w:b w:val="0"/>
          <w:color w:val="687D91"/>
          <w:w w:val="85"/>
        </w:rPr>
        <w:t>Mile</w:t>
      </w:r>
      <w:r>
        <w:rPr>
          <w:b w:val="0"/>
          <w:color w:val="687D91"/>
          <w:spacing w:val="-3"/>
          <w:w w:val="85"/>
        </w:rPr>
        <w:t xml:space="preserve"> </w:t>
      </w:r>
      <w:r>
        <w:rPr>
          <w:b w:val="0"/>
          <w:color w:val="687D91"/>
          <w:spacing w:val="-2"/>
          <w:w w:val="95"/>
        </w:rPr>
        <w:t>stones</w:t>
      </w:r>
    </w:p>
    <w:p w14:paraId="4C3C7792" w14:textId="77777777" w:rsidR="000655EC" w:rsidRDefault="00000000">
      <w:pPr>
        <w:pStyle w:val="Textkrper"/>
        <w:spacing w:before="131"/>
        <w:ind w:left="142"/>
      </w:pPr>
      <w:r>
        <w:t>Within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calendar</w:t>
      </w:r>
      <w:r>
        <w:rPr>
          <w:spacing w:val="-11"/>
        </w:rPr>
        <w:t xml:space="preserve"> </w:t>
      </w:r>
      <w:r>
        <w:t>Milestones</w:t>
      </w:r>
      <w:r>
        <w:rPr>
          <w:spacing w:val="-11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rPr>
          <w:spacing w:val="-2"/>
        </w:rPr>
        <w:t>defined</w:t>
      </w:r>
    </w:p>
    <w:p w14:paraId="4C3C7793" w14:textId="77777777" w:rsidR="000655EC" w:rsidRDefault="00000000">
      <w:pPr>
        <w:pStyle w:val="berschrift3"/>
        <w:numPr>
          <w:ilvl w:val="2"/>
          <w:numId w:val="18"/>
        </w:numPr>
        <w:tabs>
          <w:tab w:val="left" w:pos="869"/>
        </w:tabs>
        <w:spacing w:before="280"/>
        <w:ind w:left="869" w:hanging="727"/>
        <w:rPr>
          <w:b w:val="0"/>
        </w:rPr>
      </w:pPr>
      <w:bookmarkStart w:id="228" w:name="Kanban"/>
      <w:bookmarkStart w:id="229" w:name="_bookmark15"/>
      <w:bookmarkEnd w:id="228"/>
      <w:bookmarkEnd w:id="229"/>
      <w:r>
        <w:rPr>
          <w:b w:val="0"/>
          <w:color w:val="687D91"/>
          <w:spacing w:val="-2"/>
          <w:w w:val="95"/>
        </w:rPr>
        <w:t>Kanban</w:t>
      </w:r>
    </w:p>
    <w:p w14:paraId="4C3C7794" w14:textId="77777777" w:rsidR="000655EC" w:rsidRDefault="00000000">
      <w:pPr>
        <w:pStyle w:val="Textkrper"/>
        <w:spacing w:before="125"/>
        <w:ind w:left="142"/>
      </w:pPr>
      <w:r>
        <w:t>Tasks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,</w:t>
      </w:r>
      <w:r>
        <w:rPr>
          <w:spacing w:val="-9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Kanban</w:t>
      </w:r>
    </w:p>
    <w:p w14:paraId="4C3C7795" w14:textId="77777777" w:rsidR="000655EC" w:rsidRDefault="00000000">
      <w:pPr>
        <w:pStyle w:val="berschrift3"/>
        <w:numPr>
          <w:ilvl w:val="2"/>
          <w:numId w:val="18"/>
        </w:numPr>
        <w:tabs>
          <w:tab w:val="left" w:pos="869"/>
        </w:tabs>
        <w:spacing w:before="280"/>
        <w:ind w:left="869" w:hanging="727"/>
        <w:rPr>
          <w:b w:val="0"/>
        </w:rPr>
      </w:pPr>
      <w:bookmarkStart w:id="230" w:name="Weekly_Jour_Fixe"/>
      <w:bookmarkStart w:id="231" w:name="_bookmark16"/>
      <w:bookmarkEnd w:id="230"/>
      <w:bookmarkEnd w:id="231"/>
      <w:r>
        <w:rPr>
          <w:b w:val="0"/>
          <w:color w:val="687D91"/>
          <w:spacing w:val="-2"/>
          <w:w w:val="85"/>
        </w:rPr>
        <w:lastRenderedPageBreak/>
        <w:t>Weekly</w:t>
      </w:r>
      <w:r>
        <w:rPr>
          <w:b w:val="0"/>
          <w:color w:val="687D91"/>
          <w:spacing w:val="-6"/>
          <w:w w:val="85"/>
        </w:rPr>
        <w:t xml:space="preserve"> </w:t>
      </w:r>
      <w:r>
        <w:rPr>
          <w:b w:val="0"/>
          <w:color w:val="687D91"/>
          <w:spacing w:val="-2"/>
          <w:w w:val="85"/>
        </w:rPr>
        <w:t>Jour</w:t>
      </w:r>
      <w:r>
        <w:rPr>
          <w:b w:val="0"/>
          <w:color w:val="687D91"/>
          <w:spacing w:val="-6"/>
          <w:w w:val="85"/>
        </w:rPr>
        <w:t xml:space="preserve"> </w:t>
      </w:r>
      <w:r>
        <w:rPr>
          <w:b w:val="0"/>
          <w:color w:val="687D91"/>
          <w:spacing w:val="-4"/>
          <w:w w:val="85"/>
        </w:rPr>
        <w:t>Fixe</w:t>
      </w:r>
    </w:p>
    <w:p w14:paraId="4C3C7796" w14:textId="77777777" w:rsidR="000655EC" w:rsidRDefault="00000000">
      <w:pPr>
        <w:pStyle w:val="Textkrper"/>
        <w:spacing w:before="125"/>
        <w:ind w:left="142"/>
      </w:pPr>
      <w:r>
        <w:t>Describe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weekly</w:t>
      </w:r>
      <w:r>
        <w:rPr>
          <w:spacing w:val="-10"/>
        </w:rPr>
        <w:t xml:space="preserve"> </w:t>
      </w:r>
      <w:r>
        <w:t>Jour</w:t>
      </w:r>
      <w:r>
        <w:rPr>
          <w:spacing w:val="-10"/>
        </w:rPr>
        <w:t xml:space="preserve"> </w:t>
      </w:r>
      <w:r>
        <w:t>Fixe</w:t>
      </w:r>
      <w:r>
        <w:rPr>
          <w:spacing w:val="-10"/>
        </w:rPr>
        <w:t xml:space="preserve"> </w:t>
      </w:r>
      <w:r>
        <w:t>Describe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useful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Describe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rPr>
          <w:spacing w:val="-2"/>
        </w:rPr>
        <w:t>documented</w:t>
      </w:r>
    </w:p>
    <w:p w14:paraId="4C3C7797" w14:textId="77777777" w:rsidR="000655EC" w:rsidRDefault="000655EC">
      <w:pPr>
        <w:pStyle w:val="Textkrper"/>
        <w:spacing w:before="39"/>
      </w:pPr>
    </w:p>
    <w:p w14:paraId="4C3C7798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232" w:name="Tools"/>
      <w:bookmarkStart w:id="233" w:name="_bookmark17"/>
      <w:bookmarkEnd w:id="232"/>
      <w:bookmarkEnd w:id="233"/>
      <w:r>
        <w:rPr>
          <w:b w:val="0"/>
          <w:color w:val="687D91"/>
          <w:spacing w:val="-2"/>
        </w:rPr>
        <w:t>Tools</w:t>
      </w:r>
    </w:p>
    <w:p w14:paraId="4C3C7799" w14:textId="77777777" w:rsidR="000655EC" w:rsidRDefault="00000000">
      <w:pPr>
        <w:pStyle w:val="berschrift3"/>
        <w:numPr>
          <w:ilvl w:val="2"/>
          <w:numId w:val="18"/>
        </w:numPr>
        <w:tabs>
          <w:tab w:val="left" w:pos="869"/>
        </w:tabs>
        <w:spacing w:before="167"/>
        <w:ind w:left="869" w:hanging="727"/>
        <w:rPr>
          <w:b w:val="0"/>
        </w:rPr>
      </w:pPr>
      <w:bookmarkStart w:id="234" w:name="Miro"/>
      <w:bookmarkStart w:id="235" w:name="_bookmark18"/>
      <w:bookmarkEnd w:id="234"/>
      <w:bookmarkEnd w:id="235"/>
      <w:r>
        <w:rPr>
          <w:b w:val="0"/>
          <w:color w:val="687D91"/>
          <w:spacing w:val="-4"/>
          <w:w w:val="95"/>
        </w:rPr>
        <w:t>Miro</w:t>
      </w:r>
    </w:p>
    <w:p w14:paraId="4C3C779A" w14:textId="77777777" w:rsidR="000655EC" w:rsidRDefault="00000000">
      <w:pPr>
        <w:pStyle w:val="Textkrper"/>
        <w:spacing w:before="125"/>
        <w:ind w:left="142"/>
      </w:pPr>
      <w:r>
        <w:t>Miro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notes..</w:t>
      </w:r>
      <w:r>
        <w:rPr>
          <w:spacing w:val="-1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link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Notes</w:t>
      </w:r>
      <w:r>
        <w:rPr>
          <w:spacing w:val="-9"/>
        </w:rPr>
        <w:t xml:space="preserve"> </w:t>
      </w:r>
      <w:r>
        <w:rPr>
          <w:spacing w:val="-2"/>
        </w:rPr>
        <w:t>board</w:t>
      </w:r>
    </w:p>
    <w:p w14:paraId="4C3C779B" w14:textId="77777777" w:rsidR="000655EC" w:rsidRDefault="000655EC">
      <w:pPr>
        <w:pStyle w:val="Textkrper"/>
        <w:sectPr w:rsidR="000655EC">
          <w:headerReference w:type="default" r:id="rId32"/>
          <w:footerReference w:type="even" r:id="rId33"/>
          <w:footerReference w:type="default" r:id="rId34"/>
          <w:pgSz w:w="11910" w:h="16840"/>
          <w:pgMar w:top="1660" w:right="0" w:bottom="180" w:left="708" w:header="0" w:footer="0" w:gutter="0"/>
          <w:pgNumType w:start="5"/>
          <w:cols w:space="720"/>
        </w:sectPr>
      </w:pPr>
    </w:p>
    <w:p w14:paraId="4C3C779C" w14:textId="77777777" w:rsidR="000655EC" w:rsidRDefault="000655EC">
      <w:pPr>
        <w:pStyle w:val="Textkrper"/>
        <w:spacing w:before="24"/>
        <w:rPr>
          <w:sz w:val="24"/>
        </w:rPr>
      </w:pPr>
    </w:p>
    <w:p w14:paraId="4C3C779D" w14:textId="77777777" w:rsidR="000655EC" w:rsidRDefault="00000000">
      <w:pPr>
        <w:pStyle w:val="berschrift3"/>
        <w:numPr>
          <w:ilvl w:val="2"/>
          <w:numId w:val="18"/>
        </w:numPr>
        <w:tabs>
          <w:tab w:val="left" w:pos="869"/>
        </w:tabs>
        <w:ind w:left="869" w:hanging="727"/>
        <w:rPr>
          <w:b w:val="0"/>
        </w:rPr>
      </w:pPr>
      <w:bookmarkStart w:id="236" w:name="Jira_and_Confluence"/>
      <w:bookmarkStart w:id="237" w:name="_bookmark19"/>
      <w:bookmarkEnd w:id="236"/>
      <w:bookmarkEnd w:id="237"/>
      <w:r>
        <w:rPr>
          <w:b w:val="0"/>
          <w:color w:val="687D91"/>
          <w:w w:val="75"/>
        </w:rPr>
        <w:t>Jira</w:t>
      </w:r>
      <w:r>
        <w:rPr>
          <w:b w:val="0"/>
          <w:color w:val="687D91"/>
          <w:spacing w:val="3"/>
        </w:rPr>
        <w:t xml:space="preserve"> </w:t>
      </w:r>
      <w:r>
        <w:rPr>
          <w:b w:val="0"/>
          <w:color w:val="687D91"/>
          <w:w w:val="75"/>
        </w:rPr>
        <w:t>and</w:t>
      </w:r>
      <w:r>
        <w:rPr>
          <w:b w:val="0"/>
          <w:color w:val="687D91"/>
          <w:spacing w:val="4"/>
        </w:rPr>
        <w:t xml:space="preserve"> </w:t>
      </w:r>
      <w:r>
        <w:rPr>
          <w:b w:val="0"/>
          <w:color w:val="687D91"/>
          <w:spacing w:val="-2"/>
          <w:w w:val="75"/>
        </w:rPr>
        <w:t>Confluence</w:t>
      </w:r>
    </w:p>
    <w:p w14:paraId="4C3C779E" w14:textId="77777777" w:rsidR="000655EC" w:rsidRDefault="00000000">
      <w:pPr>
        <w:pStyle w:val="Textkrper"/>
        <w:spacing w:before="124"/>
        <w:ind w:left="142"/>
        <w:jc w:val="both"/>
      </w:pPr>
      <w:r>
        <w:t>Documentations</w:t>
      </w:r>
      <w:r>
        <w:rPr>
          <w:spacing w:val="-12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Swiss</w:t>
      </w:r>
      <w:r>
        <w:rPr>
          <w:spacing w:val="-11"/>
        </w:rPr>
        <w:t xml:space="preserve"> </w:t>
      </w:r>
      <w:r>
        <w:rPr>
          <w:spacing w:val="-4"/>
        </w:rPr>
        <w:t>Post</w:t>
      </w:r>
    </w:p>
    <w:p w14:paraId="4C3C779F" w14:textId="77777777" w:rsidR="000655EC" w:rsidRDefault="00000000">
      <w:pPr>
        <w:pStyle w:val="berschrift3"/>
        <w:numPr>
          <w:ilvl w:val="2"/>
          <w:numId w:val="18"/>
        </w:numPr>
        <w:tabs>
          <w:tab w:val="left" w:pos="869"/>
        </w:tabs>
        <w:spacing w:before="278"/>
        <w:ind w:left="869" w:hanging="727"/>
        <w:rPr>
          <w:b w:val="0"/>
        </w:rPr>
      </w:pPr>
      <w:bookmarkStart w:id="238" w:name="Teams_and_Outlook"/>
      <w:bookmarkStart w:id="239" w:name="_bookmark20"/>
      <w:bookmarkEnd w:id="238"/>
      <w:bookmarkEnd w:id="239"/>
      <w:r>
        <w:rPr>
          <w:b w:val="0"/>
          <w:color w:val="687D91"/>
          <w:w w:val="80"/>
        </w:rPr>
        <w:t>Teams</w:t>
      </w:r>
      <w:r>
        <w:rPr>
          <w:b w:val="0"/>
          <w:color w:val="687D91"/>
          <w:spacing w:val="3"/>
        </w:rPr>
        <w:t xml:space="preserve"> </w:t>
      </w:r>
      <w:r>
        <w:rPr>
          <w:b w:val="0"/>
          <w:color w:val="687D91"/>
          <w:w w:val="80"/>
        </w:rPr>
        <w:t>and</w:t>
      </w:r>
      <w:r>
        <w:rPr>
          <w:b w:val="0"/>
          <w:color w:val="687D91"/>
          <w:spacing w:val="4"/>
        </w:rPr>
        <w:t xml:space="preserve"> </w:t>
      </w:r>
      <w:r>
        <w:rPr>
          <w:b w:val="0"/>
          <w:color w:val="687D91"/>
          <w:spacing w:val="-2"/>
          <w:w w:val="80"/>
        </w:rPr>
        <w:t>Outlook</w:t>
      </w:r>
    </w:p>
    <w:p w14:paraId="4C3C77A0" w14:textId="77777777" w:rsidR="000655EC" w:rsidRDefault="00000000">
      <w:pPr>
        <w:pStyle w:val="Textkrper"/>
        <w:spacing w:before="147" w:line="216" w:lineRule="auto"/>
        <w:ind w:left="142" w:right="848"/>
        <w:jc w:val="both"/>
      </w:pPr>
      <w:r>
        <w:t>Teams for any discussions with closer team and Outlook for setup of meetings and correspondence In teams also documents</w:t>
      </w:r>
    </w:p>
    <w:p w14:paraId="4C3C77A1" w14:textId="103523C7" w:rsidR="00724CD0" w:rsidRDefault="00724CD0">
      <w:pPr>
        <w:rPr>
          <w:ins w:id="240" w:author="Ritley Kenneth" w:date="2025-12-09T05:35:00Z" w16du:dateUtc="2025-12-09T04:35:00Z"/>
        </w:rPr>
      </w:pPr>
      <w:ins w:id="241" w:author="Ritley Kenneth" w:date="2025-12-09T05:35:00Z" w16du:dateUtc="2025-12-09T04:35:00Z">
        <w:r>
          <w:br w:type="page"/>
        </w:r>
      </w:ins>
    </w:p>
    <w:p w14:paraId="61AA4DED" w14:textId="77777777" w:rsidR="000655EC" w:rsidRDefault="000655EC">
      <w:pPr>
        <w:pStyle w:val="Textkrper"/>
        <w:spacing w:before="45"/>
      </w:pPr>
    </w:p>
    <w:p w14:paraId="4C3C77A2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242" w:name="Risk_Management"/>
      <w:bookmarkStart w:id="243" w:name="_bookmark21"/>
      <w:bookmarkEnd w:id="242"/>
      <w:bookmarkEnd w:id="243"/>
      <w:r>
        <w:rPr>
          <w:b w:val="0"/>
          <w:color w:val="687D91"/>
          <w:w w:val="85"/>
        </w:rPr>
        <w:t>Risk</w:t>
      </w:r>
      <w:r>
        <w:rPr>
          <w:b w:val="0"/>
          <w:color w:val="687D91"/>
          <w:spacing w:val="-9"/>
          <w:w w:val="85"/>
        </w:rPr>
        <w:t xml:space="preserve"> </w:t>
      </w:r>
      <w:r>
        <w:rPr>
          <w:b w:val="0"/>
          <w:color w:val="687D91"/>
          <w:spacing w:val="-2"/>
          <w:w w:val="95"/>
        </w:rPr>
        <w:t>Management</w:t>
      </w:r>
    </w:p>
    <w:p w14:paraId="4C3C77A3" w14:textId="5CABA7D6" w:rsidR="000655EC" w:rsidRDefault="00000000">
      <w:pPr>
        <w:pStyle w:val="Textkrper"/>
        <w:spacing w:before="218" w:line="216" w:lineRule="auto"/>
        <w:ind w:left="142" w:right="848"/>
        <w:jc w:val="both"/>
      </w:pPr>
      <w:r>
        <w:t>In this chapter, the approach taken to risk management is described.</w:t>
      </w:r>
      <w:r>
        <w:rPr>
          <w:spacing w:val="40"/>
        </w:rPr>
        <w:t xml:space="preserve"> </w:t>
      </w:r>
      <w:r>
        <w:t>Risk management is essential to the success of any project, as it enables planning for and potentially preventing dangers that may occur during its course.</w:t>
      </w:r>
      <w:r>
        <w:rPr>
          <w:spacing w:val="31"/>
        </w:rPr>
        <w:t xml:space="preserve"> </w:t>
      </w:r>
      <w:r>
        <w:t>When such risks are not handled, they can endanger the progress of the project.</w:t>
      </w:r>
      <w:r>
        <w:rPr>
          <w:spacing w:val="31"/>
        </w:rPr>
        <w:t xml:space="preserve"> </w:t>
      </w:r>
      <w:r>
        <w:t>The risk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consists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several</w:t>
      </w:r>
      <w:r>
        <w:rPr>
          <w:spacing w:val="-12"/>
        </w:rPr>
        <w:t xml:space="preserve"> </w:t>
      </w:r>
      <w:commentRangeStart w:id="244"/>
      <w:r>
        <w:t>steps</w:t>
      </w:r>
      <w:r>
        <w:rPr>
          <w:spacing w:val="-12"/>
        </w:rPr>
        <w:t xml:space="preserve"> </w:t>
      </w:r>
      <w:hyperlink w:anchor="_bookmark62" w:history="1">
        <w:r w:rsidR="000655EC">
          <w:t>“Miro</w:t>
        </w:r>
        <w:r w:rsidR="000655EC">
          <w:rPr>
            <w:spacing w:val="-12"/>
          </w:rPr>
          <w:t xml:space="preserve"> </w:t>
        </w:r>
        <w:r w:rsidR="000655EC">
          <w:t>Risk</w:t>
        </w:r>
        <w:r w:rsidR="000655EC">
          <w:rPr>
            <w:spacing w:val="-12"/>
          </w:rPr>
          <w:t xml:space="preserve"> </w:t>
        </w:r>
        <w:r w:rsidR="000655EC">
          <w:t>Mamagement</w:t>
        </w:r>
        <w:r w:rsidR="000655EC">
          <w:rPr>
            <w:spacing w:val="-12"/>
          </w:rPr>
          <w:t xml:space="preserve"> </w:t>
        </w:r>
        <w:r w:rsidR="000655EC">
          <w:t>Introduction”</w:t>
        </w:r>
      </w:hyperlink>
      <w:r>
        <w:rPr>
          <w:spacing w:val="-12"/>
        </w:rPr>
        <w:t xml:space="preserve"> </w:t>
      </w:r>
      <w:hyperlink w:anchor="_bookmark62" w:history="1">
        <w:r w:rsidR="000655EC">
          <w:t>2025.</w:t>
        </w:r>
      </w:hyperlink>
      <w:commentRangeEnd w:id="244"/>
      <w:r w:rsidR="006A47FA">
        <w:rPr>
          <w:rStyle w:val="Kommentarzeichen"/>
        </w:rPr>
        <w:commentReference w:id="244"/>
      </w:r>
      <w:r>
        <w:rPr>
          <w:spacing w:val="-4"/>
        </w:rPr>
        <w:t xml:space="preserve"> </w:t>
      </w:r>
      <w:r>
        <w:t>First,</w:t>
      </w:r>
      <w:r>
        <w:rPr>
          <w:spacing w:val="-12"/>
        </w:rPr>
        <w:t xml:space="preserve"> </w:t>
      </w:r>
      <w:r>
        <w:t>the risks are identified and classified</w:t>
      </w:r>
      <w:ins w:id="245" w:author="Ritley Kenneth" w:date="2025-12-09T05:37:00Z" w16du:dateUtc="2025-12-09T04:37:00Z">
        <w:r w:rsidR="0082440F">
          <w:t xml:space="preserve"> as to their nature</w:t>
        </w:r>
      </w:ins>
      <w:r>
        <w:t>.</w:t>
      </w:r>
      <w:ins w:id="246" w:author="Ritley Kenneth" w:date="2025-12-09T05:36:00Z" w16du:dateUtc="2025-12-09T04:36:00Z">
        <w:r w:rsidR="00DB51DF">
          <w:rPr>
            <w:spacing w:val="40"/>
          </w:rPr>
          <w:t xml:space="preserve"> </w:t>
        </w:r>
      </w:ins>
      <w:del w:id="247" w:author="Ritley Kenneth" w:date="2025-12-09T05:36:00Z" w16du:dateUtc="2025-12-09T04:36:00Z">
        <w:r w:rsidDel="00DB51DF">
          <w:rPr>
            <w:spacing w:val="40"/>
          </w:rPr>
          <w:delText xml:space="preserve"> </w:delText>
        </w:r>
      </w:del>
      <w:del w:id="248" w:author="Ritley Kenneth" w:date="2025-12-09T05:37:00Z" w16du:dateUtc="2025-12-09T04:37:00Z">
        <w:r w:rsidDel="0082440F">
          <w:delText xml:space="preserve">Next, </w:delText>
        </w:r>
      </w:del>
      <w:ins w:id="249" w:author="Ritley Kenneth" w:date="2025-12-09T05:36:00Z" w16du:dateUtc="2025-12-09T04:36:00Z">
        <w:r w:rsidR="00DB51DF">
          <w:t>Next, they are</w:t>
        </w:r>
      </w:ins>
      <w:ins w:id="250" w:author="Ritley Kenneth" w:date="2025-12-09T05:37:00Z" w16du:dateUtc="2025-12-09T04:37:00Z">
        <w:r w:rsidR="006859E9">
          <w:t xml:space="preserve"> weighted according to how the</w:t>
        </w:r>
      </w:ins>
      <w:ins w:id="251" w:author="Ritley Kenneth" w:date="2025-12-09T05:38:00Z" w16du:dateUtc="2025-12-09T04:38:00Z">
        <w:r w:rsidR="006859E9">
          <w:t xml:space="preserve">y might impact this project; this includes a consideration of the probability that the risks may arise, and the level of damage that may occur. </w:t>
        </w:r>
        <w:r w:rsidR="00D34ECE">
          <w:t>After this,</w:t>
        </w:r>
      </w:ins>
      <w:ins w:id="252" w:author="Ritley Kenneth" w:date="2025-12-09T05:36:00Z" w16du:dateUtc="2025-12-09T04:36:00Z">
        <w:r w:rsidR="00DB51DF">
          <w:t xml:space="preserve"> </w:t>
        </w:r>
      </w:ins>
      <w:r>
        <w:t>the specific handling of each risk is defined</w:t>
      </w:r>
      <w:ins w:id="253" w:author="Ritley Kenneth" w:date="2025-12-09T05:38:00Z" w16du:dateUtc="2025-12-09T04:38:00Z">
        <w:r w:rsidR="00D34ECE">
          <w:t>; these are the concrete measures that are taken to lower how the risk may impact the project</w:t>
        </w:r>
      </w:ins>
      <w:r>
        <w:t>.</w:t>
      </w:r>
      <w:r>
        <w:rPr>
          <w:spacing w:val="40"/>
        </w:rPr>
        <w:t xml:space="preserve"> </w:t>
      </w:r>
      <w:r>
        <w:t>Finally, ongoing monitoring and review of the risks is carried out on a regular basis throughout the project.</w:t>
      </w:r>
    </w:p>
    <w:p w14:paraId="4C3C77A4" w14:textId="77777777" w:rsidR="000655EC" w:rsidRDefault="00000000">
      <w:pPr>
        <w:pStyle w:val="berschrift3"/>
        <w:spacing w:before="283"/>
        <w:jc w:val="both"/>
        <w:rPr>
          <w:b w:val="0"/>
        </w:rPr>
      </w:pPr>
      <w:r>
        <w:rPr>
          <w:b w:val="0"/>
          <w:color w:val="687D91"/>
          <w:w w:val="80"/>
        </w:rPr>
        <w:t>Risk</w:t>
      </w:r>
      <w:r>
        <w:rPr>
          <w:b w:val="0"/>
          <w:color w:val="687D91"/>
          <w:spacing w:val="10"/>
        </w:rPr>
        <w:t xml:space="preserve"> </w:t>
      </w:r>
      <w:r>
        <w:rPr>
          <w:b w:val="0"/>
          <w:color w:val="687D91"/>
          <w:w w:val="80"/>
        </w:rPr>
        <w:t>Identification</w:t>
      </w:r>
      <w:r>
        <w:rPr>
          <w:b w:val="0"/>
          <w:color w:val="687D91"/>
          <w:spacing w:val="10"/>
        </w:rPr>
        <w:t xml:space="preserve"> </w:t>
      </w:r>
      <w:r>
        <w:rPr>
          <w:b w:val="0"/>
          <w:color w:val="687D91"/>
          <w:w w:val="80"/>
        </w:rPr>
        <w:t>and</w:t>
      </w:r>
      <w:r>
        <w:rPr>
          <w:b w:val="0"/>
          <w:color w:val="687D91"/>
          <w:spacing w:val="10"/>
        </w:rPr>
        <w:t xml:space="preserve"> </w:t>
      </w:r>
      <w:r>
        <w:rPr>
          <w:b w:val="0"/>
          <w:color w:val="687D91"/>
          <w:spacing w:val="-2"/>
          <w:w w:val="80"/>
        </w:rPr>
        <w:t>Classification</w:t>
      </w:r>
    </w:p>
    <w:p w14:paraId="4C3C77A5" w14:textId="3F6A0ABE" w:rsidR="000655EC" w:rsidRDefault="00000000">
      <w:pPr>
        <w:pStyle w:val="Textkrper"/>
        <w:spacing w:before="147" w:line="216" w:lineRule="auto"/>
        <w:ind w:left="142" w:right="848"/>
        <w:jc w:val="both"/>
      </w:pPr>
      <w:r>
        <w:t>The</w:t>
      </w:r>
      <w:r>
        <w:rPr>
          <w:spacing w:val="-11"/>
        </w:rPr>
        <w:t xml:space="preserve"> </w:t>
      </w:r>
      <w:r>
        <w:t>identification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risks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carried</w:t>
      </w:r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del w:id="254" w:author="Ritley Kenneth" w:date="2025-12-09T05:40:00Z" w16du:dateUtc="2025-12-09T04:40:00Z">
        <w:r w:rsidDel="00A370AA">
          <w:delText>academic</w:delText>
        </w:r>
        <w:r w:rsidDel="00A370AA">
          <w:rPr>
            <w:spacing w:val="-11"/>
          </w:rPr>
          <w:delText xml:space="preserve"> </w:delText>
        </w:r>
        <w:r w:rsidDel="00A370AA">
          <w:delText>research</w:delText>
        </w:r>
        <w:r w:rsidDel="00A370AA">
          <w:rPr>
            <w:spacing w:val="-11"/>
          </w:rPr>
          <w:delText xml:space="preserve"> </w:delText>
        </w:r>
      </w:del>
      <w:r>
        <w:t>project</w:t>
      </w:r>
      <w:ins w:id="255" w:author="Ritley Kenneth" w:date="2025-12-09T05:41:00Z" w16du:dateUtc="2025-12-09T04:41:00Z">
        <w:r w:rsidR="001E0338">
          <w:t>, following an extensive brainstorming approach. Each risk has been grouped into a category (e.g. goal, time &amp; organization, etc.)</w:t>
        </w:r>
      </w:ins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been classified</w:t>
      </w:r>
      <w:r>
        <w:rPr>
          <w:spacing w:val="-13"/>
        </w:rPr>
        <w:t xml:space="preserve"> </w:t>
      </w:r>
      <w:r>
        <w:t>according</w:t>
      </w:r>
      <w:r>
        <w:rPr>
          <w:spacing w:val="-13"/>
        </w:rPr>
        <w:t xml:space="preserve"> </w:t>
      </w:r>
      <w:r>
        <w:t>to</w:t>
      </w:r>
      <w:ins w:id="256" w:author="Ritley Kenneth" w:date="2025-12-09T05:41:00Z" w16du:dateUtc="2025-12-09T04:41:00Z">
        <w:r w:rsidR="005B4755">
          <w:t xml:space="preserve"> the</w:t>
        </w:r>
      </w:ins>
      <w:r>
        <w:rPr>
          <w:spacing w:val="-13"/>
        </w:rPr>
        <w:t xml:space="preserve"> </w:t>
      </w:r>
      <w:r>
        <w:t>likelihood</w:t>
      </w:r>
      <w:ins w:id="257" w:author="Ritley Kenneth" w:date="2025-12-09T05:41:00Z" w16du:dateUtc="2025-12-09T04:41:00Z">
        <w:r w:rsidR="005B4755">
          <w:t xml:space="preserve"> of is occurance</w:t>
        </w:r>
      </w:ins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severity</w:t>
      </w:r>
      <w:ins w:id="258" w:author="Ritley Kenneth" w:date="2025-12-09T05:41:00Z" w16du:dateUtc="2025-12-09T04:41:00Z">
        <w:r w:rsidR="005B4755">
          <w:t xml:space="preserve"> it </w:t>
        </w:r>
      </w:ins>
      <w:ins w:id="259" w:author="Ritley Kenneth" w:date="2025-12-09T05:42:00Z" w16du:dateUtc="2025-12-09T04:42:00Z">
        <w:r w:rsidR="005B4755">
          <w:t>would cause to the project</w:t>
        </w:r>
      </w:ins>
      <w:r>
        <w:t>.</w:t>
      </w:r>
      <w:r>
        <w:rPr>
          <w:spacing w:val="-8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criteria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team’s</w:t>
      </w:r>
      <w:r>
        <w:rPr>
          <w:spacing w:val="-13"/>
        </w:rPr>
        <w:t xml:space="preserve"> </w:t>
      </w:r>
      <w:hyperlink w:anchor="_bookmark0" w:history="1">
        <w:r w:rsidR="000655EC">
          <w:t>risk</w:t>
        </w:r>
      </w:hyperlink>
      <w:r>
        <w:t xml:space="preserve"> </w:t>
      </w:r>
      <w:hyperlink w:anchor="_bookmark0" w:history="1">
        <w:r w:rsidR="000655EC">
          <w:t>appetite</w:t>
        </w:r>
      </w:hyperlink>
      <w:r>
        <w:t xml:space="preserve"> and ranked according to the following definitions.</w:t>
      </w:r>
    </w:p>
    <w:p w14:paraId="4C3C77A6" w14:textId="77777777" w:rsidR="000655EC" w:rsidRDefault="00000000">
      <w:pPr>
        <w:pStyle w:val="Textkrper"/>
        <w:spacing w:before="121"/>
        <w:ind w:left="409"/>
        <w:jc w:val="both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3"/>
          <w:position w:val="2"/>
        </w:rPr>
        <w:t xml:space="preserve"> </w:t>
      </w:r>
      <w:r>
        <w:rPr>
          <w:rFonts w:ascii="Palatino Linotype" w:hAnsi="Palatino Linotype"/>
          <w:b/>
        </w:rPr>
        <w:t>Likelihood:</w:t>
      </w:r>
      <w:r>
        <w:rPr>
          <w:rFonts w:ascii="Palatino Linotype" w:hAnsi="Palatino Linotype"/>
          <w:b/>
          <w:spacing w:val="-5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t>likelihood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coming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rPr>
          <w:spacing w:val="-2"/>
        </w:rPr>
        <w:t>effect</w:t>
      </w:r>
    </w:p>
    <w:p w14:paraId="4C3C77A7" w14:textId="77777777" w:rsidR="000655EC" w:rsidRDefault="00000000">
      <w:pPr>
        <w:pStyle w:val="Listenabsatz"/>
        <w:numPr>
          <w:ilvl w:val="0"/>
          <w:numId w:val="17"/>
        </w:numPr>
        <w:tabs>
          <w:tab w:val="left" w:pos="1167"/>
        </w:tabs>
        <w:spacing w:before="53"/>
        <w:ind w:hanging="226"/>
      </w:pPr>
      <w:r>
        <w:rPr>
          <w:rFonts w:ascii="Palatino Linotype" w:hAnsi="Palatino Linotype"/>
          <w:b/>
          <w:w w:val="80"/>
        </w:rPr>
        <w:t>1</w:t>
      </w:r>
      <w:r>
        <w:rPr>
          <w:rFonts w:ascii="Palatino Linotype" w:hAnsi="Palatino Linotype"/>
          <w:b/>
          <w:spacing w:val="-10"/>
        </w:rPr>
        <w:t xml:space="preserve"> </w:t>
      </w:r>
      <w:r>
        <w:rPr>
          <w:spacing w:val="-4"/>
        </w:rPr>
        <w:t>Rare</w:t>
      </w:r>
    </w:p>
    <w:p w14:paraId="4C3C77A8" w14:textId="77777777" w:rsidR="000655EC" w:rsidRDefault="00000000">
      <w:pPr>
        <w:pStyle w:val="Listenabsatz"/>
        <w:numPr>
          <w:ilvl w:val="0"/>
          <w:numId w:val="17"/>
        </w:numPr>
        <w:tabs>
          <w:tab w:val="left" w:pos="1167"/>
        </w:tabs>
        <w:spacing w:before="56"/>
        <w:ind w:hanging="226"/>
      </w:pPr>
      <w:r>
        <w:rPr>
          <w:rFonts w:ascii="Palatino Linotype" w:hAnsi="Palatino Linotype"/>
          <w:b/>
        </w:rPr>
        <w:t xml:space="preserve">2 </w:t>
      </w:r>
      <w:r>
        <w:rPr>
          <w:spacing w:val="-2"/>
        </w:rPr>
        <w:t>Unlikely</w:t>
      </w:r>
    </w:p>
    <w:p w14:paraId="4C3C77A9" w14:textId="77777777" w:rsidR="000655EC" w:rsidRDefault="00000000">
      <w:pPr>
        <w:pStyle w:val="Listenabsatz"/>
        <w:numPr>
          <w:ilvl w:val="0"/>
          <w:numId w:val="17"/>
        </w:numPr>
        <w:tabs>
          <w:tab w:val="left" w:pos="1167"/>
        </w:tabs>
        <w:spacing w:before="56"/>
        <w:ind w:hanging="226"/>
      </w:pPr>
      <w:r>
        <w:rPr>
          <w:rFonts w:ascii="Palatino Linotype" w:hAnsi="Palatino Linotype"/>
          <w:b/>
        </w:rPr>
        <w:t>3</w:t>
      </w:r>
      <w:r>
        <w:rPr>
          <w:rFonts w:ascii="Palatino Linotype" w:hAnsi="Palatino Linotype"/>
          <w:b/>
          <w:spacing w:val="-1"/>
        </w:rPr>
        <w:t xml:space="preserve"> </w:t>
      </w:r>
      <w:r>
        <w:rPr>
          <w:spacing w:val="-2"/>
        </w:rPr>
        <w:t>Possible</w:t>
      </w:r>
    </w:p>
    <w:p w14:paraId="4C3C77AA" w14:textId="77777777" w:rsidR="000655EC" w:rsidRDefault="00000000">
      <w:pPr>
        <w:pStyle w:val="Listenabsatz"/>
        <w:numPr>
          <w:ilvl w:val="0"/>
          <w:numId w:val="17"/>
        </w:numPr>
        <w:tabs>
          <w:tab w:val="left" w:pos="1167"/>
        </w:tabs>
        <w:spacing w:before="56"/>
        <w:ind w:hanging="226"/>
      </w:pPr>
      <w:r>
        <w:rPr>
          <w:rFonts w:ascii="Palatino Linotype" w:hAnsi="Palatino Linotype"/>
          <w:b/>
        </w:rPr>
        <w:t>4</w:t>
      </w:r>
      <w:r>
        <w:rPr>
          <w:rFonts w:ascii="Palatino Linotype" w:hAnsi="Palatino Linotype"/>
          <w:b/>
          <w:spacing w:val="-1"/>
        </w:rPr>
        <w:t xml:space="preserve"> </w:t>
      </w:r>
      <w:r>
        <w:rPr>
          <w:spacing w:val="-2"/>
        </w:rPr>
        <w:t>Likely</w:t>
      </w:r>
    </w:p>
    <w:p w14:paraId="4C3C77AB" w14:textId="77777777" w:rsidR="000655EC" w:rsidRDefault="00000000">
      <w:pPr>
        <w:pStyle w:val="Listenabsatz"/>
        <w:numPr>
          <w:ilvl w:val="0"/>
          <w:numId w:val="17"/>
        </w:numPr>
        <w:tabs>
          <w:tab w:val="left" w:pos="1167"/>
        </w:tabs>
        <w:spacing w:before="56"/>
        <w:ind w:hanging="226"/>
      </w:pPr>
      <w:r>
        <w:rPr>
          <w:rFonts w:ascii="Palatino Linotype" w:hAnsi="Palatino Linotype"/>
          <w:b/>
        </w:rPr>
        <w:t>5</w:t>
      </w:r>
      <w:r>
        <w:rPr>
          <w:rFonts w:ascii="Palatino Linotype" w:hAnsi="Palatino Linotype"/>
          <w:b/>
          <w:spacing w:val="-6"/>
        </w:rPr>
        <w:t xml:space="preserve"> </w:t>
      </w:r>
      <w:r>
        <w:t>Almost</w:t>
      </w:r>
      <w:r>
        <w:rPr>
          <w:spacing w:val="-2"/>
        </w:rPr>
        <w:t xml:space="preserve"> Certain</w:t>
      </w:r>
    </w:p>
    <w:p w14:paraId="4C3C77AC" w14:textId="77777777" w:rsidR="000655EC" w:rsidRDefault="00000000">
      <w:pPr>
        <w:pStyle w:val="Textkrper"/>
        <w:spacing w:before="116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2"/>
          <w:position w:val="2"/>
        </w:rPr>
        <w:t xml:space="preserve"> </w:t>
      </w:r>
      <w:r>
        <w:rPr>
          <w:rFonts w:ascii="Palatino Linotype" w:hAnsi="Palatino Linotype"/>
          <w:b/>
        </w:rPr>
        <w:t>Severity:</w:t>
      </w:r>
      <w:r>
        <w:rPr>
          <w:rFonts w:ascii="Palatino Linotype" w:hAnsi="Palatino Linotype"/>
          <w:b/>
          <w:spacing w:val="-4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severe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consequences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coming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rPr>
          <w:spacing w:val="-2"/>
        </w:rPr>
        <w:t>effect</w:t>
      </w:r>
    </w:p>
    <w:p w14:paraId="4C3C77AD" w14:textId="77777777" w:rsidR="000655EC" w:rsidRDefault="00000000">
      <w:pPr>
        <w:pStyle w:val="Listenabsatz"/>
        <w:numPr>
          <w:ilvl w:val="0"/>
          <w:numId w:val="17"/>
        </w:numPr>
        <w:tabs>
          <w:tab w:val="left" w:pos="1167"/>
        </w:tabs>
        <w:spacing w:before="53"/>
        <w:ind w:hanging="226"/>
      </w:pPr>
      <w:r>
        <w:rPr>
          <w:rFonts w:ascii="Palatino Linotype" w:hAnsi="Palatino Linotype"/>
          <w:b/>
          <w:w w:val="80"/>
        </w:rPr>
        <w:t>1</w:t>
      </w:r>
      <w:r>
        <w:rPr>
          <w:rFonts w:ascii="Palatino Linotype" w:hAnsi="Palatino Linotype"/>
          <w:b/>
          <w:spacing w:val="-10"/>
        </w:rPr>
        <w:t xml:space="preserve"> </w:t>
      </w:r>
      <w:r>
        <w:rPr>
          <w:spacing w:val="-2"/>
        </w:rPr>
        <w:t>Insignificant</w:t>
      </w:r>
    </w:p>
    <w:p w14:paraId="4C3C77AE" w14:textId="77777777" w:rsidR="000655EC" w:rsidRDefault="00000000">
      <w:pPr>
        <w:pStyle w:val="Listenabsatz"/>
        <w:numPr>
          <w:ilvl w:val="0"/>
          <w:numId w:val="17"/>
        </w:numPr>
        <w:tabs>
          <w:tab w:val="left" w:pos="1167"/>
        </w:tabs>
        <w:spacing w:before="56"/>
        <w:ind w:hanging="226"/>
      </w:pPr>
      <w:r>
        <w:rPr>
          <w:rFonts w:ascii="Palatino Linotype" w:hAnsi="Palatino Linotype"/>
          <w:b/>
        </w:rPr>
        <w:t xml:space="preserve">2 </w:t>
      </w:r>
      <w:r>
        <w:rPr>
          <w:spacing w:val="-4"/>
        </w:rPr>
        <w:t>Minor</w:t>
      </w:r>
    </w:p>
    <w:p w14:paraId="4C3C77AF" w14:textId="77777777" w:rsidR="000655EC" w:rsidRDefault="00000000">
      <w:pPr>
        <w:pStyle w:val="Listenabsatz"/>
        <w:numPr>
          <w:ilvl w:val="0"/>
          <w:numId w:val="17"/>
        </w:numPr>
        <w:tabs>
          <w:tab w:val="left" w:pos="1167"/>
        </w:tabs>
        <w:spacing w:before="56"/>
        <w:ind w:hanging="226"/>
      </w:pPr>
      <w:r>
        <w:rPr>
          <w:rFonts w:ascii="Palatino Linotype" w:hAnsi="Palatino Linotype"/>
          <w:b/>
        </w:rPr>
        <w:t>3</w:t>
      </w:r>
      <w:r>
        <w:rPr>
          <w:rFonts w:ascii="Palatino Linotype" w:hAnsi="Palatino Linotype"/>
          <w:b/>
          <w:spacing w:val="-1"/>
        </w:rPr>
        <w:t xml:space="preserve"> </w:t>
      </w:r>
      <w:r>
        <w:rPr>
          <w:spacing w:val="-2"/>
        </w:rPr>
        <w:t>Moderate</w:t>
      </w:r>
    </w:p>
    <w:p w14:paraId="4C3C77B0" w14:textId="77777777" w:rsidR="000655EC" w:rsidRDefault="00000000">
      <w:pPr>
        <w:pStyle w:val="Listenabsatz"/>
        <w:numPr>
          <w:ilvl w:val="0"/>
          <w:numId w:val="17"/>
        </w:numPr>
        <w:tabs>
          <w:tab w:val="left" w:pos="1167"/>
        </w:tabs>
        <w:spacing w:before="55"/>
        <w:ind w:hanging="226"/>
      </w:pPr>
      <w:r>
        <w:rPr>
          <w:rFonts w:ascii="Palatino Linotype" w:hAnsi="Palatino Linotype"/>
          <w:b/>
        </w:rPr>
        <w:t>4</w:t>
      </w:r>
      <w:r>
        <w:rPr>
          <w:rFonts w:ascii="Palatino Linotype" w:hAnsi="Palatino Linotype"/>
          <w:b/>
          <w:spacing w:val="-1"/>
        </w:rPr>
        <w:t xml:space="preserve"> </w:t>
      </w:r>
      <w:r>
        <w:rPr>
          <w:spacing w:val="-2"/>
        </w:rPr>
        <w:t>Major</w:t>
      </w:r>
    </w:p>
    <w:p w14:paraId="4C3C77B1" w14:textId="77777777" w:rsidR="000655EC" w:rsidRDefault="00000000">
      <w:pPr>
        <w:pStyle w:val="Listenabsatz"/>
        <w:numPr>
          <w:ilvl w:val="0"/>
          <w:numId w:val="17"/>
        </w:numPr>
        <w:tabs>
          <w:tab w:val="left" w:pos="1167"/>
        </w:tabs>
        <w:spacing w:before="57"/>
        <w:ind w:hanging="226"/>
      </w:pPr>
      <w:r>
        <w:rPr>
          <w:rFonts w:ascii="Palatino Linotype" w:hAnsi="Palatino Linotype"/>
          <w:b/>
        </w:rPr>
        <w:t xml:space="preserve">5 </w:t>
      </w:r>
      <w:r>
        <w:rPr>
          <w:spacing w:val="-2"/>
        </w:rPr>
        <w:t>Severe</w:t>
      </w:r>
    </w:p>
    <w:p w14:paraId="4C3C77B2" w14:textId="14F68539" w:rsidR="000655EC" w:rsidRDefault="00000000">
      <w:pPr>
        <w:pStyle w:val="Textkrper"/>
        <w:spacing w:before="148"/>
        <w:ind w:left="360"/>
      </w:pPr>
      <w:r>
        <w:t>The</w:t>
      </w:r>
      <w:r>
        <w:rPr>
          <w:spacing w:val="-12"/>
        </w:rPr>
        <w:t xml:space="preserve"> </w:t>
      </w:r>
      <w:ins w:id="260" w:author="Ritley Kenneth" w:date="2025-12-09T05:42:00Z" w16du:dateUtc="2025-12-09T04:42:00Z">
        <w:r w:rsidR="005B4755">
          <w:rPr>
            <w:spacing w:val="-12"/>
          </w:rPr>
          <w:t xml:space="preserve">identified </w:t>
        </w:r>
      </w:ins>
      <w:r>
        <w:t>risks,</w:t>
      </w:r>
      <w:r>
        <w:rPr>
          <w:spacing w:val="-12"/>
        </w:rPr>
        <w:t xml:space="preserve"> </w:t>
      </w:r>
      <w:r>
        <w:t>along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likelihood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severity,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listed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hyperlink w:anchor="_bookmark22" w:history="1">
        <w:r w:rsidR="000655EC">
          <w:rPr>
            <w:spacing w:val="-4"/>
          </w:rPr>
          <w:t>2.</w:t>
        </w:r>
      </w:hyperlink>
      <w:r>
        <w:rPr>
          <w:spacing w:val="-4"/>
        </w:rPr>
        <w:t>1.</w:t>
      </w:r>
    </w:p>
    <w:p w14:paraId="4C3C77B3" w14:textId="77777777" w:rsidR="000655EC" w:rsidRDefault="000655EC">
      <w:pPr>
        <w:pStyle w:val="Textkrper"/>
        <w:spacing w:before="63"/>
      </w:pPr>
    </w:p>
    <w:p w14:paraId="4C3C77B4" w14:textId="77777777" w:rsidR="000655EC" w:rsidRDefault="00000000">
      <w:pPr>
        <w:tabs>
          <w:tab w:val="left" w:pos="10144"/>
        </w:tabs>
        <w:spacing w:after="25"/>
        <w:ind w:left="142"/>
        <w:jc w:val="both"/>
        <w:rPr>
          <w:rFonts w:ascii="Arial"/>
          <w:sz w:val="18"/>
        </w:rPr>
      </w:pPr>
      <w:bookmarkStart w:id="261" w:name="_bookmark22"/>
      <w:bookmarkEnd w:id="261"/>
      <w:r>
        <w:rPr>
          <w:rFonts w:ascii="Arial Black"/>
          <w:color w:val="687D91"/>
          <w:w w:val="90"/>
          <w:sz w:val="18"/>
        </w:rPr>
        <w:t>Ta</w:t>
      </w:r>
      <w:r>
        <w:rPr>
          <w:rFonts w:ascii="Arial Black"/>
          <w:color w:val="687D91"/>
          <w:w w:val="90"/>
          <w:sz w:val="18"/>
          <w:u w:val="single" w:color="000000"/>
        </w:rPr>
        <w:t>ble</w:t>
      </w:r>
      <w:r>
        <w:rPr>
          <w:rFonts w:ascii="Arial Black"/>
          <w:color w:val="687D91"/>
          <w:spacing w:val="-7"/>
          <w:w w:val="90"/>
          <w:sz w:val="18"/>
          <w:u w:val="single" w:color="000000"/>
        </w:rPr>
        <w:t xml:space="preserve"> </w:t>
      </w:r>
      <w:r>
        <w:rPr>
          <w:rFonts w:ascii="Arial Black"/>
          <w:color w:val="687D91"/>
          <w:w w:val="90"/>
          <w:sz w:val="18"/>
          <w:u w:val="single" w:color="000000"/>
        </w:rPr>
        <w:t>2.1.:</w:t>
      </w:r>
      <w:r>
        <w:rPr>
          <w:rFonts w:ascii="Arial Black"/>
          <w:color w:val="687D91"/>
          <w:spacing w:val="-6"/>
          <w:w w:val="90"/>
          <w:sz w:val="18"/>
          <w:u w:val="single" w:color="000000"/>
        </w:rPr>
        <w:t xml:space="preserve"> </w:t>
      </w:r>
      <w:r>
        <w:rPr>
          <w:rFonts w:ascii="Arial"/>
          <w:color w:val="687D91"/>
          <w:w w:val="90"/>
          <w:sz w:val="18"/>
          <w:u w:val="single" w:color="000000"/>
        </w:rPr>
        <w:t>Project</w:t>
      </w:r>
      <w:r>
        <w:rPr>
          <w:rFonts w:ascii="Arial"/>
          <w:color w:val="687D91"/>
          <w:spacing w:val="-4"/>
          <w:sz w:val="18"/>
          <w:u w:val="single" w:color="000000"/>
        </w:rPr>
        <w:t xml:space="preserve"> </w:t>
      </w:r>
      <w:r>
        <w:rPr>
          <w:rFonts w:ascii="Arial"/>
          <w:color w:val="687D91"/>
          <w:w w:val="90"/>
          <w:sz w:val="18"/>
          <w:u w:val="single" w:color="000000"/>
        </w:rPr>
        <w:t>Risk</w:t>
      </w:r>
      <w:r>
        <w:rPr>
          <w:rFonts w:ascii="Arial"/>
          <w:color w:val="687D91"/>
          <w:spacing w:val="-4"/>
          <w:sz w:val="18"/>
          <w:u w:val="single" w:color="000000"/>
        </w:rPr>
        <w:t xml:space="preserve"> </w:t>
      </w:r>
      <w:r>
        <w:rPr>
          <w:rFonts w:ascii="Arial"/>
          <w:color w:val="687D91"/>
          <w:spacing w:val="-2"/>
          <w:w w:val="90"/>
          <w:sz w:val="18"/>
          <w:u w:val="single" w:color="000000"/>
        </w:rPr>
        <w:t>Overview</w:t>
      </w:r>
      <w:r>
        <w:rPr>
          <w:rFonts w:ascii="Arial"/>
          <w:color w:val="687D91"/>
          <w:sz w:val="18"/>
          <w:u w:val="single" w:color="000000"/>
        </w:rPr>
        <w:tab/>
      </w:r>
    </w:p>
    <w:tbl>
      <w:tblPr>
        <w:tblW w:w="0" w:type="auto"/>
        <w:tblInd w:w="3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"/>
        <w:gridCol w:w="1679"/>
        <w:gridCol w:w="4016"/>
        <w:gridCol w:w="2518"/>
        <w:gridCol w:w="916"/>
      </w:tblGrid>
      <w:tr w:rsidR="000655EC" w14:paraId="4C3C77BA" w14:textId="77777777">
        <w:trPr>
          <w:trHeight w:val="344"/>
        </w:trPr>
        <w:tc>
          <w:tcPr>
            <w:tcW w:w="671" w:type="dxa"/>
            <w:tcBorders>
              <w:bottom w:val="single" w:sz="6" w:space="0" w:color="000000"/>
            </w:tcBorders>
          </w:tcPr>
          <w:p w14:paraId="4C3C77B5" w14:textId="77777777" w:rsidR="000655EC" w:rsidRDefault="00000000">
            <w:pPr>
              <w:pStyle w:val="TableParagraph"/>
              <w:spacing w:before="13"/>
              <w:ind w:right="45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5"/>
              </w:rPr>
              <w:t>No.</w:t>
            </w:r>
          </w:p>
        </w:tc>
        <w:tc>
          <w:tcPr>
            <w:tcW w:w="1679" w:type="dxa"/>
            <w:tcBorders>
              <w:bottom w:val="single" w:sz="6" w:space="0" w:color="000000"/>
            </w:tcBorders>
          </w:tcPr>
          <w:p w14:paraId="4C3C77B6" w14:textId="77777777" w:rsidR="000655EC" w:rsidRDefault="00000000">
            <w:pPr>
              <w:pStyle w:val="TableParagraph"/>
              <w:spacing w:before="13"/>
              <w:ind w:left="191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Group</w:t>
            </w:r>
          </w:p>
        </w:tc>
        <w:tc>
          <w:tcPr>
            <w:tcW w:w="4016" w:type="dxa"/>
            <w:tcBorders>
              <w:bottom w:val="single" w:sz="6" w:space="0" w:color="000000"/>
            </w:tcBorders>
          </w:tcPr>
          <w:p w14:paraId="4C3C77B7" w14:textId="77777777" w:rsidR="000655EC" w:rsidRDefault="00000000">
            <w:pPr>
              <w:pStyle w:val="TableParagraph"/>
              <w:spacing w:before="13"/>
              <w:ind w:left="566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4"/>
              </w:rPr>
              <w:t>Risk</w:t>
            </w:r>
          </w:p>
        </w:tc>
        <w:tc>
          <w:tcPr>
            <w:tcW w:w="2518" w:type="dxa"/>
            <w:tcBorders>
              <w:bottom w:val="single" w:sz="6" w:space="0" w:color="000000"/>
            </w:tcBorders>
          </w:tcPr>
          <w:p w14:paraId="4C3C77B8" w14:textId="77777777" w:rsidR="000655EC" w:rsidRDefault="00000000">
            <w:pPr>
              <w:pStyle w:val="TableParagraph"/>
              <w:spacing w:before="13"/>
              <w:ind w:left="1381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Likelihood</w:t>
            </w:r>
          </w:p>
        </w:tc>
        <w:tc>
          <w:tcPr>
            <w:tcW w:w="916" w:type="dxa"/>
            <w:tcBorders>
              <w:bottom w:val="single" w:sz="6" w:space="0" w:color="000000"/>
            </w:tcBorders>
          </w:tcPr>
          <w:p w14:paraId="4C3C77B9" w14:textId="77777777" w:rsidR="000655EC" w:rsidRDefault="00000000">
            <w:pPr>
              <w:pStyle w:val="TableParagraph"/>
              <w:spacing w:before="13"/>
              <w:ind w:left="10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Severity</w:t>
            </w:r>
          </w:p>
        </w:tc>
      </w:tr>
      <w:tr w:rsidR="000655EC" w14:paraId="4C3C77C0" w14:textId="77777777">
        <w:trPr>
          <w:trHeight w:val="317"/>
        </w:trPr>
        <w:tc>
          <w:tcPr>
            <w:tcW w:w="671" w:type="dxa"/>
            <w:tcBorders>
              <w:top w:val="single" w:sz="6" w:space="0" w:color="000000"/>
            </w:tcBorders>
          </w:tcPr>
          <w:p w14:paraId="4C3C77BB" w14:textId="77777777" w:rsidR="000655EC" w:rsidRDefault="00000000">
            <w:pPr>
              <w:pStyle w:val="TableParagraph"/>
              <w:spacing w:before="48" w:line="250" w:lineRule="exact"/>
              <w:ind w:right="45"/>
              <w:jc w:val="center"/>
            </w:pPr>
            <w:r>
              <w:rPr>
                <w:spacing w:val="-10"/>
                <w:w w:val="95"/>
              </w:rPr>
              <w:t>1</w:t>
            </w:r>
          </w:p>
        </w:tc>
        <w:tc>
          <w:tcPr>
            <w:tcW w:w="1679" w:type="dxa"/>
            <w:tcBorders>
              <w:top w:val="single" w:sz="6" w:space="0" w:color="000000"/>
            </w:tcBorders>
          </w:tcPr>
          <w:p w14:paraId="4C3C77BC" w14:textId="77777777" w:rsidR="000655EC" w:rsidRDefault="00000000">
            <w:pPr>
              <w:pStyle w:val="TableParagraph"/>
              <w:spacing w:before="48" w:line="250" w:lineRule="exact"/>
              <w:ind w:left="191"/>
            </w:pPr>
            <w:r>
              <w:rPr>
                <w:spacing w:val="-4"/>
              </w:rPr>
              <w:t>Goal</w:t>
            </w:r>
          </w:p>
        </w:tc>
        <w:tc>
          <w:tcPr>
            <w:tcW w:w="4016" w:type="dxa"/>
            <w:tcBorders>
              <w:top w:val="single" w:sz="6" w:space="0" w:color="000000"/>
            </w:tcBorders>
          </w:tcPr>
          <w:p w14:paraId="4C3C77BD" w14:textId="77777777" w:rsidR="000655EC" w:rsidRDefault="00000000">
            <w:pPr>
              <w:pStyle w:val="TableParagraph"/>
              <w:spacing w:before="48" w:line="250" w:lineRule="exact"/>
              <w:ind w:left="566"/>
            </w:pPr>
            <w:r>
              <w:rPr>
                <w:spacing w:val="-2"/>
              </w:rPr>
              <w:t>Unclear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question</w:t>
            </w:r>
          </w:p>
        </w:tc>
        <w:tc>
          <w:tcPr>
            <w:tcW w:w="2518" w:type="dxa"/>
            <w:tcBorders>
              <w:top w:val="single" w:sz="6" w:space="0" w:color="000000"/>
            </w:tcBorders>
          </w:tcPr>
          <w:p w14:paraId="4C3C77BE" w14:textId="77777777" w:rsidR="000655EC" w:rsidRDefault="00000000">
            <w:pPr>
              <w:pStyle w:val="TableParagraph"/>
              <w:spacing w:before="48" w:line="250" w:lineRule="exact"/>
              <w:ind w:right="625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916" w:type="dxa"/>
            <w:tcBorders>
              <w:top w:val="single" w:sz="6" w:space="0" w:color="000000"/>
            </w:tcBorders>
          </w:tcPr>
          <w:p w14:paraId="4C3C77BF" w14:textId="77777777" w:rsidR="000655EC" w:rsidRDefault="00000000">
            <w:pPr>
              <w:pStyle w:val="TableParagraph"/>
              <w:spacing w:before="48" w:line="250" w:lineRule="exact"/>
              <w:ind w:left="10" w:right="1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0655EC" w14:paraId="4C3C77C6" w14:textId="77777777">
        <w:trPr>
          <w:trHeight w:val="270"/>
        </w:trPr>
        <w:tc>
          <w:tcPr>
            <w:tcW w:w="671" w:type="dxa"/>
          </w:tcPr>
          <w:p w14:paraId="4C3C77C1" w14:textId="77777777" w:rsidR="000655EC" w:rsidRDefault="00000000">
            <w:pPr>
              <w:pStyle w:val="TableParagraph"/>
              <w:spacing w:before="1" w:line="250" w:lineRule="exact"/>
              <w:ind w:righ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679" w:type="dxa"/>
          </w:tcPr>
          <w:p w14:paraId="4C3C77C2" w14:textId="77777777" w:rsidR="000655EC" w:rsidRDefault="00000000">
            <w:pPr>
              <w:pStyle w:val="TableParagraph"/>
              <w:spacing w:before="1" w:line="250" w:lineRule="exact"/>
              <w:ind w:left="191"/>
            </w:pPr>
            <w:r>
              <w:rPr>
                <w:spacing w:val="-4"/>
              </w:rPr>
              <w:t>Goal</w:t>
            </w:r>
          </w:p>
        </w:tc>
        <w:tc>
          <w:tcPr>
            <w:tcW w:w="4016" w:type="dxa"/>
          </w:tcPr>
          <w:p w14:paraId="4C3C77C3" w14:textId="77777777" w:rsidR="000655EC" w:rsidRDefault="00000000">
            <w:pPr>
              <w:pStyle w:val="TableParagraph"/>
              <w:spacing w:before="1" w:line="250" w:lineRule="exact"/>
              <w:ind w:left="566"/>
            </w:pPr>
            <w:r>
              <w:rPr>
                <w:spacing w:val="-2"/>
              </w:rPr>
              <w:t>Unclear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goals</w:t>
            </w:r>
          </w:p>
        </w:tc>
        <w:tc>
          <w:tcPr>
            <w:tcW w:w="2518" w:type="dxa"/>
          </w:tcPr>
          <w:p w14:paraId="4C3C77C4" w14:textId="77777777" w:rsidR="000655EC" w:rsidRDefault="00000000">
            <w:pPr>
              <w:pStyle w:val="TableParagraph"/>
              <w:spacing w:before="1" w:line="250" w:lineRule="exact"/>
              <w:ind w:right="625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916" w:type="dxa"/>
          </w:tcPr>
          <w:p w14:paraId="4C3C77C5" w14:textId="77777777" w:rsidR="000655EC" w:rsidRDefault="00000000">
            <w:pPr>
              <w:pStyle w:val="TableParagraph"/>
              <w:spacing w:before="1" w:line="250" w:lineRule="exact"/>
              <w:ind w:left="10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0655EC" w14:paraId="4C3C77CC" w14:textId="77777777">
        <w:trPr>
          <w:trHeight w:val="281"/>
        </w:trPr>
        <w:tc>
          <w:tcPr>
            <w:tcW w:w="671" w:type="dxa"/>
          </w:tcPr>
          <w:p w14:paraId="4C3C77C7" w14:textId="77777777" w:rsidR="000655EC" w:rsidRDefault="00000000">
            <w:pPr>
              <w:pStyle w:val="TableParagraph"/>
              <w:spacing w:before="1" w:line="260" w:lineRule="exact"/>
              <w:ind w:righ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679" w:type="dxa"/>
          </w:tcPr>
          <w:p w14:paraId="4C3C77C8" w14:textId="77777777" w:rsidR="000655EC" w:rsidRDefault="00000000">
            <w:pPr>
              <w:pStyle w:val="TableParagraph"/>
              <w:spacing w:before="1" w:line="260" w:lineRule="exact"/>
              <w:ind w:left="191"/>
            </w:pPr>
            <w:r>
              <w:t>Time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tcW w:w="4016" w:type="dxa"/>
          </w:tcPr>
          <w:p w14:paraId="4C3C77C9" w14:textId="77777777" w:rsidR="000655EC" w:rsidRDefault="00000000">
            <w:pPr>
              <w:pStyle w:val="TableParagraph"/>
              <w:spacing w:before="1" w:line="260" w:lineRule="exact"/>
              <w:ind w:left="566"/>
            </w:pPr>
            <w:r>
              <w:rPr>
                <w:spacing w:val="-4"/>
              </w:rPr>
              <w:t>Insufficient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expertise</w:t>
            </w:r>
          </w:p>
        </w:tc>
        <w:tc>
          <w:tcPr>
            <w:tcW w:w="2518" w:type="dxa"/>
          </w:tcPr>
          <w:p w14:paraId="4C3C77CA" w14:textId="77777777" w:rsidR="000655EC" w:rsidRDefault="00000000">
            <w:pPr>
              <w:pStyle w:val="TableParagraph"/>
              <w:spacing w:before="1" w:line="260" w:lineRule="exact"/>
              <w:ind w:right="627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916" w:type="dxa"/>
          </w:tcPr>
          <w:p w14:paraId="4C3C77CB" w14:textId="77777777" w:rsidR="000655EC" w:rsidRDefault="00000000">
            <w:pPr>
              <w:pStyle w:val="TableParagraph"/>
              <w:spacing w:before="1" w:line="260" w:lineRule="exact"/>
              <w:ind w:left="10" w:right="1"/>
              <w:jc w:val="center"/>
            </w:pPr>
            <w:r>
              <w:rPr>
                <w:spacing w:val="-10"/>
              </w:rPr>
              <w:t>2</w:t>
            </w:r>
          </w:p>
        </w:tc>
      </w:tr>
    </w:tbl>
    <w:p w14:paraId="4C3C77CD" w14:textId="77777777" w:rsidR="000655EC" w:rsidRDefault="000655EC">
      <w:pPr>
        <w:pStyle w:val="TableParagraph"/>
        <w:spacing w:line="260" w:lineRule="exact"/>
        <w:jc w:val="center"/>
        <w:sectPr w:rsidR="000655EC">
          <w:headerReference w:type="even" r:id="rId35"/>
          <w:headerReference w:type="default" r:id="rId36"/>
          <w:pgSz w:w="11910" w:h="16840"/>
          <w:pgMar w:top="440" w:right="0" w:bottom="180" w:left="708" w:header="182" w:footer="0" w:gutter="0"/>
          <w:cols w:space="720"/>
        </w:sectPr>
      </w:pPr>
    </w:p>
    <w:p w14:paraId="4C3C77CE" w14:textId="77777777" w:rsidR="000655EC" w:rsidRDefault="00000000">
      <w:pPr>
        <w:pStyle w:val="Textkrper"/>
        <w:spacing w:line="280" w:lineRule="exact"/>
        <w:ind w:left="1207"/>
      </w:pPr>
      <w:r>
        <w:rPr>
          <w:spacing w:val="-2"/>
        </w:rPr>
        <w:t>Organisation</w:t>
      </w:r>
    </w:p>
    <w:p w14:paraId="4C3C77CF" w14:textId="77777777" w:rsidR="000655EC" w:rsidRDefault="00000000">
      <w:pPr>
        <w:pStyle w:val="Listenabsatz"/>
        <w:numPr>
          <w:ilvl w:val="0"/>
          <w:numId w:val="16"/>
        </w:numPr>
        <w:tabs>
          <w:tab w:val="left" w:pos="1207"/>
        </w:tabs>
        <w:spacing w:before="7" w:line="216" w:lineRule="auto"/>
        <w:ind w:right="38"/>
      </w:pPr>
      <w:r>
        <w:t xml:space="preserve">Time and </w:t>
      </w:r>
      <w:r>
        <w:rPr>
          <w:spacing w:val="-4"/>
        </w:rPr>
        <w:t>Organisation</w:t>
      </w:r>
    </w:p>
    <w:p w14:paraId="4C3C77D0" w14:textId="77777777" w:rsidR="000655EC" w:rsidRDefault="00000000">
      <w:pPr>
        <w:pStyle w:val="Listenabsatz"/>
        <w:numPr>
          <w:ilvl w:val="0"/>
          <w:numId w:val="16"/>
        </w:numPr>
        <w:tabs>
          <w:tab w:val="left" w:pos="1207"/>
        </w:tabs>
        <w:spacing w:line="216" w:lineRule="auto"/>
        <w:ind w:right="38" w:hanging="607"/>
      </w:pPr>
      <w:r>
        <w:t xml:space="preserve">Time and </w:t>
      </w:r>
      <w:r>
        <w:rPr>
          <w:spacing w:val="-4"/>
        </w:rPr>
        <w:t>Organisation</w:t>
      </w:r>
    </w:p>
    <w:p w14:paraId="4C3C77D1" w14:textId="77777777" w:rsidR="000655EC" w:rsidRDefault="00000000">
      <w:pPr>
        <w:pStyle w:val="Textkrper"/>
        <w:tabs>
          <w:tab w:val="left" w:pos="5831"/>
          <w:tab w:val="right" w:pos="7086"/>
        </w:tabs>
        <w:spacing w:before="264"/>
        <w:ind w:left="601"/>
      </w:pPr>
      <w:r>
        <w:br w:type="column"/>
      </w:r>
      <w:r>
        <w:rPr>
          <w:spacing w:val="-2"/>
        </w:rPr>
        <w:t>Underestimated</w:t>
      </w:r>
      <w:r>
        <w:rPr>
          <w:spacing w:val="1"/>
        </w:rPr>
        <w:t xml:space="preserve"> </w:t>
      </w:r>
      <w:r>
        <w:rPr>
          <w:spacing w:val="-2"/>
        </w:rPr>
        <w:t>time/effort</w:t>
      </w:r>
      <w:r>
        <w:tab/>
      </w:r>
      <w:r>
        <w:rPr>
          <w:spacing w:val="-10"/>
        </w:rPr>
        <w:t>4</w:t>
      </w:r>
      <w:r>
        <w:rPr>
          <w:rFonts w:ascii="Times New Roman"/>
        </w:rPr>
        <w:tab/>
      </w:r>
      <w:r>
        <w:rPr>
          <w:spacing w:val="-10"/>
        </w:rPr>
        <w:t>3</w:t>
      </w:r>
    </w:p>
    <w:p w14:paraId="4C3C77D2" w14:textId="77777777" w:rsidR="000655EC" w:rsidRDefault="00000000">
      <w:pPr>
        <w:pStyle w:val="Textkrper"/>
        <w:tabs>
          <w:tab w:val="left" w:pos="5830"/>
          <w:tab w:val="right" w:pos="7086"/>
        </w:tabs>
        <w:spacing w:before="240"/>
        <w:ind w:left="601"/>
      </w:pPr>
      <w:r>
        <w:t>Other</w:t>
      </w:r>
      <w:r>
        <w:rPr>
          <w:spacing w:val="-10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rPr>
          <w:spacing w:val="-2"/>
        </w:rPr>
        <w:t>projects</w:t>
      </w:r>
      <w:r>
        <w:tab/>
      </w:r>
      <w:r>
        <w:rPr>
          <w:spacing w:val="-10"/>
        </w:rPr>
        <w:t>3</w:t>
      </w:r>
      <w:r>
        <w:rPr>
          <w:rFonts w:ascii="Times New Roman"/>
        </w:rPr>
        <w:tab/>
      </w:r>
      <w:r>
        <w:rPr>
          <w:spacing w:val="-10"/>
        </w:rPr>
        <w:t>3</w:t>
      </w:r>
    </w:p>
    <w:p w14:paraId="4C3C77D3" w14:textId="77777777" w:rsidR="000655EC" w:rsidRDefault="00000000">
      <w:pPr>
        <w:spacing w:before="381"/>
        <w:ind w:left="52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C3C7C60" wp14:editId="4C3C7C61">
                <wp:simplePos x="0" y="0"/>
                <wp:positionH relativeFrom="page">
                  <wp:posOffset>668337</wp:posOffset>
                </wp:positionH>
                <wp:positionV relativeFrom="paragraph">
                  <wp:posOffset>207101</wp:posOffset>
                </wp:positionV>
                <wp:extent cx="622363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635">
                              <a:moveTo>
                                <a:pt x="0" y="0"/>
                              </a:moveTo>
                              <a:lnTo>
                                <a:pt x="6223330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3DC8C" id="Graphic 24" o:spid="_x0000_s1026" style="position:absolute;margin-left:52.6pt;margin-top:16.3pt;width:490.0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" path="m,l6223330,e" filled="f" strokeweight=".19225mm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Continued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next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page</w:t>
      </w:r>
    </w:p>
    <w:p w14:paraId="4C3C77D4" w14:textId="77777777" w:rsidR="000655EC" w:rsidRDefault="000655EC">
      <w:pPr>
        <w:rPr>
          <w:sz w:val="20"/>
        </w:rPr>
        <w:sectPr w:rsidR="000655EC">
          <w:type w:val="continuous"/>
          <w:pgSz w:w="11910" w:h="16840"/>
          <w:pgMar w:top="0" w:right="0" w:bottom="280" w:left="708" w:header="182" w:footer="0" w:gutter="0"/>
          <w:cols w:num="2" w:space="720" w:equalWidth="0">
            <w:col w:w="2502" w:space="158"/>
            <w:col w:w="8542"/>
          </w:cols>
        </w:sectPr>
      </w:pPr>
    </w:p>
    <w:p w14:paraId="4C3C77D5" w14:textId="77777777" w:rsidR="000655EC" w:rsidRDefault="000655EC">
      <w:pPr>
        <w:pStyle w:val="Textkrper"/>
      </w:pPr>
    </w:p>
    <w:p w14:paraId="4C3C77D6" w14:textId="77777777" w:rsidR="000655EC" w:rsidRDefault="000655EC">
      <w:pPr>
        <w:pStyle w:val="Textkrper"/>
      </w:pPr>
    </w:p>
    <w:p w14:paraId="4C3C77D7" w14:textId="77777777" w:rsidR="000655EC" w:rsidRDefault="000655EC">
      <w:pPr>
        <w:pStyle w:val="Textkrper"/>
        <w:spacing w:before="201"/>
      </w:pPr>
    </w:p>
    <w:p w14:paraId="4C3C77D8" w14:textId="77777777" w:rsidR="000655EC" w:rsidRDefault="00000000">
      <w:pPr>
        <w:pStyle w:val="Textkrper"/>
        <w:spacing w:before="1" w:line="286" w:lineRule="exact"/>
        <w:ind w:left="1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C3C7C62" wp14:editId="4C3C7C63">
                <wp:simplePos x="0" y="0"/>
                <wp:positionH relativeFrom="page">
                  <wp:posOffset>630237</wp:posOffset>
                </wp:positionH>
                <wp:positionV relativeFrom="paragraph">
                  <wp:posOffset>-443623</wp:posOffset>
                </wp:positionV>
                <wp:extent cx="6299835" cy="46926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9835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71"/>
                              <w:gridCol w:w="1679"/>
                              <w:gridCol w:w="3659"/>
                              <w:gridCol w:w="2875"/>
                              <w:gridCol w:w="915"/>
                            </w:tblGrid>
                            <w:tr w:rsidR="000655EC" w14:paraId="4C3C7DAF" w14:textId="77777777">
                              <w:trPr>
                                <w:trHeight w:val="376"/>
                              </w:trPr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4C3C7DAA" w14:textId="77777777" w:rsidR="000655EC" w:rsidRDefault="00000000">
                                  <w:pPr>
                                    <w:pStyle w:val="TableParagraph"/>
                                    <w:spacing w:before="25"/>
                                    <w:ind w:right="45"/>
                                    <w:jc w:val="center"/>
                                    <w:rPr>
                                      <w:rFonts w:ascii="Palatino Linotype"/>
                                      <w:b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4C3C7DAB" w14:textId="77777777" w:rsidR="000655EC" w:rsidRDefault="00000000">
                                  <w:pPr>
                                    <w:pStyle w:val="TableParagraph"/>
                                    <w:spacing w:before="25"/>
                                    <w:ind w:left="191"/>
                                    <w:rPr>
                                      <w:rFonts w:ascii="Palatino Linotype"/>
                                      <w:b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b/>
                                      <w:spacing w:val="-2"/>
                                    </w:rPr>
                                    <w:t>Group</w:t>
                                  </w:r>
                                </w:p>
                              </w:tc>
                              <w:tc>
                                <w:tcPr>
                                  <w:tcW w:w="3659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4C3C7DAC" w14:textId="77777777" w:rsidR="000655EC" w:rsidRDefault="00000000">
                                  <w:pPr>
                                    <w:pStyle w:val="TableParagraph"/>
                                    <w:spacing w:before="25"/>
                                    <w:ind w:left="566"/>
                                    <w:rPr>
                                      <w:rFonts w:ascii="Palatino Linotype"/>
                                      <w:b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b/>
                                      <w:spacing w:val="-4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4C3C7DAD" w14:textId="77777777" w:rsidR="000655EC" w:rsidRDefault="00000000">
                                  <w:pPr>
                                    <w:pStyle w:val="TableParagraph"/>
                                    <w:spacing w:before="25"/>
                                    <w:ind w:left="1738"/>
                                    <w:rPr>
                                      <w:rFonts w:ascii="Palatino Linotype"/>
                                      <w:b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b/>
                                      <w:spacing w:val="-2"/>
                                    </w:rPr>
                                    <w:t>Likelihood</w:t>
                                  </w:r>
                                </w:p>
                              </w:tc>
                              <w:tc>
                                <w:tcPr>
                                  <w:tcW w:w="91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4C3C7DAE" w14:textId="77777777" w:rsidR="000655EC" w:rsidRDefault="00000000">
                                  <w:pPr>
                                    <w:pStyle w:val="TableParagraph"/>
                                    <w:spacing w:before="25"/>
                                    <w:ind w:left="11"/>
                                    <w:jc w:val="center"/>
                                    <w:rPr>
                                      <w:rFonts w:ascii="Palatino Linotype"/>
                                      <w:b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b/>
                                      <w:spacing w:val="-2"/>
                                    </w:rPr>
                                    <w:t>Severity</w:t>
                                  </w:r>
                                </w:p>
                              </w:tc>
                            </w:tr>
                            <w:tr w:rsidR="000655EC" w14:paraId="4C3C7DB5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67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C3C7DB0" w14:textId="77777777" w:rsidR="000655EC" w:rsidRDefault="00000000">
                                  <w:pPr>
                                    <w:pStyle w:val="TableParagraph"/>
                                    <w:spacing w:before="27" w:line="281" w:lineRule="exact"/>
                                    <w:ind w:right="4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C3C7DB1" w14:textId="77777777" w:rsidR="000655EC" w:rsidRDefault="00000000">
                                  <w:pPr>
                                    <w:pStyle w:val="TableParagraph"/>
                                    <w:spacing w:before="27" w:line="281" w:lineRule="exact"/>
                                    <w:ind w:left="191"/>
                                  </w:pPr>
                                  <w:r>
                                    <w:t>Time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365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C3C7DB2" w14:textId="77777777" w:rsidR="000655EC" w:rsidRDefault="00000000">
                                  <w:pPr>
                                    <w:pStyle w:val="TableParagraph"/>
                                    <w:spacing w:before="27" w:line="281" w:lineRule="exact"/>
                                    <w:ind w:left="566"/>
                                  </w:pPr>
                                  <w:r>
                                    <w:rPr>
                                      <w:spacing w:val="-5"/>
                                    </w:rPr>
                                    <w:t>Work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projects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C3C7DB3" w14:textId="77777777" w:rsidR="000655EC" w:rsidRDefault="00000000">
                                  <w:pPr>
                                    <w:pStyle w:val="TableParagraph"/>
                                    <w:spacing w:before="27" w:line="281" w:lineRule="exact"/>
                                    <w:ind w:right="6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1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C3C7DB4" w14:textId="77777777" w:rsidR="000655EC" w:rsidRDefault="00000000">
                                  <w:pPr>
                                    <w:pStyle w:val="TableParagraph"/>
                                    <w:spacing w:before="27" w:line="281" w:lineRule="exact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4C3C7DB6" w14:textId="77777777" w:rsidR="000655EC" w:rsidRDefault="000655EC">
                            <w:pPr>
                              <w:pStyle w:val="Textkrp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7C62" id="Textbox 27" o:spid="_x0000_s1027" type="#_x0000_t202" style="position:absolute;left:0;text-align:left;margin-left:49.6pt;margin-top:-34.95pt;width:496.05pt;height:36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71"/>
                        <w:gridCol w:w="1679"/>
                        <w:gridCol w:w="3659"/>
                        <w:gridCol w:w="2875"/>
                        <w:gridCol w:w="915"/>
                      </w:tblGrid>
                      <w:tr w:rsidR="000655EC" w14:paraId="4C3C7DAF" w14:textId="77777777">
                        <w:trPr>
                          <w:trHeight w:val="376"/>
                        </w:trPr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4C3C7DAA" w14:textId="77777777" w:rsidR="000655EC" w:rsidRDefault="00000000">
                            <w:pPr>
                              <w:pStyle w:val="TableParagraph"/>
                              <w:spacing w:before="25"/>
                              <w:ind w:right="45"/>
                              <w:jc w:val="center"/>
                              <w:rPr>
                                <w:rFonts w:ascii="Palatino Linotype"/>
                                <w:b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4C3C7DAB" w14:textId="77777777" w:rsidR="000655EC" w:rsidRDefault="00000000">
                            <w:pPr>
                              <w:pStyle w:val="TableParagraph"/>
                              <w:spacing w:before="25"/>
                              <w:ind w:left="191"/>
                              <w:rPr>
                                <w:rFonts w:ascii="Palatino Linotype"/>
                                <w:b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2"/>
                              </w:rPr>
                              <w:t>Group</w:t>
                            </w:r>
                          </w:p>
                        </w:tc>
                        <w:tc>
                          <w:tcPr>
                            <w:tcW w:w="3659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4C3C7DAC" w14:textId="77777777" w:rsidR="000655EC" w:rsidRDefault="00000000">
                            <w:pPr>
                              <w:pStyle w:val="TableParagraph"/>
                              <w:spacing w:before="25"/>
                              <w:ind w:left="566"/>
                              <w:rPr>
                                <w:rFonts w:ascii="Palatino Linotype"/>
                                <w:b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4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4C3C7DAD" w14:textId="77777777" w:rsidR="000655EC" w:rsidRDefault="00000000">
                            <w:pPr>
                              <w:pStyle w:val="TableParagraph"/>
                              <w:spacing w:before="25"/>
                              <w:ind w:left="1738"/>
                              <w:rPr>
                                <w:rFonts w:ascii="Palatino Linotype"/>
                                <w:b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2"/>
                              </w:rPr>
                              <w:t>Likelihood</w:t>
                            </w:r>
                          </w:p>
                        </w:tc>
                        <w:tc>
                          <w:tcPr>
                            <w:tcW w:w="91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4C3C7DAE" w14:textId="77777777" w:rsidR="000655EC" w:rsidRDefault="00000000">
                            <w:pPr>
                              <w:pStyle w:val="TableParagraph"/>
                              <w:spacing w:before="25"/>
                              <w:ind w:left="11"/>
                              <w:jc w:val="center"/>
                              <w:rPr>
                                <w:rFonts w:ascii="Palatino Linotype"/>
                                <w:b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2"/>
                              </w:rPr>
                              <w:t>Severity</w:t>
                            </w:r>
                          </w:p>
                        </w:tc>
                      </w:tr>
                      <w:tr w:rsidR="000655EC" w14:paraId="4C3C7DB5" w14:textId="77777777">
                        <w:trPr>
                          <w:trHeight w:val="328"/>
                        </w:trPr>
                        <w:tc>
                          <w:tcPr>
                            <w:tcW w:w="671" w:type="dxa"/>
                            <w:tcBorders>
                              <w:top w:val="single" w:sz="6" w:space="0" w:color="000000"/>
                            </w:tcBorders>
                          </w:tcPr>
                          <w:p w14:paraId="4C3C7DB0" w14:textId="77777777" w:rsidR="000655EC" w:rsidRDefault="00000000">
                            <w:pPr>
                              <w:pStyle w:val="TableParagraph"/>
                              <w:spacing w:before="27" w:line="281" w:lineRule="exact"/>
                              <w:ind w:right="4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top w:val="single" w:sz="6" w:space="0" w:color="000000"/>
                            </w:tcBorders>
                          </w:tcPr>
                          <w:p w14:paraId="4C3C7DB1" w14:textId="77777777" w:rsidR="000655EC" w:rsidRDefault="00000000">
                            <w:pPr>
                              <w:pStyle w:val="TableParagraph"/>
                              <w:spacing w:before="27" w:line="281" w:lineRule="exact"/>
                              <w:ind w:left="191"/>
                            </w:pPr>
                            <w:r>
                              <w:t>Time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3659" w:type="dxa"/>
                            <w:tcBorders>
                              <w:top w:val="single" w:sz="6" w:space="0" w:color="000000"/>
                            </w:tcBorders>
                          </w:tcPr>
                          <w:p w14:paraId="4C3C7DB2" w14:textId="77777777" w:rsidR="000655EC" w:rsidRDefault="00000000">
                            <w:pPr>
                              <w:pStyle w:val="TableParagraph"/>
                              <w:spacing w:before="27" w:line="281" w:lineRule="exact"/>
                              <w:ind w:left="566"/>
                            </w:pPr>
                            <w:r>
                              <w:rPr>
                                <w:spacing w:val="-5"/>
                              </w:rPr>
                              <w:t>Work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projects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single" w:sz="6" w:space="0" w:color="000000"/>
                            </w:tcBorders>
                          </w:tcPr>
                          <w:p w14:paraId="4C3C7DB3" w14:textId="77777777" w:rsidR="000655EC" w:rsidRDefault="00000000">
                            <w:pPr>
                              <w:pStyle w:val="TableParagraph"/>
                              <w:spacing w:before="27" w:line="281" w:lineRule="exact"/>
                              <w:ind w:right="627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15" w:type="dxa"/>
                            <w:tcBorders>
                              <w:top w:val="single" w:sz="6" w:space="0" w:color="000000"/>
                            </w:tcBorders>
                          </w:tcPr>
                          <w:p w14:paraId="4C3C7DB4" w14:textId="77777777" w:rsidR="000655EC" w:rsidRDefault="00000000">
                            <w:pPr>
                              <w:pStyle w:val="TableParagraph"/>
                              <w:spacing w:before="27" w:line="281" w:lineRule="exact"/>
                              <w:ind w:left="11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4C3C7DB6" w14:textId="77777777" w:rsidR="000655EC" w:rsidRDefault="000655EC">
                      <w:pPr>
                        <w:pStyle w:val="Textkrp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Organisation</w:t>
      </w:r>
    </w:p>
    <w:p w14:paraId="4C3C77D9" w14:textId="77777777" w:rsidR="000655EC" w:rsidRDefault="00000000">
      <w:pPr>
        <w:pStyle w:val="Listenabsatz"/>
        <w:numPr>
          <w:ilvl w:val="0"/>
          <w:numId w:val="15"/>
        </w:numPr>
        <w:tabs>
          <w:tab w:val="left" w:pos="1207"/>
        </w:tabs>
        <w:spacing w:line="216" w:lineRule="auto"/>
        <w:ind w:right="38"/>
      </w:pPr>
      <w:r>
        <w:t xml:space="preserve">Time and </w:t>
      </w:r>
      <w:r>
        <w:rPr>
          <w:spacing w:val="-4"/>
        </w:rPr>
        <w:t>Organisation</w:t>
      </w:r>
    </w:p>
    <w:p w14:paraId="4C3C77DA" w14:textId="77777777" w:rsidR="000655EC" w:rsidRDefault="00000000">
      <w:pPr>
        <w:pStyle w:val="Textkrper"/>
      </w:pPr>
      <w:r>
        <w:br w:type="column"/>
      </w:r>
    </w:p>
    <w:p w14:paraId="4C3C77DB" w14:textId="77777777" w:rsidR="000655EC" w:rsidRDefault="000655EC">
      <w:pPr>
        <w:pStyle w:val="Textkrper"/>
      </w:pPr>
    </w:p>
    <w:p w14:paraId="4C3C77DC" w14:textId="77777777" w:rsidR="000655EC" w:rsidRDefault="000655EC">
      <w:pPr>
        <w:pStyle w:val="Textkrper"/>
      </w:pPr>
    </w:p>
    <w:p w14:paraId="4C3C77DD" w14:textId="77777777" w:rsidR="000655EC" w:rsidRDefault="000655EC">
      <w:pPr>
        <w:pStyle w:val="Textkrper"/>
        <w:spacing w:before="171"/>
      </w:pPr>
    </w:p>
    <w:p w14:paraId="4C3C77DE" w14:textId="77777777" w:rsidR="000655EC" w:rsidRDefault="00000000">
      <w:pPr>
        <w:pStyle w:val="Textkrper"/>
        <w:tabs>
          <w:tab w:val="left" w:pos="5833"/>
          <w:tab w:val="right" w:pos="7090"/>
        </w:tabs>
        <w:ind w:left="604"/>
      </w:pPr>
      <w:r>
        <w:rPr>
          <w:spacing w:val="-2"/>
        </w:rPr>
        <w:t>Procrastination</w:t>
      </w:r>
      <w:r>
        <w:tab/>
      </w:r>
      <w:r>
        <w:rPr>
          <w:spacing w:val="-10"/>
        </w:rPr>
        <w:t>3</w:t>
      </w:r>
      <w:r>
        <w:rPr>
          <w:rFonts w:ascii="Times New Roman"/>
        </w:rPr>
        <w:tab/>
      </w:r>
      <w:r>
        <w:rPr>
          <w:spacing w:val="-10"/>
        </w:rPr>
        <w:t>2</w:t>
      </w:r>
    </w:p>
    <w:p w14:paraId="4C3C77DF" w14:textId="77777777" w:rsidR="000655EC" w:rsidRDefault="000655EC">
      <w:pPr>
        <w:pStyle w:val="Textkrper"/>
        <w:sectPr w:rsidR="000655EC">
          <w:footerReference w:type="even" r:id="rId37"/>
          <w:footerReference w:type="default" r:id="rId38"/>
          <w:pgSz w:w="11910" w:h="16840"/>
          <w:pgMar w:top="440" w:right="0" w:bottom="180" w:left="708" w:header="0" w:footer="0" w:gutter="0"/>
          <w:pgNumType w:start="7"/>
          <w:cols w:num="2" w:space="720" w:equalWidth="0">
            <w:col w:w="2502" w:space="155"/>
            <w:col w:w="8545"/>
          </w:cols>
        </w:sectPr>
      </w:pPr>
    </w:p>
    <w:p w14:paraId="4C3C77E0" w14:textId="77777777" w:rsidR="000655EC" w:rsidRDefault="00000000">
      <w:pPr>
        <w:pStyle w:val="Listenabsatz"/>
        <w:numPr>
          <w:ilvl w:val="0"/>
          <w:numId w:val="15"/>
        </w:numPr>
        <w:tabs>
          <w:tab w:val="left" w:pos="1207"/>
          <w:tab w:val="left" w:pos="3260"/>
          <w:tab w:val="left" w:pos="8490"/>
          <w:tab w:val="right" w:pos="9745"/>
        </w:tabs>
        <w:spacing w:line="270" w:lineRule="exact"/>
        <w:ind w:hanging="607"/>
      </w:pPr>
      <w:r>
        <w:rPr>
          <w:spacing w:val="-2"/>
        </w:rPr>
        <w:t>Human</w:t>
      </w:r>
      <w:r>
        <w:rPr>
          <w:spacing w:val="-6"/>
        </w:rPr>
        <w:t xml:space="preserve"> </w:t>
      </w:r>
      <w:r>
        <w:rPr>
          <w:spacing w:val="-2"/>
        </w:rPr>
        <w:t>Resources</w:t>
      </w:r>
      <w:r>
        <w:tab/>
      </w:r>
      <w:r>
        <w:rPr>
          <w:spacing w:val="-2"/>
        </w:rPr>
        <w:t>Unavailability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main</w:t>
      </w:r>
      <w:r>
        <w:rPr>
          <w:spacing w:val="-4"/>
        </w:rPr>
        <w:t xml:space="preserve"> </w:t>
      </w:r>
      <w:r>
        <w:rPr>
          <w:spacing w:val="-2"/>
        </w:rPr>
        <w:t>project</w:t>
      </w:r>
      <w:r>
        <w:rPr>
          <w:spacing w:val="-3"/>
        </w:rPr>
        <w:t xml:space="preserve"> </w:t>
      </w:r>
      <w:r>
        <w:rPr>
          <w:spacing w:val="-2"/>
        </w:rPr>
        <w:t>staff</w:t>
      </w:r>
      <w:r>
        <w:rPr>
          <w:spacing w:val="-4"/>
        </w:rPr>
        <w:t xml:space="preserve"> </w:t>
      </w:r>
      <w:r>
        <w:rPr>
          <w:spacing w:val="-2"/>
        </w:rPr>
        <w:t>(e.g.,</w:t>
      </w:r>
      <w:r>
        <w:rPr>
          <w:spacing w:val="-4"/>
        </w:rPr>
        <w:t xml:space="preserve"> </w:t>
      </w:r>
      <w:r>
        <w:rPr>
          <w:spacing w:val="-2"/>
        </w:rPr>
        <w:t>due</w:t>
      </w:r>
      <w:r>
        <w:rPr>
          <w:spacing w:val="-3"/>
        </w:rPr>
        <w:t xml:space="preserve"> </w:t>
      </w:r>
      <w:r>
        <w:rPr>
          <w:spacing w:val="-5"/>
        </w:rPr>
        <w:t>to</w:t>
      </w:r>
      <w:r>
        <w:tab/>
      </w:r>
      <w:r>
        <w:rPr>
          <w:spacing w:val="-10"/>
        </w:rPr>
        <w:t>4</w:t>
      </w:r>
      <w:r>
        <w:rPr>
          <w:rFonts w:ascii="Times New Roman"/>
        </w:rPr>
        <w:tab/>
      </w:r>
      <w:r>
        <w:rPr>
          <w:spacing w:val="-10"/>
        </w:rPr>
        <w:t>4</w:t>
      </w:r>
    </w:p>
    <w:p w14:paraId="4C3C77E1" w14:textId="77777777" w:rsidR="000655EC" w:rsidRDefault="00000000">
      <w:pPr>
        <w:pStyle w:val="Textkrper"/>
        <w:spacing w:line="271" w:lineRule="exact"/>
        <w:ind w:left="3260"/>
      </w:pPr>
      <w:r>
        <w:rPr>
          <w:spacing w:val="-2"/>
        </w:rPr>
        <w:t>illness)</w:t>
      </w:r>
    </w:p>
    <w:p w14:paraId="4C3C77E2" w14:textId="77777777" w:rsidR="000655EC" w:rsidRDefault="00000000">
      <w:pPr>
        <w:pStyle w:val="Listenabsatz"/>
        <w:numPr>
          <w:ilvl w:val="0"/>
          <w:numId w:val="15"/>
        </w:numPr>
        <w:tabs>
          <w:tab w:val="left" w:pos="1207"/>
          <w:tab w:val="left" w:pos="3260"/>
          <w:tab w:val="left" w:pos="8490"/>
          <w:tab w:val="right" w:pos="9745"/>
        </w:tabs>
        <w:spacing w:line="271" w:lineRule="exact"/>
        <w:ind w:hanging="608"/>
      </w:pPr>
      <w:r>
        <w:rPr>
          <w:spacing w:val="-2"/>
        </w:rPr>
        <w:t>Human</w:t>
      </w:r>
      <w:r>
        <w:rPr>
          <w:spacing w:val="-6"/>
        </w:rPr>
        <w:t xml:space="preserve"> </w:t>
      </w:r>
      <w:r>
        <w:rPr>
          <w:spacing w:val="-2"/>
        </w:rPr>
        <w:t>Resources</w:t>
      </w:r>
      <w:r>
        <w:tab/>
      </w:r>
      <w:r>
        <w:rPr>
          <w:spacing w:val="-2"/>
        </w:rPr>
        <w:t>Unavailability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advisor</w:t>
      </w:r>
      <w:r>
        <w:rPr>
          <w:spacing w:val="-3"/>
        </w:rPr>
        <w:t xml:space="preserve"> </w:t>
      </w:r>
      <w:r>
        <w:rPr>
          <w:spacing w:val="-2"/>
        </w:rPr>
        <w:t>(e.g.,</w:t>
      </w:r>
      <w:r>
        <w:rPr>
          <w:spacing w:val="-3"/>
        </w:rPr>
        <w:t xml:space="preserve"> </w:t>
      </w:r>
      <w:r>
        <w:rPr>
          <w:spacing w:val="-2"/>
        </w:rPr>
        <w:t>due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illness,</w:t>
      </w:r>
      <w:r>
        <w:tab/>
      </w:r>
      <w:r>
        <w:rPr>
          <w:spacing w:val="-10"/>
        </w:rPr>
        <w:t>3</w:t>
      </w:r>
      <w:r>
        <w:rPr>
          <w:rFonts w:ascii="Times New Roman"/>
        </w:rPr>
        <w:tab/>
      </w:r>
      <w:r>
        <w:rPr>
          <w:spacing w:val="-10"/>
        </w:rPr>
        <w:t>4</w:t>
      </w:r>
    </w:p>
    <w:p w14:paraId="4C3C77E3" w14:textId="77777777" w:rsidR="000655EC" w:rsidRDefault="00000000">
      <w:pPr>
        <w:pStyle w:val="Textkrper"/>
        <w:spacing w:line="265" w:lineRule="exact"/>
        <w:ind w:left="3260"/>
      </w:pPr>
      <w:r>
        <w:t>accident,</w:t>
      </w:r>
      <w:r>
        <w:rPr>
          <w:spacing w:val="-14"/>
        </w:rPr>
        <w:t xml:space="preserve"> </w:t>
      </w:r>
      <w:r>
        <w:rPr>
          <w:spacing w:val="-4"/>
        </w:rPr>
        <w:t>etc.)</w:t>
      </w:r>
    </w:p>
    <w:p w14:paraId="4C3C77E4" w14:textId="77777777" w:rsidR="000655EC" w:rsidRDefault="000655EC">
      <w:pPr>
        <w:pStyle w:val="Textkrper"/>
        <w:spacing w:line="265" w:lineRule="exact"/>
        <w:sectPr w:rsidR="000655EC">
          <w:type w:val="continuous"/>
          <w:pgSz w:w="11910" w:h="16840"/>
          <w:pgMar w:top="0" w:right="0" w:bottom="280" w:left="708" w:header="0" w:footer="0" w:gutter="0"/>
          <w:cols w:space="720"/>
        </w:sectPr>
      </w:pPr>
    </w:p>
    <w:p w14:paraId="4C3C77E5" w14:textId="77777777" w:rsidR="000655EC" w:rsidRDefault="00000000">
      <w:pPr>
        <w:pStyle w:val="Listenabsatz"/>
        <w:numPr>
          <w:ilvl w:val="0"/>
          <w:numId w:val="15"/>
        </w:numPr>
        <w:tabs>
          <w:tab w:val="left" w:pos="1207"/>
        </w:tabs>
        <w:spacing w:before="13" w:line="216" w:lineRule="auto"/>
        <w:ind w:right="38" w:hanging="653"/>
      </w:pPr>
      <w:r>
        <w:t xml:space="preserve">Tech and </w:t>
      </w:r>
      <w:r>
        <w:rPr>
          <w:spacing w:val="-2"/>
        </w:rPr>
        <w:t>Infrastructure</w:t>
      </w:r>
    </w:p>
    <w:p w14:paraId="4C3C77E6" w14:textId="77777777" w:rsidR="000655EC" w:rsidRDefault="00000000">
      <w:pPr>
        <w:pStyle w:val="Listenabsatz"/>
        <w:numPr>
          <w:ilvl w:val="0"/>
          <w:numId w:val="15"/>
        </w:numPr>
        <w:tabs>
          <w:tab w:val="left" w:pos="1207"/>
        </w:tabs>
        <w:spacing w:line="216" w:lineRule="auto"/>
        <w:ind w:right="38" w:hanging="644"/>
      </w:pPr>
      <w:r>
        <w:t xml:space="preserve">Tech and </w:t>
      </w:r>
      <w:r>
        <w:rPr>
          <w:spacing w:val="-2"/>
        </w:rPr>
        <w:t>Infrastructure</w:t>
      </w:r>
    </w:p>
    <w:p w14:paraId="4C3C77E7" w14:textId="77777777" w:rsidR="000655EC" w:rsidRDefault="00000000">
      <w:pPr>
        <w:pStyle w:val="Textkrper"/>
        <w:tabs>
          <w:tab w:val="left" w:pos="5785"/>
          <w:tab w:val="right" w:pos="7040"/>
        </w:tabs>
        <w:spacing w:line="292" w:lineRule="exact"/>
        <w:ind w:left="555"/>
      </w:pPr>
      <w:r>
        <w:br w:type="column"/>
      </w:r>
      <w:r>
        <w:rPr>
          <w:spacing w:val="-2"/>
        </w:rPr>
        <w:t>Software</w:t>
      </w:r>
      <w:r>
        <w:rPr>
          <w:spacing w:val="-9"/>
        </w:rPr>
        <w:t xml:space="preserve"> </w:t>
      </w:r>
      <w:r>
        <w:rPr>
          <w:spacing w:val="-2"/>
        </w:rPr>
        <w:t>Version/Library/Dependency</w:t>
      </w:r>
      <w:r>
        <w:tab/>
      </w:r>
      <w:r>
        <w:rPr>
          <w:spacing w:val="-10"/>
        </w:rPr>
        <w:t>4</w:t>
      </w:r>
      <w:r>
        <w:rPr>
          <w:rFonts w:ascii="Times New Roman"/>
        </w:rPr>
        <w:tab/>
      </w:r>
      <w:r>
        <w:rPr>
          <w:spacing w:val="-10"/>
        </w:rPr>
        <w:t>3</w:t>
      </w:r>
    </w:p>
    <w:p w14:paraId="4C3C77E8" w14:textId="77777777" w:rsidR="000655EC" w:rsidRDefault="00000000">
      <w:pPr>
        <w:pStyle w:val="Textkrper"/>
        <w:tabs>
          <w:tab w:val="left" w:pos="5784"/>
          <w:tab w:val="right" w:pos="7041"/>
        </w:tabs>
        <w:spacing w:before="240"/>
        <w:ind w:left="555"/>
      </w:pPr>
      <w:r>
        <w:rPr>
          <w:spacing w:val="-2"/>
        </w:rPr>
        <w:t>Hardware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damaged</w:t>
      </w:r>
      <w:r>
        <w:tab/>
      </w:r>
      <w:r>
        <w:rPr>
          <w:spacing w:val="-10"/>
        </w:rPr>
        <w:t>2</w:t>
      </w:r>
      <w:r>
        <w:rPr>
          <w:rFonts w:ascii="Times New Roman"/>
        </w:rPr>
        <w:tab/>
      </w:r>
      <w:r>
        <w:rPr>
          <w:spacing w:val="-10"/>
        </w:rPr>
        <w:t>5</w:t>
      </w:r>
    </w:p>
    <w:p w14:paraId="4C3C77E9" w14:textId="77777777" w:rsidR="000655EC" w:rsidRDefault="000655EC">
      <w:pPr>
        <w:pStyle w:val="Textkrper"/>
        <w:sectPr w:rsidR="000655EC">
          <w:type w:val="continuous"/>
          <w:pgSz w:w="11910" w:h="16840"/>
          <w:pgMar w:top="0" w:right="0" w:bottom="280" w:left="708" w:header="0" w:footer="0" w:gutter="0"/>
          <w:cols w:num="2" w:space="720" w:equalWidth="0">
            <w:col w:w="2628" w:space="77"/>
            <w:col w:w="8497"/>
          </w:cols>
        </w:sectPr>
      </w:pPr>
    </w:p>
    <w:tbl>
      <w:tblPr>
        <w:tblW w:w="0" w:type="auto"/>
        <w:tblInd w:w="5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2"/>
        <w:gridCol w:w="4898"/>
        <w:gridCol w:w="1082"/>
        <w:gridCol w:w="677"/>
      </w:tblGrid>
      <w:tr w:rsidR="000655EC" w14:paraId="4C3C77EE" w14:textId="77777777">
        <w:trPr>
          <w:trHeight w:val="281"/>
        </w:trPr>
        <w:tc>
          <w:tcPr>
            <w:tcW w:w="2632" w:type="dxa"/>
          </w:tcPr>
          <w:p w14:paraId="4C3C77EA" w14:textId="77777777" w:rsidR="000655EC" w:rsidRDefault="00000000">
            <w:pPr>
              <w:pStyle w:val="TableParagraph"/>
              <w:tabs>
                <w:tab w:val="left" w:pos="702"/>
              </w:tabs>
              <w:spacing w:line="261" w:lineRule="exact"/>
              <w:ind w:left="50"/>
            </w:pPr>
            <w:r>
              <w:rPr>
                <w:spacing w:val="-5"/>
              </w:rPr>
              <w:t>12</w:t>
            </w:r>
            <w:r>
              <w:tab/>
              <w:t>Data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Research</w:t>
            </w:r>
          </w:p>
        </w:tc>
        <w:tc>
          <w:tcPr>
            <w:tcW w:w="4898" w:type="dxa"/>
          </w:tcPr>
          <w:p w14:paraId="4C3C77EB" w14:textId="77777777" w:rsidR="000655EC" w:rsidRDefault="00000000">
            <w:pPr>
              <w:pStyle w:val="TableParagraph"/>
              <w:spacing w:line="261" w:lineRule="exact"/>
              <w:ind w:left="124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related</w:t>
            </w:r>
          </w:p>
        </w:tc>
        <w:tc>
          <w:tcPr>
            <w:tcW w:w="1082" w:type="dxa"/>
          </w:tcPr>
          <w:p w14:paraId="4C3C77EC" w14:textId="77777777" w:rsidR="000655EC" w:rsidRDefault="00000000">
            <w:pPr>
              <w:pStyle w:val="TableParagraph"/>
              <w:spacing w:line="261" w:lineRule="exact"/>
              <w:ind w:right="58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677" w:type="dxa"/>
          </w:tcPr>
          <w:p w14:paraId="4C3C77ED" w14:textId="77777777" w:rsidR="000655EC" w:rsidRDefault="00000000">
            <w:pPr>
              <w:pStyle w:val="TableParagraph"/>
              <w:spacing w:line="261" w:lineRule="exact"/>
              <w:ind w:right="46"/>
              <w:jc w:val="right"/>
            </w:pPr>
            <w:r>
              <w:rPr>
                <w:spacing w:val="-10"/>
              </w:rPr>
              <w:t>3</w:t>
            </w:r>
          </w:p>
        </w:tc>
      </w:tr>
      <w:tr w:rsidR="000655EC" w14:paraId="4C3C77F3" w14:textId="77777777">
        <w:trPr>
          <w:trHeight w:val="270"/>
        </w:trPr>
        <w:tc>
          <w:tcPr>
            <w:tcW w:w="2632" w:type="dxa"/>
          </w:tcPr>
          <w:p w14:paraId="4C3C77EF" w14:textId="77777777" w:rsidR="000655EC" w:rsidRDefault="00000000">
            <w:pPr>
              <w:pStyle w:val="TableParagraph"/>
              <w:tabs>
                <w:tab w:val="left" w:pos="702"/>
              </w:tabs>
              <w:spacing w:line="251" w:lineRule="exact"/>
              <w:ind w:left="50"/>
            </w:pPr>
            <w:r>
              <w:rPr>
                <w:spacing w:val="-5"/>
              </w:rPr>
              <w:t>13</w:t>
            </w:r>
            <w:r>
              <w:tab/>
              <w:t>Data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Research</w:t>
            </w:r>
          </w:p>
        </w:tc>
        <w:tc>
          <w:tcPr>
            <w:tcW w:w="4898" w:type="dxa"/>
          </w:tcPr>
          <w:p w14:paraId="4C3C77F0" w14:textId="77777777" w:rsidR="000655EC" w:rsidRDefault="00000000">
            <w:pPr>
              <w:pStyle w:val="TableParagraph"/>
              <w:spacing w:line="251" w:lineRule="exact"/>
              <w:ind w:left="123"/>
            </w:pPr>
            <w:r>
              <w:rPr>
                <w:spacing w:val="-2"/>
              </w:rPr>
              <w:t>Not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reproducible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work</w:t>
            </w:r>
          </w:p>
        </w:tc>
        <w:tc>
          <w:tcPr>
            <w:tcW w:w="1082" w:type="dxa"/>
          </w:tcPr>
          <w:p w14:paraId="4C3C77F1" w14:textId="77777777" w:rsidR="000655EC" w:rsidRDefault="00000000">
            <w:pPr>
              <w:pStyle w:val="TableParagraph"/>
              <w:spacing w:line="251" w:lineRule="exact"/>
              <w:ind w:right="5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77" w:type="dxa"/>
          </w:tcPr>
          <w:p w14:paraId="4C3C77F2" w14:textId="77777777" w:rsidR="000655EC" w:rsidRDefault="00000000">
            <w:pPr>
              <w:pStyle w:val="TableParagraph"/>
              <w:spacing w:line="251" w:lineRule="exact"/>
              <w:ind w:right="44"/>
              <w:jc w:val="right"/>
            </w:pPr>
            <w:r>
              <w:rPr>
                <w:spacing w:val="-10"/>
              </w:rPr>
              <w:t>5</w:t>
            </w:r>
          </w:p>
        </w:tc>
      </w:tr>
      <w:tr w:rsidR="000655EC" w14:paraId="4C3C77F8" w14:textId="77777777">
        <w:trPr>
          <w:trHeight w:val="270"/>
        </w:trPr>
        <w:tc>
          <w:tcPr>
            <w:tcW w:w="2632" w:type="dxa"/>
          </w:tcPr>
          <w:p w14:paraId="4C3C77F4" w14:textId="77777777" w:rsidR="000655EC" w:rsidRDefault="00000000">
            <w:pPr>
              <w:pStyle w:val="TableParagraph"/>
              <w:tabs>
                <w:tab w:val="left" w:pos="702"/>
              </w:tabs>
              <w:spacing w:line="251" w:lineRule="exact"/>
              <w:ind w:left="53"/>
            </w:pPr>
            <w:r>
              <w:rPr>
                <w:spacing w:val="-5"/>
              </w:rPr>
              <w:t>14</w:t>
            </w:r>
            <w:r>
              <w:tab/>
              <w:t>Ethical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Legal</w:t>
            </w:r>
          </w:p>
        </w:tc>
        <w:tc>
          <w:tcPr>
            <w:tcW w:w="4898" w:type="dxa"/>
          </w:tcPr>
          <w:p w14:paraId="4C3C77F5" w14:textId="77777777" w:rsidR="000655EC" w:rsidRDefault="00000000">
            <w:pPr>
              <w:pStyle w:val="TableParagraph"/>
              <w:spacing w:line="251" w:lineRule="exact"/>
              <w:ind w:left="124"/>
            </w:pPr>
            <w:r>
              <w:t>Plagiarism</w:t>
            </w:r>
            <w:r>
              <w:rPr>
                <w:spacing w:val="-11"/>
              </w:rPr>
              <w:t xml:space="preserve"> </w:t>
            </w:r>
            <w:r>
              <w:t>or</w:t>
            </w:r>
            <w:r>
              <w:rPr>
                <w:spacing w:val="-11"/>
              </w:rPr>
              <w:t xml:space="preserve"> </w:t>
            </w:r>
            <w:r>
              <w:t>wrong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citation</w:t>
            </w:r>
          </w:p>
        </w:tc>
        <w:tc>
          <w:tcPr>
            <w:tcW w:w="1082" w:type="dxa"/>
          </w:tcPr>
          <w:p w14:paraId="4C3C77F6" w14:textId="77777777" w:rsidR="000655EC" w:rsidRDefault="00000000">
            <w:pPr>
              <w:pStyle w:val="TableParagraph"/>
              <w:spacing w:line="251" w:lineRule="exact"/>
              <w:ind w:right="5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77" w:type="dxa"/>
          </w:tcPr>
          <w:p w14:paraId="4C3C77F7" w14:textId="77777777" w:rsidR="000655EC" w:rsidRDefault="00000000">
            <w:pPr>
              <w:pStyle w:val="TableParagraph"/>
              <w:spacing w:line="251" w:lineRule="exact"/>
              <w:ind w:right="44"/>
              <w:jc w:val="right"/>
            </w:pPr>
            <w:r>
              <w:rPr>
                <w:spacing w:val="-10"/>
              </w:rPr>
              <w:t>5</w:t>
            </w:r>
          </w:p>
        </w:tc>
      </w:tr>
      <w:tr w:rsidR="000655EC" w14:paraId="4C3C77FD" w14:textId="77777777">
        <w:trPr>
          <w:trHeight w:val="270"/>
        </w:trPr>
        <w:tc>
          <w:tcPr>
            <w:tcW w:w="2632" w:type="dxa"/>
          </w:tcPr>
          <w:p w14:paraId="4C3C77F9" w14:textId="77777777" w:rsidR="000655EC" w:rsidRDefault="00000000">
            <w:pPr>
              <w:pStyle w:val="TableParagraph"/>
              <w:tabs>
                <w:tab w:val="left" w:pos="702"/>
              </w:tabs>
              <w:spacing w:line="251" w:lineRule="exact"/>
              <w:ind w:left="51"/>
            </w:pPr>
            <w:r>
              <w:rPr>
                <w:spacing w:val="-5"/>
              </w:rPr>
              <w:t>15</w:t>
            </w:r>
            <w:r>
              <w:tab/>
              <w:t>Ethical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Legal</w:t>
            </w:r>
          </w:p>
        </w:tc>
        <w:tc>
          <w:tcPr>
            <w:tcW w:w="4898" w:type="dxa"/>
          </w:tcPr>
          <w:p w14:paraId="4C3C77FA" w14:textId="77777777" w:rsidR="000655EC" w:rsidRDefault="00000000">
            <w:pPr>
              <w:pStyle w:val="TableParagraph"/>
              <w:spacing w:line="251" w:lineRule="exact"/>
              <w:ind w:left="124"/>
            </w:pPr>
            <w:r>
              <w:rPr>
                <w:spacing w:val="-2"/>
              </w:rPr>
              <w:t>Copyright</w:t>
            </w:r>
          </w:p>
        </w:tc>
        <w:tc>
          <w:tcPr>
            <w:tcW w:w="1082" w:type="dxa"/>
          </w:tcPr>
          <w:p w14:paraId="4C3C77FB" w14:textId="77777777" w:rsidR="000655EC" w:rsidRDefault="00000000">
            <w:pPr>
              <w:pStyle w:val="TableParagraph"/>
              <w:spacing w:line="251" w:lineRule="exact"/>
              <w:ind w:right="58"/>
              <w:jc w:val="center"/>
            </w:pPr>
            <w:r>
              <w:rPr>
                <w:spacing w:val="-10"/>
                <w:w w:val="95"/>
              </w:rPr>
              <w:t>1</w:t>
            </w:r>
          </w:p>
        </w:tc>
        <w:tc>
          <w:tcPr>
            <w:tcW w:w="677" w:type="dxa"/>
          </w:tcPr>
          <w:p w14:paraId="4C3C77FC" w14:textId="77777777" w:rsidR="000655EC" w:rsidRDefault="00000000">
            <w:pPr>
              <w:pStyle w:val="TableParagraph"/>
              <w:spacing w:line="251" w:lineRule="exact"/>
              <w:ind w:right="44"/>
              <w:jc w:val="right"/>
            </w:pPr>
            <w:r>
              <w:rPr>
                <w:spacing w:val="-10"/>
              </w:rPr>
              <w:t>5</w:t>
            </w:r>
          </w:p>
        </w:tc>
      </w:tr>
      <w:tr w:rsidR="000655EC" w14:paraId="4C3C7802" w14:textId="77777777">
        <w:trPr>
          <w:trHeight w:val="270"/>
        </w:trPr>
        <w:tc>
          <w:tcPr>
            <w:tcW w:w="2632" w:type="dxa"/>
          </w:tcPr>
          <w:p w14:paraId="4C3C77FE" w14:textId="77777777" w:rsidR="000655EC" w:rsidRDefault="00000000">
            <w:pPr>
              <w:pStyle w:val="TableParagraph"/>
              <w:tabs>
                <w:tab w:val="left" w:pos="702"/>
              </w:tabs>
              <w:spacing w:line="251" w:lineRule="exact"/>
              <w:ind w:left="50"/>
            </w:pPr>
            <w:r>
              <w:rPr>
                <w:spacing w:val="-5"/>
              </w:rPr>
              <w:t>16</w:t>
            </w:r>
            <w:r>
              <w:tab/>
            </w:r>
            <w:r>
              <w:rPr>
                <w:spacing w:val="-2"/>
              </w:rPr>
              <w:t>Communication</w:t>
            </w:r>
          </w:p>
        </w:tc>
        <w:tc>
          <w:tcPr>
            <w:tcW w:w="4898" w:type="dxa"/>
          </w:tcPr>
          <w:p w14:paraId="4C3C77FF" w14:textId="77777777" w:rsidR="000655EC" w:rsidRDefault="00000000">
            <w:pPr>
              <w:pStyle w:val="TableParagraph"/>
              <w:spacing w:line="251" w:lineRule="exact"/>
              <w:ind w:left="124"/>
            </w:pPr>
            <w:r>
              <w:rPr>
                <w:spacing w:val="-2"/>
              </w:rPr>
              <w:t>Bad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communication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stakeholder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  <w:tc>
          <w:tcPr>
            <w:tcW w:w="1082" w:type="dxa"/>
          </w:tcPr>
          <w:p w14:paraId="4C3C7800" w14:textId="77777777" w:rsidR="000655EC" w:rsidRDefault="00000000">
            <w:pPr>
              <w:pStyle w:val="TableParagraph"/>
              <w:spacing w:line="251" w:lineRule="exact"/>
              <w:ind w:right="5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77" w:type="dxa"/>
          </w:tcPr>
          <w:p w14:paraId="4C3C7801" w14:textId="77777777" w:rsidR="000655EC" w:rsidRDefault="00000000">
            <w:pPr>
              <w:pStyle w:val="TableParagraph"/>
              <w:spacing w:line="251" w:lineRule="exact"/>
              <w:ind w:right="45"/>
              <w:jc w:val="right"/>
            </w:pPr>
            <w:r>
              <w:rPr>
                <w:spacing w:val="-10"/>
              </w:rPr>
              <w:t>4</w:t>
            </w:r>
          </w:p>
        </w:tc>
      </w:tr>
      <w:tr w:rsidR="000655EC" w14:paraId="4C3C7807" w14:textId="77777777">
        <w:trPr>
          <w:trHeight w:val="270"/>
        </w:trPr>
        <w:tc>
          <w:tcPr>
            <w:tcW w:w="2632" w:type="dxa"/>
          </w:tcPr>
          <w:p w14:paraId="4C3C7803" w14:textId="77777777" w:rsidR="000655EC" w:rsidRDefault="00000000">
            <w:pPr>
              <w:pStyle w:val="TableParagraph"/>
              <w:spacing w:line="251" w:lineRule="exact"/>
              <w:ind w:left="702"/>
            </w:pP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Cooperation</w:t>
            </w:r>
          </w:p>
        </w:tc>
        <w:tc>
          <w:tcPr>
            <w:tcW w:w="4898" w:type="dxa"/>
          </w:tcPr>
          <w:p w14:paraId="4C3C7804" w14:textId="77777777" w:rsidR="000655EC" w:rsidRDefault="00000000">
            <w:pPr>
              <w:pStyle w:val="TableParagraph"/>
              <w:spacing w:line="251" w:lineRule="exact"/>
              <w:ind w:left="124"/>
            </w:pPr>
            <w:r>
              <w:rPr>
                <w:spacing w:val="-2"/>
              </w:rPr>
              <w:t>advisor</w:t>
            </w:r>
          </w:p>
        </w:tc>
        <w:tc>
          <w:tcPr>
            <w:tcW w:w="1082" w:type="dxa"/>
          </w:tcPr>
          <w:p w14:paraId="4C3C7805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7" w:type="dxa"/>
          </w:tcPr>
          <w:p w14:paraId="4C3C7806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80C" w14:textId="77777777">
        <w:trPr>
          <w:trHeight w:val="281"/>
        </w:trPr>
        <w:tc>
          <w:tcPr>
            <w:tcW w:w="2632" w:type="dxa"/>
          </w:tcPr>
          <w:p w14:paraId="4C3C7808" w14:textId="77777777" w:rsidR="000655EC" w:rsidRDefault="00000000">
            <w:pPr>
              <w:pStyle w:val="TableParagraph"/>
              <w:tabs>
                <w:tab w:val="left" w:pos="702"/>
              </w:tabs>
              <w:spacing w:line="261" w:lineRule="exact"/>
              <w:ind w:left="55"/>
            </w:pPr>
            <w:r>
              <w:rPr>
                <w:spacing w:val="-5"/>
              </w:rPr>
              <w:t>17</w:t>
            </w:r>
            <w:r>
              <w:tab/>
            </w:r>
            <w:r>
              <w:rPr>
                <w:spacing w:val="-2"/>
              </w:rPr>
              <w:t>Communication</w:t>
            </w:r>
          </w:p>
        </w:tc>
        <w:tc>
          <w:tcPr>
            <w:tcW w:w="4898" w:type="dxa"/>
          </w:tcPr>
          <w:p w14:paraId="4C3C7809" w14:textId="77777777" w:rsidR="000655EC" w:rsidRDefault="00000000">
            <w:pPr>
              <w:pStyle w:val="TableParagraph"/>
              <w:spacing w:line="261" w:lineRule="exact"/>
              <w:ind w:left="124"/>
            </w:pPr>
            <w:r>
              <w:rPr>
                <w:spacing w:val="-2"/>
              </w:rPr>
              <w:t>Insufficient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exchange with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external partners</w:t>
            </w:r>
          </w:p>
        </w:tc>
        <w:tc>
          <w:tcPr>
            <w:tcW w:w="1082" w:type="dxa"/>
          </w:tcPr>
          <w:p w14:paraId="4C3C780A" w14:textId="77777777" w:rsidR="000655EC" w:rsidRDefault="00000000">
            <w:pPr>
              <w:pStyle w:val="TableParagraph"/>
              <w:spacing w:line="261" w:lineRule="exact"/>
              <w:ind w:right="58"/>
              <w:jc w:val="center"/>
            </w:pPr>
            <w:r>
              <w:rPr>
                <w:spacing w:val="-10"/>
                <w:w w:val="95"/>
              </w:rPr>
              <w:t>1</w:t>
            </w:r>
          </w:p>
        </w:tc>
        <w:tc>
          <w:tcPr>
            <w:tcW w:w="677" w:type="dxa"/>
          </w:tcPr>
          <w:p w14:paraId="4C3C780B" w14:textId="77777777" w:rsidR="000655EC" w:rsidRDefault="00000000">
            <w:pPr>
              <w:pStyle w:val="TableParagraph"/>
              <w:spacing w:line="261" w:lineRule="exact"/>
              <w:ind w:right="44"/>
              <w:jc w:val="right"/>
            </w:pPr>
            <w:r>
              <w:rPr>
                <w:spacing w:val="-10"/>
              </w:rPr>
              <w:t>5</w:t>
            </w:r>
          </w:p>
        </w:tc>
      </w:tr>
    </w:tbl>
    <w:p w14:paraId="4C3C780D" w14:textId="77777777" w:rsidR="000655EC" w:rsidRDefault="00000000">
      <w:pPr>
        <w:pStyle w:val="Textkrper"/>
        <w:spacing w:line="246" w:lineRule="exact"/>
        <w:ind w:left="1207"/>
      </w:pPr>
      <w:r>
        <w:t>and</w:t>
      </w:r>
      <w:r>
        <w:rPr>
          <w:spacing w:val="-7"/>
        </w:rPr>
        <w:t xml:space="preserve"> </w:t>
      </w:r>
      <w:r>
        <w:rPr>
          <w:spacing w:val="-2"/>
        </w:rPr>
        <w:t>Cooperation</w:t>
      </w:r>
    </w:p>
    <w:p w14:paraId="4C3C780E" w14:textId="77777777" w:rsidR="000655EC" w:rsidRDefault="00000000">
      <w:pPr>
        <w:pStyle w:val="Listenabsatz"/>
        <w:numPr>
          <w:ilvl w:val="0"/>
          <w:numId w:val="14"/>
        </w:numPr>
        <w:tabs>
          <w:tab w:val="left" w:pos="1207"/>
          <w:tab w:val="left" w:pos="3260"/>
          <w:tab w:val="left" w:pos="8489"/>
          <w:tab w:val="left" w:pos="9636"/>
        </w:tabs>
        <w:spacing w:line="271" w:lineRule="exact"/>
      </w:pPr>
      <w:r>
        <w:rPr>
          <w:spacing w:val="-2"/>
        </w:rPr>
        <w:t>Force</w:t>
      </w:r>
      <w:r>
        <w:rPr>
          <w:spacing w:val="-9"/>
        </w:rPr>
        <w:t xml:space="preserve"> </w:t>
      </w:r>
      <w:r>
        <w:rPr>
          <w:spacing w:val="-2"/>
        </w:rPr>
        <w:t>Majeure</w:t>
      </w:r>
      <w:r>
        <w:tab/>
      </w:r>
      <w:r>
        <w:rPr>
          <w:spacing w:val="-2"/>
        </w:rPr>
        <w:t>Unforeseen</w:t>
      </w:r>
      <w:r>
        <w:rPr>
          <w:spacing w:val="-4"/>
        </w:rPr>
        <w:t xml:space="preserve"> </w:t>
      </w:r>
      <w:r>
        <w:rPr>
          <w:spacing w:val="-2"/>
        </w:rPr>
        <w:t>family</w:t>
      </w:r>
      <w:r>
        <w:rPr>
          <w:spacing w:val="-3"/>
        </w:rPr>
        <w:t xml:space="preserve"> </w:t>
      </w:r>
      <w:r>
        <w:rPr>
          <w:spacing w:val="-2"/>
        </w:rPr>
        <w:t>crisis</w:t>
      </w:r>
      <w:r>
        <w:tab/>
      </w:r>
      <w:r>
        <w:rPr>
          <w:spacing w:val="-10"/>
        </w:rPr>
        <w:t>2</w:t>
      </w:r>
      <w:r>
        <w:rPr>
          <w:rFonts w:ascii="Times New Roman"/>
        </w:rPr>
        <w:tab/>
      </w:r>
      <w:r>
        <w:rPr>
          <w:spacing w:val="-10"/>
        </w:rPr>
        <w:t>5</w:t>
      </w:r>
    </w:p>
    <w:p w14:paraId="4C3C780F" w14:textId="77777777" w:rsidR="000655EC" w:rsidRPr="00730A4C" w:rsidRDefault="00000000">
      <w:pPr>
        <w:pStyle w:val="Listenabsatz"/>
        <w:numPr>
          <w:ilvl w:val="0"/>
          <w:numId w:val="14"/>
        </w:numPr>
        <w:tabs>
          <w:tab w:val="left" w:pos="1207"/>
          <w:tab w:val="left" w:pos="3260"/>
          <w:tab w:val="left" w:pos="8498"/>
          <w:tab w:val="left" w:pos="9636"/>
        </w:tabs>
        <w:spacing w:line="286" w:lineRule="exact"/>
        <w:rPr>
          <w:lang w:val="fr-FR"/>
          <w:rPrChange w:id="262" w:author="Roccaro Roland, IT11.5" w:date="2025-12-09T09:24:00Z" w16du:dateUtc="2025-12-09T08:24:00Z">
            <w:rPr/>
          </w:rPrChange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3C7C64" wp14:editId="4C3C7C65">
                <wp:simplePos x="0" y="0"/>
                <wp:positionH relativeFrom="page">
                  <wp:posOffset>668337</wp:posOffset>
                </wp:positionH>
                <wp:positionV relativeFrom="paragraph">
                  <wp:posOffset>218484</wp:posOffset>
                </wp:positionV>
                <wp:extent cx="622363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635">
                              <a:moveTo>
                                <a:pt x="0" y="0"/>
                              </a:moveTo>
                              <a:lnTo>
                                <a:pt x="6223330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CAA16" id="Graphic 28" o:spid="_x0000_s1026" style="position:absolute;margin-left:52.6pt;margin-top:17.2pt;width:490.0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" path="m,l6223330,e" filled="f" strokeweight=".30797mm">
                <v:path arrowok="t"/>
                <w10:wrap type="topAndBottom" anchorx="page"/>
              </v:shape>
            </w:pict>
          </mc:Fallback>
        </mc:AlternateContent>
      </w:r>
      <w:r w:rsidRPr="00730A4C">
        <w:rPr>
          <w:spacing w:val="-2"/>
          <w:lang w:val="fr-FR"/>
          <w:rPrChange w:id="263" w:author="Roccaro Roland, IT11.5" w:date="2025-12-09T09:24:00Z" w16du:dateUtc="2025-12-09T08:24:00Z">
            <w:rPr>
              <w:spacing w:val="-2"/>
            </w:rPr>
          </w:rPrChange>
        </w:rPr>
        <w:t>Force</w:t>
      </w:r>
      <w:r w:rsidRPr="00730A4C">
        <w:rPr>
          <w:spacing w:val="-9"/>
          <w:lang w:val="fr-FR"/>
          <w:rPrChange w:id="264" w:author="Roccaro Roland, IT11.5" w:date="2025-12-09T09:24:00Z" w16du:dateUtc="2025-12-09T08:24:00Z">
            <w:rPr>
              <w:spacing w:val="-9"/>
            </w:rPr>
          </w:rPrChange>
        </w:rPr>
        <w:t xml:space="preserve"> </w:t>
      </w:r>
      <w:r w:rsidRPr="00730A4C">
        <w:rPr>
          <w:spacing w:val="-2"/>
          <w:lang w:val="fr-FR"/>
          <w:rPrChange w:id="265" w:author="Roccaro Roland, IT11.5" w:date="2025-12-09T09:24:00Z" w16du:dateUtc="2025-12-09T08:24:00Z">
            <w:rPr>
              <w:spacing w:val="-2"/>
            </w:rPr>
          </w:rPrChange>
        </w:rPr>
        <w:t>Majeure</w:t>
      </w:r>
      <w:r w:rsidRPr="00730A4C">
        <w:rPr>
          <w:lang w:val="fr-FR"/>
          <w:rPrChange w:id="266" w:author="Roccaro Roland, IT11.5" w:date="2025-12-09T09:24:00Z" w16du:dateUtc="2025-12-09T08:24:00Z">
            <w:rPr/>
          </w:rPrChange>
        </w:rPr>
        <w:tab/>
        <w:t>General</w:t>
      </w:r>
      <w:r w:rsidRPr="00730A4C">
        <w:rPr>
          <w:spacing w:val="-13"/>
          <w:lang w:val="fr-FR"/>
          <w:rPrChange w:id="267" w:author="Roccaro Roland, IT11.5" w:date="2025-12-09T09:24:00Z" w16du:dateUtc="2025-12-09T08:24:00Z">
            <w:rPr>
              <w:spacing w:val="-13"/>
            </w:rPr>
          </w:rPrChange>
        </w:rPr>
        <w:t xml:space="preserve"> </w:t>
      </w:r>
      <w:r w:rsidRPr="00730A4C">
        <w:rPr>
          <w:lang w:val="fr-FR"/>
          <w:rPrChange w:id="268" w:author="Roccaro Roland, IT11.5" w:date="2025-12-09T09:24:00Z" w16du:dateUtc="2025-12-09T08:24:00Z">
            <w:rPr/>
          </w:rPrChange>
        </w:rPr>
        <w:t>force</w:t>
      </w:r>
      <w:r w:rsidRPr="00730A4C">
        <w:rPr>
          <w:spacing w:val="-12"/>
          <w:lang w:val="fr-FR"/>
          <w:rPrChange w:id="269" w:author="Roccaro Roland, IT11.5" w:date="2025-12-09T09:24:00Z" w16du:dateUtc="2025-12-09T08:24:00Z">
            <w:rPr>
              <w:spacing w:val="-12"/>
            </w:rPr>
          </w:rPrChange>
        </w:rPr>
        <w:t xml:space="preserve"> </w:t>
      </w:r>
      <w:r w:rsidRPr="00730A4C">
        <w:rPr>
          <w:spacing w:val="-2"/>
          <w:lang w:val="fr-FR"/>
          <w:rPrChange w:id="270" w:author="Roccaro Roland, IT11.5" w:date="2025-12-09T09:24:00Z" w16du:dateUtc="2025-12-09T08:24:00Z">
            <w:rPr>
              <w:spacing w:val="-2"/>
            </w:rPr>
          </w:rPrChange>
        </w:rPr>
        <w:t>majeure</w:t>
      </w:r>
      <w:r w:rsidRPr="00730A4C">
        <w:rPr>
          <w:lang w:val="fr-FR"/>
          <w:rPrChange w:id="271" w:author="Roccaro Roland, IT11.5" w:date="2025-12-09T09:24:00Z" w16du:dateUtc="2025-12-09T08:24:00Z">
            <w:rPr/>
          </w:rPrChange>
        </w:rPr>
        <w:tab/>
      </w:r>
      <w:r w:rsidRPr="00730A4C">
        <w:rPr>
          <w:spacing w:val="-10"/>
          <w:lang w:val="fr-FR"/>
          <w:rPrChange w:id="272" w:author="Roccaro Roland, IT11.5" w:date="2025-12-09T09:24:00Z" w16du:dateUtc="2025-12-09T08:24:00Z">
            <w:rPr>
              <w:spacing w:val="-10"/>
            </w:rPr>
          </w:rPrChange>
        </w:rPr>
        <w:t>1</w:t>
      </w:r>
      <w:r w:rsidRPr="00730A4C">
        <w:rPr>
          <w:rFonts w:ascii="Times New Roman"/>
          <w:lang w:val="fr-FR"/>
          <w:rPrChange w:id="273" w:author="Roccaro Roland, IT11.5" w:date="2025-12-09T09:24:00Z" w16du:dateUtc="2025-12-09T08:24:00Z">
            <w:rPr>
              <w:rFonts w:ascii="Times New Roman"/>
            </w:rPr>
          </w:rPrChange>
        </w:rPr>
        <w:tab/>
      </w:r>
      <w:r w:rsidRPr="00730A4C">
        <w:rPr>
          <w:spacing w:val="-10"/>
          <w:lang w:val="fr-FR"/>
          <w:rPrChange w:id="274" w:author="Roccaro Roland, IT11.5" w:date="2025-12-09T09:24:00Z" w16du:dateUtc="2025-12-09T08:24:00Z">
            <w:rPr>
              <w:spacing w:val="-10"/>
            </w:rPr>
          </w:rPrChange>
        </w:rPr>
        <w:t>5</w:t>
      </w:r>
    </w:p>
    <w:p w14:paraId="4C3C7810" w14:textId="77777777" w:rsidR="000655EC" w:rsidRPr="00730A4C" w:rsidRDefault="000655EC">
      <w:pPr>
        <w:pStyle w:val="Textkrper"/>
        <w:spacing w:before="22"/>
        <w:rPr>
          <w:sz w:val="24"/>
          <w:lang w:val="fr-FR"/>
          <w:rPrChange w:id="275" w:author="Roccaro Roland, IT11.5" w:date="2025-12-09T09:24:00Z" w16du:dateUtc="2025-12-09T08:24:00Z">
            <w:rPr>
              <w:sz w:val="24"/>
            </w:rPr>
          </w:rPrChange>
        </w:rPr>
      </w:pPr>
    </w:p>
    <w:p w14:paraId="4C3C7811" w14:textId="77777777" w:rsidR="000655EC" w:rsidRDefault="00000000">
      <w:pPr>
        <w:pStyle w:val="berschrift3"/>
        <w:jc w:val="both"/>
        <w:rPr>
          <w:b w:val="0"/>
        </w:rPr>
      </w:pPr>
      <w:bookmarkStart w:id="276" w:name="_bookmark23"/>
      <w:bookmarkEnd w:id="276"/>
      <w:r>
        <w:rPr>
          <w:b w:val="0"/>
          <w:color w:val="687D91"/>
          <w:w w:val="80"/>
        </w:rPr>
        <w:t>Risk</w:t>
      </w:r>
      <w:r>
        <w:rPr>
          <w:b w:val="0"/>
          <w:color w:val="687D91"/>
          <w:spacing w:val="2"/>
        </w:rPr>
        <w:t xml:space="preserve"> </w:t>
      </w:r>
      <w:r>
        <w:rPr>
          <w:b w:val="0"/>
          <w:color w:val="687D91"/>
          <w:w w:val="80"/>
        </w:rPr>
        <w:t>Heat</w:t>
      </w:r>
      <w:r>
        <w:rPr>
          <w:b w:val="0"/>
          <w:color w:val="687D91"/>
          <w:spacing w:val="3"/>
        </w:rPr>
        <w:t xml:space="preserve"> </w:t>
      </w:r>
      <w:r>
        <w:rPr>
          <w:b w:val="0"/>
          <w:color w:val="687D91"/>
          <w:spacing w:val="-5"/>
          <w:w w:val="80"/>
        </w:rPr>
        <w:t>Map</w:t>
      </w:r>
    </w:p>
    <w:p w14:paraId="4C3C7812" w14:textId="1DF64A35" w:rsidR="000655EC" w:rsidRDefault="00000000">
      <w:pPr>
        <w:pStyle w:val="Textkrper"/>
        <w:spacing w:before="147" w:line="216" w:lineRule="auto"/>
        <w:ind w:left="142" w:right="848"/>
        <w:jc w:val="both"/>
      </w:pPr>
      <w:r>
        <w:t>After</w:t>
      </w:r>
      <w:r>
        <w:rPr>
          <w:spacing w:val="-13"/>
        </w:rPr>
        <w:t xml:space="preserve"> </w:t>
      </w:r>
      <w:r>
        <w:t>carrying</w:t>
      </w:r>
      <w:r>
        <w:rPr>
          <w:spacing w:val="-13"/>
        </w:rPr>
        <w:t xml:space="preserve"> </w:t>
      </w:r>
      <w:r>
        <w:t>out</w:t>
      </w:r>
      <w:r>
        <w:rPr>
          <w:spacing w:val="-13"/>
        </w:rPr>
        <w:t xml:space="preserve"> </w:t>
      </w:r>
      <w:del w:id="277" w:author="Ritley Kenneth" w:date="2025-12-09T05:42:00Z" w16du:dateUtc="2025-12-09T04:42:00Z">
        <w:r w:rsidDel="0066694A">
          <w:delText>a</w:delText>
        </w:r>
        <w:r w:rsidDel="0066694A">
          <w:rPr>
            <w:spacing w:val="-13"/>
          </w:rPr>
          <w:delText xml:space="preserve"> </w:delText>
        </w:r>
        <w:r w:rsidDel="0066694A">
          <w:delText>risk</w:delText>
        </w:r>
        <w:r w:rsidDel="0066694A">
          <w:rPr>
            <w:spacing w:val="-13"/>
          </w:rPr>
          <w:delText xml:space="preserve"> </w:delText>
        </w:r>
        <w:r w:rsidDel="0066694A">
          <w:delText>analysis</w:delText>
        </w:r>
      </w:del>
      <w:ins w:id="278" w:author="Ritley Kenneth" w:date="2025-12-09T05:42:00Z" w16du:dateUtc="2025-12-09T04:42:00Z">
        <w:r w:rsidR="0066694A">
          <w:t>the initial identification and classification</w:t>
        </w:r>
      </w:ins>
      <w:r>
        <w:t>,</w:t>
      </w:r>
      <w:r>
        <w:rPr>
          <w:spacing w:val="-12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always</w:t>
      </w:r>
      <w:r>
        <w:rPr>
          <w:spacing w:val="-13"/>
        </w:rPr>
        <w:t xml:space="preserve"> </w:t>
      </w:r>
      <w:r>
        <w:t>easy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determine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risks</w:t>
      </w:r>
      <w:r>
        <w:rPr>
          <w:spacing w:val="-13"/>
        </w:rPr>
        <w:t xml:space="preserve"> </w:t>
      </w:r>
      <w:r>
        <w:t>require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most</w:t>
      </w:r>
      <w:r>
        <w:rPr>
          <w:spacing w:val="-13"/>
        </w:rPr>
        <w:t xml:space="preserve"> </w:t>
      </w:r>
      <w:r>
        <w:t>attention. To support this task, a Risk Heat Map is used, in which each risk is plotted in a two-dimensional matrix according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likelihood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severity.</w:t>
      </w:r>
      <w:r>
        <w:rPr>
          <w:spacing w:val="-6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visualisation</w:t>
      </w:r>
      <w:r>
        <w:rPr>
          <w:spacing w:val="-13"/>
        </w:rPr>
        <w:t xml:space="preserve"> </w:t>
      </w:r>
      <w:r>
        <w:t>highlights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risks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pose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greatest</w:t>
      </w:r>
      <w:r>
        <w:rPr>
          <w:spacing w:val="-13"/>
        </w:rPr>
        <w:t xml:space="preserve"> </w:t>
      </w:r>
      <w:r>
        <w:t>threat 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considered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>treatment.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colours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Risk</w:t>
      </w:r>
      <w:r>
        <w:rPr>
          <w:spacing w:val="-13"/>
        </w:rPr>
        <w:t xml:space="preserve"> </w:t>
      </w:r>
      <w:r>
        <w:t>Heat</w:t>
      </w:r>
      <w:r>
        <w:rPr>
          <w:spacing w:val="-13"/>
        </w:rPr>
        <w:t xml:space="preserve"> </w:t>
      </w:r>
      <w:r>
        <w:t>Map</w:t>
      </w:r>
      <w:r>
        <w:rPr>
          <w:spacing w:val="-12"/>
        </w:rPr>
        <w:t xml:space="preserve"> </w:t>
      </w:r>
      <w:hyperlink w:anchor="_bookmark23" w:history="1">
        <w:r w:rsidR="000655EC">
          <w:t>2.4</w:t>
        </w:r>
      </w:hyperlink>
      <w:r>
        <w:rPr>
          <w:spacing w:val="-13"/>
        </w:rPr>
        <w:t xml:space="preserve"> </w:t>
      </w:r>
      <w:r>
        <w:t>corre-spond to these descriptions.</w:t>
      </w:r>
    </w:p>
    <w:p w14:paraId="4C3C7813" w14:textId="77777777" w:rsidR="000655EC" w:rsidRDefault="00000000">
      <w:pPr>
        <w:spacing w:before="181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1"/>
          <w:position w:val="2"/>
        </w:rPr>
        <w:t xml:space="preserve"> </w:t>
      </w:r>
      <w:r>
        <w:rPr>
          <w:rFonts w:ascii="Palatino Linotype" w:hAnsi="Palatino Linotype"/>
          <w:b/>
        </w:rPr>
        <w:t>Green</w:t>
      </w:r>
      <w:r>
        <w:rPr>
          <w:rFonts w:ascii="Palatino Linotype" w:hAnsi="Palatino Linotype"/>
          <w:b/>
          <w:spacing w:val="-13"/>
        </w:rPr>
        <w:t xml:space="preserve"> </w:t>
      </w:r>
      <w:r>
        <w:rPr>
          <w:spacing w:val="-5"/>
        </w:rPr>
        <w:t>Low</w:t>
      </w:r>
    </w:p>
    <w:p w14:paraId="4C3C7814" w14:textId="77777777" w:rsidR="000655EC" w:rsidRDefault="00000000">
      <w:pPr>
        <w:spacing w:before="112"/>
        <w:ind w:left="409"/>
      </w:pPr>
      <w:r>
        <w:rPr>
          <w:rFonts w:ascii="Lucida Sans Unicode" w:hAnsi="Lucida Sans Unicode"/>
          <w:color w:val="FAC300"/>
          <w:spacing w:val="-2"/>
          <w:position w:val="2"/>
        </w:rPr>
        <w:t>▶</w:t>
      </w:r>
      <w:r>
        <w:rPr>
          <w:rFonts w:ascii="Lucida Sans Unicode" w:hAnsi="Lucida Sans Unicode"/>
          <w:color w:val="FAC300"/>
          <w:spacing w:val="1"/>
          <w:position w:val="2"/>
        </w:rPr>
        <w:t xml:space="preserve"> </w:t>
      </w:r>
      <w:r>
        <w:rPr>
          <w:rFonts w:ascii="Palatino Linotype" w:hAnsi="Palatino Linotype"/>
          <w:b/>
          <w:spacing w:val="-2"/>
        </w:rPr>
        <w:t>Yellow</w:t>
      </w:r>
      <w:r>
        <w:rPr>
          <w:rFonts w:ascii="Palatino Linotype" w:hAnsi="Palatino Linotype"/>
          <w:b/>
          <w:spacing w:val="-12"/>
        </w:rPr>
        <w:t xml:space="preserve"> </w:t>
      </w:r>
      <w:r>
        <w:rPr>
          <w:spacing w:val="-2"/>
        </w:rPr>
        <w:t>Medium</w:t>
      </w:r>
    </w:p>
    <w:p w14:paraId="4C3C7815" w14:textId="77777777" w:rsidR="000655EC" w:rsidRDefault="00000000">
      <w:pPr>
        <w:spacing w:before="112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7"/>
          <w:position w:val="2"/>
        </w:rPr>
        <w:t xml:space="preserve"> </w:t>
      </w:r>
      <w:r>
        <w:rPr>
          <w:rFonts w:ascii="Palatino Linotype" w:hAnsi="Palatino Linotype"/>
          <w:b/>
        </w:rPr>
        <w:t>Orange</w:t>
      </w:r>
      <w:r>
        <w:rPr>
          <w:rFonts w:ascii="Palatino Linotype" w:hAnsi="Palatino Linotype"/>
          <w:b/>
          <w:spacing w:val="-13"/>
        </w:rPr>
        <w:t xml:space="preserve"> </w:t>
      </w:r>
      <w:r>
        <w:rPr>
          <w:spacing w:val="-4"/>
        </w:rPr>
        <w:t>High</w:t>
      </w:r>
    </w:p>
    <w:p w14:paraId="4C3C7816" w14:textId="77777777" w:rsidR="000655EC" w:rsidRDefault="00000000">
      <w:pPr>
        <w:spacing w:before="113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6"/>
          <w:position w:val="2"/>
        </w:rPr>
        <w:t xml:space="preserve"> </w:t>
      </w:r>
      <w:r>
        <w:rPr>
          <w:rFonts w:ascii="Palatino Linotype" w:hAnsi="Palatino Linotype"/>
          <w:b/>
        </w:rPr>
        <w:t>Red</w:t>
      </w:r>
      <w:r>
        <w:rPr>
          <w:rFonts w:ascii="Palatino Linotype" w:hAnsi="Palatino Linotype"/>
          <w:b/>
          <w:spacing w:val="-14"/>
        </w:rPr>
        <w:t xml:space="preserve"> </w:t>
      </w:r>
      <w:r>
        <w:t>Very</w:t>
      </w:r>
      <w:r>
        <w:rPr>
          <w:spacing w:val="-11"/>
        </w:rPr>
        <w:t xml:space="preserve"> </w:t>
      </w:r>
      <w:r>
        <w:rPr>
          <w:spacing w:val="-4"/>
        </w:rPr>
        <w:t>High</w:t>
      </w:r>
    </w:p>
    <w:p w14:paraId="4C3C7817" w14:textId="77777777" w:rsidR="000655EC" w:rsidRDefault="000655EC">
      <w:pPr>
        <w:pStyle w:val="Textkrper"/>
        <w:spacing w:before="212"/>
      </w:pPr>
    </w:p>
    <w:p w14:paraId="4C3C7818" w14:textId="6AD5E0E7" w:rsidR="000655EC" w:rsidRDefault="00000000">
      <w:pPr>
        <w:pStyle w:val="berschrift3"/>
        <w:jc w:val="both"/>
        <w:rPr>
          <w:b w:val="0"/>
        </w:rPr>
      </w:pPr>
      <w:r>
        <w:rPr>
          <w:b w:val="0"/>
          <w:color w:val="687D91"/>
          <w:w w:val="80"/>
        </w:rPr>
        <w:t>Risk</w:t>
      </w:r>
      <w:r>
        <w:rPr>
          <w:b w:val="0"/>
          <w:color w:val="687D91"/>
          <w:spacing w:val="-3"/>
          <w:w w:val="90"/>
        </w:rPr>
        <w:t xml:space="preserve"> </w:t>
      </w:r>
      <w:r>
        <w:rPr>
          <w:b w:val="0"/>
          <w:color w:val="687D91"/>
          <w:spacing w:val="-2"/>
          <w:w w:val="90"/>
        </w:rPr>
        <w:t>Strategies</w:t>
      </w:r>
      <w:ins w:id="279" w:author="Ritley Kenneth" w:date="2025-12-09T05:43:00Z" w16du:dateUtc="2025-12-09T04:43:00Z">
        <w:r w:rsidR="00070536">
          <w:rPr>
            <w:b w:val="0"/>
            <w:color w:val="687D91"/>
            <w:spacing w:val="-2"/>
            <w:w w:val="90"/>
          </w:rPr>
          <w:t xml:space="preserve"> and Mitigations</w:t>
        </w:r>
      </w:ins>
    </w:p>
    <w:p w14:paraId="4C3C7819" w14:textId="0412E4D4" w:rsidR="000655EC" w:rsidRDefault="00000000">
      <w:pPr>
        <w:pStyle w:val="Textkrper"/>
        <w:spacing w:before="147" w:line="216" w:lineRule="auto"/>
        <w:ind w:left="142" w:right="848"/>
        <w:jc w:val="both"/>
      </w:pPr>
      <w:r>
        <w:t>Risk</w:t>
      </w:r>
      <w:r>
        <w:rPr>
          <w:spacing w:val="-8"/>
        </w:rPr>
        <w:t xml:space="preserve"> </w:t>
      </w:r>
      <w:r>
        <w:t>strategies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ins w:id="280" w:author="Ritley Kenneth" w:date="2025-12-09T05:44:00Z" w16du:dateUtc="2025-12-09T04:44:00Z">
        <w:r w:rsidR="00BA5F5B">
          <w:rPr>
            <w:spacing w:val="-8"/>
          </w:rPr>
          <w:t xml:space="preserve">high level approaches to dealing with the risks, and the risk mitigations are the concrete </w:t>
        </w:r>
      </w:ins>
      <w:r>
        <w:t>plans</w:t>
      </w:r>
      <w:r>
        <w:rPr>
          <w:spacing w:val="-8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identified</w:t>
      </w:r>
      <w:r>
        <w:rPr>
          <w:spacing w:val="-8"/>
        </w:rPr>
        <w:t xml:space="preserve"> </w:t>
      </w:r>
      <w:r>
        <w:t>risks. 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commentRangeStart w:id="281"/>
      <w:r>
        <w:t>table</w:t>
      </w:r>
      <w:r>
        <w:rPr>
          <w:spacing w:val="-8"/>
        </w:rPr>
        <w:t xml:space="preserve"> </w:t>
      </w:r>
      <w:hyperlink w:anchor="_bookmark24" w:history="1">
        <w:r w:rsidR="000655EC">
          <w:t>2.</w:t>
        </w:r>
      </w:hyperlink>
      <w:r>
        <w:t>3,</w:t>
      </w:r>
      <w:r>
        <w:rPr>
          <w:spacing w:val="-7"/>
        </w:rPr>
        <w:t xml:space="preserve"> </w:t>
      </w:r>
      <w:commentRangeEnd w:id="281"/>
      <w:r w:rsidR="00BA5F5B">
        <w:rPr>
          <w:rStyle w:val="Kommentarzeichen"/>
        </w:rPr>
        <w:commentReference w:id="281"/>
      </w:r>
      <w:r>
        <w:t>an</w:t>
      </w:r>
      <w:r>
        <w:rPr>
          <w:spacing w:val="-8"/>
        </w:rPr>
        <w:t xml:space="preserve"> </w:t>
      </w:r>
      <w:r>
        <w:t>overview of the individual risks is provided, including their selected treatment and a brief justification.</w:t>
      </w:r>
      <w:r>
        <w:rPr>
          <w:spacing w:val="33"/>
        </w:rPr>
        <w:t xml:space="preserve"> </w:t>
      </w:r>
      <w:r>
        <w:t>B</w:t>
      </w:r>
      <w:ins w:id="282" w:author="Ritley Kenneth" w:date="2025-12-09T05:46:00Z" w16du:dateUtc="2025-12-09T04:46:00Z">
        <w:r w:rsidR="00532741">
          <w:t>Naturally, it is neither practical nor feasible to completely eliminate every risk</w:t>
        </w:r>
      </w:ins>
      <w:ins w:id="283" w:author="Ritley Kenneth" w:date="2025-12-09T05:47:00Z" w16du:dateUtc="2025-12-09T04:47:00Z">
        <w:r w:rsidR="0068027F">
          <w:t xml:space="preserve">; therefore, based </w:t>
        </w:r>
      </w:ins>
      <w:del w:id="284" w:author="Ritley Kenneth" w:date="2025-12-09T05:47:00Z" w16du:dateUtc="2025-12-09T04:47:00Z">
        <w:r w:rsidDel="0068027F">
          <w:delText xml:space="preserve">ased </w:delText>
        </w:r>
      </w:del>
      <w:r>
        <w:t xml:space="preserve">on likelihood and severity, as well as the team’s </w:t>
      </w:r>
      <w:hyperlink w:anchor="_bookmark0" w:history="1">
        <w:r w:rsidR="000655EC">
          <w:t>risk appetite,</w:t>
        </w:r>
      </w:hyperlink>
      <w:r>
        <w:t xml:space="preserve"> each risk was assigned one of the following </w:t>
      </w:r>
      <w:r>
        <w:rPr>
          <w:spacing w:val="-2"/>
        </w:rPr>
        <w:t>strategies:</w:t>
      </w:r>
    </w:p>
    <w:p w14:paraId="4C3C781A" w14:textId="77777777" w:rsidR="000655EC" w:rsidRDefault="00000000">
      <w:pPr>
        <w:pStyle w:val="Textkrper"/>
        <w:spacing w:before="181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2"/>
          <w:position w:val="2"/>
        </w:rPr>
        <w:t xml:space="preserve"> </w:t>
      </w:r>
      <w:r>
        <w:rPr>
          <w:rFonts w:ascii="Palatino Linotype" w:hAnsi="Palatino Linotype"/>
          <w:b/>
        </w:rPr>
        <w:t>Accept</w:t>
      </w:r>
      <w:r>
        <w:rPr>
          <w:rFonts w:ascii="Palatino Linotype" w:hAnsi="Palatino Linotype"/>
          <w:b/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potential</w:t>
      </w:r>
      <w:r>
        <w:rPr>
          <w:spacing w:val="-9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acknowledged,</w:t>
      </w:r>
      <w:r>
        <w:rPr>
          <w:spacing w:val="-8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2"/>
        </w:rPr>
        <w:t>taken</w:t>
      </w:r>
    </w:p>
    <w:p w14:paraId="4C3C781B" w14:textId="77777777" w:rsidR="000655EC" w:rsidRDefault="00000000">
      <w:pPr>
        <w:pStyle w:val="Textkrper"/>
        <w:spacing w:before="112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3"/>
          <w:position w:val="2"/>
        </w:rPr>
        <w:t xml:space="preserve"> </w:t>
      </w:r>
      <w:r>
        <w:rPr>
          <w:rFonts w:ascii="Palatino Linotype" w:hAnsi="Palatino Linotype"/>
          <w:b/>
        </w:rPr>
        <w:t>Reduce</w:t>
      </w:r>
      <w:r>
        <w:rPr>
          <w:rFonts w:ascii="Palatino Linotype" w:hAnsi="Palatino Linotype"/>
          <w:b/>
          <w:spacing w:val="-1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mitigated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applying</w:t>
      </w:r>
      <w:r>
        <w:rPr>
          <w:spacing w:val="-8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lower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probability</w:t>
      </w:r>
    </w:p>
    <w:p w14:paraId="4C3C781C" w14:textId="77777777" w:rsidR="000655EC" w:rsidRDefault="00000000">
      <w:pPr>
        <w:pStyle w:val="Textkrper"/>
        <w:spacing w:before="113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7"/>
          <w:position w:val="2"/>
        </w:rPr>
        <w:t xml:space="preserve"> </w:t>
      </w:r>
      <w:r>
        <w:rPr>
          <w:rFonts w:ascii="Palatino Linotype" w:hAnsi="Palatino Linotype"/>
          <w:b/>
        </w:rPr>
        <w:t>Transfer</w:t>
      </w:r>
      <w:r>
        <w:rPr>
          <w:rFonts w:ascii="Palatino Linotype" w:hAnsi="Palatino Linotype"/>
          <w:b/>
          <w:spacing w:val="-1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responsibility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assigned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rPr>
          <w:spacing w:val="-2"/>
        </w:rPr>
        <w:t>party</w:t>
      </w:r>
    </w:p>
    <w:p w14:paraId="4C3C781D" w14:textId="77777777" w:rsidR="000655EC" w:rsidRDefault="00000000">
      <w:pPr>
        <w:pStyle w:val="Textkrper"/>
        <w:spacing w:before="112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6"/>
          <w:position w:val="2"/>
        </w:rPr>
        <w:t xml:space="preserve"> </w:t>
      </w:r>
      <w:r>
        <w:rPr>
          <w:rFonts w:ascii="Palatino Linotype" w:hAnsi="Palatino Linotype"/>
          <w:b/>
        </w:rPr>
        <w:t>Avoid</w:t>
      </w:r>
      <w:r>
        <w:rPr>
          <w:rFonts w:ascii="Palatino Linotype" w:hAnsi="Palatino Linotype"/>
          <w:b/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adapted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way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prevents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rPr>
          <w:spacing w:val="-2"/>
        </w:rPr>
        <w:t>materialising</w:t>
      </w:r>
    </w:p>
    <w:p w14:paraId="4C3C781E" w14:textId="77777777" w:rsidR="000655EC" w:rsidRDefault="000655EC">
      <w:pPr>
        <w:pStyle w:val="Textkrper"/>
        <w:sectPr w:rsidR="000655EC">
          <w:type w:val="continuous"/>
          <w:pgSz w:w="11910" w:h="16840"/>
          <w:pgMar w:top="0" w:right="0" w:bottom="280" w:left="708" w:header="0" w:footer="0" w:gutter="0"/>
          <w:cols w:space="720"/>
        </w:sectPr>
      </w:pPr>
    </w:p>
    <w:p w14:paraId="4C3C781F" w14:textId="77777777" w:rsidR="000655EC" w:rsidRDefault="000655EC">
      <w:pPr>
        <w:pStyle w:val="Textkrper"/>
        <w:rPr>
          <w:sz w:val="20"/>
        </w:rPr>
      </w:pPr>
    </w:p>
    <w:p w14:paraId="4C3C7820" w14:textId="77777777" w:rsidR="000655EC" w:rsidRDefault="000655EC">
      <w:pPr>
        <w:pStyle w:val="Textkrper"/>
        <w:rPr>
          <w:sz w:val="20"/>
        </w:rPr>
      </w:pPr>
    </w:p>
    <w:p w14:paraId="4C3C7821" w14:textId="77777777" w:rsidR="000655EC" w:rsidRDefault="000655EC">
      <w:pPr>
        <w:pStyle w:val="Textkrper"/>
        <w:spacing w:before="21"/>
        <w:rPr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"/>
        <w:gridCol w:w="1715"/>
        <w:gridCol w:w="1602"/>
        <w:gridCol w:w="1602"/>
        <w:gridCol w:w="1602"/>
        <w:gridCol w:w="1602"/>
        <w:gridCol w:w="1602"/>
      </w:tblGrid>
      <w:tr w:rsidR="000655EC" w14:paraId="4C3C782A" w14:textId="77777777">
        <w:trPr>
          <w:trHeight w:val="703"/>
        </w:trPr>
        <w:tc>
          <w:tcPr>
            <w:tcW w:w="865" w:type="dxa"/>
            <w:tcBorders>
              <w:top w:val="nil"/>
            </w:tcBorders>
          </w:tcPr>
          <w:p w14:paraId="4C3C7822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5" w:type="dxa"/>
            <w:tcBorders>
              <w:top w:val="nil"/>
            </w:tcBorders>
            <w:shd w:val="clear" w:color="auto" w:fill="D8D8D8"/>
          </w:tcPr>
          <w:p w14:paraId="4C3C7823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tcBorders>
              <w:top w:val="nil"/>
            </w:tcBorders>
            <w:shd w:val="clear" w:color="auto" w:fill="D8D8D8"/>
          </w:tcPr>
          <w:p w14:paraId="4C3C7824" w14:textId="77777777" w:rsidR="000655EC" w:rsidRDefault="00000000">
            <w:pPr>
              <w:pStyle w:val="TableParagraph"/>
              <w:spacing w:before="72" w:line="284" w:lineRule="exact"/>
              <w:ind w:left="60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5"/>
              </w:rPr>
              <w:t>1:</w:t>
            </w:r>
          </w:p>
          <w:p w14:paraId="4C3C7825" w14:textId="77777777" w:rsidR="000655EC" w:rsidRDefault="00000000">
            <w:pPr>
              <w:pStyle w:val="TableParagraph"/>
              <w:spacing w:line="284" w:lineRule="exact"/>
              <w:ind w:left="60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Insignificant</w:t>
            </w:r>
          </w:p>
        </w:tc>
        <w:tc>
          <w:tcPr>
            <w:tcW w:w="1602" w:type="dxa"/>
            <w:tcBorders>
              <w:top w:val="nil"/>
            </w:tcBorders>
            <w:shd w:val="clear" w:color="auto" w:fill="D8D8D8"/>
          </w:tcPr>
          <w:p w14:paraId="4C3C7826" w14:textId="77777777" w:rsidR="000655EC" w:rsidRDefault="00000000">
            <w:pPr>
              <w:pStyle w:val="TableParagraph"/>
              <w:spacing w:before="72"/>
              <w:ind w:left="59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2:</w:t>
            </w:r>
            <w:r>
              <w:rPr>
                <w:rFonts w:ascii="Palatino Linotype"/>
                <w:b/>
                <w:spacing w:val="13"/>
              </w:rPr>
              <w:t xml:space="preserve"> </w:t>
            </w:r>
            <w:r>
              <w:rPr>
                <w:rFonts w:ascii="Palatino Linotype"/>
                <w:b/>
                <w:spacing w:val="-2"/>
              </w:rPr>
              <w:t>Minor</w:t>
            </w:r>
          </w:p>
        </w:tc>
        <w:tc>
          <w:tcPr>
            <w:tcW w:w="1602" w:type="dxa"/>
            <w:tcBorders>
              <w:top w:val="nil"/>
            </w:tcBorders>
            <w:shd w:val="clear" w:color="auto" w:fill="D8D8D8"/>
          </w:tcPr>
          <w:p w14:paraId="4C3C7827" w14:textId="77777777" w:rsidR="000655EC" w:rsidRDefault="00000000">
            <w:pPr>
              <w:pStyle w:val="TableParagraph"/>
              <w:spacing w:before="72"/>
              <w:ind w:left="58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w w:val="105"/>
              </w:rPr>
              <w:t>3:</w:t>
            </w:r>
            <w:r>
              <w:rPr>
                <w:rFonts w:ascii="Palatino Linotype"/>
                <w:b/>
                <w:spacing w:val="2"/>
                <w:w w:val="105"/>
              </w:rPr>
              <w:t xml:space="preserve"> </w:t>
            </w:r>
            <w:r>
              <w:rPr>
                <w:rFonts w:ascii="Palatino Linotype"/>
                <w:b/>
                <w:spacing w:val="-2"/>
                <w:w w:val="105"/>
              </w:rPr>
              <w:t>Moderate</w:t>
            </w:r>
          </w:p>
        </w:tc>
        <w:tc>
          <w:tcPr>
            <w:tcW w:w="1602" w:type="dxa"/>
            <w:tcBorders>
              <w:top w:val="nil"/>
            </w:tcBorders>
            <w:shd w:val="clear" w:color="auto" w:fill="D8D8D8"/>
          </w:tcPr>
          <w:p w14:paraId="4C3C7828" w14:textId="77777777" w:rsidR="000655EC" w:rsidRDefault="00000000">
            <w:pPr>
              <w:pStyle w:val="TableParagraph"/>
              <w:spacing w:before="72"/>
              <w:ind w:left="57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w w:val="105"/>
              </w:rPr>
              <w:t>4:</w:t>
            </w:r>
            <w:r>
              <w:rPr>
                <w:rFonts w:ascii="Palatino Linotype"/>
                <w:b/>
                <w:spacing w:val="2"/>
                <w:w w:val="105"/>
              </w:rPr>
              <w:t xml:space="preserve"> </w:t>
            </w:r>
            <w:r>
              <w:rPr>
                <w:rFonts w:ascii="Palatino Linotype"/>
                <w:b/>
                <w:spacing w:val="-2"/>
                <w:w w:val="105"/>
              </w:rPr>
              <w:t>Major</w:t>
            </w:r>
          </w:p>
        </w:tc>
        <w:tc>
          <w:tcPr>
            <w:tcW w:w="1602" w:type="dxa"/>
            <w:tcBorders>
              <w:top w:val="nil"/>
            </w:tcBorders>
            <w:shd w:val="clear" w:color="auto" w:fill="D8D8D8"/>
          </w:tcPr>
          <w:p w14:paraId="4C3C7829" w14:textId="77777777" w:rsidR="000655EC" w:rsidRDefault="00000000">
            <w:pPr>
              <w:pStyle w:val="TableParagraph"/>
              <w:spacing w:before="72"/>
              <w:ind w:left="346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w w:val="105"/>
              </w:rPr>
              <w:t>5:</w:t>
            </w:r>
            <w:r>
              <w:rPr>
                <w:rFonts w:ascii="Palatino Linotype"/>
                <w:b/>
                <w:spacing w:val="2"/>
                <w:w w:val="105"/>
              </w:rPr>
              <w:t xml:space="preserve"> </w:t>
            </w:r>
            <w:r>
              <w:rPr>
                <w:rFonts w:ascii="Palatino Linotype"/>
                <w:b/>
                <w:spacing w:val="-2"/>
                <w:w w:val="105"/>
              </w:rPr>
              <w:t>Severe</w:t>
            </w:r>
          </w:p>
        </w:tc>
      </w:tr>
      <w:tr w:rsidR="000655EC" w14:paraId="4C3C7832" w14:textId="77777777">
        <w:trPr>
          <w:trHeight w:val="702"/>
        </w:trPr>
        <w:tc>
          <w:tcPr>
            <w:tcW w:w="865" w:type="dxa"/>
            <w:textDirection w:val="btLr"/>
          </w:tcPr>
          <w:p w14:paraId="4C3C782B" w14:textId="77777777" w:rsidR="000655EC" w:rsidRDefault="00000000">
            <w:pPr>
              <w:pStyle w:val="TableParagraph"/>
              <w:spacing w:before="255"/>
              <w:ind w:left="-23"/>
              <w:rPr>
                <w:rFonts w:ascii="Palatino Linotype"/>
                <w:b/>
              </w:rPr>
            </w:pPr>
            <w:bookmarkStart w:id="285" w:name="_bookmark24"/>
            <w:bookmarkStart w:id="286" w:name="_bookmark25"/>
            <w:bookmarkEnd w:id="285"/>
            <w:bookmarkEnd w:id="286"/>
            <w:r>
              <w:rPr>
                <w:rFonts w:ascii="Palatino Linotype"/>
                <w:b/>
                <w:spacing w:val="-2"/>
              </w:rPr>
              <w:t>verity</w:t>
            </w:r>
          </w:p>
        </w:tc>
        <w:tc>
          <w:tcPr>
            <w:tcW w:w="1715" w:type="dxa"/>
            <w:shd w:val="clear" w:color="auto" w:fill="D8D8D8"/>
          </w:tcPr>
          <w:p w14:paraId="4C3C782C" w14:textId="77777777" w:rsidR="000655EC" w:rsidRDefault="00000000">
            <w:pPr>
              <w:pStyle w:val="TableParagraph"/>
              <w:spacing w:before="92" w:line="218" w:lineRule="auto"/>
              <w:ind w:left="481" w:right="366" w:hanging="102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5:</w:t>
            </w:r>
            <w:r>
              <w:rPr>
                <w:rFonts w:ascii="Palatino Linotype"/>
                <w:b/>
                <w:spacing w:val="-14"/>
              </w:rPr>
              <w:t xml:space="preserve"> </w:t>
            </w:r>
            <w:r>
              <w:rPr>
                <w:rFonts w:ascii="Palatino Linotype"/>
                <w:b/>
              </w:rPr>
              <w:t xml:space="preserve">Almost </w:t>
            </w:r>
            <w:r>
              <w:rPr>
                <w:rFonts w:ascii="Palatino Linotype"/>
                <w:b/>
                <w:spacing w:val="-2"/>
              </w:rPr>
              <w:t>Certain</w:t>
            </w:r>
          </w:p>
        </w:tc>
        <w:tc>
          <w:tcPr>
            <w:tcW w:w="1602" w:type="dxa"/>
            <w:shd w:val="clear" w:color="auto" w:fill="FFF2A7"/>
          </w:tcPr>
          <w:p w14:paraId="4C3C782D" w14:textId="77777777" w:rsidR="000655EC" w:rsidRDefault="00000000">
            <w:pPr>
              <w:pStyle w:val="TableParagraph"/>
              <w:spacing w:before="71"/>
              <w:ind w:left="366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15</w:t>
            </w:r>
            <w:r>
              <w:rPr>
                <w:rFonts w:ascii="Palatino Linotype"/>
                <w:b/>
                <w:spacing w:val="26"/>
              </w:rPr>
              <w:t xml:space="preserve"> </w:t>
            </w:r>
            <w:r>
              <w:rPr>
                <w:rFonts w:ascii="Palatino Linotype"/>
                <w:b/>
              </w:rPr>
              <w:t>17</w:t>
            </w:r>
            <w:r>
              <w:rPr>
                <w:rFonts w:ascii="Palatino Linotype"/>
                <w:b/>
                <w:spacing w:val="26"/>
              </w:rPr>
              <w:t xml:space="preserve"> </w:t>
            </w:r>
            <w:r>
              <w:rPr>
                <w:rFonts w:ascii="Palatino Linotype"/>
                <w:b/>
                <w:spacing w:val="-5"/>
              </w:rPr>
              <w:t>19</w:t>
            </w:r>
          </w:p>
        </w:tc>
        <w:tc>
          <w:tcPr>
            <w:tcW w:w="1602" w:type="dxa"/>
            <w:shd w:val="clear" w:color="auto" w:fill="F3C37D"/>
          </w:tcPr>
          <w:p w14:paraId="4C3C782E" w14:textId="77777777" w:rsidR="000655EC" w:rsidRDefault="00000000">
            <w:pPr>
              <w:pStyle w:val="TableParagraph"/>
              <w:spacing w:before="71"/>
              <w:ind w:left="6" w:right="59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w w:val="90"/>
              </w:rPr>
              <w:t>11</w:t>
            </w:r>
            <w:r>
              <w:rPr>
                <w:rFonts w:ascii="Palatino Linotype"/>
                <w:b/>
                <w:spacing w:val="22"/>
              </w:rPr>
              <w:t xml:space="preserve"> </w:t>
            </w:r>
            <w:r>
              <w:rPr>
                <w:rFonts w:ascii="Palatino Linotype"/>
                <w:b/>
                <w:spacing w:val="-5"/>
                <w:w w:val="95"/>
              </w:rPr>
              <w:t>14</w:t>
            </w:r>
          </w:p>
        </w:tc>
        <w:tc>
          <w:tcPr>
            <w:tcW w:w="1602" w:type="dxa"/>
            <w:shd w:val="clear" w:color="auto" w:fill="DF6666"/>
          </w:tcPr>
          <w:p w14:paraId="4C3C782F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shd w:val="clear" w:color="auto" w:fill="DF6666"/>
          </w:tcPr>
          <w:p w14:paraId="4C3C7830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shd w:val="clear" w:color="auto" w:fill="DF6666"/>
          </w:tcPr>
          <w:p w14:paraId="4C3C7831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83A" w14:textId="77777777">
        <w:trPr>
          <w:trHeight w:val="431"/>
        </w:trPr>
        <w:tc>
          <w:tcPr>
            <w:tcW w:w="865" w:type="dxa"/>
            <w:textDirection w:val="btLr"/>
          </w:tcPr>
          <w:p w14:paraId="4C3C7833" w14:textId="77777777" w:rsidR="000655EC" w:rsidRDefault="00000000">
            <w:pPr>
              <w:pStyle w:val="TableParagraph"/>
              <w:spacing w:before="255"/>
              <w:ind w:left="187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7"/>
              </w:rPr>
              <w:t>Se</w:t>
            </w:r>
          </w:p>
        </w:tc>
        <w:tc>
          <w:tcPr>
            <w:tcW w:w="1715" w:type="dxa"/>
            <w:shd w:val="clear" w:color="auto" w:fill="D8D8D8"/>
          </w:tcPr>
          <w:p w14:paraId="4C3C7834" w14:textId="77777777" w:rsidR="000655EC" w:rsidRDefault="00000000">
            <w:pPr>
              <w:pStyle w:val="TableParagraph"/>
              <w:spacing w:before="71"/>
              <w:ind w:left="7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w w:val="105"/>
              </w:rPr>
              <w:t>4:</w:t>
            </w:r>
            <w:r>
              <w:rPr>
                <w:rFonts w:ascii="Palatino Linotype"/>
                <w:b/>
                <w:spacing w:val="2"/>
                <w:w w:val="105"/>
              </w:rPr>
              <w:t xml:space="preserve"> </w:t>
            </w:r>
            <w:r>
              <w:rPr>
                <w:rFonts w:ascii="Palatino Linotype"/>
                <w:b/>
                <w:spacing w:val="-2"/>
                <w:w w:val="105"/>
              </w:rPr>
              <w:t>Likely</w:t>
            </w:r>
          </w:p>
        </w:tc>
        <w:tc>
          <w:tcPr>
            <w:tcW w:w="1602" w:type="dxa"/>
            <w:shd w:val="clear" w:color="auto" w:fill="FFF2A7"/>
          </w:tcPr>
          <w:p w14:paraId="4C3C7835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shd w:val="clear" w:color="auto" w:fill="F3C37D"/>
          </w:tcPr>
          <w:p w14:paraId="4C3C7836" w14:textId="77777777" w:rsidR="000655EC" w:rsidRDefault="00000000">
            <w:pPr>
              <w:pStyle w:val="TableParagraph"/>
              <w:spacing w:before="71"/>
              <w:ind w:left="59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5"/>
              </w:rPr>
              <w:t>16</w:t>
            </w:r>
          </w:p>
        </w:tc>
        <w:tc>
          <w:tcPr>
            <w:tcW w:w="1602" w:type="dxa"/>
            <w:shd w:val="clear" w:color="auto" w:fill="F3C37D"/>
          </w:tcPr>
          <w:p w14:paraId="4C3C7837" w14:textId="77777777" w:rsidR="000655EC" w:rsidRDefault="00000000">
            <w:pPr>
              <w:pStyle w:val="TableParagraph"/>
              <w:spacing w:before="71"/>
              <w:ind w:left="58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10"/>
                <w:w w:val="105"/>
              </w:rPr>
              <w:t>9</w:t>
            </w:r>
          </w:p>
        </w:tc>
        <w:tc>
          <w:tcPr>
            <w:tcW w:w="1602" w:type="dxa"/>
            <w:shd w:val="clear" w:color="auto" w:fill="DF6666"/>
          </w:tcPr>
          <w:p w14:paraId="4C3C7838" w14:textId="77777777" w:rsidR="000655EC" w:rsidRDefault="00000000">
            <w:pPr>
              <w:pStyle w:val="TableParagraph"/>
              <w:spacing w:before="71"/>
              <w:ind w:left="57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10"/>
                <w:w w:val="105"/>
              </w:rPr>
              <w:t>8</w:t>
            </w:r>
          </w:p>
        </w:tc>
        <w:tc>
          <w:tcPr>
            <w:tcW w:w="1602" w:type="dxa"/>
            <w:shd w:val="clear" w:color="auto" w:fill="DF6666"/>
          </w:tcPr>
          <w:p w14:paraId="4C3C7839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842" w14:textId="77777777">
        <w:trPr>
          <w:trHeight w:val="431"/>
        </w:trPr>
        <w:tc>
          <w:tcPr>
            <w:tcW w:w="865" w:type="dxa"/>
          </w:tcPr>
          <w:p w14:paraId="4C3C783B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5" w:type="dxa"/>
            <w:shd w:val="clear" w:color="auto" w:fill="D8D8D8"/>
          </w:tcPr>
          <w:p w14:paraId="4C3C783C" w14:textId="77777777" w:rsidR="000655EC" w:rsidRDefault="00000000">
            <w:pPr>
              <w:pStyle w:val="TableParagraph"/>
              <w:spacing w:before="71"/>
              <w:ind w:left="7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w w:val="105"/>
              </w:rPr>
              <w:t>3:</w:t>
            </w:r>
            <w:r>
              <w:rPr>
                <w:rFonts w:ascii="Palatino Linotype"/>
                <w:b/>
                <w:spacing w:val="2"/>
                <w:w w:val="105"/>
              </w:rPr>
              <w:t xml:space="preserve"> </w:t>
            </w:r>
            <w:r>
              <w:rPr>
                <w:rFonts w:ascii="Palatino Linotype"/>
                <w:b/>
                <w:spacing w:val="-2"/>
                <w:w w:val="105"/>
              </w:rPr>
              <w:t>Possible</w:t>
            </w:r>
          </w:p>
        </w:tc>
        <w:tc>
          <w:tcPr>
            <w:tcW w:w="1602" w:type="dxa"/>
            <w:shd w:val="clear" w:color="auto" w:fill="9AC88E"/>
          </w:tcPr>
          <w:p w14:paraId="4C3C783D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shd w:val="clear" w:color="auto" w:fill="FFF2A7"/>
          </w:tcPr>
          <w:p w14:paraId="4C3C783E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shd w:val="clear" w:color="auto" w:fill="F3C37D"/>
          </w:tcPr>
          <w:p w14:paraId="4C3C783F" w14:textId="77777777" w:rsidR="000655EC" w:rsidRDefault="00000000">
            <w:pPr>
              <w:pStyle w:val="TableParagraph"/>
              <w:spacing w:before="71"/>
              <w:ind w:left="58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10"/>
                <w:w w:val="105"/>
              </w:rPr>
              <w:t>5</w:t>
            </w:r>
          </w:p>
        </w:tc>
        <w:tc>
          <w:tcPr>
            <w:tcW w:w="1602" w:type="dxa"/>
            <w:shd w:val="clear" w:color="auto" w:fill="F3C37D"/>
          </w:tcPr>
          <w:p w14:paraId="4C3C7840" w14:textId="77777777" w:rsidR="000655EC" w:rsidRDefault="00000000">
            <w:pPr>
              <w:pStyle w:val="TableParagraph"/>
              <w:spacing w:before="71"/>
              <w:ind w:left="6" w:right="60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4</w:t>
            </w:r>
            <w:r>
              <w:rPr>
                <w:rFonts w:ascii="Palatino Linotype"/>
                <w:b/>
                <w:spacing w:val="47"/>
              </w:rPr>
              <w:t xml:space="preserve"> </w:t>
            </w:r>
            <w:r>
              <w:rPr>
                <w:rFonts w:ascii="Palatino Linotype"/>
                <w:b/>
              </w:rPr>
              <w:t>6</w:t>
            </w:r>
            <w:r>
              <w:rPr>
                <w:rFonts w:ascii="Palatino Linotype"/>
                <w:b/>
                <w:spacing w:val="48"/>
              </w:rPr>
              <w:t xml:space="preserve"> </w:t>
            </w:r>
            <w:r>
              <w:rPr>
                <w:rFonts w:ascii="Palatino Linotype"/>
                <w:b/>
              </w:rPr>
              <w:t>10</w:t>
            </w:r>
            <w:r>
              <w:rPr>
                <w:rFonts w:ascii="Palatino Linotype"/>
                <w:b/>
                <w:spacing w:val="48"/>
              </w:rPr>
              <w:t xml:space="preserve"> </w:t>
            </w:r>
            <w:r>
              <w:rPr>
                <w:rFonts w:ascii="Palatino Linotype"/>
                <w:b/>
                <w:spacing w:val="-5"/>
              </w:rPr>
              <w:t>12</w:t>
            </w:r>
          </w:p>
        </w:tc>
        <w:tc>
          <w:tcPr>
            <w:tcW w:w="1602" w:type="dxa"/>
            <w:shd w:val="clear" w:color="auto" w:fill="DF6666"/>
          </w:tcPr>
          <w:p w14:paraId="4C3C7841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84A" w14:textId="77777777">
        <w:trPr>
          <w:trHeight w:val="431"/>
        </w:trPr>
        <w:tc>
          <w:tcPr>
            <w:tcW w:w="865" w:type="dxa"/>
          </w:tcPr>
          <w:p w14:paraId="4C3C7843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5" w:type="dxa"/>
            <w:shd w:val="clear" w:color="auto" w:fill="D8D8D8"/>
          </w:tcPr>
          <w:p w14:paraId="4C3C7844" w14:textId="77777777" w:rsidR="000655EC" w:rsidRDefault="00000000">
            <w:pPr>
              <w:pStyle w:val="TableParagraph"/>
              <w:spacing w:before="71"/>
              <w:ind w:left="7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w w:val="105"/>
              </w:rPr>
              <w:t>2:</w:t>
            </w:r>
            <w:r>
              <w:rPr>
                <w:rFonts w:ascii="Palatino Linotype"/>
                <w:b/>
                <w:spacing w:val="2"/>
                <w:w w:val="105"/>
              </w:rPr>
              <w:t xml:space="preserve"> </w:t>
            </w:r>
            <w:r>
              <w:rPr>
                <w:rFonts w:ascii="Palatino Linotype"/>
                <w:b/>
                <w:spacing w:val="-2"/>
                <w:w w:val="105"/>
              </w:rPr>
              <w:t>Unlikely</w:t>
            </w:r>
          </w:p>
        </w:tc>
        <w:tc>
          <w:tcPr>
            <w:tcW w:w="1602" w:type="dxa"/>
            <w:shd w:val="clear" w:color="auto" w:fill="9AC88E"/>
          </w:tcPr>
          <w:p w14:paraId="4C3C7845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shd w:val="clear" w:color="auto" w:fill="9AC88E"/>
          </w:tcPr>
          <w:p w14:paraId="4C3C7846" w14:textId="77777777" w:rsidR="000655EC" w:rsidRDefault="00000000">
            <w:pPr>
              <w:pStyle w:val="TableParagraph"/>
              <w:spacing w:before="71"/>
              <w:ind w:left="59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10"/>
                <w:w w:val="85"/>
              </w:rPr>
              <w:t>1</w:t>
            </w:r>
          </w:p>
        </w:tc>
        <w:tc>
          <w:tcPr>
            <w:tcW w:w="1602" w:type="dxa"/>
            <w:shd w:val="clear" w:color="auto" w:fill="FFF2A7"/>
          </w:tcPr>
          <w:p w14:paraId="4C3C7847" w14:textId="77777777" w:rsidR="000655EC" w:rsidRDefault="00000000">
            <w:pPr>
              <w:pStyle w:val="TableParagraph"/>
              <w:spacing w:before="71"/>
              <w:ind w:left="58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w w:val="105"/>
              </w:rPr>
              <w:t>2</w:t>
            </w:r>
            <w:r>
              <w:rPr>
                <w:rFonts w:ascii="Palatino Linotype"/>
                <w:b/>
                <w:spacing w:val="49"/>
                <w:w w:val="105"/>
              </w:rPr>
              <w:t xml:space="preserve"> </w:t>
            </w:r>
            <w:r>
              <w:rPr>
                <w:rFonts w:ascii="Palatino Linotype"/>
                <w:b/>
                <w:spacing w:val="-10"/>
                <w:w w:val="105"/>
              </w:rPr>
              <w:t>7</w:t>
            </w:r>
          </w:p>
        </w:tc>
        <w:tc>
          <w:tcPr>
            <w:tcW w:w="1602" w:type="dxa"/>
            <w:shd w:val="clear" w:color="auto" w:fill="FFF2A7"/>
          </w:tcPr>
          <w:p w14:paraId="4C3C7848" w14:textId="77777777" w:rsidR="000655EC" w:rsidRDefault="00000000">
            <w:pPr>
              <w:pStyle w:val="TableParagraph"/>
              <w:spacing w:before="71"/>
              <w:ind w:left="57" w:right="5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10"/>
                <w:w w:val="105"/>
              </w:rPr>
              <w:t>3</w:t>
            </w:r>
          </w:p>
        </w:tc>
        <w:tc>
          <w:tcPr>
            <w:tcW w:w="1602" w:type="dxa"/>
            <w:shd w:val="clear" w:color="auto" w:fill="F3C37D"/>
          </w:tcPr>
          <w:p w14:paraId="4C3C7849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852" w14:textId="77777777">
        <w:trPr>
          <w:trHeight w:val="431"/>
        </w:trPr>
        <w:tc>
          <w:tcPr>
            <w:tcW w:w="865" w:type="dxa"/>
          </w:tcPr>
          <w:p w14:paraId="4C3C784B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5" w:type="dxa"/>
            <w:shd w:val="clear" w:color="auto" w:fill="D8D8D8"/>
          </w:tcPr>
          <w:p w14:paraId="4C3C784C" w14:textId="77777777" w:rsidR="000655EC" w:rsidRDefault="00000000">
            <w:pPr>
              <w:pStyle w:val="TableParagraph"/>
              <w:spacing w:before="71"/>
              <w:ind w:left="7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6"/>
              </w:rPr>
              <w:t>1:</w:t>
            </w:r>
            <w:r>
              <w:rPr>
                <w:rFonts w:ascii="Palatino Linotype"/>
                <w:b/>
                <w:spacing w:val="-7"/>
              </w:rPr>
              <w:t xml:space="preserve"> </w:t>
            </w:r>
            <w:r>
              <w:rPr>
                <w:rFonts w:ascii="Palatino Linotype"/>
                <w:b/>
                <w:spacing w:val="-4"/>
              </w:rPr>
              <w:t>Rare</w:t>
            </w:r>
          </w:p>
        </w:tc>
        <w:tc>
          <w:tcPr>
            <w:tcW w:w="1602" w:type="dxa"/>
            <w:shd w:val="clear" w:color="auto" w:fill="9AC88E"/>
          </w:tcPr>
          <w:p w14:paraId="4C3C784D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shd w:val="clear" w:color="auto" w:fill="9AC88E"/>
          </w:tcPr>
          <w:p w14:paraId="4C3C784E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shd w:val="clear" w:color="auto" w:fill="9AC88E"/>
          </w:tcPr>
          <w:p w14:paraId="4C3C784F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shd w:val="clear" w:color="auto" w:fill="9AC88E"/>
          </w:tcPr>
          <w:p w14:paraId="4C3C7850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  <w:shd w:val="clear" w:color="auto" w:fill="FFF2A7"/>
          </w:tcPr>
          <w:p w14:paraId="4C3C7851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DF59E0A" w14:textId="77777777" w:rsidR="00DF31F0" w:rsidRDefault="00DF31F0">
      <w:pPr>
        <w:pStyle w:val="Textkrper"/>
        <w:spacing w:line="216" w:lineRule="auto"/>
        <w:ind w:left="401" w:right="1107" w:hanging="1"/>
        <w:jc w:val="center"/>
        <w:rPr>
          <w:ins w:id="287" w:author="Ritley Kenneth" w:date="2025-12-09T05:47:00Z" w16du:dateUtc="2025-12-09T04:47:00Z"/>
        </w:rPr>
      </w:pPr>
    </w:p>
    <w:p w14:paraId="11A955D6" w14:textId="77777777" w:rsidR="00DF31F0" w:rsidRDefault="00DF31F0">
      <w:pPr>
        <w:pStyle w:val="Textkrper"/>
        <w:spacing w:line="216" w:lineRule="auto"/>
        <w:ind w:left="401" w:right="1107" w:hanging="1"/>
        <w:jc w:val="center"/>
        <w:rPr>
          <w:ins w:id="288" w:author="Ritley Kenneth" w:date="2025-12-09T05:47:00Z" w16du:dateUtc="2025-12-09T04:47:00Z"/>
        </w:rPr>
      </w:pPr>
    </w:p>
    <w:p w14:paraId="4C3C7853" w14:textId="7392559E" w:rsidR="000655EC" w:rsidDel="00DF31F0" w:rsidRDefault="00000000">
      <w:pPr>
        <w:pStyle w:val="Textkrper"/>
        <w:spacing w:line="216" w:lineRule="auto"/>
        <w:ind w:left="401" w:right="1107" w:hanging="1"/>
        <w:rPr>
          <w:del w:id="289" w:author="Ritley Kenneth" w:date="2025-12-09T05:48:00Z" w16du:dateUtc="2025-12-09T04:48:00Z"/>
        </w:rPr>
        <w:pPrChange w:id="290" w:author="Ritley Kenneth" w:date="2025-12-09T05:47:00Z" w16du:dateUtc="2025-12-09T04:47:00Z">
          <w:pPr>
            <w:pStyle w:val="Textkrper"/>
            <w:spacing w:line="216" w:lineRule="auto"/>
            <w:ind w:left="401" w:right="1107" w:hanging="1"/>
            <w:jc w:val="center"/>
          </w:pPr>
        </w:pPrChange>
      </w:pPr>
      <w:del w:id="291" w:author="Ritley Kenneth" w:date="2025-12-09T05:48:00Z" w16du:dateUtc="2025-12-09T04:48:00Z">
        <w:r w:rsidDel="00DF31F0">
          <w:delText>As can be seen in the Risk Heat Map, one risk is classified as red and therefore requires special attention—namely,</w:delText>
        </w:r>
        <w:r w:rsidDel="00DF31F0">
          <w:rPr>
            <w:spacing w:val="-12"/>
          </w:rPr>
          <w:delText xml:space="preserve"> </w:delText>
        </w:r>
        <w:r w:rsidDel="00DF31F0">
          <w:delText>the</w:delText>
        </w:r>
        <w:r w:rsidDel="00DF31F0">
          <w:rPr>
            <w:spacing w:val="-12"/>
          </w:rPr>
          <w:delText xml:space="preserve"> </w:delText>
        </w:r>
        <w:r w:rsidDel="00DF31F0">
          <w:delText>unavailability</w:delText>
        </w:r>
        <w:r w:rsidDel="00DF31F0">
          <w:rPr>
            <w:spacing w:val="-12"/>
          </w:rPr>
          <w:delText xml:space="preserve"> </w:delText>
        </w:r>
        <w:r w:rsidDel="00DF31F0">
          <w:delText>of</w:delText>
        </w:r>
        <w:r w:rsidDel="00DF31F0">
          <w:rPr>
            <w:spacing w:val="-12"/>
          </w:rPr>
          <w:delText xml:space="preserve"> </w:delText>
        </w:r>
        <w:r w:rsidDel="00DF31F0">
          <w:delText>the</w:delText>
        </w:r>
        <w:r w:rsidDel="00DF31F0">
          <w:rPr>
            <w:spacing w:val="-12"/>
          </w:rPr>
          <w:delText xml:space="preserve"> </w:delText>
        </w:r>
        <w:r w:rsidDel="00DF31F0">
          <w:delText>main</w:delText>
        </w:r>
        <w:r w:rsidDel="00DF31F0">
          <w:rPr>
            <w:spacing w:val="-12"/>
          </w:rPr>
          <w:delText xml:space="preserve"> </w:delText>
        </w:r>
        <w:r w:rsidDel="00DF31F0">
          <w:delText>project</w:delText>
        </w:r>
        <w:r w:rsidDel="00DF31F0">
          <w:rPr>
            <w:spacing w:val="-12"/>
          </w:rPr>
          <w:delText xml:space="preserve"> </w:delText>
        </w:r>
        <w:r w:rsidDel="00DF31F0">
          <w:delText>staff.</w:delText>
        </w:r>
        <w:r w:rsidDel="00DF31F0">
          <w:rPr>
            <w:spacing w:val="-5"/>
          </w:rPr>
          <w:delText xml:space="preserve"> </w:delText>
        </w:r>
        <w:r w:rsidDel="00DF31F0">
          <w:delText>How</w:delText>
        </w:r>
        <w:r w:rsidDel="00DF31F0">
          <w:rPr>
            <w:spacing w:val="-12"/>
          </w:rPr>
          <w:delText xml:space="preserve"> </w:delText>
        </w:r>
        <w:r w:rsidDel="00DF31F0">
          <w:delText>this</w:delText>
        </w:r>
        <w:r w:rsidDel="00DF31F0">
          <w:rPr>
            <w:spacing w:val="-12"/>
          </w:rPr>
          <w:delText xml:space="preserve"> </w:delText>
        </w:r>
        <w:r w:rsidDel="00DF31F0">
          <w:delText>risk,</w:delText>
        </w:r>
        <w:r w:rsidDel="00DF31F0">
          <w:rPr>
            <w:spacing w:val="-12"/>
          </w:rPr>
          <w:delText xml:space="preserve"> </w:delText>
        </w:r>
        <w:r w:rsidDel="00DF31F0">
          <w:delText>as</w:delText>
        </w:r>
        <w:r w:rsidDel="00DF31F0">
          <w:rPr>
            <w:spacing w:val="-12"/>
          </w:rPr>
          <w:delText xml:space="preserve"> </w:delText>
        </w:r>
        <w:r w:rsidDel="00DF31F0">
          <w:delText>well</w:delText>
        </w:r>
        <w:r w:rsidDel="00DF31F0">
          <w:rPr>
            <w:spacing w:val="-12"/>
          </w:rPr>
          <w:delText xml:space="preserve"> </w:delText>
        </w:r>
        <w:r w:rsidDel="00DF31F0">
          <w:delText>as</w:delText>
        </w:r>
        <w:r w:rsidDel="00DF31F0">
          <w:rPr>
            <w:spacing w:val="-12"/>
          </w:rPr>
          <w:delText xml:space="preserve"> </w:delText>
        </w:r>
        <w:r w:rsidDel="00DF31F0">
          <w:delText>the</w:delText>
        </w:r>
        <w:r w:rsidDel="00DF31F0">
          <w:rPr>
            <w:spacing w:val="-12"/>
          </w:rPr>
          <w:delText xml:space="preserve"> </w:delText>
        </w:r>
        <w:r w:rsidDel="00DF31F0">
          <w:delText>others,</w:delText>
        </w:r>
        <w:r w:rsidDel="00DF31F0">
          <w:rPr>
            <w:spacing w:val="-12"/>
          </w:rPr>
          <w:delText xml:space="preserve"> </w:delText>
        </w:r>
        <w:r w:rsidDel="00DF31F0">
          <w:delText>is addressed will be described in the following section.</w:delText>
        </w:r>
      </w:del>
    </w:p>
    <w:p w14:paraId="4C3C7854" w14:textId="77777777" w:rsidR="000655EC" w:rsidRDefault="00000000">
      <w:pPr>
        <w:spacing w:before="113"/>
        <w:ind w:left="142"/>
        <w:rPr>
          <w:rFonts w:ascii="Arial" w:hAnsi="Arial"/>
          <w:sz w:val="18"/>
        </w:rPr>
      </w:pPr>
      <w:r>
        <w:rPr>
          <w:rFonts w:ascii="Arial Black" w:hAnsi="Arial Black"/>
          <w:color w:val="687D91"/>
          <w:spacing w:val="-6"/>
          <w:sz w:val="18"/>
        </w:rPr>
        <w:t>Table</w:t>
      </w:r>
      <w:r>
        <w:rPr>
          <w:rFonts w:ascii="Arial Black" w:hAnsi="Arial Black"/>
          <w:color w:val="687D91"/>
          <w:spacing w:val="-8"/>
          <w:sz w:val="18"/>
        </w:rPr>
        <w:t xml:space="preserve"> </w:t>
      </w:r>
      <w:r>
        <w:rPr>
          <w:rFonts w:ascii="Arial Black" w:hAnsi="Arial Black"/>
          <w:color w:val="687D91"/>
          <w:spacing w:val="-6"/>
          <w:sz w:val="18"/>
        </w:rPr>
        <w:t>2.2.:</w:t>
      </w:r>
      <w:r>
        <w:rPr>
          <w:rFonts w:ascii="Arial Black" w:hAnsi="Arial Black"/>
          <w:color w:val="687D91"/>
          <w:spacing w:val="-7"/>
          <w:sz w:val="18"/>
        </w:rPr>
        <w:t xml:space="preserve"> </w:t>
      </w:r>
      <w:r>
        <w:rPr>
          <w:rFonts w:ascii="Arial" w:hAnsi="Arial"/>
          <w:color w:val="687D91"/>
          <w:spacing w:val="-6"/>
          <w:sz w:val="18"/>
        </w:rPr>
        <w:t>Risk</w:t>
      </w:r>
      <w:r>
        <w:rPr>
          <w:rFonts w:ascii="Arial" w:hAnsi="Arial"/>
          <w:color w:val="687D91"/>
          <w:spacing w:val="1"/>
          <w:sz w:val="18"/>
        </w:rPr>
        <w:t xml:space="preserve"> </w:t>
      </w:r>
      <w:r>
        <w:rPr>
          <w:rFonts w:ascii="Arial" w:hAnsi="Arial"/>
          <w:color w:val="687D91"/>
          <w:spacing w:val="-6"/>
          <w:sz w:val="18"/>
        </w:rPr>
        <w:t>Matrix</w:t>
      </w:r>
      <w:r>
        <w:rPr>
          <w:rFonts w:ascii="Arial" w:hAnsi="Arial"/>
          <w:color w:val="687D91"/>
          <w:spacing w:val="1"/>
          <w:sz w:val="18"/>
        </w:rPr>
        <w:t xml:space="preserve"> </w:t>
      </w:r>
      <w:r>
        <w:rPr>
          <w:rFonts w:ascii="Arial" w:hAnsi="Arial"/>
          <w:color w:val="687D91"/>
          <w:spacing w:val="-6"/>
          <w:sz w:val="18"/>
        </w:rPr>
        <w:t>(Likelyhood</w:t>
      </w:r>
      <w:r>
        <w:rPr>
          <w:rFonts w:ascii="Arial" w:hAnsi="Arial"/>
          <w:color w:val="687D91"/>
          <w:sz w:val="18"/>
        </w:rPr>
        <w:t xml:space="preserve"> </w:t>
      </w:r>
      <w:r>
        <w:rPr>
          <w:rFonts w:ascii="Meiryo UI" w:hAnsi="Meiryo UI"/>
          <w:i/>
          <w:color w:val="687D91"/>
          <w:spacing w:val="-6"/>
          <w:sz w:val="18"/>
        </w:rPr>
        <w:t>×</w:t>
      </w:r>
      <w:r>
        <w:rPr>
          <w:rFonts w:ascii="Meiryo UI" w:hAnsi="Meiryo UI"/>
          <w:i/>
          <w:color w:val="687D91"/>
          <w:spacing w:val="-10"/>
          <w:sz w:val="18"/>
        </w:rPr>
        <w:t xml:space="preserve"> </w:t>
      </w:r>
      <w:r>
        <w:rPr>
          <w:rFonts w:ascii="Arial" w:hAnsi="Arial"/>
          <w:color w:val="687D91"/>
          <w:spacing w:val="-6"/>
          <w:sz w:val="18"/>
        </w:rPr>
        <w:t>Severity)</w:t>
      </w:r>
    </w:p>
    <w:p w14:paraId="4C3C7855" w14:textId="77777777" w:rsidR="000655EC" w:rsidRDefault="000655EC">
      <w:pPr>
        <w:pStyle w:val="Textkrper"/>
        <w:rPr>
          <w:rFonts w:ascii="Arial"/>
          <w:sz w:val="18"/>
        </w:rPr>
      </w:pPr>
    </w:p>
    <w:p w14:paraId="4D13661C" w14:textId="77777777" w:rsidR="00DF31F0" w:rsidRDefault="00DF31F0" w:rsidP="00DF31F0">
      <w:pPr>
        <w:pStyle w:val="Textkrper"/>
        <w:spacing w:line="216" w:lineRule="auto"/>
        <w:ind w:left="401" w:right="1107" w:hanging="1"/>
        <w:rPr>
          <w:ins w:id="292" w:author="Ritley Kenneth" w:date="2025-12-09T05:48:00Z" w16du:dateUtc="2025-12-09T04:48:00Z"/>
        </w:rPr>
      </w:pPr>
      <w:ins w:id="293" w:author="Ritley Kenneth" w:date="2025-12-09T05:48:00Z" w16du:dateUtc="2025-12-09T04:48:00Z">
        <w:r>
          <w:t>As can be seen in the Risk Heat Map, one risk is classified as red and therefore requires special attention, namely,</w:t>
        </w:r>
        <w:r>
          <w:rPr>
            <w:spacing w:val="-12"/>
          </w:rPr>
          <w:t xml:space="preserve"> </w:t>
        </w:r>
        <w:r>
          <w:t>the</w:t>
        </w:r>
        <w:r>
          <w:rPr>
            <w:spacing w:val="-12"/>
          </w:rPr>
          <w:t xml:space="preserve"> </w:t>
        </w:r>
        <w:r>
          <w:t>unavailability</w:t>
        </w:r>
        <w:r>
          <w:rPr>
            <w:spacing w:val="-12"/>
          </w:rPr>
          <w:t xml:space="preserve"> </w:t>
        </w:r>
        <w:r>
          <w:t>of</w:t>
        </w:r>
        <w:r>
          <w:rPr>
            <w:spacing w:val="-12"/>
          </w:rPr>
          <w:t xml:space="preserve"> </w:t>
        </w:r>
        <w:r>
          <w:t>the</w:t>
        </w:r>
        <w:r>
          <w:rPr>
            <w:spacing w:val="-12"/>
          </w:rPr>
          <w:t xml:space="preserve"> </w:t>
        </w:r>
        <w:r>
          <w:t>main</w:t>
        </w:r>
        <w:r>
          <w:rPr>
            <w:spacing w:val="-12"/>
          </w:rPr>
          <w:t xml:space="preserve"> </w:t>
        </w:r>
        <w:r>
          <w:t>project</w:t>
        </w:r>
        <w:r>
          <w:rPr>
            <w:spacing w:val="-12"/>
          </w:rPr>
          <w:t xml:space="preserve"> </w:t>
        </w:r>
        <w:r>
          <w:t>staff.</w:t>
        </w:r>
        <w:r>
          <w:rPr>
            <w:spacing w:val="-5"/>
          </w:rPr>
          <w:t xml:space="preserve"> </w:t>
        </w:r>
        <w:r>
          <w:t>How</w:t>
        </w:r>
        <w:r>
          <w:rPr>
            <w:spacing w:val="-12"/>
          </w:rPr>
          <w:t xml:space="preserve"> </w:t>
        </w:r>
        <w:r>
          <w:t>this</w:t>
        </w:r>
        <w:r>
          <w:rPr>
            <w:spacing w:val="-12"/>
          </w:rPr>
          <w:t xml:space="preserve"> </w:t>
        </w:r>
        <w:r>
          <w:t>risk,</w:t>
        </w:r>
        <w:r>
          <w:rPr>
            <w:spacing w:val="-12"/>
          </w:rPr>
          <w:t xml:space="preserve"> </w:t>
        </w:r>
        <w:r>
          <w:t>as</w:t>
        </w:r>
        <w:r>
          <w:rPr>
            <w:spacing w:val="-12"/>
          </w:rPr>
          <w:t xml:space="preserve"> </w:t>
        </w:r>
        <w:r>
          <w:t>well</w:t>
        </w:r>
        <w:r>
          <w:rPr>
            <w:spacing w:val="-12"/>
          </w:rPr>
          <w:t xml:space="preserve"> </w:t>
        </w:r>
        <w:r>
          <w:t>as</w:t>
        </w:r>
        <w:r>
          <w:rPr>
            <w:spacing w:val="-12"/>
          </w:rPr>
          <w:t xml:space="preserve"> </w:t>
        </w:r>
        <w:r>
          <w:t>the</w:t>
        </w:r>
        <w:r>
          <w:rPr>
            <w:spacing w:val="-12"/>
          </w:rPr>
          <w:t xml:space="preserve"> </w:t>
        </w:r>
        <w:r>
          <w:t>others,</w:t>
        </w:r>
        <w:r>
          <w:rPr>
            <w:spacing w:val="-12"/>
          </w:rPr>
          <w:t xml:space="preserve"> </w:t>
        </w:r>
        <w:r>
          <w:t>is addressed will be described in the following section.</w:t>
        </w:r>
      </w:ins>
    </w:p>
    <w:p w14:paraId="4C3C7856" w14:textId="77777777" w:rsidR="000655EC" w:rsidRDefault="000655EC">
      <w:pPr>
        <w:pStyle w:val="Textkrper"/>
        <w:spacing w:before="104"/>
        <w:rPr>
          <w:rFonts w:ascii="Arial"/>
          <w:sz w:val="18"/>
        </w:rPr>
      </w:pPr>
    </w:p>
    <w:p w14:paraId="4C3C7857" w14:textId="77777777" w:rsidR="000655EC" w:rsidRDefault="00000000">
      <w:pPr>
        <w:tabs>
          <w:tab w:val="left" w:pos="10173"/>
        </w:tabs>
        <w:spacing w:before="1"/>
        <w:ind w:left="142"/>
        <w:rPr>
          <w:rFonts w:ascii="Arial"/>
          <w:sz w:val="18"/>
        </w:rPr>
      </w:pPr>
      <w:r>
        <w:rPr>
          <w:rFonts w:ascii="Arial Black"/>
          <w:color w:val="687D91"/>
          <w:spacing w:val="-6"/>
          <w:sz w:val="18"/>
        </w:rPr>
        <w:t>Ta</w:t>
      </w:r>
      <w:r>
        <w:rPr>
          <w:rFonts w:ascii="Arial Black"/>
          <w:color w:val="687D91"/>
          <w:spacing w:val="-6"/>
          <w:sz w:val="18"/>
          <w:u w:val="single" w:color="000000"/>
        </w:rPr>
        <w:t>ble</w:t>
      </w:r>
      <w:r>
        <w:rPr>
          <w:rFonts w:ascii="Arial Black"/>
          <w:color w:val="687D91"/>
          <w:spacing w:val="-7"/>
          <w:sz w:val="18"/>
          <w:u w:val="single" w:color="000000"/>
        </w:rPr>
        <w:t xml:space="preserve"> </w:t>
      </w:r>
      <w:r>
        <w:rPr>
          <w:rFonts w:ascii="Arial Black"/>
          <w:color w:val="687D91"/>
          <w:spacing w:val="-6"/>
          <w:sz w:val="18"/>
          <w:u w:val="single" w:color="000000"/>
        </w:rPr>
        <w:t>2.3.:</w:t>
      </w:r>
      <w:r>
        <w:rPr>
          <w:rFonts w:ascii="Arial Black"/>
          <w:color w:val="687D91"/>
          <w:spacing w:val="-7"/>
          <w:sz w:val="18"/>
          <w:u w:val="single" w:color="000000"/>
        </w:rPr>
        <w:t xml:space="preserve"> </w:t>
      </w:r>
      <w:r>
        <w:rPr>
          <w:rFonts w:ascii="Arial"/>
          <w:color w:val="687D91"/>
          <w:spacing w:val="-6"/>
          <w:sz w:val="18"/>
          <w:u w:val="single" w:color="000000"/>
        </w:rPr>
        <w:t>Risk</w:t>
      </w:r>
      <w:r>
        <w:rPr>
          <w:rFonts w:ascii="Arial"/>
          <w:color w:val="687D91"/>
          <w:spacing w:val="1"/>
          <w:sz w:val="18"/>
          <w:u w:val="single" w:color="000000"/>
        </w:rPr>
        <w:t xml:space="preserve"> </w:t>
      </w:r>
      <w:r>
        <w:rPr>
          <w:rFonts w:ascii="Arial"/>
          <w:color w:val="687D91"/>
          <w:spacing w:val="-6"/>
          <w:sz w:val="18"/>
          <w:u w:val="single" w:color="000000"/>
        </w:rPr>
        <w:t>Strategy</w:t>
      </w:r>
      <w:r>
        <w:rPr>
          <w:rFonts w:ascii="Arial"/>
          <w:color w:val="687D91"/>
          <w:spacing w:val="1"/>
          <w:sz w:val="18"/>
          <w:u w:val="single" w:color="000000"/>
        </w:rPr>
        <w:t xml:space="preserve"> </w:t>
      </w:r>
      <w:r>
        <w:rPr>
          <w:rFonts w:ascii="Arial"/>
          <w:color w:val="687D91"/>
          <w:spacing w:val="-6"/>
          <w:sz w:val="18"/>
          <w:u w:val="single" w:color="000000"/>
        </w:rPr>
        <w:t>and</w:t>
      </w:r>
      <w:r>
        <w:rPr>
          <w:rFonts w:ascii="Arial"/>
          <w:color w:val="687D91"/>
          <w:sz w:val="18"/>
          <w:u w:val="single" w:color="000000"/>
        </w:rPr>
        <w:t xml:space="preserve"> </w:t>
      </w:r>
      <w:r>
        <w:rPr>
          <w:rFonts w:ascii="Arial"/>
          <w:color w:val="687D91"/>
          <w:spacing w:val="-6"/>
          <w:sz w:val="18"/>
          <w:u w:val="single" w:color="000000"/>
        </w:rPr>
        <w:t>Treatment</w:t>
      </w:r>
      <w:r>
        <w:rPr>
          <w:rFonts w:ascii="Arial"/>
          <w:color w:val="687D91"/>
          <w:spacing w:val="1"/>
          <w:sz w:val="18"/>
          <w:u w:val="single" w:color="000000"/>
        </w:rPr>
        <w:t xml:space="preserve"> </w:t>
      </w:r>
      <w:r>
        <w:rPr>
          <w:rFonts w:ascii="Arial"/>
          <w:color w:val="687D91"/>
          <w:spacing w:val="-6"/>
          <w:sz w:val="18"/>
          <w:u w:val="single" w:color="000000"/>
        </w:rPr>
        <w:t>Plan</w:t>
      </w:r>
      <w:r>
        <w:rPr>
          <w:rFonts w:ascii="Arial"/>
          <w:color w:val="687D91"/>
          <w:sz w:val="18"/>
          <w:u w:val="single" w:color="000000"/>
        </w:rPr>
        <w:tab/>
      </w:r>
    </w:p>
    <w:p w14:paraId="4C3C7858" w14:textId="77777777" w:rsidR="000655EC" w:rsidRDefault="00000000">
      <w:pPr>
        <w:pStyle w:val="berschrift4"/>
        <w:tabs>
          <w:tab w:val="left" w:pos="1235"/>
          <w:tab w:val="left" w:pos="2891"/>
          <w:tab w:val="left" w:pos="5682"/>
          <w:tab w:val="left" w:pos="7338"/>
        </w:tabs>
        <w:spacing w:before="38"/>
        <w:ind w:left="488"/>
        <w:rPr>
          <w:rFonts w:ascii="Palatino Linotype"/>
        </w:rPr>
      </w:pPr>
      <w:r>
        <w:rPr>
          <w:rFonts w:ascii="Palatino Linotype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C3C7C66" wp14:editId="4C3C7C67">
                <wp:simplePos x="0" y="0"/>
                <wp:positionH relativeFrom="page">
                  <wp:posOffset>650341</wp:posOffset>
                </wp:positionH>
                <wp:positionV relativeFrom="paragraph">
                  <wp:posOffset>252113</wp:posOffset>
                </wp:positionV>
                <wp:extent cx="625983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9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9830">
                              <a:moveTo>
                                <a:pt x="0" y="0"/>
                              </a:moveTo>
                              <a:lnTo>
                                <a:pt x="6259322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DD093" id="Graphic 29" o:spid="_x0000_s1026" style="position:absolute;margin-left:51.2pt;margin-top:19.85pt;width:492.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9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" path="m,l6259322,e" filled="f" strokeweight=".19225mm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spacing w:val="-5"/>
        </w:rPr>
        <w:t>No.</w:t>
      </w:r>
      <w:r>
        <w:rPr>
          <w:rFonts w:ascii="Palatino Linotype"/>
        </w:rPr>
        <w:tab/>
      </w:r>
      <w:r>
        <w:rPr>
          <w:rFonts w:ascii="Palatino Linotype"/>
          <w:spacing w:val="-4"/>
        </w:rPr>
        <w:t>Risk</w:t>
      </w:r>
      <w:r>
        <w:rPr>
          <w:rFonts w:ascii="Palatino Linotype"/>
        </w:rPr>
        <w:tab/>
      </w:r>
      <w:r>
        <w:rPr>
          <w:rFonts w:ascii="Palatino Linotype"/>
          <w:spacing w:val="-6"/>
        </w:rPr>
        <w:t>Risk</w:t>
      </w:r>
      <w:r>
        <w:rPr>
          <w:rFonts w:ascii="Palatino Linotype"/>
          <w:spacing w:val="-7"/>
        </w:rPr>
        <w:t xml:space="preserve"> </w:t>
      </w:r>
      <w:r>
        <w:rPr>
          <w:rFonts w:ascii="Palatino Linotype"/>
          <w:spacing w:val="-2"/>
        </w:rPr>
        <w:t>Description</w:t>
      </w:r>
      <w:r>
        <w:rPr>
          <w:rFonts w:ascii="Palatino Linotype"/>
        </w:rPr>
        <w:tab/>
      </w:r>
      <w:r>
        <w:rPr>
          <w:rFonts w:ascii="Palatino Linotype"/>
          <w:spacing w:val="-2"/>
        </w:rPr>
        <w:t>Treatment</w:t>
      </w:r>
      <w:r>
        <w:rPr>
          <w:rFonts w:ascii="Palatino Linotype"/>
        </w:rPr>
        <w:tab/>
        <w:t>Treatment</w:t>
      </w:r>
      <w:r>
        <w:rPr>
          <w:rFonts w:ascii="Palatino Linotype"/>
          <w:spacing w:val="1"/>
        </w:rPr>
        <w:t xml:space="preserve"> </w:t>
      </w:r>
      <w:r>
        <w:rPr>
          <w:rFonts w:ascii="Palatino Linotype"/>
          <w:spacing w:val="-2"/>
        </w:rPr>
        <w:t>Description</w:t>
      </w:r>
    </w:p>
    <w:p w14:paraId="4C3C7859" w14:textId="77777777" w:rsidR="000655EC" w:rsidRDefault="000655EC">
      <w:pPr>
        <w:pStyle w:val="berschrift4"/>
        <w:rPr>
          <w:rFonts w:ascii="Palatino Linotype"/>
        </w:rPr>
        <w:sectPr w:rsidR="000655EC">
          <w:pgSz w:w="11910" w:h="16840"/>
          <w:pgMar w:top="440" w:right="0" w:bottom="180" w:left="708" w:header="0" w:footer="0" w:gutter="0"/>
          <w:cols w:space="720"/>
        </w:sectPr>
      </w:pPr>
    </w:p>
    <w:p w14:paraId="4C3C785A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</w:tabs>
        <w:spacing w:before="119" w:line="216" w:lineRule="auto"/>
        <w:ind w:right="38"/>
      </w:pPr>
      <w:r>
        <w:rPr>
          <w:spacing w:val="-2"/>
        </w:rPr>
        <w:t>Unclear question</w:t>
      </w:r>
    </w:p>
    <w:p w14:paraId="4C3C785B" w14:textId="77777777" w:rsidR="000655EC" w:rsidRDefault="00000000">
      <w:pPr>
        <w:pStyle w:val="Textkrper"/>
        <w:spacing w:before="104" w:line="216" w:lineRule="auto"/>
        <w:ind w:left="609"/>
      </w:pPr>
      <w:r>
        <w:br w:type="column"/>
      </w:r>
      <w:r>
        <w:t>The topic description is too</w:t>
      </w:r>
      <w:r>
        <w:rPr>
          <w:spacing w:val="-13"/>
        </w:rPr>
        <w:t xml:space="preserve"> </w:t>
      </w:r>
      <w:r>
        <w:t>vague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contains</w:t>
      </w:r>
      <w:r>
        <w:rPr>
          <w:spacing w:val="-13"/>
        </w:rPr>
        <w:t xml:space="preserve"> </w:t>
      </w:r>
      <w:r>
        <w:t>too many goals</w:t>
      </w:r>
    </w:p>
    <w:p w14:paraId="4C3C785C" w14:textId="77777777" w:rsidR="000655EC" w:rsidRDefault="00000000">
      <w:pPr>
        <w:pStyle w:val="Textkrper"/>
        <w:tabs>
          <w:tab w:val="left" w:pos="1974"/>
        </w:tabs>
        <w:spacing w:before="97"/>
        <w:ind w:left="317"/>
      </w:pPr>
      <w:r>
        <w:br w:type="column"/>
      </w:r>
      <w:r>
        <w:rPr>
          <w:spacing w:val="-2"/>
        </w:rPr>
        <w:t>Reduce</w:t>
      </w:r>
      <w:r>
        <w:tab/>
      </w:r>
      <w:r>
        <w:rPr>
          <w:spacing w:val="-2"/>
        </w:rPr>
        <w:t>Define</w:t>
      </w:r>
      <w:r>
        <w:rPr>
          <w:spacing w:val="-9"/>
        </w:rPr>
        <w:t xml:space="preserve"> </w:t>
      </w:r>
      <w:r>
        <w:rPr>
          <w:spacing w:val="-2"/>
        </w:rPr>
        <w:t>SMART</w:t>
      </w:r>
      <w:r>
        <w:rPr>
          <w:spacing w:val="-9"/>
        </w:rPr>
        <w:t xml:space="preserve"> </w:t>
      </w:r>
      <w:r>
        <w:rPr>
          <w:spacing w:val="-2"/>
        </w:rPr>
        <w:t>goals</w:t>
      </w:r>
    </w:p>
    <w:p w14:paraId="4C3C785D" w14:textId="77777777" w:rsidR="000655EC" w:rsidRDefault="000655EC">
      <w:pPr>
        <w:pStyle w:val="Textkrper"/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2117" w:space="166"/>
            <w:col w:w="3043" w:space="39"/>
            <w:col w:w="5837"/>
          </w:cols>
        </w:sectPr>
      </w:pPr>
    </w:p>
    <w:p w14:paraId="4C3C785E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  <w:tab w:val="left" w:pos="2891"/>
        </w:tabs>
        <w:spacing w:line="278" w:lineRule="exact"/>
        <w:ind w:hanging="635"/>
      </w:pPr>
      <w:r>
        <w:rPr>
          <w:spacing w:val="-2"/>
        </w:rPr>
        <w:t>Unclear</w:t>
      </w:r>
      <w:r>
        <w:rPr>
          <w:spacing w:val="-10"/>
        </w:rPr>
        <w:t xml:space="preserve"> </w:t>
      </w:r>
      <w:r>
        <w:rPr>
          <w:spacing w:val="-2"/>
        </w:rPr>
        <w:t>goals</w:t>
      </w:r>
      <w:r>
        <w:tab/>
        <w:t>The</w:t>
      </w:r>
      <w:r>
        <w:rPr>
          <w:spacing w:val="-8"/>
        </w:rPr>
        <w:t xml:space="preserve"> </w:t>
      </w:r>
      <w:r>
        <w:t>goals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4"/>
        </w:rPr>
        <w:t>clearly</w:t>
      </w:r>
    </w:p>
    <w:p w14:paraId="4C3C785F" w14:textId="77777777" w:rsidR="000655EC" w:rsidRDefault="00000000">
      <w:pPr>
        <w:pStyle w:val="Textkrper"/>
        <w:spacing w:line="216" w:lineRule="auto"/>
        <w:ind w:left="2892" w:right="355"/>
      </w:pPr>
      <w:r>
        <w:t>defined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 xml:space="preserve">be </w:t>
      </w:r>
      <w:r>
        <w:rPr>
          <w:spacing w:val="-2"/>
        </w:rPr>
        <w:t>measured</w:t>
      </w:r>
    </w:p>
    <w:p w14:paraId="4C3C7860" w14:textId="77777777" w:rsidR="000655EC" w:rsidRDefault="00000000">
      <w:pPr>
        <w:pStyle w:val="Textkrper"/>
        <w:tabs>
          <w:tab w:val="left" w:pos="2043"/>
        </w:tabs>
        <w:spacing w:before="14" w:line="216" w:lineRule="auto"/>
        <w:ind w:left="2043" w:right="1436" w:hanging="1657"/>
      </w:pPr>
      <w:r>
        <w:br w:type="column"/>
      </w:r>
      <w:r>
        <w:rPr>
          <w:spacing w:val="-2"/>
        </w:rPr>
        <w:t>Reduce</w:t>
      </w:r>
      <w:r>
        <w:tab/>
        <w:t>Describe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goals</w:t>
      </w:r>
      <w:r>
        <w:rPr>
          <w:spacing w:val="-13"/>
        </w:rPr>
        <w:t xml:space="preserve"> </w:t>
      </w:r>
      <w:r>
        <w:t>are part of scope</w:t>
      </w:r>
    </w:p>
    <w:p w14:paraId="4C3C7861" w14:textId="77777777" w:rsidR="000655EC" w:rsidRDefault="000655EC">
      <w:pPr>
        <w:pStyle w:val="Textkrper"/>
        <w:spacing w:line="216" w:lineRule="auto"/>
        <w:sectPr w:rsidR="000655EC">
          <w:type w:val="continuous"/>
          <w:pgSz w:w="11910" w:h="16840"/>
          <w:pgMar w:top="0" w:right="0" w:bottom="280" w:left="708" w:header="0" w:footer="0" w:gutter="0"/>
          <w:cols w:num="2" w:space="720" w:equalWidth="0">
            <w:col w:w="5256" w:space="40"/>
            <w:col w:w="5906"/>
          </w:cols>
        </w:sectPr>
      </w:pPr>
    </w:p>
    <w:p w14:paraId="4C3C7862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</w:tabs>
        <w:spacing w:before="6" w:line="216" w:lineRule="auto"/>
        <w:ind w:hanging="635"/>
      </w:pPr>
      <w:r>
        <w:rPr>
          <w:spacing w:val="-4"/>
        </w:rPr>
        <w:t xml:space="preserve">Insufficient </w:t>
      </w:r>
      <w:r>
        <w:rPr>
          <w:spacing w:val="-2"/>
        </w:rPr>
        <w:t>expertise</w:t>
      </w:r>
    </w:p>
    <w:p w14:paraId="4C3C7863" w14:textId="77777777" w:rsidR="000655EC" w:rsidRDefault="00000000">
      <w:pPr>
        <w:pStyle w:val="Textkrper"/>
        <w:spacing w:line="216" w:lineRule="auto"/>
        <w:ind w:left="495"/>
        <w:jc w:val="both"/>
      </w:pPr>
      <w:r>
        <w:br w:type="column"/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knowing</w:t>
      </w:r>
      <w:r>
        <w:rPr>
          <w:spacing w:val="-11"/>
        </w:rPr>
        <w:t xml:space="preserve"> </w:t>
      </w:r>
      <w:r>
        <w:rPr>
          <w:spacing w:val="-2"/>
        </w:rPr>
        <w:t>required tools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1"/>
        </w:rPr>
        <w:t xml:space="preserve"> </w:t>
      </w:r>
      <w:r>
        <w:rPr>
          <w:spacing w:val="-2"/>
        </w:rPr>
        <w:t>programming languages</w:t>
      </w:r>
    </w:p>
    <w:p w14:paraId="4C3C7864" w14:textId="77777777" w:rsidR="000655EC" w:rsidRDefault="00000000">
      <w:pPr>
        <w:pStyle w:val="Textkrper"/>
        <w:spacing w:line="285" w:lineRule="exact"/>
        <w:ind w:left="601"/>
      </w:pPr>
      <w:r>
        <w:br w:type="column"/>
      </w:r>
      <w:r>
        <w:rPr>
          <w:spacing w:val="-2"/>
        </w:rPr>
        <w:t>Accept</w:t>
      </w:r>
    </w:p>
    <w:p w14:paraId="4C3C7865" w14:textId="77777777" w:rsidR="000655EC" w:rsidRDefault="000655EC">
      <w:pPr>
        <w:pStyle w:val="Textkrper"/>
        <w:spacing w:line="285" w:lineRule="exact"/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2357" w:space="40"/>
            <w:col w:w="2633" w:space="51"/>
            <w:col w:w="6121"/>
          </w:cols>
        </w:sectPr>
      </w:pPr>
    </w:p>
    <w:p w14:paraId="4C3C7866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  <w:tab w:val="left" w:pos="5682"/>
          <w:tab w:val="left" w:pos="7338"/>
        </w:tabs>
        <w:spacing w:line="263" w:lineRule="exact"/>
        <w:ind w:hanging="633"/>
      </w:pPr>
      <w:r>
        <w:t>Underestimated</w:t>
      </w:r>
      <w:r>
        <w:rPr>
          <w:spacing w:val="20"/>
        </w:rPr>
        <w:t xml:space="preserve"> </w:t>
      </w:r>
      <w:r>
        <w:t>Some</w:t>
      </w:r>
      <w:r>
        <w:rPr>
          <w:spacing w:val="-12"/>
        </w:rPr>
        <w:t xml:space="preserve"> </w:t>
      </w:r>
      <w:r>
        <w:t>tasks</w:t>
      </w:r>
      <w:r>
        <w:rPr>
          <w:spacing w:val="-11"/>
        </w:rPr>
        <w:t xml:space="preserve"> </w:t>
      </w:r>
      <w:r>
        <w:t>take</w:t>
      </w:r>
      <w:r>
        <w:rPr>
          <w:spacing w:val="-12"/>
        </w:rPr>
        <w:t xml:space="preserve"> </w:t>
      </w:r>
      <w:r>
        <w:rPr>
          <w:spacing w:val="-4"/>
        </w:rPr>
        <w:t>more</w:t>
      </w:r>
      <w:r>
        <w:tab/>
      </w:r>
      <w:r>
        <w:rPr>
          <w:spacing w:val="-2"/>
        </w:rPr>
        <w:t>Accept</w:t>
      </w:r>
      <w:r>
        <w:tab/>
        <w:t>Document</w:t>
      </w:r>
      <w:r>
        <w:rPr>
          <w:spacing w:val="-9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tasks</w:t>
      </w:r>
      <w:r>
        <w:rPr>
          <w:spacing w:val="-8"/>
        </w:rPr>
        <w:t xml:space="preserve"> </w:t>
      </w:r>
      <w:r>
        <w:rPr>
          <w:spacing w:val="-5"/>
        </w:rPr>
        <w:t>in</w:t>
      </w:r>
    </w:p>
    <w:p w14:paraId="4C3C7867" w14:textId="77777777" w:rsidR="000655EC" w:rsidRDefault="000655EC">
      <w:pPr>
        <w:pStyle w:val="Listenabsatz"/>
        <w:spacing w:line="263" w:lineRule="exact"/>
        <w:sectPr w:rsidR="000655EC">
          <w:type w:val="continuous"/>
          <w:pgSz w:w="11910" w:h="16840"/>
          <w:pgMar w:top="0" w:right="0" w:bottom="280" w:left="708" w:header="0" w:footer="0" w:gutter="0"/>
          <w:cols w:space="720"/>
        </w:sectPr>
      </w:pPr>
    </w:p>
    <w:p w14:paraId="4C3C7868" w14:textId="77777777" w:rsidR="000655EC" w:rsidRDefault="00000000">
      <w:pPr>
        <w:pStyle w:val="Textkrper"/>
        <w:spacing w:line="292" w:lineRule="exact"/>
        <w:ind w:left="1235"/>
      </w:pPr>
      <w:r>
        <w:rPr>
          <w:spacing w:val="-2"/>
        </w:rPr>
        <w:t>time/effort</w:t>
      </w:r>
    </w:p>
    <w:p w14:paraId="4C3C7869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</w:tabs>
        <w:spacing w:before="263" w:line="216" w:lineRule="auto"/>
        <w:ind w:hanging="635"/>
      </w:pPr>
      <w:r>
        <w:rPr>
          <w:spacing w:val="-2"/>
        </w:rPr>
        <w:t>Other</w:t>
      </w:r>
      <w:r>
        <w:rPr>
          <w:spacing w:val="-11"/>
        </w:rPr>
        <w:t xml:space="preserve"> </w:t>
      </w:r>
      <w:r>
        <w:rPr>
          <w:spacing w:val="-2"/>
        </w:rPr>
        <w:t>study projects</w:t>
      </w:r>
    </w:p>
    <w:p w14:paraId="4C3C786A" w14:textId="77777777" w:rsidR="000655EC" w:rsidRDefault="00000000">
      <w:pPr>
        <w:pStyle w:val="Textkrper"/>
        <w:spacing w:before="13" w:line="216" w:lineRule="auto"/>
        <w:ind w:left="481" w:right="681"/>
      </w:pPr>
      <w:r>
        <w:br w:type="column"/>
      </w:r>
      <w:r>
        <w:t>time</w:t>
      </w:r>
      <w:r>
        <w:rPr>
          <w:spacing w:val="-13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 xml:space="preserve">initially </w:t>
      </w:r>
      <w:r>
        <w:rPr>
          <w:spacing w:val="-2"/>
        </w:rPr>
        <w:t>expected</w:t>
      </w:r>
    </w:p>
    <w:p w14:paraId="4C3C786B" w14:textId="77777777" w:rsidR="000655EC" w:rsidRDefault="00000000">
      <w:pPr>
        <w:pStyle w:val="Textkrper"/>
        <w:spacing w:line="216" w:lineRule="auto"/>
        <w:ind w:left="481" w:right="-1"/>
      </w:pPr>
      <w:r>
        <w:t>Other classes demand more</w:t>
      </w:r>
      <w:r>
        <w:rPr>
          <w:spacing w:val="-13"/>
        </w:rPr>
        <w:t xml:space="preserve"> </w:t>
      </w:r>
      <w:r>
        <w:t>attention,</w:t>
      </w:r>
      <w:r>
        <w:rPr>
          <w:spacing w:val="-13"/>
        </w:rPr>
        <w:t xml:space="preserve"> </w:t>
      </w:r>
      <w:r>
        <w:t>less</w:t>
      </w:r>
      <w:r>
        <w:rPr>
          <w:spacing w:val="-13"/>
        </w:rPr>
        <w:t xml:space="preserve"> </w:t>
      </w:r>
      <w:r>
        <w:t>time for project</w:t>
      </w:r>
    </w:p>
    <w:p w14:paraId="4C3C786C" w14:textId="77777777" w:rsidR="000655EC" w:rsidRDefault="00000000">
      <w:pPr>
        <w:pStyle w:val="Textkrper"/>
        <w:spacing w:before="13" w:line="216" w:lineRule="auto"/>
        <w:ind w:left="1976" w:right="881"/>
      </w:pPr>
      <w:r>
        <w:br w:type="column"/>
      </w:r>
      <w:r>
        <w:rPr>
          <w:spacing w:val="-2"/>
        </w:rPr>
        <w:t>Miro</w:t>
      </w:r>
      <w:r>
        <w:rPr>
          <w:spacing w:val="-11"/>
        </w:rPr>
        <w:t xml:space="preserve"> </w:t>
      </w:r>
      <w:r>
        <w:rPr>
          <w:spacing w:val="-2"/>
        </w:rPr>
        <w:t>calendar;</w:t>
      </w:r>
      <w:r>
        <w:rPr>
          <w:spacing w:val="-11"/>
        </w:rPr>
        <w:t xml:space="preserve"> </w:t>
      </w:r>
      <w:r>
        <w:rPr>
          <w:spacing w:val="-2"/>
        </w:rPr>
        <w:t xml:space="preserve">re-evaluate </w:t>
      </w:r>
      <w:r>
        <w:t>after project</w:t>
      </w:r>
    </w:p>
    <w:p w14:paraId="4C3C786D" w14:textId="77777777" w:rsidR="000655EC" w:rsidRDefault="00000000">
      <w:pPr>
        <w:pStyle w:val="Textkrper"/>
        <w:tabs>
          <w:tab w:val="left" w:pos="1976"/>
        </w:tabs>
        <w:spacing w:line="216" w:lineRule="auto"/>
        <w:ind w:left="1976" w:right="1640" w:hanging="1657"/>
      </w:pPr>
      <w:r>
        <w:rPr>
          <w:spacing w:val="-2"/>
        </w:rPr>
        <w:t>Accept</w:t>
      </w:r>
      <w:r>
        <w:tab/>
        <w:t>Use</w:t>
      </w:r>
      <w:r>
        <w:rPr>
          <w:spacing w:val="-13"/>
        </w:rPr>
        <w:t xml:space="preserve"> </w:t>
      </w:r>
      <w:r>
        <w:t>minimum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for </w:t>
      </w:r>
      <w:r>
        <w:rPr>
          <w:spacing w:val="-2"/>
        </w:rPr>
        <w:t>projects/classes</w:t>
      </w:r>
    </w:p>
    <w:p w14:paraId="4C3C786E" w14:textId="77777777" w:rsidR="000655EC" w:rsidRDefault="000655EC">
      <w:pPr>
        <w:pStyle w:val="Textkrper"/>
        <w:spacing w:line="216" w:lineRule="auto"/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2371" w:space="40"/>
            <w:col w:w="2913" w:space="39"/>
            <w:col w:w="5839"/>
          </w:cols>
        </w:sectPr>
      </w:pPr>
    </w:p>
    <w:p w14:paraId="4C3C786F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  <w:tab w:val="left" w:pos="2891"/>
        </w:tabs>
        <w:spacing w:line="262" w:lineRule="exact"/>
        <w:ind w:hanging="635"/>
      </w:pPr>
      <w:r>
        <w:rPr>
          <w:spacing w:val="-5"/>
        </w:rPr>
        <w:t>Work</w:t>
      </w:r>
      <w:r>
        <w:rPr>
          <w:spacing w:val="-6"/>
        </w:rPr>
        <w:t xml:space="preserve"> </w:t>
      </w:r>
      <w:r>
        <w:rPr>
          <w:spacing w:val="-2"/>
        </w:rPr>
        <w:t>projects</w:t>
      </w:r>
      <w:r>
        <w:tab/>
        <w:t>Other</w:t>
      </w:r>
      <w:r>
        <w:rPr>
          <w:spacing w:val="-8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spacing w:val="-4"/>
        </w:rPr>
        <w:t>work</w:t>
      </w:r>
    </w:p>
    <w:p w14:paraId="4C3C7870" w14:textId="77777777" w:rsidR="000655EC" w:rsidRDefault="00000000">
      <w:pPr>
        <w:pStyle w:val="Textkrper"/>
        <w:spacing w:line="216" w:lineRule="auto"/>
        <w:ind w:left="2892"/>
      </w:pPr>
      <w:r>
        <w:rPr>
          <w:spacing w:val="-2"/>
        </w:rPr>
        <w:t>demand</w:t>
      </w:r>
      <w:r>
        <w:rPr>
          <w:spacing w:val="-11"/>
        </w:rPr>
        <w:t xml:space="preserve"> </w:t>
      </w:r>
      <w:r>
        <w:rPr>
          <w:spacing w:val="-2"/>
        </w:rPr>
        <w:t>urgent</w:t>
      </w:r>
      <w:r>
        <w:rPr>
          <w:spacing w:val="-11"/>
        </w:rPr>
        <w:t xml:space="preserve"> </w:t>
      </w:r>
      <w:r>
        <w:rPr>
          <w:spacing w:val="-2"/>
        </w:rPr>
        <w:t xml:space="preserve">attention, </w:t>
      </w:r>
      <w:r>
        <w:t>less time for project</w:t>
      </w:r>
    </w:p>
    <w:p w14:paraId="4C3C7871" w14:textId="77777777" w:rsidR="000655EC" w:rsidRDefault="00000000">
      <w:pPr>
        <w:pStyle w:val="Textkrper"/>
        <w:tabs>
          <w:tab w:val="left" w:pos="1915"/>
        </w:tabs>
        <w:spacing w:line="216" w:lineRule="auto"/>
        <w:ind w:left="1915" w:right="1546" w:hanging="1657"/>
      </w:pPr>
      <w:r>
        <w:br w:type="column"/>
      </w:r>
      <w:r>
        <w:rPr>
          <w:spacing w:val="-2"/>
        </w:rPr>
        <w:t>Reduce</w:t>
      </w:r>
      <w:r>
        <w:tab/>
        <w:t>Reduction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risk</w:t>
      </w:r>
      <w:r>
        <w:rPr>
          <w:spacing w:val="-13"/>
        </w:rPr>
        <w:t xml:space="preserve"> </w:t>
      </w:r>
      <w:r>
        <w:t>due</w:t>
      </w:r>
      <w:r>
        <w:rPr>
          <w:spacing w:val="-13"/>
        </w:rPr>
        <w:t xml:space="preserve"> </w:t>
      </w:r>
      <w:r>
        <w:t>to starting early; defining blockers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study</w:t>
      </w:r>
      <w:r>
        <w:rPr>
          <w:spacing w:val="-13"/>
        </w:rPr>
        <w:t xml:space="preserve"> </w:t>
      </w:r>
      <w:r>
        <w:t>work</w:t>
      </w:r>
    </w:p>
    <w:p w14:paraId="4C3C7872" w14:textId="77777777" w:rsidR="000655EC" w:rsidRDefault="000655EC">
      <w:pPr>
        <w:pStyle w:val="Textkrper"/>
        <w:spacing w:line="216" w:lineRule="auto"/>
        <w:sectPr w:rsidR="000655EC">
          <w:type w:val="continuous"/>
          <w:pgSz w:w="11910" w:h="16840"/>
          <w:pgMar w:top="0" w:right="0" w:bottom="280" w:left="708" w:header="0" w:footer="0" w:gutter="0"/>
          <w:cols w:num="2" w:space="720" w:equalWidth="0">
            <w:col w:w="5384" w:space="40"/>
            <w:col w:w="5778"/>
          </w:cols>
        </w:sectPr>
      </w:pPr>
    </w:p>
    <w:p w14:paraId="4C3C7873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  <w:tab w:val="left" w:pos="5682"/>
          <w:tab w:val="left" w:pos="7338"/>
        </w:tabs>
        <w:spacing w:line="254" w:lineRule="exact"/>
        <w:ind w:hanging="631"/>
      </w:pPr>
      <w:r>
        <w:t>Procrastination</w:t>
      </w:r>
      <w:r>
        <w:rPr>
          <w:spacing w:val="65"/>
        </w:rPr>
        <w:t xml:space="preserve"> </w:t>
      </w:r>
      <w:r>
        <w:t>Tasks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pushed</w:t>
      </w:r>
      <w:r>
        <w:rPr>
          <w:spacing w:val="-12"/>
        </w:rPr>
        <w:t xml:space="preserve"> </w:t>
      </w:r>
      <w:r>
        <w:rPr>
          <w:spacing w:val="-4"/>
        </w:rPr>
        <w:t>back</w:t>
      </w:r>
      <w:r>
        <w:tab/>
      </w:r>
      <w:r>
        <w:rPr>
          <w:spacing w:val="-2"/>
        </w:rPr>
        <w:t>Reduce</w:t>
      </w:r>
      <w:r>
        <w:tab/>
        <w:t>Start</w:t>
      </w:r>
      <w:r>
        <w:rPr>
          <w:spacing w:val="-7"/>
        </w:rPr>
        <w:t xml:space="preserve"> </w:t>
      </w:r>
      <w:r>
        <w:rPr>
          <w:spacing w:val="-2"/>
        </w:rPr>
        <w:t>early</w:t>
      </w:r>
    </w:p>
    <w:p w14:paraId="4C3C7874" w14:textId="77777777" w:rsidR="000655EC" w:rsidRDefault="000655EC">
      <w:pPr>
        <w:pStyle w:val="Listenabsatz"/>
        <w:spacing w:line="254" w:lineRule="exact"/>
        <w:sectPr w:rsidR="000655EC">
          <w:type w:val="continuous"/>
          <w:pgSz w:w="11910" w:h="16840"/>
          <w:pgMar w:top="0" w:right="0" w:bottom="280" w:left="708" w:header="0" w:footer="0" w:gutter="0"/>
          <w:cols w:space="720"/>
        </w:sectPr>
      </w:pPr>
    </w:p>
    <w:p w14:paraId="4C3C7875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</w:tabs>
        <w:spacing w:before="13" w:line="216" w:lineRule="auto"/>
        <w:ind w:hanging="63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C3C7C68" wp14:editId="4C3C7C69">
                <wp:simplePos x="0" y="0"/>
                <wp:positionH relativeFrom="page">
                  <wp:posOffset>540004</wp:posOffset>
                </wp:positionH>
                <wp:positionV relativeFrom="page">
                  <wp:posOffset>540004</wp:posOffset>
                </wp:positionV>
                <wp:extent cx="6728459" cy="28575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8459" cy="2857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C3C7DB7" w14:textId="77777777" w:rsidR="000655EC" w:rsidRDefault="00000000">
                            <w:pPr>
                              <w:tabs>
                                <w:tab w:val="left" w:pos="6177"/>
                              </w:tabs>
                              <w:spacing w:before="80"/>
                              <w:ind w:left="710"/>
                              <w:rPr>
                                <w:rFonts w:ascii="Palatino Linotype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FFFFFF"/>
                                <w:spacing w:val="-6"/>
                              </w:rPr>
                              <w:t>Risk</w:t>
                            </w:r>
                            <w:r>
                              <w:rPr>
                                <w:rFonts w:ascii="Palatino Linotype"/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FFFFFF"/>
                                <w:spacing w:val="-2"/>
                              </w:rPr>
                              <w:t>Matrix</w:t>
                            </w:r>
                            <w:r>
                              <w:rPr>
                                <w:rFonts w:ascii="Palatino Linotype"/>
                                <w:b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Palatino Linotype"/>
                                <w:b/>
                                <w:color w:val="FFFFFF"/>
                                <w:spacing w:val="-2"/>
                              </w:rPr>
                              <w:t>Severity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7C68" id="Textbox 30" o:spid="_x0000_s1028" type="#_x0000_t202" style="position:absolute;left:0;text-align:left;margin-left:42.5pt;margin-top:42.5pt;width:529.8pt;height:22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" fillcolor="black" stroked="f">
                <v:textbox inset="0,0,0,0">
                  <w:txbxContent>
                    <w:p w14:paraId="4C3C7DB7" w14:textId="77777777" w:rsidR="000655EC" w:rsidRDefault="00000000">
                      <w:pPr>
                        <w:tabs>
                          <w:tab w:val="left" w:pos="6177"/>
                        </w:tabs>
                        <w:spacing w:before="80"/>
                        <w:ind w:left="710"/>
                        <w:rPr>
                          <w:rFonts w:ascii="Palatino Linotype"/>
                          <w:b/>
                          <w:color w:val="000000"/>
                        </w:rPr>
                      </w:pPr>
                      <w:r>
                        <w:rPr>
                          <w:rFonts w:ascii="Palatino Linotype"/>
                          <w:b/>
                          <w:color w:val="FFFFFF"/>
                          <w:spacing w:val="-6"/>
                        </w:rPr>
                        <w:t>Risk</w:t>
                      </w:r>
                      <w:r>
                        <w:rPr>
                          <w:rFonts w:ascii="Palatino Linotype"/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FFFFFF"/>
                          <w:spacing w:val="-2"/>
                        </w:rPr>
                        <w:t>Matrix</w:t>
                      </w:r>
                      <w:r>
                        <w:rPr>
                          <w:rFonts w:ascii="Palatino Linotype"/>
                          <w:b/>
                          <w:color w:val="FFFFFF"/>
                        </w:rPr>
                        <w:tab/>
                      </w:r>
                      <w:r>
                        <w:rPr>
                          <w:rFonts w:ascii="Palatino Linotype"/>
                          <w:b/>
                          <w:color w:val="FFFFFF"/>
                          <w:spacing w:val="-2"/>
                        </w:rPr>
                        <w:t>Severity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4"/>
        </w:rPr>
        <w:t xml:space="preserve">Unavailability </w:t>
      </w:r>
      <w:r>
        <w:t>of main project staff</w:t>
      </w:r>
    </w:p>
    <w:p w14:paraId="4C3C7876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</w:tabs>
        <w:spacing w:line="216" w:lineRule="auto"/>
        <w:ind w:hanging="636"/>
      </w:pPr>
      <w:r>
        <w:rPr>
          <w:spacing w:val="-4"/>
        </w:rPr>
        <w:t xml:space="preserve">Unavailability </w:t>
      </w:r>
      <w:r>
        <w:t>of advisor</w:t>
      </w:r>
    </w:p>
    <w:p w14:paraId="4C3C7877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</w:tabs>
        <w:spacing w:line="216" w:lineRule="auto"/>
        <w:ind w:right="51" w:hanging="681"/>
      </w:pPr>
      <w:r>
        <w:rPr>
          <w:spacing w:val="-2"/>
        </w:rPr>
        <w:t>Software Version/Li-</w:t>
      </w:r>
      <w:r>
        <w:rPr>
          <w:spacing w:val="-4"/>
        </w:rPr>
        <w:t>brary/Depen-dency</w:t>
      </w:r>
    </w:p>
    <w:p w14:paraId="4C3C7878" w14:textId="77777777" w:rsidR="000655EC" w:rsidRDefault="00000000">
      <w:pPr>
        <w:pStyle w:val="Listenabsatz"/>
        <w:numPr>
          <w:ilvl w:val="0"/>
          <w:numId w:val="13"/>
        </w:numPr>
        <w:tabs>
          <w:tab w:val="left" w:pos="1235"/>
        </w:tabs>
        <w:spacing w:line="216" w:lineRule="auto"/>
        <w:ind w:right="174" w:hanging="673"/>
      </w:pPr>
      <w:r>
        <w:rPr>
          <w:spacing w:val="-4"/>
        </w:rPr>
        <w:t>Hardware</w:t>
      </w:r>
      <w:r>
        <w:rPr>
          <w:spacing w:val="-9"/>
        </w:rPr>
        <w:t xml:space="preserve"> </w:t>
      </w:r>
      <w:r>
        <w:rPr>
          <w:spacing w:val="-4"/>
        </w:rPr>
        <w:t xml:space="preserve">is </w:t>
      </w:r>
      <w:r>
        <w:rPr>
          <w:spacing w:val="-2"/>
        </w:rPr>
        <w:t>damaged</w:t>
      </w:r>
    </w:p>
    <w:p w14:paraId="4C3C7879" w14:textId="77777777" w:rsidR="000655EC" w:rsidRDefault="00000000">
      <w:pPr>
        <w:pStyle w:val="Textkrper"/>
        <w:spacing w:before="13" w:line="216" w:lineRule="auto"/>
        <w:ind w:left="265" w:right="257"/>
      </w:pPr>
      <w:r>
        <w:br w:type="column"/>
      </w:r>
      <w:r>
        <w:t>One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project staff are not available</w:t>
      </w:r>
    </w:p>
    <w:p w14:paraId="4C3C787A" w14:textId="77777777" w:rsidR="000655EC" w:rsidRDefault="00000000">
      <w:pPr>
        <w:pStyle w:val="Textkrper"/>
        <w:spacing w:before="270" w:line="216" w:lineRule="auto"/>
        <w:ind w:left="265" w:right="257"/>
      </w:pPr>
      <w:r>
        <w:t>The</w:t>
      </w:r>
      <w:r>
        <w:rPr>
          <w:spacing w:val="-13"/>
        </w:rPr>
        <w:t xml:space="preserve"> </w:t>
      </w:r>
      <w:r>
        <w:t>advisor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 xml:space="preserve">not </w:t>
      </w:r>
      <w:r>
        <w:rPr>
          <w:spacing w:val="-2"/>
        </w:rPr>
        <w:t>available</w:t>
      </w:r>
    </w:p>
    <w:p w14:paraId="4C3C787B" w14:textId="77777777" w:rsidR="000655EC" w:rsidRDefault="00000000">
      <w:pPr>
        <w:pStyle w:val="Textkrper"/>
        <w:spacing w:line="216" w:lineRule="auto"/>
        <w:ind w:left="265" w:right="27"/>
      </w:pPr>
      <w:r>
        <w:rPr>
          <w:spacing w:val="-2"/>
        </w:rPr>
        <w:t>Mismatch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 xml:space="preserve">versions; </w:t>
      </w:r>
      <w:r>
        <w:t>new library versions break the code</w:t>
      </w:r>
    </w:p>
    <w:p w14:paraId="4C3C787C" w14:textId="77777777" w:rsidR="000655EC" w:rsidRDefault="00000000">
      <w:pPr>
        <w:pStyle w:val="Textkrper"/>
        <w:spacing w:before="269" w:line="216" w:lineRule="auto"/>
        <w:ind w:left="265"/>
      </w:pPr>
      <w:r>
        <w:t xml:space="preserve">The laptops or other </w:t>
      </w:r>
      <w:r>
        <w:rPr>
          <w:spacing w:val="-2"/>
        </w:rPr>
        <w:t>material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damaged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 xml:space="preserve">need repairs or </w:t>
      </w:r>
      <w:r>
        <w:rPr>
          <w:spacing w:val="-2"/>
        </w:rPr>
        <w:t>replacement</w:t>
      </w:r>
    </w:p>
    <w:p w14:paraId="4C3C787D" w14:textId="77777777" w:rsidR="000655EC" w:rsidRDefault="00000000">
      <w:pPr>
        <w:pStyle w:val="Textkrper"/>
        <w:tabs>
          <w:tab w:val="left" w:pos="1870"/>
        </w:tabs>
        <w:spacing w:line="292" w:lineRule="exact"/>
        <w:ind w:left="214"/>
      </w:pPr>
      <w:r>
        <w:br w:type="column"/>
      </w:r>
      <w:r>
        <w:rPr>
          <w:spacing w:val="-2"/>
        </w:rPr>
        <w:lastRenderedPageBreak/>
        <w:t>Accept</w:t>
      </w:r>
      <w:r>
        <w:tab/>
        <w:t>Document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happens</w:t>
      </w:r>
    </w:p>
    <w:p w14:paraId="4C3C787E" w14:textId="77777777" w:rsidR="000655EC" w:rsidRDefault="000655EC">
      <w:pPr>
        <w:pStyle w:val="Textkrper"/>
        <w:spacing w:before="232"/>
      </w:pPr>
    </w:p>
    <w:p w14:paraId="4C3C787F" w14:textId="77777777" w:rsidR="000655EC" w:rsidRDefault="00000000">
      <w:pPr>
        <w:pStyle w:val="Textkrper"/>
        <w:tabs>
          <w:tab w:val="left" w:pos="1870"/>
        </w:tabs>
        <w:spacing w:line="216" w:lineRule="auto"/>
        <w:ind w:left="1870" w:right="1076" w:hanging="1657"/>
      </w:pPr>
      <w:r>
        <w:rPr>
          <w:spacing w:val="-2"/>
        </w:rPr>
        <w:t>Transfer</w:t>
      </w:r>
      <w:r>
        <w:tab/>
      </w:r>
      <w:r>
        <w:rPr>
          <w:spacing w:val="-2"/>
        </w:rPr>
        <w:t>Advisor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define</w:t>
      </w:r>
      <w:r>
        <w:rPr>
          <w:spacing w:val="-10"/>
        </w:rPr>
        <w:t xml:space="preserve"> </w:t>
      </w:r>
      <w:r>
        <w:rPr>
          <w:spacing w:val="-2"/>
        </w:rPr>
        <w:t>emergency replacement</w:t>
      </w:r>
    </w:p>
    <w:p w14:paraId="4C3C7880" w14:textId="77777777" w:rsidR="000655EC" w:rsidRDefault="00000000">
      <w:pPr>
        <w:pStyle w:val="Textkrper"/>
        <w:tabs>
          <w:tab w:val="left" w:pos="1870"/>
        </w:tabs>
        <w:spacing w:line="216" w:lineRule="auto"/>
        <w:ind w:left="1870" w:right="1053" w:hanging="1657"/>
      </w:pPr>
      <w:r>
        <w:rPr>
          <w:spacing w:val="-2"/>
        </w:rPr>
        <w:t>Accept</w:t>
      </w:r>
      <w:r>
        <w:tab/>
        <w:t>Run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 xml:space="preserve">times; have test cases </w:t>
      </w:r>
      <w:r>
        <w:t xml:space="preserve">(e.g., unit </w:t>
      </w:r>
      <w:r>
        <w:rPr>
          <w:spacing w:val="-2"/>
        </w:rPr>
        <w:t>tests)</w:t>
      </w:r>
    </w:p>
    <w:p w14:paraId="4C3C7881" w14:textId="77777777" w:rsidR="000655EC" w:rsidRDefault="00000000">
      <w:pPr>
        <w:pStyle w:val="Textkrper"/>
        <w:tabs>
          <w:tab w:val="left" w:pos="1870"/>
        </w:tabs>
        <w:spacing w:before="269" w:line="216" w:lineRule="auto"/>
        <w:ind w:left="1870" w:right="1076" w:hanging="1657"/>
      </w:pPr>
      <w:r>
        <w:rPr>
          <w:spacing w:val="-2"/>
        </w:rPr>
        <w:t>Reduce</w:t>
      </w:r>
      <w:r>
        <w:tab/>
        <w:t xml:space="preserve">Second laptop; code on </w:t>
      </w:r>
      <w:r>
        <w:rPr>
          <w:spacing w:val="-4"/>
        </w:rPr>
        <w:t>GitHub/Miro/Teams/Outlook</w:t>
      </w:r>
    </w:p>
    <w:p w14:paraId="4C3C7882" w14:textId="77777777" w:rsidR="000655EC" w:rsidRDefault="000655EC">
      <w:pPr>
        <w:pStyle w:val="Textkrper"/>
      </w:pPr>
    </w:p>
    <w:p w14:paraId="4C3C7883" w14:textId="77777777" w:rsidR="000655EC" w:rsidRDefault="000655EC">
      <w:pPr>
        <w:pStyle w:val="Textkrper"/>
        <w:spacing w:before="55"/>
      </w:pPr>
    </w:p>
    <w:p w14:paraId="4C3C7884" w14:textId="77777777" w:rsidR="000655EC" w:rsidRDefault="00000000">
      <w:pPr>
        <w:ind w:left="24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C3C7C6A" wp14:editId="4C3C7C6B">
                <wp:simplePos x="0" y="0"/>
                <wp:positionH relativeFrom="page">
                  <wp:posOffset>650341</wp:posOffset>
                </wp:positionH>
                <wp:positionV relativeFrom="paragraph">
                  <wp:posOffset>-34776</wp:posOffset>
                </wp:positionV>
                <wp:extent cx="625983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9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9830">
                              <a:moveTo>
                                <a:pt x="0" y="0"/>
                              </a:moveTo>
                              <a:lnTo>
                                <a:pt x="6259322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A8987" id="Graphic 31" o:spid="_x0000_s1026" style="position:absolute;margin-left:51.2pt;margin-top:-2.75pt;width:492.9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9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" path="m,l6259322,e" filled="f" strokeweight=".19225mm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Continued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next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page</w:t>
      </w:r>
    </w:p>
    <w:p w14:paraId="4C3C7885" w14:textId="77777777" w:rsidR="000655EC" w:rsidRDefault="000655EC">
      <w:pPr>
        <w:rPr>
          <w:sz w:val="20"/>
        </w:rPr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2587" w:space="40"/>
            <w:col w:w="2801" w:space="39"/>
            <w:col w:w="5735"/>
          </w:cols>
        </w:sectPr>
      </w:pPr>
    </w:p>
    <w:p w14:paraId="4C3C7886" w14:textId="77777777" w:rsidR="000655EC" w:rsidRDefault="000655EC">
      <w:pPr>
        <w:pStyle w:val="Textkrper"/>
        <w:spacing w:before="112"/>
        <w:rPr>
          <w:sz w:val="20"/>
        </w:rPr>
      </w:pPr>
    </w:p>
    <w:tbl>
      <w:tblPr>
        <w:tblW w:w="0" w:type="auto"/>
        <w:tblInd w:w="3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3"/>
        <w:gridCol w:w="1623"/>
        <w:gridCol w:w="2803"/>
        <w:gridCol w:w="1583"/>
        <w:gridCol w:w="3133"/>
      </w:tblGrid>
      <w:tr w:rsidR="000655EC" w14:paraId="4C3C788C" w14:textId="77777777">
        <w:trPr>
          <w:trHeight w:val="376"/>
        </w:trPr>
        <w:tc>
          <w:tcPr>
            <w:tcW w:w="713" w:type="dxa"/>
            <w:tcBorders>
              <w:top w:val="single" w:sz="8" w:space="0" w:color="000000"/>
              <w:bottom w:val="single" w:sz="6" w:space="0" w:color="000000"/>
            </w:tcBorders>
          </w:tcPr>
          <w:p w14:paraId="4C3C7887" w14:textId="77777777" w:rsidR="000655EC" w:rsidRDefault="00000000">
            <w:pPr>
              <w:pStyle w:val="TableParagraph"/>
              <w:spacing w:before="45"/>
              <w:ind w:right="30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5"/>
              </w:rPr>
              <w:t>No.</w:t>
            </w:r>
          </w:p>
        </w:tc>
        <w:tc>
          <w:tcPr>
            <w:tcW w:w="1623" w:type="dxa"/>
            <w:tcBorders>
              <w:top w:val="single" w:sz="8" w:space="0" w:color="000000"/>
              <w:bottom w:val="single" w:sz="6" w:space="0" w:color="000000"/>
            </w:tcBorders>
          </w:tcPr>
          <w:p w14:paraId="4C3C7888" w14:textId="77777777" w:rsidR="000655EC" w:rsidRDefault="00000000">
            <w:pPr>
              <w:pStyle w:val="TableParagraph"/>
              <w:spacing w:before="45"/>
              <w:ind w:left="206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4"/>
              </w:rPr>
              <w:t>Risk</w:t>
            </w:r>
          </w:p>
        </w:tc>
        <w:tc>
          <w:tcPr>
            <w:tcW w:w="2803" w:type="dxa"/>
            <w:tcBorders>
              <w:top w:val="single" w:sz="8" w:space="0" w:color="000000"/>
              <w:bottom w:val="single" w:sz="6" w:space="0" w:color="000000"/>
            </w:tcBorders>
          </w:tcPr>
          <w:p w14:paraId="4C3C7889" w14:textId="77777777" w:rsidR="000655EC" w:rsidRDefault="00000000">
            <w:pPr>
              <w:pStyle w:val="TableParagraph"/>
              <w:spacing w:before="45"/>
              <w:ind w:left="239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6"/>
              </w:rPr>
              <w:t>Risk</w:t>
            </w:r>
            <w:r>
              <w:rPr>
                <w:rFonts w:ascii="Palatino Linotype"/>
                <w:b/>
                <w:spacing w:val="-7"/>
              </w:rPr>
              <w:t xml:space="preserve"> </w:t>
            </w:r>
            <w:r>
              <w:rPr>
                <w:rFonts w:ascii="Palatino Linotype"/>
                <w:b/>
                <w:spacing w:val="-2"/>
              </w:rPr>
              <w:t>Description</w:t>
            </w:r>
          </w:p>
        </w:tc>
        <w:tc>
          <w:tcPr>
            <w:tcW w:w="1583" w:type="dxa"/>
            <w:tcBorders>
              <w:top w:val="single" w:sz="8" w:space="0" w:color="000000"/>
              <w:bottom w:val="single" w:sz="6" w:space="0" w:color="000000"/>
            </w:tcBorders>
          </w:tcPr>
          <w:p w14:paraId="4C3C788A" w14:textId="77777777" w:rsidR="000655EC" w:rsidRDefault="00000000">
            <w:pPr>
              <w:pStyle w:val="TableParagraph"/>
              <w:spacing w:before="45"/>
              <w:ind w:left="227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  <w:w w:val="105"/>
              </w:rPr>
              <w:t>Treatment</w:t>
            </w:r>
          </w:p>
        </w:tc>
        <w:tc>
          <w:tcPr>
            <w:tcW w:w="3133" w:type="dxa"/>
            <w:tcBorders>
              <w:top w:val="single" w:sz="8" w:space="0" w:color="000000"/>
              <w:bottom w:val="single" w:sz="6" w:space="0" w:color="000000"/>
            </w:tcBorders>
          </w:tcPr>
          <w:p w14:paraId="4C3C788B" w14:textId="77777777" w:rsidR="000655EC" w:rsidRDefault="00000000">
            <w:pPr>
              <w:pStyle w:val="TableParagraph"/>
              <w:spacing w:before="45"/>
              <w:ind w:left="300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Treatment</w:t>
            </w:r>
            <w:r>
              <w:rPr>
                <w:rFonts w:ascii="Palatino Linotype"/>
                <w:b/>
                <w:spacing w:val="1"/>
              </w:rPr>
              <w:t xml:space="preserve"> </w:t>
            </w:r>
            <w:r>
              <w:rPr>
                <w:rFonts w:ascii="Palatino Linotype"/>
                <w:b/>
                <w:spacing w:val="-2"/>
              </w:rPr>
              <w:t>Description</w:t>
            </w:r>
          </w:p>
        </w:tc>
      </w:tr>
      <w:tr w:rsidR="000655EC" w14:paraId="4C3C7892" w14:textId="77777777">
        <w:trPr>
          <w:trHeight w:val="328"/>
        </w:trPr>
        <w:tc>
          <w:tcPr>
            <w:tcW w:w="713" w:type="dxa"/>
            <w:tcBorders>
              <w:top w:val="single" w:sz="6" w:space="0" w:color="000000"/>
            </w:tcBorders>
          </w:tcPr>
          <w:p w14:paraId="4C3C788D" w14:textId="77777777" w:rsidR="000655EC" w:rsidRDefault="00000000">
            <w:pPr>
              <w:pStyle w:val="TableParagraph"/>
              <w:spacing w:before="48" w:line="260" w:lineRule="exact"/>
              <w:ind w:right="30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1623" w:type="dxa"/>
            <w:tcBorders>
              <w:top w:val="single" w:sz="6" w:space="0" w:color="000000"/>
            </w:tcBorders>
          </w:tcPr>
          <w:p w14:paraId="4C3C788E" w14:textId="77777777" w:rsidR="000655EC" w:rsidRDefault="00000000">
            <w:pPr>
              <w:pStyle w:val="TableParagraph"/>
              <w:spacing w:before="48" w:line="260" w:lineRule="exact"/>
              <w:ind w:left="206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related</w:t>
            </w:r>
          </w:p>
        </w:tc>
        <w:tc>
          <w:tcPr>
            <w:tcW w:w="2803" w:type="dxa"/>
            <w:tcBorders>
              <w:top w:val="single" w:sz="6" w:space="0" w:color="000000"/>
            </w:tcBorders>
          </w:tcPr>
          <w:p w14:paraId="4C3C788F" w14:textId="77777777" w:rsidR="000655EC" w:rsidRDefault="00000000">
            <w:pPr>
              <w:pStyle w:val="TableParagraph"/>
              <w:spacing w:before="48" w:line="260" w:lineRule="exact"/>
              <w:ind w:left="239"/>
            </w:pPr>
            <w:r>
              <w:t>Bias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data;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enough</w:t>
            </w:r>
          </w:p>
        </w:tc>
        <w:tc>
          <w:tcPr>
            <w:tcW w:w="1583" w:type="dxa"/>
            <w:tcBorders>
              <w:top w:val="single" w:sz="6" w:space="0" w:color="000000"/>
            </w:tcBorders>
          </w:tcPr>
          <w:p w14:paraId="4C3C7890" w14:textId="77777777" w:rsidR="000655EC" w:rsidRDefault="00000000">
            <w:pPr>
              <w:pStyle w:val="TableParagraph"/>
              <w:spacing w:before="48" w:line="260" w:lineRule="exact"/>
              <w:ind w:left="227"/>
            </w:pPr>
            <w:r>
              <w:rPr>
                <w:spacing w:val="-2"/>
              </w:rPr>
              <w:t>Accept</w:t>
            </w:r>
          </w:p>
        </w:tc>
        <w:tc>
          <w:tcPr>
            <w:tcW w:w="3133" w:type="dxa"/>
            <w:tcBorders>
              <w:top w:val="single" w:sz="6" w:space="0" w:color="000000"/>
            </w:tcBorders>
          </w:tcPr>
          <w:p w14:paraId="4C3C7891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C3C7893" w14:textId="77777777" w:rsidR="000655EC" w:rsidRDefault="000655EC">
      <w:pPr>
        <w:pStyle w:val="TableParagraph"/>
        <w:rPr>
          <w:rFonts w:ascii="Times New Roman"/>
          <w:sz w:val="20"/>
        </w:rPr>
        <w:sectPr w:rsidR="000655EC">
          <w:pgSz w:w="11910" w:h="16840"/>
          <w:pgMar w:top="440" w:right="0" w:bottom="180" w:left="708" w:header="0" w:footer="0" w:gutter="0"/>
          <w:cols w:space="720"/>
        </w:sectPr>
      </w:pPr>
    </w:p>
    <w:p w14:paraId="4C3C7894" w14:textId="77777777" w:rsidR="000655EC" w:rsidRDefault="00000000">
      <w:pPr>
        <w:pStyle w:val="Listenabsatz"/>
        <w:numPr>
          <w:ilvl w:val="0"/>
          <w:numId w:val="12"/>
        </w:numPr>
        <w:tabs>
          <w:tab w:val="left" w:pos="1235"/>
        </w:tabs>
        <w:spacing w:before="275" w:line="216" w:lineRule="auto"/>
        <w:ind w:right="157"/>
      </w:pPr>
      <w:r>
        <w:rPr>
          <w:spacing w:val="-4"/>
        </w:rPr>
        <w:t>Not reproducible work</w:t>
      </w:r>
    </w:p>
    <w:p w14:paraId="4C3C7895" w14:textId="77777777" w:rsidR="000655EC" w:rsidRDefault="00000000">
      <w:pPr>
        <w:pStyle w:val="Listenabsatz"/>
        <w:numPr>
          <w:ilvl w:val="0"/>
          <w:numId w:val="12"/>
        </w:numPr>
        <w:tabs>
          <w:tab w:val="left" w:pos="1235"/>
        </w:tabs>
        <w:spacing w:line="216" w:lineRule="auto"/>
        <w:ind w:hanging="678"/>
      </w:pPr>
      <w:r>
        <w:t>Plagiarism or wrong</w:t>
      </w:r>
      <w:r>
        <w:rPr>
          <w:spacing w:val="-11"/>
        </w:rPr>
        <w:t xml:space="preserve"> </w:t>
      </w:r>
      <w:r>
        <w:rPr>
          <w:spacing w:val="-2"/>
        </w:rPr>
        <w:t>citation</w:t>
      </w:r>
    </w:p>
    <w:p w14:paraId="4C3C7896" w14:textId="77777777" w:rsidR="000655EC" w:rsidRDefault="00000000">
      <w:pPr>
        <w:pStyle w:val="Textkrper"/>
        <w:spacing w:line="268" w:lineRule="exact"/>
        <w:ind w:left="202"/>
      </w:pPr>
      <w:r>
        <w:br w:type="column"/>
      </w:r>
      <w:r>
        <w:rPr>
          <w:spacing w:val="-4"/>
        </w:rPr>
        <w:t>data</w:t>
      </w:r>
    </w:p>
    <w:p w14:paraId="4C3C7897" w14:textId="77777777" w:rsidR="000655EC" w:rsidRDefault="00000000">
      <w:pPr>
        <w:pStyle w:val="Textkrper"/>
        <w:spacing w:before="7" w:line="216" w:lineRule="auto"/>
        <w:ind w:left="202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work</w:t>
      </w:r>
      <w:r>
        <w:rPr>
          <w:spacing w:val="-11"/>
        </w:rPr>
        <w:t xml:space="preserve"> </w:t>
      </w:r>
      <w:r>
        <w:rPr>
          <w:spacing w:val="-2"/>
        </w:rPr>
        <w:t>provided</w:t>
      </w:r>
      <w:r>
        <w:rPr>
          <w:spacing w:val="-11"/>
        </w:rPr>
        <w:t xml:space="preserve"> </w:t>
      </w:r>
      <w:r>
        <w:rPr>
          <w:spacing w:val="-2"/>
        </w:rPr>
        <w:t xml:space="preserve">cannot </w:t>
      </w:r>
      <w:r>
        <w:t>be reproduced</w:t>
      </w:r>
    </w:p>
    <w:p w14:paraId="4C3C7898" w14:textId="77777777" w:rsidR="000655EC" w:rsidRDefault="00000000">
      <w:pPr>
        <w:pStyle w:val="Textkrper"/>
        <w:spacing w:before="256" w:line="216" w:lineRule="auto"/>
        <w:ind w:left="202"/>
      </w:pPr>
      <w:r>
        <w:rPr>
          <w:spacing w:val="-2"/>
        </w:rPr>
        <w:t>Unallowed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1"/>
        </w:rPr>
        <w:t xml:space="preserve"> </w:t>
      </w:r>
      <w:r>
        <w:rPr>
          <w:spacing w:val="-2"/>
        </w:rPr>
        <w:t xml:space="preserve">undeclared </w:t>
      </w:r>
      <w:r>
        <w:t>usage of sources</w:t>
      </w:r>
    </w:p>
    <w:p w14:paraId="4C3C7899" w14:textId="77777777" w:rsidR="000655EC" w:rsidRDefault="00000000">
      <w:pPr>
        <w:pStyle w:val="Textkrper"/>
        <w:tabs>
          <w:tab w:val="left" w:pos="1855"/>
        </w:tabs>
        <w:spacing w:before="275" w:line="216" w:lineRule="auto"/>
        <w:ind w:left="1855" w:right="1505" w:hanging="1657"/>
      </w:pPr>
      <w:r>
        <w:br w:type="column"/>
      </w:r>
      <w:r>
        <w:rPr>
          <w:spacing w:val="-2"/>
        </w:rPr>
        <w:t>Reduce</w:t>
      </w:r>
      <w:r>
        <w:tab/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steps;</w:t>
      </w:r>
      <w:r>
        <w:rPr>
          <w:spacing w:val="-10"/>
        </w:rPr>
        <w:t xml:space="preserve"> </w:t>
      </w:r>
      <w:r>
        <w:rPr>
          <w:spacing w:val="-2"/>
        </w:rPr>
        <w:t xml:space="preserve">upload </w:t>
      </w:r>
      <w:r>
        <w:t>versions on GitHub</w:t>
      </w:r>
    </w:p>
    <w:p w14:paraId="4C3C789A" w14:textId="77777777" w:rsidR="000655EC" w:rsidRDefault="00000000">
      <w:pPr>
        <w:pStyle w:val="Textkrper"/>
        <w:tabs>
          <w:tab w:val="left" w:pos="1855"/>
        </w:tabs>
        <w:spacing w:before="247"/>
        <w:ind w:left="199"/>
      </w:pPr>
      <w:r>
        <w:rPr>
          <w:spacing w:val="-2"/>
        </w:rPr>
        <w:t>Reduce</w:t>
      </w:r>
      <w:r>
        <w:tab/>
        <w:t>Use</w:t>
      </w:r>
      <w:r>
        <w:rPr>
          <w:spacing w:val="-12"/>
        </w:rPr>
        <w:t xml:space="preserve"> </w:t>
      </w:r>
      <w:r>
        <w:t>citation;</w:t>
      </w:r>
      <w:r>
        <w:rPr>
          <w:spacing w:val="-11"/>
        </w:rPr>
        <w:t xml:space="preserve"> </w:t>
      </w:r>
      <w:r>
        <w:rPr>
          <w:spacing w:val="-2"/>
        </w:rPr>
        <w:t>bibliography</w:t>
      </w:r>
    </w:p>
    <w:p w14:paraId="4C3C789B" w14:textId="77777777" w:rsidR="000655EC" w:rsidRDefault="000655EC">
      <w:pPr>
        <w:pStyle w:val="Textkrper"/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2650" w:space="40"/>
            <w:col w:w="2754" w:space="39"/>
            <w:col w:w="5719"/>
          </w:cols>
        </w:sectPr>
      </w:pPr>
    </w:p>
    <w:p w14:paraId="4C3C789C" w14:textId="77777777" w:rsidR="000655EC" w:rsidRDefault="00000000">
      <w:pPr>
        <w:pStyle w:val="Listenabsatz"/>
        <w:numPr>
          <w:ilvl w:val="0"/>
          <w:numId w:val="12"/>
        </w:numPr>
        <w:tabs>
          <w:tab w:val="left" w:pos="1235"/>
          <w:tab w:val="left" w:pos="2891"/>
        </w:tabs>
        <w:spacing w:line="261" w:lineRule="exact"/>
        <w:ind w:hanging="680"/>
      </w:pPr>
      <w:r>
        <w:rPr>
          <w:spacing w:val="-2"/>
        </w:rPr>
        <w:t>Copyright</w:t>
      </w:r>
      <w:r>
        <w:tab/>
      </w:r>
      <w:r>
        <w:rPr>
          <w:spacing w:val="-2"/>
        </w:rPr>
        <w:t xml:space="preserve">Used literature </w:t>
      </w:r>
      <w:r>
        <w:rPr>
          <w:spacing w:val="-5"/>
        </w:rPr>
        <w:t>or</w:t>
      </w:r>
    </w:p>
    <w:p w14:paraId="4C3C789D" w14:textId="77777777" w:rsidR="000655EC" w:rsidRDefault="00000000">
      <w:pPr>
        <w:pStyle w:val="Textkrper"/>
        <w:spacing w:line="216" w:lineRule="auto"/>
        <w:ind w:left="2892" w:right="38"/>
      </w:pPr>
      <w:r>
        <w:rPr>
          <w:spacing w:val="-2"/>
        </w:rPr>
        <w:t>materials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are restricted</w:t>
      </w:r>
    </w:p>
    <w:p w14:paraId="4C3C789E" w14:textId="77777777" w:rsidR="000655EC" w:rsidRDefault="00000000">
      <w:pPr>
        <w:pStyle w:val="Textkrper"/>
        <w:spacing w:line="277" w:lineRule="exact"/>
        <w:ind w:left="555"/>
      </w:pPr>
      <w:r>
        <w:br w:type="column"/>
      </w:r>
      <w:r>
        <w:rPr>
          <w:spacing w:val="-2"/>
        </w:rPr>
        <w:t>Accept</w:t>
      </w:r>
    </w:p>
    <w:p w14:paraId="4C3C789F" w14:textId="77777777" w:rsidR="000655EC" w:rsidRDefault="000655EC">
      <w:pPr>
        <w:pStyle w:val="Textkrper"/>
        <w:spacing w:line="277" w:lineRule="exact"/>
        <w:sectPr w:rsidR="000655EC">
          <w:type w:val="continuous"/>
          <w:pgSz w:w="11910" w:h="16840"/>
          <w:pgMar w:top="0" w:right="0" w:bottom="280" w:left="708" w:header="0" w:footer="0" w:gutter="0"/>
          <w:cols w:num="2" w:space="720" w:equalWidth="0">
            <w:col w:w="4857" w:space="270"/>
            <w:col w:w="6075"/>
          </w:cols>
        </w:sectPr>
      </w:pPr>
    </w:p>
    <w:p w14:paraId="4C3C78A0" w14:textId="77777777" w:rsidR="000655EC" w:rsidRDefault="00000000">
      <w:pPr>
        <w:pStyle w:val="Listenabsatz"/>
        <w:numPr>
          <w:ilvl w:val="0"/>
          <w:numId w:val="12"/>
        </w:numPr>
        <w:tabs>
          <w:tab w:val="left" w:pos="1235"/>
        </w:tabs>
        <w:spacing w:before="6" w:line="216" w:lineRule="auto"/>
        <w:ind w:right="1"/>
      </w:pPr>
      <w:r>
        <w:t xml:space="preserve">Bad commu-nication with </w:t>
      </w:r>
      <w:r>
        <w:rPr>
          <w:spacing w:val="-2"/>
        </w:rPr>
        <w:t>stakeholder</w:t>
      </w:r>
      <w:r>
        <w:rPr>
          <w:spacing w:val="-11"/>
        </w:rPr>
        <w:t xml:space="preserve"> </w:t>
      </w:r>
      <w:r>
        <w:rPr>
          <w:spacing w:val="-2"/>
        </w:rPr>
        <w:t>or advisor</w:t>
      </w:r>
    </w:p>
    <w:p w14:paraId="4C3C78A1" w14:textId="77777777" w:rsidR="000655EC" w:rsidRDefault="00000000">
      <w:pPr>
        <w:pStyle w:val="Listenabsatz"/>
        <w:numPr>
          <w:ilvl w:val="0"/>
          <w:numId w:val="12"/>
        </w:numPr>
        <w:tabs>
          <w:tab w:val="left" w:pos="1235"/>
        </w:tabs>
        <w:spacing w:line="216" w:lineRule="auto"/>
        <w:ind w:hanging="676"/>
      </w:pPr>
      <w:r>
        <w:rPr>
          <w:spacing w:val="-2"/>
        </w:rPr>
        <w:t>Insufficient exchange</w:t>
      </w:r>
      <w:r>
        <w:rPr>
          <w:spacing w:val="-11"/>
        </w:rPr>
        <w:t xml:space="preserve"> </w:t>
      </w:r>
      <w:r>
        <w:rPr>
          <w:spacing w:val="-2"/>
        </w:rPr>
        <w:t>with external partners</w:t>
      </w:r>
    </w:p>
    <w:p w14:paraId="4C3C78A2" w14:textId="77777777" w:rsidR="000655EC" w:rsidRDefault="00000000">
      <w:pPr>
        <w:pStyle w:val="Listenabsatz"/>
        <w:numPr>
          <w:ilvl w:val="0"/>
          <w:numId w:val="12"/>
        </w:numPr>
        <w:tabs>
          <w:tab w:val="left" w:pos="1235"/>
        </w:tabs>
        <w:spacing w:line="216" w:lineRule="auto"/>
        <w:ind w:right="211"/>
      </w:pPr>
      <w:r>
        <w:rPr>
          <w:spacing w:val="-2"/>
        </w:rPr>
        <w:t xml:space="preserve">Unforeseen </w:t>
      </w:r>
      <w:r>
        <w:t>family</w:t>
      </w:r>
      <w:r>
        <w:rPr>
          <w:spacing w:val="-13"/>
        </w:rPr>
        <w:t xml:space="preserve"> </w:t>
      </w:r>
      <w:r>
        <w:rPr>
          <w:spacing w:val="-2"/>
        </w:rPr>
        <w:t>crisis</w:t>
      </w:r>
    </w:p>
    <w:p w14:paraId="4C3C78A3" w14:textId="77777777" w:rsidR="000655EC" w:rsidRDefault="00000000">
      <w:pPr>
        <w:pStyle w:val="Listenabsatz"/>
        <w:numPr>
          <w:ilvl w:val="0"/>
          <w:numId w:val="12"/>
        </w:numPr>
        <w:tabs>
          <w:tab w:val="left" w:pos="1235"/>
        </w:tabs>
        <w:spacing w:line="216" w:lineRule="auto"/>
        <w:ind w:right="81"/>
      </w:pPr>
      <w:r>
        <w:rPr>
          <w:spacing w:val="-2"/>
        </w:rPr>
        <w:t>General</w:t>
      </w:r>
      <w:r>
        <w:rPr>
          <w:spacing w:val="-11"/>
        </w:rPr>
        <w:t xml:space="preserve"> </w:t>
      </w:r>
      <w:r>
        <w:rPr>
          <w:spacing w:val="-2"/>
        </w:rPr>
        <w:t>force majeure</w:t>
      </w:r>
    </w:p>
    <w:p w14:paraId="4C3C78A4" w14:textId="77777777" w:rsidR="000655EC" w:rsidRDefault="00000000">
      <w:pPr>
        <w:pStyle w:val="Textkrper"/>
        <w:spacing w:before="6" w:line="216" w:lineRule="auto"/>
        <w:ind w:left="210" w:right="-5"/>
      </w:pPr>
      <w:r>
        <w:br w:type="column"/>
      </w:r>
      <w:r>
        <w:t>Advisor or stakeholders are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heard;</w:t>
      </w:r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inputs are ignored</w:t>
      </w:r>
    </w:p>
    <w:p w14:paraId="4C3C78A5" w14:textId="77777777" w:rsidR="000655EC" w:rsidRDefault="00000000">
      <w:pPr>
        <w:pStyle w:val="Textkrper"/>
        <w:spacing w:before="270" w:line="216" w:lineRule="auto"/>
        <w:ind w:left="210" w:right="-5"/>
      </w:pPr>
      <w:r>
        <w:t>External</w:t>
      </w:r>
      <w:r>
        <w:rPr>
          <w:spacing w:val="-13"/>
        </w:rPr>
        <w:t xml:space="preserve"> </w:t>
      </w:r>
      <w:r>
        <w:t>partners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 xml:space="preserve">not react, are delayed, or </w:t>
      </w:r>
      <w:r>
        <w:rPr>
          <w:spacing w:val="-2"/>
        </w:rPr>
        <w:t>communication</w:t>
      </w:r>
      <w:r>
        <w:rPr>
          <w:spacing w:val="-11"/>
        </w:rPr>
        <w:t xml:space="preserve"> </w:t>
      </w:r>
      <w:r>
        <w:rPr>
          <w:spacing w:val="-2"/>
        </w:rPr>
        <w:t xml:space="preserve">towards </w:t>
      </w:r>
      <w:r>
        <w:t xml:space="preserve">them is late or poor Unexpected crisis in </w:t>
      </w:r>
      <w:r>
        <w:rPr>
          <w:spacing w:val="-2"/>
        </w:rPr>
        <w:t>family</w:t>
      </w:r>
    </w:p>
    <w:p w14:paraId="4C3C78A6" w14:textId="77777777" w:rsidR="000655EC" w:rsidRDefault="00000000">
      <w:pPr>
        <w:pStyle w:val="Textkrper"/>
        <w:spacing w:line="216" w:lineRule="auto"/>
        <w:ind w:left="210" w:right="200"/>
        <w:jc w:val="both"/>
      </w:pPr>
      <w:r>
        <w:t>Events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be influenced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very</w:t>
      </w:r>
      <w:r>
        <w:rPr>
          <w:spacing w:val="-13"/>
        </w:rPr>
        <w:t xml:space="preserve"> </w:t>
      </w:r>
      <w:r>
        <w:t>rare and very disruptive</w:t>
      </w:r>
    </w:p>
    <w:p w14:paraId="4C3C78A7" w14:textId="77777777" w:rsidR="000655EC" w:rsidRDefault="00000000">
      <w:pPr>
        <w:pStyle w:val="Textkrper"/>
        <w:tabs>
          <w:tab w:val="left" w:pos="1859"/>
        </w:tabs>
        <w:spacing w:line="285" w:lineRule="exact"/>
        <w:ind w:left="203"/>
      </w:pPr>
      <w:r>
        <w:br w:type="column"/>
      </w:r>
      <w:r>
        <w:rPr>
          <w:spacing w:val="-2"/>
        </w:rPr>
        <w:t>Reduce</w:t>
      </w:r>
      <w:r>
        <w:tab/>
      </w:r>
      <w:r>
        <w:rPr>
          <w:spacing w:val="-2"/>
        </w:rPr>
        <w:t>Weekly</w:t>
      </w:r>
      <w:r>
        <w:rPr>
          <w:spacing w:val="-8"/>
        </w:rPr>
        <w:t xml:space="preserve"> </w:t>
      </w:r>
      <w:r>
        <w:rPr>
          <w:spacing w:val="-2"/>
        </w:rPr>
        <w:t>advisor</w:t>
      </w:r>
      <w:r>
        <w:rPr>
          <w:spacing w:val="-8"/>
        </w:rPr>
        <w:t xml:space="preserve"> </w:t>
      </w:r>
      <w:r>
        <w:rPr>
          <w:spacing w:val="-2"/>
        </w:rPr>
        <w:t>meetings</w:t>
      </w:r>
    </w:p>
    <w:p w14:paraId="4C3C78A8" w14:textId="77777777" w:rsidR="000655EC" w:rsidRDefault="000655EC">
      <w:pPr>
        <w:pStyle w:val="Textkrper"/>
      </w:pPr>
    </w:p>
    <w:p w14:paraId="4C3C78A9" w14:textId="77777777" w:rsidR="000655EC" w:rsidRDefault="000655EC">
      <w:pPr>
        <w:pStyle w:val="Textkrper"/>
        <w:spacing w:before="179"/>
      </w:pPr>
    </w:p>
    <w:p w14:paraId="4C3C78AA" w14:textId="77777777" w:rsidR="000655EC" w:rsidRDefault="00000000">
      <w:pPr>
        <w:pStyle w:val="Textkrper"/>
        <w:tabs>
          <w:tab w:val="left" w:pos="1859"/>
        </w:tabs>
        <w:ind w:left="203"/>
      </w:pPr>
      <w:r>
        <w:rPr>
          <w:spacing w:val="-2"/>
        </w:rPr>
        <w:t>Reduce</w:t>
      </w:r>
      <w:r>
        <w:tab/>
      </w:r>
      <w:r>
        <w:rPr>
          <w:spacing w:val="-2"/>
        </w:rPr>
        <w:t>Stakeholders in</w:t>
      </w:r>
      <w:r>
        <w:rPr>
          <w:spacing w:val="-1"/>
        </w:rPr>
        <w:t xml:space="preserve"> </w:t>
      </w:r>
      <w:r>
        <w:rPr>
          <w:spacing w:val="-2"/>
        </w:rPr>
        <w:t>Scrum</w:t>
      </w:r>
      <w:r>
        <w:rPr>
          <w:spacing w:val="-1"/>
        </w:rPr>
        <w:t xml:space="preserve"> </w:t>
      </w:r>
      <w:r>
        <w:rPr>
          <w:spacing w:val="-4"/>
        </w:rPr>
        <w:t>team</w:t>
      </w:r>
    </w:p>
    <w:p w14:paraId="4C3C78AB" w14:textId="77777777" w:rsidR="000655EC" w:rsidRDefault="000655EC">
      <w:pPr>
        <w:pStyle w:val="Textkrper"/>
      </w:pPr>
    </w:p>
    <w:p w14:paraId="4C3C78AC" w14:textId="77777777" w:rsidR="000655EC" w:rsidRDefault="000655EC">
      <w:pPr>
        <w:pStyle w:val="Textkrper"/>
        <w:spacing w:before="201"/>
      </w:pPr>
    </w:p>
    <w:p w14:paraId="4C3C78AD" w14:textId="77777777" w:rsidR="000655EC" w:rsidRDefault="00000000">
      <w:pPr>
        <w:pStyle w:val="Textkrper"/>
        <w:tabs>
          <w:tab w:val="left" w:pos="1859"/>
        </w:tabs>
        <w:spacing w:before="1" w:line="216" w:lineRule="auto"/>
        <w:ind w:left="1859" w:right="1218" w:hanging="1657"/>
      </w:pPr>
      <w:r>
        <w:rPr>
          <w:spacing w:val="-2"/>
        </w:rPr>
        <w:t>Accept</w:t>
      </w:r>
      <w:r>
        <w:tab/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documented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Miro calendar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happens</w:t>
      </w:r>
    </w:p>
    <w:p w14:paraId="4C3C78AE" w14:textId="77777777" w:rsidR="000655EC" w:rsidRDefault="00000000">
      <w:pPr>
        <w:pStyle w:val="Textkrper"/>
        <w:tabs>
          <w:tab w:val="left" w:pos="1859"/>
        </w:tabs>
        <w:spacing w:line="216" w:lineRule="auto"/>
        <w:ind w:left="1859" w:right="1218" w:hanging="1657"/>
      </w:pPr>
      <w:r>
        <w:rPr>
          <w:spacing w:val="-2"/>
        </w:rPr>
        <w:t>Accept</w:t>
      </w:r>
      <w:r>
        <w:tab/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documented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Miro calendar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happens</w:t>
      </w:r>
    </w:p>
    <w:p w14:paraId="4C3C78AF" w14:textId="77777777" w:rsidR="000655EC" w:rsidRDefault="000655EC">
      <w:pPr>
        <w:pStyle w:val="Textkrper"/>
        <w:spacing w:line="216" w:lineRule="auto"/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2642" w:space="40"/>
            <w:col w:w="2758" w:space="39"/>
            <w:col w:w="5723"/>
          </w:cols>
        </w:sectPr>
      </w:pPr>
    </w:p>
    <w:p w14:paraId="4C3C78B0" w14:textId="77777777" w:rsidR="000655EC" w:rsidRDefault="00000000">
      <w:pPr>
        <w:spacing w:line="20" w:lineRule="exact"/>
        <w:ind w:left="3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3C7C6C" wp14:editId="4C3C7C6D">
                <wp:extent cx="6259830" cy="11430"/>
                <wp:effectExtent l="9525" t="0" r="0" b="762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830" cy="11430"/>
                          <a:chOff x="0" y="0"/>
                          <a:chExt cx="6259830" cy="1143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5543"/>
                            <a:ext cx="6259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>
                                <a:moveTo>
                                  <a:pt x="0" y="0"/>
                                </a:moveTo>
                                <a:lnTo>
                                  <a:pt x="6259322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2DEB0" id="Group 32" o:spid="_x0000_s1026" style="width:492.9pt;height:.9pt;mso-position-horizontal-relative:char;mso-position-vertical-relative:line" coordsize="6259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">
                <v:shape id="Graphic 33" o:spid="_x0000_s1027" style="position:absolute;top:55;width:62598;height:13;visibility:visible;mso-wrap-style:square;v-text-anchor:top" coordsize="6259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" path="m,l6259322,e" filled="f" strokeweight=".30797mm">
                  <v:path arrowok="t"/>
                </v:shape>
                <w10:anchorlock/>
              </v:group>
            </w:pict>
          </mc:Fallback>
        </mc:AlternateContent>
      </w:r>
    </w:p>
    <w:p w14:paraId="4C3C78B1" w14:textId="77777777" w:rsidR="000655EC" w:rsidRDefault="000655EC">
      <w:pPr>
        <w:pStyle w:val="Textkrper"/>
        <w:spacing w:before="72"/>
        <w:rPr>
          <w:sz w:val="24"/>
        </w:rPr>
      </w:pPr>
    </w:p>
    <w:p w14:paraId="4C3C78B2" w14:textId="18A0943E" w:rsidR="000655EC" w:rsidRDefault="00000000">
      <w:pPr>
        <w:pStyle w:val="berschrift3"/>
        <w:jc w:val="both"/>
        <w:rPr>
          <w:b w:val="0"/>
        </w:rPr>
      </w:pPr>
      <w:r>
        <w:rPr>
          <w:b w:val="0"/>
          <w:color w:val="687D91"/>
          <w:w w:val="80"/>
        </w:rPr>
        <w:t>Implementation</w:t>
      </w:r>
      <w:r>
        <w:rPr>
          <w:b w:val="0"/>
          <w:color w:val="687D91"/>
          <w:spacing w:val="31"/>
        </w:rPr>
        <w:t xml:space="preserve"> </w:t>
      </w:r>
      <w:r>
        <w:rPr>
          <w:b w:val="0"/>
          <w:color w:val="687D91"/>
          <w:w w:val="80"/>
        </w:rPr>
        <w:t>of</w:t>
      </w:r>
      <w:r>
        <w:rPr>
          <w:b w:val="0"/>
          <w:color w:val="687D91"/>
          <w:spacing w:val="32"/>
        </w:rPr>
        <w:t xml:space="preserve"> </w:t>
      </w:r>
      <w:r>
        <w:rPr>
          <w:b w:val="0"/>
          <w:color w:val="687D91"/>
          <w:w w:val="80"/>
        </w:rPr>
        <w:t>Risk</w:t>
      </w:r>
      <w:r>
        <w:rPr>
          <w:b w:val="0"/>
          <w:color w:val="687D91"/>
          <w:spacing w:val="32"/>
        </w:rPr>
        <w:t xml:space="preserve"> </w:t>
      </w:r>
      <w:r>
        <w:rPr>
          <w:b w:val="0"/>
          <w:color w:val="687D91"/>
          <w:w w:val="80"/>
        </w:rPr>
        <w:t>Mitigation</w:t>
      </w:r>
      <w:ins w:id="294" w:author="Ritley Kenneth" w:date="2025-12-09T05:48:00Z" w16du:dateUtc="2025-12-09T04:48:00Z">
        <w:r w:rsidR="001E7200">
          <w:rPr>
            <w:b w:val="0"/>
            <w:color w:val="687D91"/>
            <w:w w:val="80"/>
          </w:rPr>
          <w:t>s</w:t>
        </w:r>
      </w:ins>
      <w:r>
        <w:rPr>
          <w:b w:val="0"/>
          <w:color w:val="687D91"/>
          <w:spacing w:val="32"/>
        </w:rPr>
        <w:t xml:space="preserve"> </w:t>
      </w:r>
      <w:del w:id="295" w:author="Ritley Kenneth" w:date="2025-12-09T05:48:00Z" w16du:dateUtc="2025-12-09T04:48:00Z">
        <w:r w:rsidDel="001E7200">
          <w:rPr>
            <w:b w:val="0"/>
            <w:color w:val="687D91"/>
            <w:spacing w:val="-2"/>
            <w:w w:val="80"/>
          </w:rPr>
          <w:delText>Strategies</w:delText>
        </w:r>
      </w:del>
    </w:p>
    <w:p w14:paraId="4C3C78B3" w14:textId="77777777" w:rsidR="000655EC" w:rsidRDefault="00000000">
      <w:pPr>
        <w:pStyle w:val="Textkrper"/>
        <w:spacing w:before="147" w:line="216" w:lineRule="auto"/>
        <w:ind w:left="142" w:right="848"/>
        <w:jc w:val="both"/>
      </w:pPr>
      <w:r>
        <w:rPr>
          <w:spacing w:val="-2"/>
        </w:rPr>
        <w:t>Identifying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key</w:t>
      </w:r>
      <w:r>
        <w:rPr>
          <w:spacing w:val="-9"/>
        </w:rPr>
        <w:t xml:space="preserve"> </w:t>
      </w:r>
      <w:r>
        <w:rPr>
          <w:spacing w:val="-2"/>
        </w:rPr>
        <w:t>risks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first</w:t>
      </w:r>
      <w:r>
        <w:rPr>
          <w:spacing w:val="-9"/>
        </w:rPr>
        <w:t xml:space="preserve"> </w:t>
      </w:r>
      <w:r>
        <w:rPr>
          <w:spacing w:val="-2"/>
        </w:rPr>
        <w:t>step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overall</w:t>
      </w:r>
      <w:r>
        <w:rPr>
          <w:spacing w:val="-9"/>
        </w:rPr>
        <w:t xml:space="preserve"> </w:t>
      </w:r>
      <w:r>
        <w:rPr>
          <w:spacing w:val="-2"/>
        </w:rPr>
        <w:t>risk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  <w:r>
        <w:rPr>
          <w:spacing w:val="-9"/>
        </w:rPr>
        <w:t xml:space="preserve"> </w:t>
      </w:r>
      <w:r>
        <w:rPr>
          <w:spacing w:val="-2"/>
        </w:rPr>
        <w:t>approach;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followed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defin-</w:t>
      </w:r>
      <w:r>
        <w:t>ing measures for each of the risks.</w:t>
      </w:r>
      <w:r>
        <w:rPr>
          <w:spacing w:val="28"/>
        </w:rPr>
        <w:t xml:space="preserve"> </w:t>
      </w:r>
      <w:r>
        <w:t>In the following table, the implementation of these measures is doc-umented.</w:t>
      </w:r>
      <w:r>
        <w:rPr>
          <w:spacing w:val="40"/>
        </w:rPr>
        <w:t xml:space="preserve"> </w:t>
      </w:r>
      <w:r>
        <w:t>The measures have been implemented according to the strategies and descriptions outlined above. Table</w:t>
      </w:r>
      <w:r>
        <w:rPr>
          <w:spacing w:val="-1"/>
        </w:rPr>
        <w:t xml:space="preserve"> </w:t>
      </w:r>
      <w:hyperlink w:anchor="_bookmark26" w:history="1">
        <w:r w:rsidR="000655EC">
          <w:t>2.4</w:t>
        </w:r>
      </w:hyperlink>
      <w:r>
        <w:rPr>
          <w:spacing w:val="-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carried</w:t>
      </w:r>
      <w:r>
        <w:rPr>
          <w:spacing w:val="-1"/>
        </w:rPr>
        <w:t xml:space="preserve"> </w:t>
      </w:r>
      <w:r>
        <w:t>out.</w:t>
      </w:r>
    </w:p>
    <w:p w14:paraId="4C3C78B4" w14:textId="77777777" w:rsidR="000655EC" w:rsidRDefault="000655EC">
      <w:pPr>
        <w:pStyle w:val="Textkrper"/>
        <w:spacing w:before="69"/>
      </w:pPr>
    </w:p>
    <w:p w14:paraId="4C3C78B5" w14:textId="77777777" w:rsidR="000655EC" w:rsidRDefault="00000000">
      <w:pPr>
        <w:spacing w:before="1" w:after="3"/>
        <w:ind w:left="142"/>
        <w:jc w:val="both"/>
        <w:rPr>
          <w:rFonts w:ascii="Arial"/>
          <w:sz w:val="18"/>
        </w:rPr>
      </w:pPr>
      <w:bookmarkStart w:id="296" w:name="_bookmark26"/>
      <w:bookmarkEnd w:id="296"/>
      <w:r>
        <w:rPr>
          <w:rFonts w:ascii="Arial Black"/>
          <w:color w:val="687D91"/>
          <w:spacing w:val="-6"/>
          <w:sz w:val="18"/>
        </w:rPr>
        <w:t>Table</w:t>
      </w:r>
      <w:r>
        <w:rPr>
          <w:rFonts w:ascii="Arial Black"/>
          <w:color w:val="687D91"/>
          <w:spacing w:val="-7"/>
          <w:sz w:val="18"/>
        </w:rPr>
        <w:t xml:space="preserve"> </w:t>
      </w:r>
      <w:r>
        <w:rPr>
          <w:rFonts w:ascii="Arial Black"/>
          <w:color w:val="687D91"/>
          <w:spacing w:val="-6"/>
          <w:sz w:val="18"/>
        </w:rPr>
        <w:t>2.4.:</w:t>
      </w:r>
      <w:r>
        <w:rPr>
          <w:rFonts w:ascii="Arial Black"/>
          <w:color w:val="687D91"/>
          <w:spacing w:val="-7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Risk</w:t>
      </w:r>
      <w:r>
        <w:rPr>
          <w:rFonts w:ascii="Arial"/>
          <w:color w:val="687D91"/>
          <w:spacing w:val="1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Strategy</w:t>
      </w:r>
      <w:r>
        <w:rPr>
          <w:rFonts w:ascii="Arial"/>
          <w:color w:val="687D91"/>
          <w:spacing w:val="1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and</w:t>
      </w:r>
      <w:r>
        <w:rPr>
          <w:rFonts w:ascii="Arial"/>
          <w:color w:val="687D91"/>
          <w:spacing w:val="1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Action</w:t>
      </w:r>
      <w:r>
        <w:rPr>
          <w:rFonts w:ascii="Arial"/>
          <w:color w:val="687D91"/>
          <w:spacing w:val="1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Overview</w:t>
      </w:r>
    </w:p>
    <w:p w14:paraId="4C3C78B6" w14:textId="77777777" w:rsidR="000655EC" w:rsidRDefault="00000000">
      <w:pPr>
        <w:spacing w:line="20" w:lineRule="exact"/>
        <w:ind w:left="35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C3C7C6E" wp14:editId="4C3C7C6F">
                <wp:extent cx="6216015" cy="11430"/>
                <wp:effectExtent l="9525" t="0" r="3810" b="762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015" cy="11430"/>
                          <a:chOff x="0" y="0"/>
                          <a:chExt cx="6216015" cy="114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5543"/>
                            <a:ext cx="621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>
                                <a:moveTo>
                                  <a:pt x="0" y="0"/>
                                </a:moveTo>
                                <a:lnTo>
                                  <a:pt x="6215494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A579E" id="Group 34" o:spid="_x0000_s1026" style="width:489.45pt;height:.9pt;mso-position-horizontal-relative:char;mso-position-vertical-relative:line" coordsize="6216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">
                <v:shape id="Graphic 35" o:spid="_x0000_s1027" style="position:absolute;top:55;width:62160;height:13;visibility:visible;mso-wrap-style:square;v-text-anchor:top" coordsize="6216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" path="m,l6215494,e" filled="f" strokeweight=".30797mm">
                  <v:path arrowok="t"/>
                </v:shape>
                <w10:anchorlock/>
              </v:group>
            </w:pict>
          </mc:Fallback>
        </mc:AlternateContent>
      </w:r>
    </w:p>
    <w:p w14:paraId="4C3C78B7" w14:textId="77777777" w:rsidR="000655EC" w:rsidRDefault="00000000">
      <w:pPr>
        <w:pStyle w:val="berschrift4"/>
        <w:tabs>
          <w:tab w:val="left" w:pos="1156"/>
          <w:tab w:val="left" w:pos="3380"/>
          <w:tab w:val="left" w:pos="9131"/>
        </w:tabs>
        <w:spacing w:before="15"/>
        <w:ind w:left="466"/>
        <w:rPr>
          <w:rFonts w:ascii="Palatino Linotype"/>
        </w:rPr>
      </w:pPr>
      <w:r>
        <w:rPr>
          <w:rFonts w:ascii="Palatino Linotype"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C3C7C70" wp14:editId="4C3C7C71">
                <wp:simplePos x="0" y="0"/>
                <wp:positionH relativeFrom="page">
                  <wp:posOffset>672249</wp:posOffset>
                </wp:positionH>
                <wp:positionV relativeFrom="paragraph">
                  <wp:posOffset>237477</wp:posOffset>
                </wp:positionV>
                <wp:extent cx="6216015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015">
                              <a:moveTo>
                                <a:pt x="0" y="0"/>
                              </a:moveTo>
                              <a:lnTo>
                                <a:pt x="6215494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ED30A" id="Graphic 36" o:spid="_x0000_s1026" style="position:absolute;margin-left:52.95pt;margin-top:18.7pt;width:489.4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6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" path="m,l6215494,e" filled="f" strokeweight=".19225mm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spacing w:val="-5"/>
        </w:rPr>
        <w:t>No.</w:t>
      </w:r>
      <w:r>
        <w:rPr>
          <w:rFonts w:ascii="Palatino Linotype"/>
        </w:rPr>
        <w:tab/>
      </w:r>
      <w:r>
        <w:rPr>
          <w:rFonts w:ascii="Palatino Linotype"/>
          <w:spacing w:val="-4"/>
        </w:rPr>
        <w:t>Risk</w:t>
      </w:r>
      <w:r>
        <w:rPr>
          <w:rFonts w:ascii="Palatino Linotype"/>
        </w:rPr>
        <w:tab/>
        <w:t>Strategy</w:t>
      </w:r>
      <w:r>
        <w:rPr>
          <w:rFonts w:ascii="Palatino Linotype"/>
          <w:spacing w:val="-12"/>
        </w:rPr>
        <w:t xml:space="preserve"> </w:t>
      </w:r>
      <w:r>
        <w:rPr>
          <w:rFonts w:ascii="Palatino Linotype"/>
        </w:rPr>
        <w:t>Decision</w:t>
      </w:r>
      <w:r>
        <w:rPr>
          <w:rFonts w:ascii="Palatino Linotype"/>
          <w:spacing w:val="-12"/>
        </w:rPr>
        <w:t xml:space="preserve"> </w:t>
      </w:r>
      <w:r>
        <w:rPr>
          <w:rFonts w:ascii="Palatino Linotype"/>
        </w:rPr>
        <w:t>/</w:t>
      </w:r>
      <w:r>
        <w:rPr>
          <w:rFonts w:ascii="Palatino Linotype"/>
          <w:spacing w:val="-12"/>
        </w:rPr>
        <w:t xml:space="preserve"> </w:t>
      </w:r>
      <w:r>
        <w:rPr>
          <w:rFonts w:ascii="Palatino Linotype"/>
          <w:spacing w:val="-4"/>
        </w:rPr>
        <w:t>What</w:t>
      </w:r>
      <w:r>
        <w:rPr>
          <w:rFonts w:ascii="Palatino Linotype"/>
        </w:rPr>
        <w:tab/>
      </w:r>
      <w:r>
        <w:rPr>
          <w:rFonts w:ascii="Palatino Linotype"/>
          <w:spacing w:val="-4"/>
        </w:rPr>
        <w:t>When</w:t>
      </w:r>
    </w:p>
    <w:p w14:paraId="4C3C78B8" w14:textId="77777777" w:rsidR="000655EC" w:rsidRDefault="000655EC">
      <w:pPr>
        <w:pStyle w:val="berschrift4"/>
        <w:rPr>
          <w:rFonts w:ascii="Palatino Linotype"/>
        </w:rPr>
        <w:sectPr w:rsidR="000655EC">
          <w:type w:val="continuous"/>
          <w:pgSz w:w="11910" w:h="16840"/>
          <w:pgMar w:top="0" w:right="0" w:bottom="280" w:left="708" w:header="0" w:footer="0" w:gutter="0"/>
          <w:cols w:space="720"/>
        </w:sectPr>
      </w:pPr>
    </w:p>
    <w:p w14:paraId="4C3C78B9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6"/>
          <w:tab w:val="left" w:pos="3379"/>
        </w:tabs>
        <w:spacing w:before="96" w:line="286" w:lineRule="exact"/>
        <w:ind w:hanging="569"/>
      </w:pPr>
      <w:r>
        <w:rPr>
          <w:spacing w:val="-2"/>
        </w:rPr>
        <w:t>Unclear</w:t>
      </w:r>
      <w:r>
        <w:rPr>
          <w:spacing w:val="-10"/>
        </w:rPr>
        <w:t xml:space="preserve"> </w:t>
      </w:r>
      <w:r>
        <w:rPr>
          <w:spacing w:val="-2"/>
        </w:rPr>
        <w:t>question</w:t>
      </w:r>
      <w:r>
        <w:tab/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section</w:t>
      </w:r>
      <w:r>
        <w:rPr>
          <w:spacing w:val="-12"/>
        </w:rPr>
        <w:t xml:space="preserve"> </w:t>
      </w:r>
      <w:r>
        <w:t>SMART</w:t>
      </w:r>
      <w:r>
        <w:rPr>
          <w:spacing w:val="-12"/>
        </w:rPr>
        <w:t xml:space="preserve"> </w:t>
      </w:r>
      <w:r>
        <w:t>goals</w:t>
      </w:r>
      <w:r>
        <w:rPr>
          <w:spacing w:val="-12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rPr>
          <w:spacing w:val="-4"/>
        </w:rPr>
        <w:t>been</w:t>
      </w:r>
    </w:p>
    <w:p w14:paraId="4C3C78BA" w14:textId="77777777" w:rsidR="000655EC" w:rsidRDefault="00000000">
      <w:pPr>
        <w:pStyle w:val="Textkrper"/>
        <w:spacing w:line="271" w:lineRule="exact"/>
        <w:ind w:left="3380"/>
      </w:pPr>
      <w:r>
        <w:rPr>
          <w:spacing w:val="-2"/>
        </w:rPr>
        <w:t>setup</w:t>
      </w:r>
    </w:p>
    <w:p w14:paraId="4C3C78BB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6"/>
          <w:tab w:val="left" w:pos="3379"/>
        </w:tabs>
        <w:spacing w:line="271" w:lineRule="exact"/>
        <w:ind w:hanging="578"/>
      </w:pPr>
      <w:r>
        <w:rPr>
          <w:spacing w:val="-2"/>
        </w:rPr>
        <w:t>Unclear</w:t>
      </w:r>
      <w:r>
        <w:rPr>
          <w:spacing w:val="-10"/>
        </w:rPr>
        <w:t xml:space="preserve"> </w:t>
      </w:r>
      <w:r>
        <w:rPr>
          <w:spacing w:val="-2"/>
        </w:rPr>
        <w:t>goals</w:t>
      </w:r>
      <w:r>
        <w:tab/>
        <w:t>The</w:t>
      </w:r>
      <w:r>
        <w:rPr>
          <w:spacing w:val="-10"/>
        </w:rPr>
        <w:t xml:space="preserve"> </w:t>
      </w:r>
      <w:r>
        <w:t>introduction</w:t>
      </w:r>
      <w:r>
        <w:rPr>
          <w:spacing w:val="-9"/>
        </w:rPr>
        <w:t xml:space="preserve"> </w:t>
      </w:r>
      <w:r>
        <w:t>describes</w:t>
      </w:r>
      <w:r>
        <w:rPr>
          <w:spacing w:val="-10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parts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initial</w:t>
      </w:r>
    </w:p>
    <w:p w14:paraId="4C3C78BC" w14:textId="77777777" w:rsidR="000655EC" w:rsidRDefault="00000000">
      <w:pPr>
        <w:pStyle w:val="Textkrper"/>
        <w:spacing w:line="265" w:lineRule="exact"/>
        <w:ind w:left="3380"/>
      </w:pPr>
      <w:r>
        <w:t>project</w:t>
      </w:r>
      <w:r>
        <w:rPr>
          <w:spacing w:val="-9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2"/>
        </w:rPr>
        <w:t>document</w:t>
      </w:r>
    </w:p>
    <w:p w14:paraId="4C3C78BD" w14:textId="77777777" w:rsidR="000655EC" w:rsidRDefault="00000000">
      <w:pPr>
        <w:pStyle w:val="Textkrper"/>
        <w:spacing w:before="96"/>
        <w:ind w:left="475"/>
      </w:pPr>
      <w:r>
        <w:br w:type="column"/>
      </w:r>
      <w:r>
        <w:rPr>
          <w:spacing w:val="-2"/>
        </w:rPr>
        <w:t>23.10.2099</w:t>
      </w:r>
    </w:p>
    <w:p w14:paraId="4C3C78BE" w14:textId="77777777" w:rsidR="000655EC" w:rsidRDefault="000655EC">
      <w:pPr>
        <w:pStyle w:val="Textkrper"/>
        <w:sectPr w:rsidR="000655EC">
          <w:type w:val="continuous"/>
          <w:pgSz w:w="11910" w:h="16840"/>
          <w:pgMar w:top="0" w:right="0" w:bottom="280" w:left="708" w:header="0" w:footer="0" w:gutter="0"/>
          <w:cols w:num="2" w:space="720" w:equalWidth="0">
            <w:col w:w="8431" w:space="40"/>
            <w:col w:w="2731"/>
          </w:cols>
        </w:sectPr>
      </w:pPr>
    </w:p>
    <w:p w14:paraId="4C3C78BF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6"/>
        </w:tabs>
        <w:spacing w:before="14" w:line="216" w:lineRule="auto"/>
        <w:ind w:right="442" w:hanging="578"/>
      </w:pPr>
      <w:r>
        <w:rPr>
          <w:spacing w:val="-4"/>
        </w:rPr>
        <w:t xml:space="preserve">Insufficient </w:t>
      </w:r>
      <w:r>
        <w:rPr>
          <w:spacing w:val="-2"/>
        </w:rPr>
        <w:t>expertise</w:t>
      </w:r>
    </w:p>
    <w:p w14:paraId="4C3C78C0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6"/>
        </w:tabs>
        <w:spacing w:line="216" w:lineRule="auto"/>
        <w:ind w:hanging="577"/>
      </w:pPr>
      <w:r>
        <w:rPr>
          <w:spacing w:val="-4"/>
        </w:rPr>
        <w:t xml:space="preserve">Underestimated </w:t>
      </w:r>
      <w:r>
        <w:rPr>
          <w:spacing w:val="-2"/>
        </w:rPr>
        <w:t>time/effort</w:t>
      </w:r>
    </w:p>
    <w:p w14:paraId="4C3C78C1" w14:textId="77777777" w:rsidR="000655EC" w:rsidRDefault="00000000">
      <w:pPr>
        <w:pStyle w:val="Textkrper"/>
        <w:tabs>
          <w:tab w:val="right" w:pos="7110"/>
        </w:tabs>
        <w:spacing w:line="293" w:lineRule="exact"/>
        <w:ind w:left="579"/>
      </w:pPr>
      <w:r>
        <w:br w:type="column"/>
      </w:r>
      <w:r>
        <w:t>Accept:</w:t>
      </w:r>
      <w:r>
        <w:rPr>
          <w:spacing w:val="-13"/>
        </w:rPr>
        <w:t xml:space="preserve"> </w:t>
      </w:r>
      <w:r>
        <w:t>Nothing</w:t>
      </w:r>
      <w:r>
        <w:rPr>
          <w:spacing w:val="-13"/>
        </w:rPr>
        <w:t xml:space="preserve"> </w:t>
      </w:r>
      <w:r>
        <w:rPr>
          <w:spacing w:val="-4"/>
        </w:rPr>
        <w:t>done</w:t>
      </w:r>
      <w:r>
        <w:rPr>
          <w:rFonts w:ascii="Times New Roman"/>
        </w:rPr>
        <w:tab/>
      </w:r>
      <w:r>
        <w:rPr>
          <w:spacing w:val="-2"/>
        </w:rPr>
        <w:t>23.10.2025</w:t>
      </w:r>
    </w:p>
    <w:p w14:paraId="4C3C78C2" w14:textId="77777777" w:rsidR="000655EC" w:rsidRDefault="00000000">
      <w:pPr>
        <w:pStyle w:val="Textkrper"/>
        <w:tabs>
          <w:tab w:val="right" w:pos="7110"/>
        </w:tabs>
        <w:spacing w:before="240"/>
        <w:ind w:left="579"/>
      </w:pPr>
      <w:r>
        <w:t>Accept:</w:t>
      </w:r>
      <w:r>
        <w:rPr>
          <w:spacing w:val="-13"/>
        </w:rPr>
        <w:t xml:space="preserve"> </w:t>
      </w:r>
      <w:r>
        <w:t>Nothing</w:t>
      </w:r>
      <w:r>
        <w:rPr>
          <w:spacing w:val="-13"/>
        </w:rPr>
        <w:t xml:space="preserve"> </w:t>
      </w:r>
      <w:r>
        <w:rPr>
          <w:spacing w:val="-4"/>
        </w:rPr>
        <w:t>done</w:t>
      </w:r>
      <w:r>
        <w:rPr>
          <w:rFonts w:ascii="Times New Roman"/>
        </w:rPr>
        <w:tab/>
      </w:r>
      <w:r>
        <w:rPr>
          <w:spacing w:val="-2"/>
        </w:rPr>
        <w:t>23.10.2025</w:t>
      </w:r>
    </w:p>
    <w:p w14:paraId="4C3C78C3" w14:textId="77777777" w:rsidR="000655EC" w:rsidRDefault="000655EC">
      <w:pPr>
        <w:pStyle w:val="Textkrper"/>
        <w:sectPr w:rsidR="000655EC">
          <w:type w:val="continuous"/>
          <w:pgSz w:w="11910" w:h="16840"/>
          <w:pgMar w:top="0" w:right="0" w:bottom="280" w:left="708" w:header="0" w:footer="0" w:gutter="0"/>
          <w:cols w:num="2" w:space="720" w:equalWidth="0">
            <w:col w:w="2722" w:space="79"/>
            <w:col w:w="8401"/>
          </w:cols>
        </w:sectPr>
      </w:pPr>
    </w:p>
    <w:p w14:paraId="4C3C78C4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6"/>
          <w:tab w:val="left" w:pos="3379"/>
          <w:tab w:val="right" w:pos="9911"/>
        </w:tabs>
        <w:spacing w:line="256" w:lineRule="exact"/>
        <w:ind w:hanging="578"/>
      </w:pPr>
      <w:r>
        <w:t>Other</w:t>
      </w:r>
      <w:r>
        <w:rPr>
          <w:spacing w:val="-10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rPr>
          <w:spacing w:val="-2"/>
        </w:rPr>
        <w:t>projects</w:t>
      </w:r>
      <w:r>
        <w:tab/>
        <w:t>Accept:</w:t>
      </w:r>
      <w:r>
        <w:rPr>
          <w:spacing w:val="-13"/>
        </w:rPr>
        <w:t xml:space="preserve"> </w:t>
      </w:r>
      <w:r>
        <w:t>Nothing</w:t>
      </w:r>
      <w:r>
        <w:rPr>
          <w:spacing w:val="-13"/>
        </w:rPr>
        <w:t xml:space="preserve"> </w:t>
      </w:r>
      <w:r>
        <w:rPr>
          <w:spacing w:val="-4"/>
        </w:rPr>
        <w:t>done</w:t>
      </w:r>
      <w:r>
        <w:rPr>
          <w:rFonts w:ascii="Times New Roman"/>
        </w:rPr>
        <w:tab/>
      </w:r>
      <w:r>
        <w:rPr>
          <w:spacing w:val="-2"/>
        </w:rPr>
        <w:t>23.10.2025</w:t>
      </w:r>
    </w:p>
    <w:p w14:paraId="4C3C78C5" w14:textId="77777777" w:rsidR="000655EC" w:rsidRDefault="000655EC">
      <w:pPr>
        <w:pStyle w:val="Listenabsatz"/>
        <w:spacing w:line="256" w:lineRule="exact"/>
        <w:sectPr w:rsidR="000655EC">
          <w:type w:val="continuous"/>
          <w:pgSz w:w="11910" w:h="16840"/>
          <w:pgMar w:top="0" w:right="0" w:bottom="280" w:left="708" w:header="0" w:footer="0" w:gutter="0"/>
          <w:cols w:space="720"/>
        </w:sectPr>
      </w:pPr>
    </w:p>
    <w:p w14:paraId="4C3C78C6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5"/>
          <w:tab w:val="left" w:pos="3379"/>
        </w:tabs>
        <w:spacing w:line="277" w:lineRule="exact"/>
        <w:ind w:left="1155" w:hanging="577"/>
        <w:jc w:val="both"/>
      </w:pPr>
      <w:r>
        <w:rPr>
          <w:spacing w:val="-5"/>
        </w:rPr>
        <w:t>Work</w:t>
      </w:r>
      <w:r>
        <w:rPr>
          <w:spacing w:val="-6"/>
        </w:rPr>
        <w:t xml:space="preserve"> </w:t>
      </w:r>
      <w:r>
        <w:rPr>
          <w:spacing w:val="-2"/>
        </w:rPr>
        <w:t>projects</w:t>
      </w:r>
      <w:r>
        <w:tab/>
      </w:r>
      <w:r>
        <w:rPr>
          <w:spacing w:val="-2"/>
        </w:rPr>
        <w:t>Added</w:t>
      </w:r>
      <w:r>
        <w:rPr>
          <w:spacing w:val="-11"/>
        </w:rPr>
        <w:t xml:space="preserve"> </w:t>
      </w:r>
      <w:r>
        <w:rPr>
          <w:spacing w:val="-2"/>
        </w:rPr>
        <w:t>blockers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Work</w:t>
      </w:r>
      <w:r>
        <w:rPr>
          <w:spacing w:val="-10"/>
        </w:rPr>
        <w:t xml:space="preserve"> </w:t>
      </w:r>
      <w:r>
        <w:rPr>
          <w:spacing w:val="-2"/>
        </w:rPr>
        <w:t>calendar,</w:t>
      </w:r>
      <w:r>
        <w:rPr>
          <w:spacing w:val="-10"/>
        </w:rPr>
        <w:t xml:space="preserve"> </w:t>
      </w:r>
      <w:r>
        <w:rPr>
          <w:spacing w:val="-2"/>
        </w:rPr>
        <w:t>Work</w:t>
      </w:r>
      <w:r>
        <w:rPr>
          <w:spacing w:val="-10"/>
        </w:rPr>
        <w:t xml:space="preserve"> </w:t>
      </w:r>
      <w:r>
        <w:rPr>
          <w:spacing w:val="-2"/>
        </w:rPr>
        <w:t>account</w:t>
      </w:r>
    </w:p>
    <w:p w14:paraId="4C3C78C7" w14:textId="77777777" w:rsidR="000655EC" w:rsidRDefault="00000000">
      <w:pPr>
        <w:pStyle w:val="Textkrper"/>
        <w:spacing w:before="7" w:line="216" w:lineRule="auto"/>
        <w:ind w:left="3380" w:right="67"/>
        <w:jc w:val="both"/>
      </w:pPr>
      <w:r>
        <w:t>invited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meeting</w:t>
      </w:r>
      <w:r>
        <w:rPr>
          <w:spacing w:val="-13"/>
        </w:rPr>
        <w:t xml:space="preserve"> </w:t>
      </w:r>
      <w:r>
        <w:t>series</w:t>
      </w:r>
      <w:r>
        <w:rPr>
          <w:spacing w:val="-13"/>
        </w:rPr>
        <w:t xml:space="preserve"> </w:t>
      </w:r>
      <w:r>
        <w:t>(Jour</w:t>
      </w:r>
      <w:r>
        <w:rPr>
          <w:spacing w:val="-13"/>
        </w:rPr>
        <w:t xml:space="preserve"> </w:t>
      </w:r>
      <w:r>
        <w:t>Fixe);</w:t>
      </w:r>
      <w:r>
        <w:rPr>
          <w:spacing w:val="-12"/>
        </w:rPr>
        <w:t xml:space="preserve"> </w:t>
      </w:r>
      <w:r>
        <w:t>study</w:t>
      </w:r>
      <w:r>
        <w:rPr>
          <w:spacing w:val="-13"/>
        </w:rPr>
        <w:t xml:space="preserve"> </w:t>
      </w:r>
      <w:r>
        <w:t>account: set</w:t>
      </w:r>
      <w:r>
        <w:rPr>
          <w:spacing w:val="-13"/>
        </w:rPr>
        <w:t xml:space="preserve"> </w:t>
      </w:r>
      <w:r>
        <w:t>blockers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weekend;</w:t>
      </w:r>
      <w:r>
        <w:rPr>
          <w:spacing w:val="-13"/>
        </w:rPr>
        <w:t xml:space="preserve"> </w:t>
      </w:r>
      <w:r>
        <w:t>researched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ChatGPT for optimal/minimal study plan</w:t>
      </w:r>
    </w:p>
    <w:p w14:paraId="4C3C78C8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5"/>
          <w:tab w:val="left" w:pos="3379"/>
        </w:tabs>
        <w:spacing w:line="262" w:lineRule="exact"/>
        <w:ind w:left="1155" w:hanging="574"/>
        <w:jc w:val="both"/>
      </w:pPr>
      <w:r>
        <w:rPr>
          <w:spacing w:val="-2"/>
        </w:rPr>
        <w:t>Procrastination</w:t>
      </w:r>
      <w:r>
        <w:tab/>
      </w:r>
      <w:r>
        <w:rPr>
          <w:spacing w:val="-2"/>
        </w:rPr>
        <w:t>Work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project</w:t>
      </w:r>
      <w:r>
        <w:rPr>
          <w:spacing w:val="-6"/>
        </w:rPr>
        <w:t xml:space="preserve"> </w:t>
      </w:r>
      <w:r>
        <w:rPr>
          <w:spacing w:val="-2"/>
        </w:rPr>
        <w:t>started</w:t>
      </w:r>
      <w:r>
        <w:rPr>
          <w:spacing w:val="-5"/>
        </w:rPr>
        <w:t xml:space="preserve"> </w:t>
      </w:r>
      <w:r>
        <w:rPr>
          <w:spacing w:val="-2"/>
        </w:rPr>
        <w:t>25.09.2025</w:t>
      </w:r>
      <w:r>
        <w:rPr>
          <w:spacing w:val="-6"/>
        </w:rPr>
        <w:t xml:space="preserve"> </w:t>
      </w:r>
      <w:r>
        <w:rPr>
          <w:spacing w:val="-4"/>
        </w:rPr>
        <w:t>when</w:t>
      </w:r>
    </w:p>
    <w:p w14:paraId="4C3C78C9" w14:textId="77777777" w:rsidR="000655EC" w:rsidRDefault="00000000">
      <w:pPr>
        <w:pStyle w:val="Textkrper"/>
        <w:spacing w:before="8" w:line="216" w:lineRule="auto"/>
        <w:ind w:left="3380"/>
        <w:jc w:val="both"/>
      </w:pPr>
      <w:r>
        <w:t>attending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t>meeting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AWS,</w:t>
      </w:r>
      <w:r>
        <w:rPr>
          <w:spacing w:val="-12"/>
        </w:rPr>
        <w:t xml:space="preserve"> </w:t>
      </w:r>
      <w:r>
        <w:t>being</w:t>
      </w:r>
      <w:r>
        <w:rPr>
          <w:spacing w:val="-13"/>
        </w:rPr>
        <w:t xml:space="preserve"> </w:t>
      </w:r>
      <w:r>
        <w:t>part</w:t>
      </w:r>
      <w:r>
        <w:rPr>
          <w:spacing w:val="-13"/>
        </w:rPr>
        <w:t xml:space="preserve"> </w:t>
      </w:r>
      <w:r>
        <w:t>of AWS Modernisation initiative</w:t>
      </w:r>
    </w:p>
    <w:p w14:paraId="4C3C78CA" w14:textId="77777777" w:rsidR="000655EC" w:rsidRDefault="00000000">
      <w:pPr>
        <w:pStyle w:val="Textkrper"/>
        <w:spacing w:line="292" w:lineRule="exact"/>
        <w:ind w:left="481"/>
      </w:pPr>
      <w:r>
        <w:br w:type="column"/>
      </w:r>
      <w:r>
        <w:rPr>
          <w:spacing w:val="-2"/>
        </w:rPr>
        <w:t>10.10.2025</w:t>
      </w:r>
    </w:p>
    <w:p w14:paraId="4C3C78CB" w14:textId="77777777" w:rsidR="000655EC" w:rsidRDefault="000655EC">
      <w:pPr>
        <w:pStyle w:val="Textkrper"/>
      </w:pPr>
    </w:p>
    <w:p w14:paraId="4C3C78CC" w14:textId="77777777" w:rsidR="000655EC" w:rsidRDefault="000655EC">
      <w:pPr>
        <w:pStyle w:val="Textkrper"/>
        <w:spacing w:before="179"/>
      </w:pPr>
    </w:p>
    <w:p w14:paraId="4C3C78CD" w14:textId="77777777" w:rsidR="000655EC" w:rsidRDefault="00000000">
      <w:pPr>
        <w:pStyle w:val="Textkrper"/>
        <w:ind w:left="492"/>
      </w:pPr>
      <w:r>
        <w:rPr>
          <w:spacing w:val="-2"/>
        </w:rPr>
        <w:t>17.10.2025</w:t>
      </w:r>
    </w:p>
    <w:p w14:paraId="4C3C78CE" w14:textId="77777777" w:rsidR="000655EC" w:rsidRDefault="000655EC">
      <w:pPr>
        <w:pStyle w:val="Textkrper"/>
        <w:sectPr w:rsidR="000655EC">
          <w:type w:val="continuous"/>
          <w:pgSz w:w="11910" w:h="16840"/>
          <w:pgMar w:top="0" w:right="0" w:bottom="280" w:left="708" w:header="0" w:footer="0" w:gutter="0"/>
          <w:cols w:num="2" w:space="720" w:equalWidth="0">
            <w:col w:w="8439" w:space="40"/>
            <w:col w:w="2723"/>
          </w:cols>
        </w:sectPr>
      </w:pPr>
    </w:p>
    <w:p w14:paraId="4C3C78CF" w14:textId="77777777" w:rsidR="000655EC" w:rsidRDefault="00000000">
      <w:pPr>
        <w:spacing w:line="20" w:lineRule="exact"/>
        <w:ind w:left="3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3C7C72" wp14:editId="4C3C7C73">
                <wp:extent cx="6216015" cy="6985"/>
                <wp:effectExtent l="9525" t="0" r="0" b="2539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015" cy="6985"/>
                          <a:chOff x="0" y="0"/>
                          <a:chExt cx="6216015" cy="69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3460"/>
                            <a:ext cx="621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>
                                <a:moveTo>
                                  <a:pt x="0" y="0"/>
                                </a:moveTo>
                                <a:lnTo>
                                  <a:pt x="6215494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BA059" id="Group 37" o:spid="_x0000_s1026" style="width:489.45pt;height:.55pt;mso-position-horizontal-relative:char;mso-position-vertical-relative:line" coordsize="62160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">
                <v:shape id="Graphic 38" o:spid="_x0000_s1027" style="position:absolute;top:34;width:62160;height:13;visibility:visible;mso-wrap-style:square;v-text-anchor:top" coordsize="6216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" path="m,l6215494,e" filled="f" strokeweight=".19225mm">
                  <v:path arrowok="t"/>
                </v:shape>
                <w10:anchorlock/>
              </v:group>
            </w:pict>
          </mc:Fallback>
        </mc:AlternateContent>
      </w:r>
    </w:p>
    <w:p w14:paraId="4C3C78D0" w14:textId="77777777" w:rsidR="000655EC" w:rsidRDefault="00000000">
      <w:pPr>
        <w:spacing w:before="96"/>
        <w:ind w:right="1176"/>
        <w:jc w:val="right"/>
        <w:rPr>
          <w:sz w:val="20"/>
        </w:rPr>
      </w:pPr>
      <w:r>
        <w:rPr>
          <w:sz w:val="20"/>
        </w:rPr>
        <w:t>Continued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next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page</w:t>
      </w:r>
    </w:p>
    <w:p w14:paraId="4C3C78D1" w14:textId="77777777" w:rsidR="000655EC" w:rsidRDefault="00000000">
      <w:pPr>
        <w:pStyle w:val="Textkrper"/>
        <w:spacing w:before="13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C3C7C74" wp14:editId="4C3C7C75">
                <wp:simplePos x="0" y="0"/>
                <wp:positionH relativeFrom="page">
                  <wp:posOffset>672249</wp:posOffset>
                </wp:positionH>
                <wp:positionV relativeFrom="paragraph">
                  <wp:posOffset>40906</wp:posOffset>
                </wp:positionV>
                <wp:extent cx="621601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015">
                              <a:moveTo>
                                <a:pt x="0" y="0"/>
                              </a:moveTo>
                              <a:lnTo>
                                <a:pt x="6215494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76AA5" id="Graphic 39" o:spid="_x0000_s1026" style="position:absolute;margin-left:52.95pt;margin-top:3.2pt;width:489.4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6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" path="m,l6215494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4C3C78D2" w14:textId="77777777" w:rsidR="000655EC" w:rsidRDefault="000655EC">
      <w:pPr>
        <w:pStyle w:val="Textkrper"/>
        <w:rPr>
          <w:sz w:val="2"/>
        </w:rPr>
        <w:sectPr w:rsidR="000655EC">
          <w:type w:val="continuous"/>
          <w:pgSz w:w="11910" w:h="16840"/>
          <w:pgMar w:top="0" w:right="0" w:bottom="280" w:left="708" w:header="0" w:footer="0" w:gutter="0"/>
          <w:cols w:space="720"/>
        </w:sectPr>
      </w:pPr>
    </w:p>
    <w:p w14:paraId="4C3C78D3" w14:textId="77777777" w:rsidR="000655EC" w:rsidRDefault="000655EC">
      <w:pPr>
        <w:pStyle w:val="Textkrper"/>
        <w:spacing w:before="55"/>
      </w:pPr>
    </w:p>
    <w:p w14:paraId="4C3C78D4" w14:textId="77777777" w:rsidR="000655EC" w:rsidRDefault="00000000">
      <w:pPr>
        <w:pStyle w:val="berschrift4"/>
        <w:ind w:left="3184"/>
        <w:rPr>
          <w:rFonts w:ascii="Palatino Linotype" w:hAnsi="Palatino Linotype"/>
        </w:rPr>
      </w:pPr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C3C7C76" wp14:editId="4C3C7C77">
                <wp:simplePos x="0" y="0"/>
                <wp:positionH relativeFrom="page">
                  <wp:posOffset>672249</wp:posOffset>
                </wp:positionH>
                <wp:positionV relativeFrom="paragraph">
                  <wp:posOffset>204215</wp:posOffset>
                </wp:positionV>
                <wp:extent cx="621601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015">
                              <a:moveTo>
                                <a:pt x="0" y="0"/>
                              </a:moveTo>
                              <a:lnTo>
                                <a:pt x="6215494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016C5" id="Graphic 40" o:spid="_x0000_s1026" style="position:absolute;margin-left:52.95pt;margin-top:16.1pt;width:489.4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6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" path="m,l6215494,e" filled="f" strokeweight=".30797mm">
                <v:path arrowok="t"/>
                <w10:wrap type="topAndBottom" anchorx="page"/>
              </v:shape>
            </w:pict>
          </mc:Fallback>
        </mc:AlternateContent>
      </w:r>
      <w:r>
        <w:rPr>
          <w:rFonts w:ascii="Palatino Linotype" w:hAnsi="Palatino Linotype"/>
        </w:rPr>
        <w:t>Table</w:t>
      </w:r>
      <w:r>
        <w:rPr>
          <w:rFonts w:ascii="Palatino Linotype" w:hAnsi="Palatino Linotype"/>
          <w:spacing w:val="-9"/>
        </w:rPr>
        <w:t xml:space="preserve"> </w:t>
      </w:r>
      <w:r>
        <w:rPr>
          <w:rFonts w:ascii="Palatino Linotype" w:hAnsi="Palatino Linotype"/>
        </w:rPr>
        <w:t>2.4</w:t>
      </w:r>
      <w:r>
        <w:rPr>
          <w:rFonts w:ascii="Palatino Linotype" w:hAnsi="Palatino Linotype"/>
          <w:spacing w:val="-9"/>
        </w:rPr>
        <w:t xml:space="preserve"> </w:t>
      </w:r>
      <w:r>
        <w:rPr>
          <w:rFonts w:ascii="Palatino Linotype" w:hAnsi="Palatino Linotype"/>
        </w:rPr>
        <w:t>–</w:t>
      </w:r>
      <w:r>
        <w:rPr>
          <w:rFonts w:ascii="Palatino Linotype" w:hAnsi="Palatino Linotype"/>
          <w:spacing w:val="-9"/>
        </w:rPr>
        <w:t xml:space="preserve"> </w:t>
      </w:r>
      <w:r>
        <w:rPr>
          <w:rFonts w:ascii="Palatino Linotype" w:hAnsi="Palatino Linotype"/>
        </w:rPr>
        <w:t>continued</w:t>
      </w:r>
      <w:r>
        <w:rPr>
          <w:rFonts w:ascii="Palatino Linotype" w:hAnsi="Palatino Linotype"/>
          <w:spacing w:val="-8"/>
        </w:rPr>
        <w:t xml:space="preserve"> </w:t>
      </w:r>
      <w:r>
        <w:rPr>
          <w:rFonts w:ascii="Palatino Linotype" w:hAnsi="Palatino Linotype"/>
        </w:rPr>
        <w:t>from</w:t>
      </w:r>
      <w:r>
        <w:rPr>
          <w:rFonts w:ascii="Palatino Linotype" w:hAnsi="Palatino Linotype"/>
          <w:spacing w:val="-9"/>
        </w:rPr>
        <w:t xml:space="preserve"> </w:t>
      </w:r>
      <w:r>
        <w:rPr>
          <w:rFonts w:ascii="Palatino Linotype" w:hAnsi="Palatino Linotype"/>
        </w:rPr>
        <w:t>previous</w:t>
      </w:r>
      <w:r>
        <w:rPr>
          <w:rFonts w:ascii="Palatino Linotype" w:hAnsi="Palatino Linotype"/>
          <w:spacing w:val="-9"/>
        </w:rPr>
        <w:t xml:space="preserve"> </w:t>
      </w:r>
      <w:r>
        <w:rPr>
          <w:rFonts w:ascii="Palatino Linotype" w:hAnsi="Palatino Linotype"/>
          <w:spacing w:val="-4"/>
        </w:rPr>
        <w:t>page</w:t>
      </w:r>
    </w:p>
    <w:p w14:paraId="4C3C78D5" w14:textId="77777777" w:rsidR="000655EC" w:rsidRDefault="00000000">
      <w:pPr>
        <w:tabs>
          <w:tab w:val="left" w:pos="1156"/>
          <w:tab w:val="left" w:pos="3380"/>
          <w:tab w:val="left" w:pos="9131"/>
        </w:tabs>
        <w:spacing w:before="26"/>
        <w:ind w:left="466"/>
        <w:rPr>
          <w:rFonts w:ascii="Palatino Linotype"/>
          <w:b/>
        </w:rPr>
      </w:pPr>
      <w:r>
        <w:rPr>
          <w:rFonts w:ascii="Palatino Linotype"/>
          <w:b/>
          <w:spacing w:val="-5"/>
        </w:rPr>
        <w:t>No.</w:t>
      </w:r>
      <w:r>
        <w:rPr>
          <w:rFonts w:ascii="Palatino Linotype"/>
          <w:b/>
        </w:rPr>
        <w:tab/>
      </w:r>
      <w:r>
        <w:rPr>
          <w:rFonts w:ascii="Palatino Linotype"/>
          <w:b/>
          <w:spacing w:val="-4"/>
        </w:rPr>
        <w:t>Risk</w:t>
      </w:r>
      <w:r>
        <w:rPr>
          <w:rFonts w:ascii="Palatino Linotype"/>
          <w:b/>
        </w:rPr>
        <w:tab/>
        <w:t>Strategy</w:t>
      </w:r>
      <w:r>
        <w:rPr>
          <w:rFonts w:ascii="Palatino Linotype"/>
          <w:b/>
          <w:spacing w:val="-12"/>
        </w:rPr>
        <w:t xml:space="preserve"> </w:t>
      </w:r>
      <w:r>
        <w:rPr>
          <w:rFonts w:ascii="Palatino Linotype"/>
          <w:b/>
        </w:rPr>
        <w:t>Decision</w:t>
      </w:r>
      <w:r>
        <w:rPr>
          <w:rFonts w:ascii="Palatino Linotype"/>
          <w:b/>
          <w:spacing w:val="-12"/>
        </w:rPr>
        <w:t xml:space="preserve"> </w:t>
      </w:r>
      <w:r>
        <w:rPr>
          <w:rFonts w:ascii="Palatino Linotype"/>
          <w:b/>
        </w:rPr>
        <w:t>/</w:t>
      </w:r>
      <w:r>
        <w:rPr>
          <w:rFonts w:ascii="Palatino Linotype"/>
          <w:b/>
          <w:spacing w:val="-12"/>
        </w:rPr>
        <w:t xml:space="preserve"> </w:t>
      </w:r>
      <w:r>
        <w:rPr>
          <w:rFonts w:ascii="Palatino Linotype"/>
          <w:b/>
          <w:spacing w:val="-4"/>
        </w:rPr>
        <w:t>What</w:t>
      </w:r>
      <w:r>
        <w:rPr>
          <w:rFonts w:ascii="Palatino Linotype"/>
          <w:b/>
        </w:rPr>
        <w:tab/>
      </w:r>
      <w:r>
        <w:rPr>
          <w:rFonts w:ascii="Palatino Linotype"/>
          <w:b/>
          <w:spacing w:val="-4"/>
        </w:rPr>
        <w:t>When</w:t>
      </w:r>
    </w:p>
    <w:p w14:paraId="4C3C78D6" w14:textId="77777777" w:rsidR="000655EC" w:rsidRDefault="000655EC">
      <w:pPr>
        <w:rPr>
          <w:rFonts w:ascii="Palatino Linotype"/>
          <w:b/>
        </w:rPr>
        <w:sectPr w:rsidR="000655EC">
          <w:pgSz w:w="11910" w:h="16840"/>
          <w:pgMar w:top="440" w:right="0" w:bottom="180" w:left="708" w:header="0" w:footer="0" w:gutter="0"/>
          <w:cols w:space="720"/>
        </w:sectPr>
      </w:pPr>
    </w:p>
    <w:p w14:paraId="4C3C78D7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6"/>
        </w:tabs>
        <w:spacing w:before="105" w:line="216" w:lineRule="auto"/>
        <w:ind w:hanging="579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C3C7C78" wp14:editId="4C3C7C79">
                <wp:simplePos x="0" y="0"/>
                <wp:positionH relativeFrom="page">
                  <wp:posOffset>672249</wp:posOffset>
                </wp:positionH>
                <wp:positionV relativeFrom="paragraph">
                  <wp:posOffset>39664</wp:posOffset>
                </wp:positionV>
                <wp:extent cx="621601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015">
                              <a:moveTo>
                                <a:pt x="0" y="0"/>
                              </a:moveTo>
                              <a:lnTo>
                                <a:pt x="6215494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2F4A0" id="Graphic 41" o:spid="_x0000_s1026" style="position:absolute;margin-left:52.95pt;margin-top:3.1pt;width:489.4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6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" path="m,l6215494,e" filled="f" strokeweight=".19225mm">
                <v:path arrowok="t"/>
                <w10:wrap anchorx="page"/>
              </v:shape>
            </w:pict>
          </mc:Fallback>
        </mc:AlternateContent>
      </w:r>
      <w:r>
        <w:t xml:space="preserve">Unavailability of main project staff </w:t>
      </w:r>
      <w:r>
        <w:rPr>
          <w:spacing w:val="-2"/>
        </w:rPr>
        <w:t>(e.g.,</w:t>
      </w:r>
      <w:r>
        <w:rPr>
          <w:spacing w:val="-11"/>
        </w:rPr>
        <w:t xml:space="preserve"> </w:t>
      </w:r>
      <w:r>
        <w:rPr>
          <w:spacing w:val="-2"/>
        </w:rPr>
        <w:t>due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illness)</w:t>
      </w:r>
    </w:p>
    <w:p w14:paraId="4C3C78D8" w14:textId="77777777" w:rsidR="000655EC" w:rsidRDefault="00000000">
      <w:pPr>
        <w:pStyle w:val="Textkrper"/>
        <w:spacing w:before="120" w:line="216" w:lineRule="auto"/>
        <w:ind w:left="305"/>
      </w:pPr>
      <w:r>
        <w:br w:type="column"/>
      </w:r>
      <w:r>
        <w:t>Contact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partner</w:t>
      </w:r>
      <w:r>
        <w:rPr>
          <w:spacing w:val="-13"/>
        </w:rPr>
        <w:t xml:space="preserve"> </w:t>
      </w:r>
      <w:r>
        <w:t>provided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added</w:t>
      </w:r>
      <w:r>
        <w:rPr>
          <w:spacing w:val="-12"/>
        </w:rPr>
        <w:t xml:space="preserve"> </w:t>
      </w:r>
      <w:r>
        <w:t>to Miro board</w:t>
      </w:r>
    </w:p>
    <w:p w14:paraId="4C3C78D9" w14:textId="77777777" w:rsidR="000655EC" w:rsidRDefault="00000000">
      <w:pPr>
        <w:pStyle w:val="Textkrper"/>
        <w:spacing w:before="97"/>
        <w:ind w:left="578"/>
      </w:pPr>
      <w:r>
        <w:br w:type="column"/>
      </w:r>
      <w:r>
        <w:rPr>
          <w:spacing w:val="-2"/>
        </w:rPr>
        <w:t>23.10.2025</w:t>
      </w:r>
    </w:p>
    <w:p w14:paraId="4C3C78DA" w14:textId="77777777" w:rsidR="000655EC" w:rsidRDefault="000655EC">
      <w:pPr>
        <w:pStyle w:val="Textkrper"/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3035" w:space="40"/>
            <w:col w:w="5243" w:space="53"/>
            <w:col w:w="2831"/>
          </w:cols>
        </w:sectPr>
      </w:pPr>
    </w:p>
    <w:p w14:paraId="4C3C78DB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6"/>
        </w:tabs>
        <w:spacing w:before="13" w:line="216" w:lineRule="auto"/>
        <w:ind w:right="84" w:hanging="580"/>
      </w:pPr>
      <w:r>
        <w:t xml:space="preserve">Unavailability of </w:t>
      </w:r>
      <w:r>
        <w:rPr>
          <w:spacing w:val="-2"/>
        </w:rPr>
        <w:t>advisor</w:t>
      </w:r>
      <w:r>
        <w:rPr>
          <w:spacing w:val="-11"/>
        </w:rPr>
        <w:t xml:space="preserve"> </w:t>
      </w:r>
      <w:r>
        <w:rPr>
          <w:spacing w:val="-2"/>
        </w:rPr>
        <w:t>(e.g.,</w:t>
      </w:r>
      <w:r>
        <w:rPr>
          <w:spacing w:val="-11"/>
        </w:rPr>
        <w:t xml:space="preserve"> </w:t>
      </w:r>
      <w:r>
        <w:rPr>
          <w:spacing w:val="-2"/>
        </w:rPr>
        <w:t>due</w:t>
      </w:r>
      <w:r>
        <w:rPr>
          <w:spacing w:val="-11"/>
        </w:rPr>
        <w:t xml:space="preserve"> </w:t>
      </w:r>
      <w:r>
        <w:rPr>
          <w:spacing w:val="-2"/>
        </w:rPr>
        <w:t xml:space="preserve">to </w:t>
      </w:r>
      <w:r>
        <w:t xml:space="preserve">illness, accident, </w:t>
      </w:r>
      <w:r>
        <w:rPr>
          <w:spacing w:val="-4"/>
        </w:rPr>
        <w:t>etc.)</w:t>
      </w:r>
    </w:p>
    <w:p w14:paraId="4C3C78DC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6"/>
        </w:tabs>
        <w:spacing w:line="216" w:lineRule="auto"/>
        <w:ind w:hanging="624"/>
      </w:pPr>
      <w:r>
        <w:rPr>
          <w:spacing w:val="-4"/>
        </w:rPr>
        <w:t>Software</w:t>
      </w:r>
      <w:r>
        <w:rPr>
          <w:spacing w:val="-9"/>
        </w:rPr>
        <w:t xml:space="preserve"> </w:t>
      </w:r>
      <w:r>
        <w:rPr>
          <w:spacing w:val="-4"/>
        </w:rPr>
        <w:t>Version/Li-</w:t>
      </w:r>
      <w:r>
        <w:rPr>
          <w:spacing w:val="-2"/>
        </w:rPr>
        <w:t>brary/Dependency</w:t>
      </w:r>
    </w:p>
    <w:p w14:paraId="4C3C78DD" w14:textId="77777777" w:rsidR="000655EC" w:rsidRDefault="00000000">
      <w:pPr>
        <w:pStyle w:val="Textkrper"/>
        <w:tabs>
          <w:tab w:val="right" w:pos="6735"/>
        </w:tabs>
        <w:spacing w:line="292" w:lineRule="exact"/>
        <w:ind w:left="204"/>
      </w:pPr>
      <w:r>
        <w:br w:type="column"/>
      </w:r>
      <w:r>
        <w:t>Asked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contact,</w:t>
      </w:r>
      <w:r>
        <w:rPr>
          <w:spacing w:val="-12"/>
        </w:rPr>
        <w:t xml:space="preserve"> </w:t>
      </w:r>
      <w:r>
        <w:t>confirmed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Jürgen</w:t>
      </w:r>
      <w:r>
        <w:rPr>
          <w:spacing w:val="-12"/>
        </w:rPr>
        <w:t xml:space="preserve"> </w:t>
      </w:r>
      <w:r>
        <w:rPr>
          <w:spacing w:val="-4"/>
        </w:rPr>
        <w:t>Vogel</w:t>
      </w:r>
      <w:r>
        <w:rPr>
          <w:rFonts w:ascii="Times New Roman" w:hAnsi="Times New Roman"/>
        </w:rPr>
        <w:tab/>
      </w:r>
      <w:r>
        <w:rPr>
          <w:spacing w:val="-2"/>
        </w:rPr>
        <w:t>23.10.2025</w:t>
      </w:r>
    </w:p>
    <w:p w14:paraId="4C3C78DE" w14:textId="77777777" w:rsidR="000655EC" w:rsidRDefault="00000000">
      <w:pPr>
        <w:pStyle w:val="Textkrper"/>
        <w:tabs>
          <w:tab w:val="right" w:pos="6735"/>
        </w:tabs>
        <w:spacing w:before="782"/>
        <w:ind w:left="204"/>
      </w:pPr>
      <w:r>
        <w:t>Accept:</w:t>
      </w:r>
      <w:r>
        <w:rPr>
          <w:spacing w:val="-13"/>
        </w:rPr>
        <w:t xml:space="preserve"> </w:t>
      </w:r>
      <w:r>
        <w:t>Nothing</w:t>
      </w:r>
      <w:r>
        <w:rPr>
          <w:spacing w:val="-13"/>
        </w:rPr>
        <w:t xml:space="preserve"> </w:t>
      </w:r>
      <w:r>
        <w:rPr>
          <w:spacing w:val="-4"/>
        </w:rPr>
        <w:t>done</w:t>
      </w:r>
      <w:r>
        <w:rPr>
          <w:rFonts w:ascii="Times New Roman"/>
        </w:rPr>
        <w:tab/>
      </w:r>
      <w:r>
        <w:rPr>
          <w:spacing w:val="-2"/>
        </w:rPr>
        <w:t>23.10.2025</w:t>
      </w:r>
    </w:p>
    <w:p w14:paraId="4C3C78DF" w14:textId="77777777" w:rsidR="000655EC" w:rsidRDefault="000655EC">
      <w:pPr>
        <w:pStyle w:val="Textkrper"/>
        <w:sectPr w:rsidR="000655EC">
          <w:type w:val="continuous"/>
          <w:pgSz w:w="11910" w:h="16840"/>
          <w:pgMar w:top="0" w:right="0" w:bottom="280" w:left="708" w:header="0" w:footer="0" w:gutter="0"/>
          <w:cols w:num="2" w:space="720" w:equalWidth="0">
            <w:col w:w="3137" w:space="40"/>
            <w:col w:w="8025"/>
          </w:cols>
        </w:sectPr>
      </w:pPr>
    </w:p>
    <w:p w14:paraId="4C3C78E0" w14:textId="77777777" w:rsidR="000655EC" w:rsidRDefault="00000000">
      <w:pPr>
        <w:pStyle w:val="Listenabsatz"/>
        <w:numPr>
          <w:ilvl w:val="0"/>
          <w:numId w:val="11"/>
        </w:numPr>
        <w:tabs>
          <w:tab w:val="left" w:pos="1156"/>
        </w:tabs>
        <w:spacing w:line="216" w:lineRule="auto"/>
        <w:ind w:right="38" w:hanging="616"/>
      </w:pPr>
      <w:r>
        <w:rPr>
          <w:spacing w:val="-4"/>
        </w:rPr>
        <w:t>Hardware</w:t>
      </w:r>
      <w:r>
        <w:rPr>
          <w:spacing w:val="-9"/>
        </w:rPr>
        <w:t xml:space="preserve"> </w:t>
      </w:r>
      <w:r>
        <w:rPr>
          <w:spacing w:val="-4"/>
        </w:rPr>
        <w:t xml:space="preserve">is </w:t>
      </w:r>
      <w:r>
        <w:rPr>
          <w:spacing w:val="-2"/>
        </w:rPr>
        <w:t>damaged</w:t>
      </w:r>
    </w:p>
    <w:p w14:paraId="4C3C78E1" w14:textId="77777777" w:rsidR="000655EC" w:rsidRDefault="00000000">
      <w:pPr>
        <w:pStyle w:val="Textkrper"/>
        <w:spacing w:line="216" w:lineRule="auto"/>
        <w:ind w:left="541"/>
      </w:pPr>
      <w:r>
        <w:br w:type="column"/>
      </w:r>
      <w:r>
        <w:t>Second laptop is available at home; the LaTeX document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GitHub</w:t>
      </w:r>
      <w:r>
        <w:rPr>
          <w:spacing w:val="-13"/>
        </w:rPr>
        <w:t xml:space="preserve"> </w:t>
      </w:r>
      <w:r>
        <w:t>project;</w:t>
      </w:r>
      <w:r>
        <w:rPr>
          <w:spacing w:val="-13"/>
        </w:rPr>
        <w:t xml:space="preserve"> </w:t>
      </w:r>
      <w:r>
        <w:t>documentation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on Miro. Work</w:t>
      </w:r>
      <w:r>
        <w:rPr>
          <w:spacing w:val="-5"/>
        </w:rPr>
        <w:t xml:space="preserve"> </w:t>
      </w:r>
      <w:r>
        <w:t>laptop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tasks, but has no LaTeX installed</w:t>
      </w:r>
    </w:p>
    <w:p w14:paraId="4C3C78E2" w14:textId="77777777" w:rsidR="000655EC" w:rsidRDefault="00000000">
      <w:pPr>
        <w:pStyle w:val="Textkrper"/>
        <w:spacing w:line="276" w:lineRule="exact"/>
        <w:ind w:left="541"/>
      </w:pPr>
      <w:r>
        <w:br w:type="column"/>
      </w:r>
      <w:r>
        <w:rPr>
          <w:spacing w:val="-2"/>
        </w:rPr>
        <w:t>23.10.2025</w:t>
      </w:r>
    </w:p>
    <w:p w14:paraId="4C3C78E3" w14:textId="77777777" w:rsidR="000655EC" w:rsidRDefault="000655EC">
      <w:pPr>
        <w:pStyle w:val="Textkrper"/>
        <w:spacing w:line="276" w:lineRule="exact"/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2372" w:space="467"/>
            <w:col w:w="5510" w:space="59"/>
            <w:col w:w="2794"/>
          </w:cols>
        </w:sectPr>
      </w:pPr>
    </w:p>
    <w:tbl>
      <w:tblPr>
        <w:tblW w:w="0" w:type="auto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2308"/>
        <w:gridCol w:w="5448"/>
        <w:gridCol w:w="1434"/>
      </w:tblGrid>
      <w:tr w:rsidR="000655EC" w14:paraId="4C3C78E7" w14:textId="77777777">
        <w:trPr>
          <w:trHeight w:val="281"/>
        </w:trPr>
        <w:tc>
          <w:tcPr>
            <w:tcW w:w="2903" w:type="dxa"/>
            <w:gridSpan w:val="2"/>
          </w:tcPr>
          <w:p w14:paraId="4C3C78E4" w14:textId="77777777" w:rsidR="000655EC" w:rsidRDefault="00000000">
            <w:pPr>
              <w:pStyle w:val="TableParagraph"/>
              <w:tabs>
                <w:tab w:val="left" w:pos="805"/>
              </w:tabs>
              <w:spacing w:line="261" w:lineRule="exact"/>
              <w:ind w:left="181"/>
            </w:pPr>
            <w:r>
              <w:rPr>
                <w:spacing w:val="-5"/>
              </w:rPr>
              <w:t>12</w:t>
            </w:r>
            <w:r>
              <w:tab/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related</w:t>
            </w:r>
          </w:p>
        </w:tc>
        <w:tc>
          <w:tcPr>
            <w:tcW w:w="5448" w:type="dxa"/>
          </w:tcPr>
          <w:p w14:paraId="4C3C78E5" w14:textId="77777777" w:rsidR="000655EC" w:rsidRDefault="00000000">
            <w:pPr>
              <w:pStyle w:val="TableParagraph"/>
              <w:spacing w:line="261" w:lineRule="exact"/>
              <w:ind w:left="126"/>
            </w:pPr>
            <w:r>
              <w:t>Accept:</w:t>
            </w:r>
            <w:r>
              <w:rPr>
                <w:spacing w:val="-13"/>
              </w:rPr>
              <w:t xml:space="preserve"> </w:t>
            </w:r>
            <w:r>
              <w:t>Nothing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done</w:t>
            </w:r>
          </w:p>
        </w:tc>
        <w:tc>
          <w:tcPr>
            <w:tcW w:w="1434" w:type="dxa"/>
          </w:tcPr>
          <w:p w14:paraId="4C3C78E6" w14:textId="77777777" w:rsidR="000655EC" w:rsidRDefault="00000000">
            <w:pPr>
              <w:pStyle w:val="TableParagraph"/>
              <w:spacing w:line="261" w:lineRule="exact"/>
              <w:ind w:left="23" w:right="1"/>
              <w:jc w:val="center"/>
            </w:pPr>
            <w:r>
              <w:rPr>
                <w:spacing w:val="-2"/>
              </w:rPr>
              <w:t>23.10.2025</w:t>
            </w:r>
          </w:p>
        </w:tc>
      </w:tr>
      <w:tr w:rsidR="000655EC" w14:paraId="4C3C78EB" w14:textId="77777777">
        <w:trPr>
          <w:trHeight w:val="270"/>
        </w:trPr>
        <w:tc>
          <w:tcPr>
            <w:tcW w:w="2903" w:type="dxa"/>
            <w:gridSpan w:val="2"/>
          </w:tcPr>
          <w:p w14:paraId="4C3C78E8" w14:textId="77777777" w:rsidR="000655EC" w:rsidRDefault="00000000">
            <w:pPr>
              <w:pStyle w:val="TableParagraph"/>
              <w:tabs>
                <w:tab w:val="left" w:pos="806"/>
              </w:tabs>
              <w:spacing w:line="251" w:lineRule="exact"/>
              <w:ind w:left="182"/>
            </w:pPr>
            <w:r>
              <w:rPr>
                <w:spacing w:val="-5"/>
              </w:rPr>
              <w:t>13</w:t>
            </w:r>
            <w:r>
              <w:tab/>
              <w:t>Not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reproducible</w:t>
            </w:r>
          </w:p>
        </w:tc>
        <w:tc>
          <w:tcPr>
            <w:tcW w:w="5448" w:type="dxa"/>
          </w:tcPr>
          <w:p w14:paraId="4C3C78E9" w14:textId="77777777" w:rsidR="000655EC" w:rsidRDefault="00000000">
            <w:pPr>
              <w:pStyle w:val="TableParagraph"/>
              <w:spacing w:line="251" w:lineRule="exact"/>
              <w:ind w:left="126"/>
            </w:pPr>
            <w:r>
              <w:rPr>
                <w:spacing w:val="-2"/>
              </w:rPr>
              <w:t>GitHub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LaTeX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document</w:t>
            </w:r>
          </w:p>
        </w:tc>
        <w:tc>
          <w:tcPr>
            <w:tcW w:w="1434" w:type="dxa"/>
          </w:tcPr>
          <w:p w14:paraId="4C3C78EA" w14:textId="77777777" w:rsidR="000655EC" w:rsidRDefault="00000000">
            <w:pPr>
              <w:pStyle w:val="TableParagraph"/>
              <w:spacing w:line="251" w:lineRule="exact"/>
              <w:ind w:left="23"/>
              <w:jc w:val="center"/>
            </w:pPr>
            <w:r>
              <w:rPr>
                <w:spacing w:val="-2"/>
              </w:rPr>
              <w:t>10.10.2025</w:t>
            </w:r>
          </w:p>
        </w:tc>
      </w:tr>
      <w:tr w:rsidR="000655EC" w14:paraId="4C3C78ED" w14:textId="77777777">
        <w:trPr>
          <w:trHeight w:val="270"/>
        </w:trPr>
        <w:tc>
          <w:tcPr>
            <w:tcW w:w="9785" w:type="dxa"/>
            <w:gridSpan w:val="4"/>
          </w:tcPr>
          <w:p w14:paraId="4C3C78EC" w14:textId="77777777" w:rsidR="000655EC" w:rsidRDefault="00000000">
            <w:pPr>
              <w:pStyle w:val="TableParagraph"/>
              <w:spacing w:line="251" w:lineRule="exact"/>
              <w:ind w:left="806"/>
            </w:pPr>
            <w:r>
              <w:rPr>
                <w:spacing w:val="-4"/>
              </w:rPr>
              <w:t>work</w:t>
            </w:r>
          </w:p>
        </w:tc>
      </w:tr>
      <w:tr w:rsidR="000655EC" w14:paraId="4C3C78F1" w14:textId="77777777">
        <w:trPr>
          <w:trHeight w:val="270"/>
        </w:trPr>
        <w:tc>
          <w:tcPr>
            <w:tcW w:w="2903" w:type="dxa"/>
            <w:gridSpan w:val="2"/>
          </w:tcPr>
          <w:p w14:paraId="4C3C78EE" w14:textId="77777777" w:rsidR="000655EC" w:rsidRDefault="00000000">
            <w:pPr>
              <w:pStyle w:val="TableParagraph"/>
              <w:tabs>
                <w:tab w:val="left" w:pos="806"/>
              </w:tabs>
              <w:spacing w:line="251" w:lineRule="exact"/>
              <w:ind w:left="184"/>
            </w:pPr>
            <w:r>
              <w:rPr>
                <w:spacing w:val="-5"/>
              </w:rPr>
              <w:t>14</w:t>
            </w:r>
            <w:r>
              <w:tab/>
              <w:t>Plagiarism</w:t>
            </w:r>
            <w:r>
              <w:rPr>
                <w:spacing w:val="-12"/>
              </w:rPr>
              <w:t xml:space="preserve"> </w:t>
            </w:r>
            <w:r>
              <w:t>or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wrong</w:t>
            </w:r>
          </w:p>
        </w:tc>
        <w:tc>
          <w:tcPr>
            <w:tcW w:w="5448" w:type="dxa"/>
          </w:tcPr>
          <w:p w14:paraId="4C3C78EF" w14:textId="77777777" w:rsidR="000655EC" w:rsidRDefault="00000000">
            <w:pPr>
              <w:pStyle w:val="TableParagraph"/>
              <w:spacing w:line="251" w:lineRule="exact"/>
              <w:ind w:left="126"/>
            </w:pPr>
            <w:r>
              <w:t>JabRef</w:t>
            </w:r>
            <w:r>
              <w:rPr>
                <w:spacing w:val="-13"/>
              </w:rPr>
              <w:t xml:space="preserve"> </w:t>
            </w:r>
            <w:r>
              <w:t>used</w:t>
            </w:r>
            <w:r>
              <w:rPr>
                <w:spacing w:val="-13"/>
              </w:rPr>
              <w:t xml:space="preserve"> </w:t>
            </w:r>
            <w:r>
              <w:t>as</w:t>
            </w:r>
            <w:r>
              <w:rPr>
                <w:spacing w:val="-13"/>
              </w:rPr>
              <w:t xml:space="preserve"> </w:t>
            </w:r>
            <w:r>
              <w:t>GUI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bibliography;</w:t>
            </w:r>
            <w:r>
              <w:rPr>
                <w:spacing w:val="-13"/>
              </w:rPr>
              <w:t xml:space="preserve"> </w:t>
            </w:r>
            <w:r>
              <w:t>Biber</w:t>
            </w:r>
            <w:r>
              <w:rPr>
                <w:spacing w:val="-13"/>
              </w:rPr>
              <w:t xml:space="preserve"> </w:t>
            </w:r>
            <w:r>
              <w:t>used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for</w:t>
            </w:r>
          </w:p>
        </w:tc>
        <w:tc>
          <w:tcPr>
            <w:tcW w:w="1434" w:type="dxa"/>
          </w:tcPr>
          <w:p w14:paraId="4C3C78F0" w14:textId="77777777" w:rsidR="000655EC" w:rsidRDefault="00000000">
            <w:pPr>
              <w:pStyle w:val="TableParagraph"/>
              <w:spacing w:line="251" w:lineRule="exact"/>
              <w:ind w:left="23"/>
              <w:jc w:val="center"/>
            </w:pPr>
            <w:r>
              <w:rPr>
                <w:spacing w:val="-2"/>
              </w:rPr>
              <w:t>17.10.2025</w:t>
            </w:r>
          </w:p>
        </w:tc>
      </w:tr>
      <w:tr w:rsidR="000655EC" w14:paraId="4C3C78F5" w14:textId="77777777">
        <w:trPr>
          <w:trHeight w:val="270"/>
        </w:trPr>
        <w:tc>
          <w:tcPr>
            <w:tcW w:w="2903" w:type="dxa"/>
            <w:gridSpan w:val="2"/>
          </w:tcPr>
          <w:p w14:paraId="4C3C78F2" w14:textId="77777777" w:rsidR="000655EC" w:rsidRDefault="00000000">
            <w:pPr>
              <w:pStyle w:val="TableParagraph"/>
              <w:spacing w:line="251" w:lineRule="exact"/>
              <w:ind w:left="806"/>
            </w:pPr>
            <w:r>
              <w:rPr>
                <w:spacing w:val="-2"/>
              </w:rPr>
              <w:t>citation</w:t>
            </w:r>
          </w:p>
        </w:tc>
        <w:tc>
          <w:tcPr>
            <w:tcW w:w="5448" w:type="dxa"/>
          </w:tcPr>
          <w:p w14:paraId="4C3C78F3" w14:textId="77777777" w:rsidR="000655EC" w:rsidRDefault="00000000">
            <w:pPr>
              <w:pStyle w:val="TableParagraph"/>
              <w:spacing w:line="251" w:lineRule="exact"/>
              <w:ind w:left="126"/>
            </w:pPr>
            <w:r>
              <w:rPr>
                <w:spacing w:val="-4"/>
              </w:rPr>
              <w:t>build</w:t>
            </w:r>
          </w:p>
        </w:tc>
        <w:tc>
          <w:tcPr>
            <w:tcW w:w="1434" w:type="dxa"/>
          </w:tcPr>
          <w:p w14:paraId="4C3C78F4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8F9" w14:textId="77777777">
        <w:trPr>
          <w:trHeight w:val="270"/>
        </w:trPr>
        <w:tc>
          <w:tcPr>
            <w:tcW w:w="2903" w:type="dxa"/>
            <w:gridSpan w:val="2"/>
          </w:tcPr>
          <w:p w14:paraId="4C3C78F6" w14:textId="77777777" w:rsidR="000655EC" w:rsidRDefault="00000000">
            <w:pPr>
              <w:pStyle w:val="TableParagraph"/>
              <w:tabs>
                <w:tab w:val="left" w:pos="806"/>
              </w:tabs>
              <w:spacing w:line="251" w:lineRule="exact"/>
              <w:ind w:left="182"/>
            </w:pPr>
            <w:r>
              <w:rPr>
                <w:spacing w:val="-5"/>
              </w:rPr>
              <w:t>15</w:t>
            </w:r>
            <w:r>
              <w:tab/>
            </w:r>
            <w:r>
              <w:rPr>
                <w:spacing w:val="-2"/>
              </w:rPr>
              <w:t>Copyright</w:t>
            </w:r>
          </w:p>
        </w:tc>
        <w:tc>
          <w:tcPr>
            <w:tcW w:w="5448" w:type="dxa"/>
          </w:tcPr>
          <w:p w14:paraId="4C3C78F7" w14:textId="77777777" w:rsidR="000655EC" w:rsidRDefault="00000000">
            <w:pPr>
              <w:pStyle w:val="TableParagraph"/>
              <w:spacing w:line="251" w:lineRule="exact"/>
              <w:ind w:left="126"/>
            </w:pPr>
            <w:r>
              <w:t>Accept:</w:t>
            </w:r>
            <w:r>
              <w:rPr>
                <w:spacing w:val="-13"/>
              </w:rPr>
              <w:t xml:space="preserve"> </w:t>
            </w:r>
            <w:r>
              <w:t>Nothing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done</w:t>
            </w:r>
          </w:p>
        </w:tc>
        <w:tc>
          <w:tcPr>
            <w:tcW w:w="1434" w:type="dxa"/>
          </w:tcPr>
          <w:p w14:paraId="4C3C78F8" w14:textId="77777777" w:rsidR="000655EC" w:rsidRDefault="00000000">
            <w:pPr>
              <w:pStyle w:val="TableParagraph"/>
              <w:spacing w:line="251" w:lineRule="exact"/>
              <w:ind w:left="23"/>
              <w:jc w:val="center"/>
            </w:pPr>
            <w:r>
              <w:rPr>
                <w:spacing w:val="-2"/>
              </w:rPr>
              <w:t>10.10.2025</w:t>
            </w:r>
          </w:p>
        </w:tc>
      </w:tr>
      <w:tr w:rsidR="000655EC" w14:paraId="4C3C78FD" w14:textId="77777777">
        <w:trPr>
          <w:trHeight w:val="270"/>
        </w:trPr>
        <w:tc>
          <w:tcPr>
            <w:tcW w:w="2903" w:type="dxa"/>
            <w:gridSpan w:val="2"/>
          </w:tcPr>
          <w:p w14:paraId="4C3C78FA" w14:textId="77777777" w:rsidR="000655EC" w:rsidRDefault="00000000">
            <w:pPr>
              <w:pStyle w:val="TableParagraph"/>
              <w:tabs>
                <w:tab w:val="left" w:pos="806"/>
              </w:tabs>
              <w:spacing w:line="251" w:lineRule="exact"/>
              <w:ind w:left="182"/>
            </w:pPr>
            <w:r>
              <w:rPr>
                <w:spacing w:val="-5"/>
              </w:rPr>
              <w:t>16</w:t>
            </w:r>
            <w:r>
              <w:tab/>
              <w:t>Bad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communication</w:t>
            </w:r>
          </w:p>
        </w:tc>
        <w:tc>
          <w:tcPr>
            <w:tcW w:w="5448" w:type="dxa"/>
          </w:tcPr>
          <w:p w14:paraId="4C3C78FB" w14:textId="77777777" w:rsidR="000655EC" w:rsidRDefault="00000000">
            <w:pPr>
              <w:pStyle w:val="TableParagraph"/>
              <w:spacing w:line="251" w:lineRule="exact"/>
              <w:ind w:left="126"/>
            </w:pPr>
            <w:r>
              <w:rPr>
                <w:spacing w:val="-2"/>
              </w:rPr>
              <w:t>Jour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Fixe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setup</w:t>
            </w:r>
          </w:p>
        </w:tc>
        <w:tc>
          <w:tcPr>
            <w:tcW w:w="1434" w:type="dxa"/>
          </w:tcPr>
          <w:p w14:paraId="4C3C78FC" w14:textId="77777777" w:rsidR="000655EC" w:rsidRDefault="00000000">
            <w:pPr>
              <w:pStyle w:val="TableParagraph"/>
              <w:spacing w:line="251" w:lineRule="exact"/>
              <w:ind w:left="23" w:right="1"/>
              <w:jc w:val="center"/>
            </w:pPr>
            <w:r>
              <w:rPr>
                <w:spacing w:val="-2"/>
              </w:rPr>
              <w:t>26.09.2025</w:t>
            </w:r>
          </w:p>
        </w:tc>
      </w:tr>
      <w:tr w:rsidR="000655EC" w14:paraId="4C3C7902" w14:textId="77777777">
        <w:trPr>
          <w:trHeight w:val="531"/>
        </w:trPr>
        <w:tc>
          <w:tcPr>
            <w:tcW w:w="2903" w:type="dxa"/>
            <w:gridSpan w:val="2"/>
          </w:tcPr>
          <w:p w14:paraId="4C3C78FE" w14:textId="77777777" w:rsidR="000655EC" w:rsidRDefault="00000000">
            <w:pPr>
              <w:pStyle w:val="TableParagraph"/>
              <w:spacing w:line="249" w:lineRule="exact"/>
              <w:ind w:left="806"/>
            </w:pPr>
            <w:r>
              <w:rPr>
                <w:spacing w:val="-2"/>
              </w:rPr>
              <w:t>with</w:t>
            </w:r>
            <w:r>
              <w:t xml:space="preserve"> </w:t>
            </w:r>
            <w:r>
              <w:rPr>
                <w:spacing w:val="-2"/>
              </w:rPr>
              <w:t>stakeholder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or</w:t>
            </w:r>
          </w:p>
          <w:p w14:paraId="4C3C78FF" w14:textId="77777777" w:rsidR="000655EC" w:rsidRDefault="00000000">
            <w:pPr>
              <w:pStyle w:val="TableParagraph"/>
              <w:spacing w:line="263" w:lineRule="exact"/>
              <w:ind w:left="806"/>
            </w:pPr>
            <w:r>
              <w:rPr>
                <w:spacing w:val="-2"/>
              </w:rPr>
              <w:t>advisor</w:t>
            </w:r>
          </w:p>
        </w:tc>
        <w:tc>
          <w:tcPr>
            <w:tcW w:w="5448" w:type="dxa"/>
          </w:tcPr>
          <w:p w14:paraId="4C3C7900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4C3C7901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907" w14:textId="77777777">
        <w:trPr>
          <w:trHeight w:val="281"/>
        </w:trPr>
        <w:tc>
          <w:tcPr>
            <w:tcW w:w="595" w:type="dxa"/>
          </w:tcPr>
          <w:p w14:paraId="4C3C7903" w14:textId="77777777" w:rsidR="000655EC" w:rsidRDefault="00000000">
            <w:pPr>
              <w:pStyle w:val="TableParagraph"/>
              <w:spacing w:line="261" w:lineRule="exact"/>
              <w:ind w:right="26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2308" w:type="dxa"/>
          </w:tcPr>
          <w:p w14:paraId="4C3C7904" w14:textId="77777777" w:rsidR="000655EC" w:rsidRDefault="00000000">
            <w:pPr>
              <w:pStyle w:val="TableParagraph"/>
              <w:spacing w:line="261" w:lineRule="exact"/>
              <w:ind w:left="211"/>
            </w:pPr>
            <w:r>
              <w:rPr>
                <w:spacing w:val="-2"/>
              </w:rPr>
              <w:t>Insufficient</w:t>
            </w:r>
          </w:p>
        </w:tc>
        <w:tc>
          <w:tcPr>
            <w:tcW w:w="5448" w:type="dxa"/>
          </w:tcPr>
          <w:p w14:paraId="4C3C7905" w14:textId="77777777" w:rsidR="000655EC" w:rsidRDefault="00000000">
            <w:pPr>
              <w:pStyle w:val="TableParagraph"/>
              <w:spacing w:line="261" w:lineRule="exact"/>
              <w:ind w:left="126"/>
            </w:pPr>
            <w:r>
              <w:rPr>
                <w:spacing w:val="-2"/>
              </w:rPr>
              <w:t>Keep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exchange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channels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when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changing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  <w:tc>
          <w:tcPr>
            <w:tcW w:w="1434" w:type="dxa"/>
          </w:tcPr>
          <w:p w14:paraId="4C3C7906" w14:textId="77777777" w:rsidR="000655EC" w:rsidRDefault="00000000">
            <w:pPr>
              <w:pStyle w:val="TableParagraph"/>
              <w:spacing w:line="261" w:lineRule="exact"/>
              <w:ind w:left="23" w:right="1"/>
              <w:jc w:val="center"/>
            </w:pPr>
            <w:r>
              <w:rPr>
                <w:spacing w:val="-2"/>
              </w:rPr>
              <w:t>26.09.2025</w:t>
            </w:r>
          </w:p>
        </w:tc>
      </w:tr>
      <w:tr w:rsidR="000655EC" w14:paraId="4C3C7910" w14:textId="77777777">
        <w:trPr>
          <w:trHeight w:val="823"/>
        </w:trPr>
        <w:tc>
          <w:tcPr>
            <w:tcW w:w="595" w:type="dxa"/>
          </w:tcPr>
          <w:p w14:paraId="4C3C7908" w14:textId="77777777" w:rsidR="000655EC" w:rsidRDefault="000655EC">
            <w:pPr>
              <w:pStyle w:val="TableParagraph"/>
              <w:spacing w:before="202"/>
            </w:pPr>
          </w:p>
          <w:p w14:paraId="4C3C7909" w14:textId="77777777" w:rsidR="000655EC" w:rsidRDefault="00000000">
            <w:pPr>
              <w:pStyle w:val="TableParagraph"/>
              <w:spacing w:before="1" w:line="299" w:lineRule="exact"/>
              <w:ind w:right="26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2308" w:type="dxa"/>
          </w:tcPr>
          <w:p w14:paraId="4C3C790A" w14:textId="77777777" w:rsidR="000655EC" w:rsidRDefault="00000000">
            <w:pPr>
              <w:pStyle w:val="TableParagraph"/>
              <w:spacing w:line="249" w:lineRule="exact"/>
              <w:ind w:left="211"/>
            </w:pPr>
            <w:r>
              <w:rPr>
                <w:spacing w:val="-2"/>
              </w:rPr>
              <w:t>exchange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4C3C790B" w14:textId="77777777" w:rsidR="000655EC" w:rsidRDefault="00000000">
            <w:pPr>
              <w:pStyle w:val="TableParagraph"/>
              <w:spacing w:before="7" w:line="216" w:lineRule="auto"/>
              <w:ind w:left="211" w:right="286" w:hanging="1"/>
            </w:pPr>
            <w:r>
              <w:t xml:space="preserve">external partners </w:t>
            </w:r>
            <w:r>
              <w:rPr>
                <w:spacing w:val="-2"/>
              </w:rPr>
              <w:t>Unforeseen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family</w:t>
            </w:r>
          </w:p>
        </w:tc>
        <w:tc>
          <w:tcPr>
            <w:tcW w:w="5448" w:type="dxa"/>
          </w:tcPr>
          <w:p w14:paraId="4C3C790C" w14:textId="77777777" w:rsidR="000655EC" w:rsidRDefault="000655EC">
            <w:pPr>
              <w:pStyle w:val="TableParagraph"/>
              <w:spacing w:before="202"/>
            </w:pPr>
          </w:p>
          <w:p w14:paraId="4C3C790D" w14:textId="77777777" w:rsidR="000655EC" w:rsidRDefault="00000000">
            <w:pPr>
              <w:pStyle w:val="TableParagraph"/>
              <w:spacing w:before="1" w:line="299" w:lineRule="exact"/>
              <w:ind w:left="126"/>
            </w:pPr>
            <w:r>
              <w:t>Accept:</w:t>
            </w:r>
            <w:r>
              <w:rPr>
                <w:spacing w:val="-13"/>
              </w:rPr>
              <w:t xml:space="preserve"> </w:t>
            </w:r>
            <w:r>
              <w:t>Nothing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done</w:t>
            </w:r>
          </w:p>
        </w:tc>
        <w:tc>
          <w:tcPr>
            <w:tcW w:w="1434" w:type="dxa"/>
          </w:tcPr>
          <w:p w14:paraId="4C3C790E" w14:textId="77777777" w:rsidR="000655EC" w:rsidRDefault="000655EC">
            <w:pPr>
              <w:pStyle w:val="TableParagraph"/>
              <w:spacing w:before="202"/>
            </w:pPr>
          </w:p>
          <w:p w14:paraId="4C3C790F" w14:textId="77777777" w:rsidR="000655EC" w:rsidRDefault="00000000">
            <w:pPr>
              <w:pStyle w:val="TableParagraph"/>
              <w:spacing w:before="1" w:line="299" w:lineRule="exact"/>
              <w:ind w:left="23"/>
              <w:jc w:val="center"/>
            </w:pPr>
            <w:r>
              <w:rPr>
                <w:spacing w:val="-2"/>
              </w:rPr>
              <w:t>23.10.2025</w:t>
            </w:r>
          </w:p>
        </w:tc>
      </w:tr>
      <w:tr w:rsidR="000655EC" w14:paraId="4C3C7916" w14:textId="77777777">
        <w:trPr>
          <w:trHeight w:val="531"/>
        </w:trPr>
        <w:tc>
          <w:tcPr>
            <w:tcW w:w="595" w:type="dxa"/>
          </w:tcPr>
          <w:p w14:paraId="4C3C7911" w14:textId="77777777" w:rsidR="000655EC" w:rsidRDefault="00000000">
            <w:pPr>
              <w:pStyle w:val="TableParagraph"/>
              <w:spacing w:before="223" w:line="288" w:lineRule="exact"/>
              <w:ind w:right="26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308" w:type="dxa"/>
          </w:tcPr>
          <w:p w14:paraId="4C3C7912" w14:textId="77777777" w:rsidR="000655EC" w:rsidRDefault="00000000">
            <w:pPr>
              <w:pStyle w:val="TableParagraph"/>
              <w:spacing w:line="238" w:lineRule="exact"/>
              <w:ind w:left="211"/>
            </w:pPr>
            <w:r>
              <w:rPr>
                <w:spacing w:val="-2"/>
              </w:rPr>
              <w:t>crisis</w:t>
            </w:r>
          </w:p>
          <w:p w14:paraId="4C3C7913" w14:textId="77777777" w:rsidR="000655EC" w:rsidRDefault="00000000">
            <w:pPr>
              <w:pStyle w:val="TableParagraph"/>
              <w:spacing w:line="273" w:lineRule="exact"/>
              <w:ind w:left="211"/>
            </w:pPr>
            <w:r>
              <w:t>General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force</w:t>
            </w:r>
          </w:p>
        </w:tc>
        <w:tc>
          <w:tcPr>
            <w:tcW w:w="5448" w:type="dxa"/>
          </w:tcPr>
          <w:p w14:paraId="4C3C7914" w14:textId="77777777" w:rsidR="000655EC" w:rsidRDefault="00000000">
            <w:pPr>
              <w:pStyle w:val="TableParagraph"/>
              <w:spacing w:before="223" w:line="288" w:lineRule="exact"/>
              <w:ind w:left="126"/>
            </w:pPr>
            <w:r>
              <w:t>Accept:</w:t>
            </w:r>
            <w:r>
              <w:rPr>
                <w:spacing w:val="-13"/>
              </w:rPr>
              <w:t xml:space="preserve"> </w:t>
            </w:r>
            <w:r>
              <w:t>Nothing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done</w:t>
            </w:r>
          </w:p>
        </w:tc>
        <w:tc>
          <w:tcPr>
            <w:tcW w:w="1434" w:type="dxa"/>
          </w:tcPr>
          <w:p w14:paraId="4C3C7915" w14:textId="77777777" w:rsidR="000655EC" w:rsidRDefault="00000000">
            <w:pPr>
              <w:pStyle w:val="TableParagraph"/>
              <w:spacing w:before="223" w:line="288" w:lineRule="exact"/>
              <w:ind w:left="23"/>
              <w:jc w:val="center"/>
            </w:pPr>
            <w:r>
              <w:rPr>
                <w:spacing w:val="-2"/>
              </w:rPr>
              <w:t>23.10.2025</w:t>
            </w:r>
          </w:p>
        </w:tc>
      </w:tr>
      <w:tr w:rsidR="000655EC" w14:paraId="4C3C791B" w14:textId="77777777">
        <w:trPr>
          <w:trHeight w:val="329"/>
        </w:trPr>
        <w:tc>
          <w:tcPr>
            <w:tcW w:w="595" w:type="dxa"/>
            <w:tcBorders>
              <w:bottom w:val="single" w:sz="8" w:space="0" w:color="000000"/>
            </w:tcBorders>
          </w:tcPr>
          <w:p w14:paraId="4C3C7917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8" w:type="dxa"/>
            <w:tcBorders>
              <w:bottom w:val="single" w:sz="8" w:space="0" w:color="000000"/>
            </w:tcBorders>
          </w:tcPr>
          <w:p w14:paraId="4C3C7918" w14:textId="77777777" w:rsidR="000655EC" w:rsidRDefault="00000000">
            <w:pPr>
              <w:pStyle w:val="TableParagraph"/>
              <w:spacing w:line="264" w:lineRule="exact"/>
              <w:ind w:left="211"/>
            </w:pPr>
            <w:r>
              <w:rPr>
                <w:spacing w:val="-2"/>
              </w:rPr>
              <w:t>majeure</w:t>
            </w:r>
          </w:p>
        </w:tc>
        <w:tc>
          <w:tcPr>
            <w:tcW w:w="5448" w:type="dxa"/>
            <w:tcBorders>
              <w:bottom w:val="single" w:sz="8" w:space="0" w:color="000000"/>
            </w:tcBorders>
          </w:tcPr>
          <w:p w14:paraId="4C3C7919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  <w:tcBorders>
              <w:bottom w:val="single" w:sz="8" w:space="0" w:color="000000"/>
            </w:tcBorders>
          </w:tcPr>
          <w:p w14:paraId="4C3C791A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C3C791C" w14:textId="77777777" w:rsidR="000655EC" w:rsidRDefault="000655EC">
      <w:pPr>
        <w:pStyle w:val="Textkrper"/>
        <w:spacing w:before="156"/>
        <w:rPr>
          <w:sz w:val="24"/>
        </w:rPr>
      </w:pPr>
    </w:p>
    <w:p w14:paraId="4C3C791D" w14:textId="4EC1DBD1" w:rsidR="000655EC" w:rsidRDefault="001E7200">
      <w:pPr>
        <w:pStyle w:val="berschrift3"/>
        <w:rPr>
          <w:b w:val="0"/>
        </w:rPr>
      </w:pPr>
      <w:ins w:id="297" w:author="Ritley Kenneth" w:date="2025-12-09T05:48:00Z" w16du:dateUtc="2025-12-09T04:48:00Z">
        <w:r>
          <w:rPr>
            <w:b w:val="0"/>
            <w:color w:val="687D91"/>
            <w:spacing w:val="-2"/>
            <w:w w:val="95"/>
          </w:rPr>
          <w:t xml:space="preserve">Ongoing Risk </w:t>
        </w:r>
      </w:ins>
      <w:r>
        <w:rPr>
          <w:b w:val="0"/>
          <w:color w:val="687D91"/>
          <w:spacing w:val="-2"/>
          <w:w w:val="95"/>
        </w:rPr>
        <w:t>Monitoring</w:t>
      </w:r>
    </w:p>
    <w:p w14:paraId="4C3C791E" w14:textId="77777777" w:rsidR="000655EC" w:rsidRDefault="00000000">
      <w:pPr>
        <w:pStyle w:val="Textkrper"/>
        <w:spacing w:before="194" w:line="216" w:lineRule="auto"/>
        <w:ind w:left="142" w:right="848"/>
        <w:jc w:val="both"/>
      </w:pPr>
      <w:r>
        <w:t>A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ongoing</w:t>
      </w:r>
      <w:r>
        <w:rPr>
          <w:spacing w:val="-1"/>
        </w:rPr>
        <w:t xml:space="preserve"> </w:t>
      </w:r>
      <w:r>
        <w:t>monitoring.</w:t>
      </w:r>
      <w:r>
        <w:rPr>
          <w:spacing w:val="2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materialise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identified.</w:t>
      </w:r>
      <w:r>
        <w:rPr>
          <w:spacing w:val="1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4"/>
        </w:rPr>
        <w:t>identified or causes a disruption to the project, it will be documented.</w:t>
      </w:r>
      <w:r>
        <w:rPr>
          <w:spacing w:val="22"/>
        </w:rPr>
        <w:t xml:space="preserve"> </w:t>
      </w:r>
      <w:r>
        <w:rPr>
          <w:spacing w:val="-4"/>
        </w:rPr>
        <w:t xml:space="preserve">Additionally, an appropriate measure </w:t>
      </w:r>
      <w:r>
        <w:t>to handle its impact will be defined.</w:t>
      </w:r>
      <w:r>
        <w:rPr>
          <w:spacing w:val="40"/>
        </w:rPr>
        <w:t xml:space="preserve"> </w:t>
      </w:r>
      <w:r>
        <w:t xml:space="preserve">Monitoring of the risks will be performed every second Friday of </w:t>
      </w:r>
      <w:r>
        <w:rPr>
          <w:spacing w:val="-2"/>
        </w:rPr>
        <w:t>each</w:t>
      </w:r>
      <w:r>
        <w:rPr>
          <w:spacing w:val="-7"/>
        </w:rPr>
        <w:t xml:space="preserve"> </w:t>
      </w:r>
      <w:r>
        <w:rPr>
          <w:spacing w:val="-2"/>
        </w:rPr>
        <w:t xml:space="preserve">month. </w:t>
      </w:r>
      <w:commentRangeStart w:id="298"/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planned</w:t>
      </w:r>
      <w:r>
        <w:rPr>
          <w:spacing w:val="-7"/>
        </w:rPr>
        <w:t xml:space="preserve"> </w:t>
      </w:r>
      <w:r>
        <w:rPr>
          <w:spacing w:val="-2"/>
        </w:rPr>
        <w:t>dates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14.11,</w:t>
      </w:r>
      <w:r>
        <w:rPr>
          <w:spacing w:val="-7"/>
        </w:rPr>
        <w:t xml:space="preserve"> </w:t>
      </w:r>
      <w:r>
        <w:rPr>
          <w:spacing w:val="-2"/>
        </w:rPr>
        <w:t>12.12,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 xml:space="preserve">09.01. </w:t>
      </w:r>
      <w:commentRangeEnd w:id="298"/>
      <w:r w:rsidR="001E7200">
        <w:rPr>
          <w:rStyle w:val="Kommentarzeichen"/>
        </w:rPr>
        <w:commentReference w:id="298"/>
      </w:r>
      <w:r>
        <w:rPr>
          <w:spacing w:val="-2"/>
        </w:rPr>
        <w:t>Detailed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  <w:r>
        <w:rPr>
          <w:spacing w:val="-7"/>
        </w:rPr>
        <w:t xml:space="preserve"> </w:t>
      </w:r>
      <w:r>
        <w:rPr>
          <w:spacing w:val="-2"/>
        </w:rPr>
        <w:t>about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risk</w:t>
      </w:r>
      <w:r>
        <w:rPr>
          <w:spacing w:val="-7"/>
        </w:rPr>
        <w:t xml:space="preserve"> </w:t>
      </w:r>
      <w:r>
        <w:rPr>
          <w:spacing w:val="-2"/>
        </w:rPr>
        <w:t xml:space="preserve">monitoring </w:t>
      </w:r>
      <w:r>
        <w:t>process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appendix</w:t>
      </w:r>
      <w:r>
        <w:rPr>
          <w:spacing w:val="-1"/>
        </w:rPr>
        <w:t xml:space="preserve"> </w:t>
      </w:r>
      <w:hyperlink w:anchor="_bookmark78" w:history="1">
        <w:r w:rsidR="000655EC">
          <w:t>B.</w:t>
        </w:r>
      </w:hyperlink>
      <w:r>
        <w:t>1. These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check-ins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information:</w:t>
      </w:r>
    </w:p>
    <w:p w14:paraId="4C3C791F" w14:textId="77777777" w:rsidR="000655EC" w:rsidRDefault="00000000">
      <w:pPr>
        <w:pStyle w:val="Textkrper"/>
        <w:spacing w:before="296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7"/>
          <w:position w:val="2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risk:</w:t>
      </w:r>
      <w:r>
        <w:rPr>
          <w:spacing w:val="2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rPr>
          <w:spacing w:val="-2"/>
        </w:rPr>
        <w:t>above</w:t>
      </w:r>
    </w:p>
    <w:p w14:paraId="4C3C7920" w14:textId="77777777" w:rsidR="000655EC" w:rsidRDefault="00000000">
      <w:pPr>
        <w:pStyle w:val="Textkrper"/>
        <w:spacing w:before="205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8"/>
          <w:position w:val="2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risk:</w:t>
      </w:r>
      <w:r>
        <w:rPr>
          <w:spacing w:val="2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rPr>
          <w:spacing w:val="-2"/>
        </w:rPr>
        <w:t>above</w:t>
      </w:r>
    </w:p>
    <w:p w14:paraId="4C3C7921" w14:textId="77777777" w:rsidR="000655EC" w:rsidRDefault="00000000">
      <w:pPr>
        <w:pStyle w:val="Textkrper"/>
        <w:spacing w:before="205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8"/>
          <w:position w:val="2"/>
        </w:rPr>
        <w:t xml:space="preserve"> </w:t>
      </w:r>
      <w:r>
        <w:t>Occurred:</w:t>
      </w:r>
      <w:r>
        <w:rPr>
          <w:spacing w:val="1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occur</w:t>
      </w:r>
      <w:r>
        <w:rPr>
          <w:spacing w:val="-6"/>
        </w:rPr>
        <w:t xml:space="preserve"> </w:t>
      </w:r>
      <w:r>
        <w:t>(yes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4"/>
        </w:rPr>
        <w:t>no)?</w:t>
      </w:r>
    </w:p>
    <w:p w14:paraId="4C3C7922" w14:textId="77777777" w:rsidR="000655EC" w:rsidRDefault="00000000">
      <w:pPr>
        <w:pStyle w:val="Textkrper"/>
        <w:spacing w:before="206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6"/>
          <w:position w:val="2"/>
        </w:rPr>
        <w:t xml:space="preserve"> </w:t>
      </w:r>
      <w:r>
        <w:t>Details:</w:t>
      </w:r>
      <w:r>
        <w:rPr>
          <w:spacing w:val="2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rPr>
          <w:spacing w:val="-2"/>
        </w:rPr>
        <w:t>happened?</w:t>
      </w:r>
    </w:p>
    <w:p w14:paraId="4C3C7923" w14:textId="77777777" w:rsidR="000655EC" w:rsidRDefault="00000000">
      <w:pPr>
        <w:pStyle w:val="Textkrper"/>
        <w:spacing w:before="205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4"/>
          <w:position w:val="2"/>
        </w:rPr>
        <w:t xml:space="preserve"> </w:t>
      </w:r>
      <w:r>
        <w:t>Cause: brief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rPr>
          <w:spacing w:val="-2"/>
        </w:rPr>
        <w:t>happened</w:t>
      </w:r>
    </w:p>
    <w:p w14:paraId="4C3C7924" w14:textId="77777777" w:rsidR="000655EC" w:rsidRDefault="00000000">
      <w:pPr>
        <w:pStyle w:val="Textkrper"/>
        <w:spacing w:before="205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7"/>
          <w:position w:val="2"/>
        </w:rPr>
        <w:t xml:space="preserve"> </w:t>
      </w:r>
      <w:r>
        <w:t>Measures</w:t>
      </w:r>
      <w:r>
        <w:rPr>
          <w:spacing w:val="-11"/>
        </w:rPr>
        <w:t xml:space="preserve"> </w:t>
      </w:r>
      <w:r>
        <w:t>taken:</w:t>
      </w:r>
      <w:r>
        <w:rPr>
          <w:spacing w:val="-4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measures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rPr>
          <w:spacing w:val="-2"/>
        </w:rPr>
        <w:t>taken?</w:t>
      </w:r>
    </w:p>
    <w:p w14:paraId="4C3C7925" w14:textId="77777777" w:rsidR="000655EC" w:rsidRDefault="00000000">
      <w:pPr>
        <w:pStyle w:val="Textkrper"/>
        <w:spacing w:before="205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9"/>
          <w:position w:val="2"/>
        </w:rPr>
        <w:t xml:space="preserve"> </w:t>
      </w:r>
      <w:r>
        <w:t>Measure</w:t>
      </w:r>
      <w:r>
        <w:rPr>
          <w:spacing w:val="-9"/>
        </w:rPr>
        <w:t xml:space="preserve"> </w:t>
      </w:r>
      <w:r>
        <w:t>date:</w:t>
      </w:r>
      <w:r>
        <w:rPr>
          <w:spacing w:val="-3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measures</w:t>
      </w:r>
      <w:r>
        <w:rPr>
          <w:spacing w:val="-10"/>
        </w:rPr>
        <w:t xml:space="preserve"> </w:t>
      </w:r>
      <w:r>
        <w:rPr>
          <w:spacing w:val="-2"/>
        </w:rPr>
        <w:t>taken?</w:t>
      </w:r>
    </w:p>
    <w:p w14:paraId="4C3C7926" w14:textId="77777777" w:rsidR="000655EC" w:rsidRDefault="000655EC">
      <w:pPr>
        <w:pStyle w:val="Textkrper"/>
        <w:sectPr w:rsidR="000655EC">
          <w:type w:val="continuous"/>
          <w:pgSz w:w="11910" w:h="16840"/>
          <w:pgMar w:top="0" w:right="0" w:bottom="280" w:left="708" w:header="0" w:footer="0" w:gutter="0"/>
          <w:cols w:space="720"/>
        </w:sectPr>
      </w:pPr>
    </w:p>
    <w:p w14:paraId="4C3C7927" w14:textId="77777777" w:rsidR="000655EC" w:rsidRDefault="000655EC">
      <w:pPr>
        <w:pStyle w:val="Textkrper"/>
        <w:spacing w:before="24"/>
        <w:rPr>
          <w:sz w:val="24"/>
        </w:rPr>
      </w:pPr>
    </w:p>
    <w:p w14:paraId="4C3C7928" w14:textId="6BA11316" w:rsidR="000655EC" w:rsidRDefault="00000000">
      <w:pPr>
        <w:pStyle w:val="berschrift3"/>
        <w:jc w:val="both"/>
        <w:rPr>
          <w:b w:val="0"/>
        </w:rPr>
      </w:pPr>
      <w:r>
        <w:rPr>
          <w:b w:val="0"/>
          <w:color w:val="687D91"/>
          <w:w w:val="80"/>
        </w:rPr>
        <w:t>Risk</w:t>
      </w:r>
      <w:r>
        <w:rPr>
          <w:b w:val="0"/>
          <w:color w:val="687D91"/>
          <w:spacing w:val="-3"/>
          <w:w w:val="90"/>
        </w:rPr>
        <w:t xml:space="preserve"> </w:t>
      </w:r>
      <w:r>
        <w:rPr>
          <w:b w:val="0"/>
          <w:color w:val="687D91"/>
          <w:spacing w:val="-2"/>
          <w:w w:val="90"/>
        </w:rPr>
        <w:t>review</w:t>
      </w:r>
      <w:ins w:id="299" w:author="Ritley Kenneth" w:date="2025-12-09T05:49:00Z" w16du:dateUtc="2025-12-09T04:49:00Z">
        <w:r w:rsidR="00AA1871">
          <w:rPr>
            <w:b w:val="0"/>
            <w:color w:val="687D91"/>
            <w:spacing w:val="-2"/>
            <w:w w:val="90"/>
          </w:rPr>
          <w:t xml:space="preserve"> at project completion</w:t>
        </w:r>
      </w:ins>
    </w:p>
    <w:p w14:paraId="4C3C7929" w14:textId="77777777" w:rsidR="000655EC" w:rsidRDefault="00000000">
      <w:pPr>
        <w:pStyle w:val="Textkrper"/>
        <w:spacing w:before="147" w:line="216" w:lineRule="auto"/>
        <w:ind w:left="142" w:right="848"/>
        <w:jc w:val="both"/>
      </w:pPr>
      <w:r>
        <w:t>Finally, a review of the risks will be held at the end of the project.</w:t>
      </w:r>
      <w:r>
        <w:rPr>
          <w:spacing w:val="40"/>
        </w:rPr>
        <w:t xml:space="preserve"> </w:t>
      </w:r>
      <w:r>
        <w:t>This will address which risks came into effect and which did not.</w:t>
      </w:r>
      <w:r>
        <w:rPr>
          <w:spacing w:val="40"/>
        </w:rPr>
        <w:t xml:space="preserve"> </w:t>
      </w:r>
      <w:r>
        <w:t xml:space="preserve">Additionally, changes to the perception of the risks will be documented. </w:t>
      </w:r>
      <w:r>
        <w:rPr>
          <w:spacing w:val="-2"/>
        </w:rPr>
        <w:t>Because</w:t>
      </w:r>
      <w:r>
        <w:rPr>
          <w:spacing w:val="-7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current</w:t>
      </w:r>
      <w:r>
        <w:rPr>
          <w:spacing w:val="-7"/>
        </w:rPr>
        <w:t xml:space="preserve"> </w:t>
      </w: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first</w:t>
      </w:r>
      <w:r>
        <w:rPr>
          <w:spacing w:val="-7"/>
        </w:rPr>
        <w:t xml:space="preserve"> </w:t>
      </w:r>
      <w:r>
        <w:rPr>
          <w:spacing w:val="-2"/>
        </w:rPr>
        <w:t>part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three</w:t>
      </w:r>
      <w:r>
        <w:rPr>
          <w:spacing w:val="-7"/>
        </w:rPr>
        <w:t xml:space="preserve"> </w:t>
      </w: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series(Project</w:t>
      </w:r>
      <w:r>
        <w:rPr>
          <w:spacing w:val="-7"/>
        </w:rPr>
        <w:t xml:space="preserve"> </w:t>
      </w:r>
      <w:r>
        <w:rPr>
          <w:spacing w:val="-2"/>
        </w:rPr>
        <w:t>1,</w:t>
      </w:r>
      <w:r>
        <w:rPr>
          <w:spacing w:val="-6"/>
        </w:rPr>
        <w:t xml:space="preserve"> </w:t>
      </w: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2,</w:t>
      </w:r>
      <w:r>
        <w:rPr>
          <w:spacing w:val="-6"/>
        </w:rPr>
        <w:t xml:space="preserve"> </w:t>
      </w:r>
      <w:r>
        <w:rPr>
          <w:spacing w:val="-2"/>
        </w:rPr>
        <w:t>Master</w:t>
      </w:r>
      <w:r>
        <w:rPr>
          <w:spacing w:val="-7"/>
        </w:rPr>
        <w:t xml:space="preserve"> </w:t>
      </w:r>
      <w:r>
        <w:rPr>
          <w:spacing w:val="-2"/>
        </w:rPr>
        <w:t>Thesis)</w:t>
      </w:r>
      <w:r>
        <w:rPr>
          <w:spacing w:val="-7"/>
        </w:rPr>
        <w:t xml:space="preserve"> </w:t>
      </w:r>
      <w:r>
        <w:rPr>
          <w:spacing w:val="-2"/>
        </w:rPr>
        <w:t xml:space="preserve">any </w:t>
      </w:r>
      <w:r>
        <w:t>suggestions to improve the following project will to be described.</w:t>
      </w:r>
    </w:p>
    <w:p w14:paraId="4C3C792A" w14:textId="77777777" w:rsidR="000655EC" w:rsidRDefault="000655EC">
      <w:pPr>
        <w:pStyle w:val="Textkrper"/>
        <w:spacing w:line="216" w:lineRule="auto"/>
        <w:jc w:val="both"/>
        <w:sectPr w:rsidR="000655EC">
          <w:pgSz w:w="11910" w:h="16840"/>
          <w:pgMar w:top="440" w:right="0" w:bottom="180" w:left="708" w:header="0" w:footer="0" w:gutter="0"/>
          <w:cols w:space="720"/>
        </w:sectPr>
      </w:pPr>
    </w:p>
    <w:p w14:paraId="4C3C792B" w14:textId="77777777" w:rsidR="000655EC" w:rsidRDefault="000655EC">
      <w:pPr>
        <w:pStyle w:val="Textkrper"/>
        <w:spacing w:before="8"/>
        <w:rPr>
          <w:sz w:val="14"/>
        </w:rPr>
      </w:pPr>
    </w:p>
    <w:p w14:paraId="4C3C792C" w14:textId="77777777" w:rsidR="000655EC" w:rsidRDefault="000655EC">
      <w:pPr>
        <w:pStyle w:val="Textkrper"/>
        <w:rPr>
          <w:sz w:val="14"/>
        </w:rPr>
        <w:sectPr w:rsidR="000655EC">
          <w:headerReference w:type="even" r:id="rId39"/>
          <w:footerReference w:type="even" r:id="rId40"/>
          <w:pgSz w:w="11910" w:h="16840"/>
          <w:pgMar w:top="1920" w:right="0" w:bottom="280" w:left="708" w:header="0" w:footer="0" w:gutter="0"/>
          <w:cols w:space="720"/>
        </w:sectPr>
      </w:pPr>
    </w:p>
    <w:p w14:paraId="4C3C792D" w14:textId="77777777" w:rsidR="000655EC" w:rsidRDefault="00000000">
      <w:pPr>
        <w:pStyle w:val="berschrift1"/>
        <w:numPr>
          <w:ilvl w:val="0"/>
          <w:numId w:val="18"/>
        </w:numPr>
        <w:tabs>
          <w:tab w:val="left" w:pos="698"/>
        </w:tabs>
        <w:spacing w:before="63"/>
        <w:ind w:left="698" w:hanging="556"/>
        <w:rPr>
          <w:b w:val="0"/>
        </w:rPr>
      </w:pPr>
      <w:bookmarkStart w:id="300" w:name="Research"/>
      <w:bookmarkStart w:id="301" w:name="_bookmark27"/>
      <w:bookmarkEnd w:id="300"/>
      <w:bookmarkEnd w:id="301"/>
      <w:r>
        <w:rPr>
          <w:b w:val="0"/>
          <w:color w:val="687D91"/>
          <w:spacing w:val="-2"/>
          <w:w w:val="90"/>
        </w:rPr>
        <w:lastRenderedPageBreak/>
        <w:t>Research</w:t>
      </w:r>
    </w:p>
    <w:p w14:paraId="4C3C792E" w14:textId="77777777" w:rsidR="000655EC" w:rsidRDefault="00000000">
      <w:pPr>
        <w:pStyle w:val="Textkrper"/>
        <w:spacing w:before="411" w:line="216" w:lineRule="auto"/>
        <w:ind w:left="142" w:right="848"/>
        <w:jc w:val="both"/>
      </w:pPr>
      <w:r>
        <w:t>This</w:t>
      </w:r>
      <w:r>
        <w:rPr>
          <w:spacing w:val="-1"/>
        </w:rPr>
        <w:t xml:space="preserve"> </w:t>
      </w:r>
      <w:r>
        <w:t>chapter</w:t>
      </w:r>
      <w:r>
        <w:rPr>
          <w:spacing w:val="-1"/>
        </w:rPr>
        <w:t xml:space="preserve"> </w:t>
      </w:r>
      <w:r>
        <w:t>delves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reflection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project.</w:t>
      </w:r>
      <w:r>
        <w:rPr>
          <w:spacing w:val="2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begins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state-ment that defines the issue addressed.</w:t>
      </w:r>
      <w:r>
        <w:rPr>
          <w:spacing w:val="40"/>
        </w:rPr>
        <w:t xml:space="preserve"> </w:t>
      </w:r>
      <w:r>
        <w:t>From this, the research question examined in this document is derived.</w:t>
      </w:r>
      <w:r>
        <w:rPr>
          <w:spacing w:val="40"/>
        </w:rPr>
        <w:t xml:space="preserve"> </w:t>
      </w:r>
      <w:r>
        <w:t>This then leads to the SMART goals that the project aims to fulfil.</w:t>
      </w:r>
      <w:r>
        <w:rPr>
          <w:spacing w:val="40"/>
        </w:rPr>
        <w:t xml:space="preserve"> </w:t>
      </w:r>
      <w:r>
        <w:t>The system landscape will describe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operates.</w:t>
      </w:r>
      <w:r>
        <w:rPr>
          <w:spacing w:val="19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approach,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will demonstrate</w:t>
      </w:r>
      <w:r>
        <w:rPr>
          <w:spacing w:val="-12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question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addressed,</w:t>
      </w:r>
      <w:r>
        <w:rPr>
          <w:spacing w:val="-12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review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retrieved</w:t>
      </w:r>
      <w:r>
        <w:rPr>
          <w:spacing w:val="-12"/>
        </w:rPr>
        <w:t xml:space="preserve"> </w:t>
      </w:r>
      <w:r>
        <w:t>materials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indicate the way forward.</w:t>
      </w:r>
    </w:p>
    <w:p w14:paraId="4C3C792F" w14:textId="77777777" w:rsidR="000655EC" w:rsidRDefault="000655EC">
      <w:pPr>
        <w:pStyle w:val="Textkrper"/>
        <w:spacing w:before="52"/>
      </w:pPr>
    </w:p>
    <w:p w14:paraId="4C3C7930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02" w:name="Problem_Statement"/>
      <w:bookmarkStart w:id="303" w:name="_bookmark28"/>
      <w:bookmarkEnd w:id="302"/>
      <w:bookmarkEnd w:id="303"/>
      <w:r>
        <w:rPr>
          <w:b w:val="0"/>
          <w:color w:val="687D91"/>
          <w:spacing w:val="-2"/>
          <w:w w:val="90"/>
        </w:rPr>
        <w:t>Problem</w:t>
      </w:r>
      <w:r>
        <w:rPr>
          <w:b w:val="0"/>
          <w:color w:val="687D91"/>
          <w:spacing w:val="-6"/>
          <w:w w:val="90"/>
        </w:rPr>
        <w:t xml:space="preserve"> </w:t>
      </w:r>
      <w:r>
        <w:rPr>
          <w:b w:val="0"/>
          <w:color w:val="687D91"/>
          <w:spacing w:val="-2"/>
        </w:rPr>
        <w:t>Statement</w:t>
      </w:r>
    </w:p>
    <w:p w14:paraId="4C3C7931" w14:textId="77777777" w:rsidR="000655EC" w:rsidRDefault="00000000">
      <w:pPr>
        <w:pStyle w:val="Textkrper"/>
        <w:spacing w:before="221" w:line="216" w:lineRule="auto"/>
        <w:ind w:left="142" w:right="848"/>
        <w:jc w:val="both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problem</w:t>
      </w:r>
      <w:r>
        <w:rPr>
          <w:spacing w:val="-8"/>
        </w:rPr>
        <w:t xml:space="preserve"> </w:t>
      </w: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defined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motivation1.</w:t>
      </w:r>
      <w:hyperlink w:anchor="_bookmark4" w:history="1">
        <w:r w:rsidR="000655EC">
          <w:rPr>
            <w:spacing w:val="-4"/>
          </w:rPr>
          <w:t>2</w:t>
        </w:r>
      </w:hyperlink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initial</w:t>
      </w:r>
      <w:r>
        <w:rPr>
          <w:spacing w:val="-8"/>
        </w:rPr>
        <w:t xml:space="preserve"> </w:t>
      </w:r>
      <w:r>
        <w:rPr>
          <w:spacing w:val="-4"/>
        </w:rPr>
        <w:t>project</w:t>
      </w:r>
      <w:r>
        <w:rPr>
          <w:spacing w:val="-8"/>
        </w:rPr>
        <w:t xml:space="preserve"> </w:t>
      </w:r>
      <w:r>
        <w:rPr>
          <w:spacing w:val="-4"/>
        </w:rPr>
        <w:t>handin</w:t>
      </w:r>
      <w:r>
        <w:rPr>
          <w:spacing w:val="-8"/>
        </w:rPr>
        <w:t xml:space="preserve"> </w:t>
      </w:r>
      <w:hyperlink w:anchor="_bookmark73" w:history="1">
        <w:r w:rsidR="000655EC">
          <w:rPr>
            <w:spacing w:val="-4"/>
          </w:rPr>
          <w:t>A:</w:t>
        </w:r>
      </w:hyperlink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reporting</w:t>
      </w:r>
      <w:r>
        <w:rPr>
          <w:spacing w:val="-8"/>
        </w:rPr>
        <w:t xml:space="preserve"> </w:t>
      </w:r>
      <w:r>
        <w:rPr>
          <w:spacing w:val="-4"/>
        </w:rPr>
        <w:t>at</w:t>
      </w:r>
      <w:r>
        <w:rPr>
          <w:spacing w:val="-8"/>
        </w:rPr>
        <w:t xml:space="preserve"> </w:t>
      </w:r>
      <w:hyperlink w:anchor="_bookmark0" w:history="1">
        <w:r w:rsidR="000655EC">
          <w:rPr>
            <w:spacing w:val="-4"/>
          </w:rPr>
          <w:t>DWH</w:t>
        </w:r>
        <w:r w:rsidR="000655EC">
          <w:rPr>
            <w:spacing w:val="-8"/>
          </w:rPr>
          <w:t xml:space="preserve"> </w:t>
        </w:r>
        <w:r w:rsidR="000655EC">
          <w:rPr>
            <w:spacing w:val="-4"/>
          </w:rPr>
          <w:t>LS</w:t>
        </w:r>
        <w:r w:rsidR="000655EC">
          <w:rPr>
            <w:spacing w:val="-8"/>
          </w:rPr>
          <w:t xml:space="preserve"> </w:t>
        </w:r>
        <w:r w:rsidR="000655EC">
          <w:rPr>
            <w:spacing w:val="-4"/>
          </w:rPr>
          <w:t>OPS</w:t>
        </w:r>
      </w:hyperlink>
      <w:r>
        <w:rPr>
          <w:spacing w:val="-8"/>
        </w:rPr>
        <w:t xml:space="preserve"> </w:t>
      </w:r>
      <w:r>
        <w:rPr>
          <w:spacing w:val="-4"/>
        </w:rPr>
        <w:t xml:space="preserve">does </w:t>
      </w:r>
      <w:r>
        <w:t>not have an automatic alerting system.</w:t>
      </w:r>
      <w:r>
        <w:rPr>
          <w:spacing w:val="25"/>
        </w:rPr>
        <w:t xml:space="preserve"> </w:t>
      </w:r>
      <w:r>
        <w:t>In case of reports not beeing executed or having missing values, the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automatically</w:t>
      </w:r>
      <w:r>
        <w:rPr>
          <w:spacing w:val="-13"/>
        </w:rPr>
        <w:t xml:space="preserve"> </w:t>
      </w:r>
      <w:r>
        <w:t>alerted.</w:t>
      </w:r>
      <w:r>
        <w:rPr>
          <w:spacing w:val="-13"/>
        </w:rPr>
        <w:t xml:space="preserve"> </w:t>
      </w:r>
      <w:r>
        <w:t>Due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missing</w:t>
      </w:r>
      <w:r>
        <w:rPr>
          <w:spacing w:val="-13"/>
        </w:rPr>
        <w:t xml:space="preserve"> </w:t>
      </w:r>
      <w:r>
        <w:t>automation,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gathered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 number of errors and outages.</w:t>
      </w:r>
    </w:p>
    <w:p w14:paraId="4C3C7932" w14:textId="77777777" w:rsidR="000655EC" w:rsidRDefault="00000000">
      <w:pPr>
        <w:pStyle w:val="berschrift3"/>
        <w:spacing w:before="294"/>
        <w:rPr>
          <w:b w:val="0"/>
        </w:rPr>
      </w:pPr>
      <w:r>
        <w:rPr>
          <w:b w:val="0"/>
          <w:color w:val="687D91"/>
          <w:w w:val="80"/>
        </w:rPr>
        <w:t>Business</w:t>
      </w:r>
      <w:r>
        <w:rPr>
          <w:b w:val="0"/>
          <w:color w:val="687D91"/>
          <w:spacing w:val="7"/>
        </w:rPr>
        <w:t xml:space="preserve"> </w:t>
      </w:r>
      <w:r>
        <w:rPr>
          <w:b w:val="0"/>
          <w:color w:val="687D91"/>
          <w:spacing w:val="-4"/>
          <w:w w:val="95"/>
        </w:rPr>
        <w:t>view</w:t>
      </w:r>
    </w:p>
    <w:p w14:paraId="4C3C7933" w14:textId="77777777" w:rsidR="000655EC" w:rsidRDefault="00000000">
      <w:pPr>
        <w:pStyle w:val="Textkrper"/>
        <w:spacing w:before="150" w:line="216" w:lineRule="auto"/>
        <w:ind w:left="142" w:right="848"/>
        <w:jc w:val="both"/>
      </w:pP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endusers,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assured.</w:t>
      </w:r>
      <w:r>
        <w:rPr>
          <w:spacing w:val="-2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missing</w:t>
      </w:r>
      <w:r>
        <w:rPr>
          <w:spacing w:val="-12"/>
        </w:rPr>
        <w:t xml:space="preserve"> </w:t>
      </w:r>
      <w:r>
        <w:t xml:space="preserve">automated </w:t>
      </w:r>
      <w:r>
        <w:rPr>
          <w:spacing w:val="-2"/>
        </w:rPr>
        <w:t>checks,</w:t>
      </w:r>
      <w:r>
        <w:rPr>
          <w:spacing w:val="-7"/>
        </w:rPr>
        <w:t xml:space="preserve"> </w:t>
      </w:r>
      <w:r>
        <w:rPr>
          <w:spacing w:val="-2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sure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has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complete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expected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specific</w:t>
      </w:r>
      <w:r>
        <w:rPr>
          <w:spacing w:val="-8"/>
        </w:rPr>
        <w:t xml:space="preserve"> </w:t>
      </w:r>
      <w:r>
        <w:rPr>
          <w:spacing w:val="-2"/>
        </w:rPr>
        <w:t>day.</w:t>
      </w:r>
      <w: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System </w:t>
      </w:r>
      <w:r>
        <w:t>could show only partial data, e.g.</w:t>
      </w:r>
      <w:r>
        <w:rPr>
          <w:spacing w:val="26"/>
        </w:rPr>
        <w:t xml:space="preserve"> </w:t>
      </w:r>
      <w:r>
        <w:t>missing for a few hours but would not inform the users.</w:t>
      </w:r>
      <w:r>
        <w:rPr>
          <w:spacing w:val="26"/>
        </w:rPr>
        <w:t xml:space="preserve"> </w:t>
      </w:r>
      <w:r>
        <w:t>The business needs to invest time to assure their users that the report provides correct information.</w:t>
      </w:r>
    </w:p>
    <w:p w14:paraId="4C3C7934" w14:textId="77777777" w:rsidR="000655EC" w:rsidRDefault="00000000">
      <w:pPr>
        <w:pStyle w:val="berschrift3"/>
        <w:spacing w:before="294"/>
        <w:rPr>
          <w:b w:val="0"/>
        </w:rPr>
      </w:pPr>
      <w:r>
        <w:rPr>
          <w:b w:val="0"/>
          <w:color w:val="687D91"/>
          <w:w w:val="80"/>
        </w:rPr>
        <w:t>IT</w:t>
      </w:r>
      <w:r>
        <w:rPr>
          <w:b w:val="0"/>
          <w:color w:val="687D91"/>
          <w:spacing w:val="-8"/>
          <w:w w:val="90"/>
        </w:rPr>
        <w:t xml:space="preserve"> </w:t>
      </w:r>
      <w:r>
        <w:rPr>
          <w:b w:val="0"/>
          <w:color w:val="687D91"/>
          <w:spacing w:val="-4"/>
          <w:w w:val="90"/>
        </w:rPr>
        <w:t>view</w:t>
      </w:r>
    </w:p>
    <w:p w14:paraId="4C3C7935" w14:textId="77777777" w:rsidR="000655EC" w:rsidRDefault="00000000">
      <w:pPr>
        <w:pStyle w:val="Textkrper"/>
        <w:spacing w:before="150" w:line="216" w:lineRule="auto"/>
        <w:ind w:left="142" w:right="848"/>
        <w:jc w:val="both"/>
      </w:pP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IT,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monitored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monitored is</w:t>
      </w:r>
      <w:r>
        <w:rPr>
          <w:spacing w:val="-9"/>
        </w:rPr>
        <w:t xml:space="preserve"> </w:t>
      </w:r>
      <w:r>
        <w:t>missing.</w:t>
      </w:r>
      <w:r>
        <w:rPr>
          <w:spacing w:val="-1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knows</w:t>
      </w:r>
      <w:r>
        <w:rPr>
          <w:spacing w:val="-9"/>
        </w:rPr>
        <w:t xml:space="preserve"> </w:t>
      </w:r>
      <w:r>
        <w:t>according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rules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expected.</w:t>
      </w:r>
      <w:r>
        <w:rPr>
          <w:spacing w:val="-1"/>
        </w:rPr>
        <w:t xml:space="preserve"> </w:t>
      </w:r>
      <w:r>
        <w:t>Therefore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 xml:space="preserve">very </w:t>
      </w:r>
      <w:r>
        <w:rPr>
          <w:spacing w:val="-4"/>
        </w:rPr>
        <w:t>difficult to the IT to setup data quality checks.</w:t>
      </w:r>
      <w:r>
        <w:rPr>
          <w:spacing w:val="20"/>
        </w:rPr>
        <w:t xml:space="preserve"> </w:t>
      </w:r>
      <w:r>
        <w:rPr>
          <w:spacing w:val="-4"/>
        </w:rPr>
        <w:t xml:space="preserve">The business is expected to document the expected standards </w:t>
      </w:r>
      <w:r>
        <w:t>or</w:t>
      </w:r>
      <w:r>
        <w:rPr>
          <w:spacing w:val="-13"/>
        </w:rPr>
        <w:t xml:space="preserve"> </w:t>
      </w:r>
      <w:r>
        <w:t>ranges</w:t>
      </w:r>
      <w:r>
        <w:rPr>
          <w:spacing w:val="-13"/>
        </w:rPr>
        <w:t xml:space="preserve"> </w:t>
      </w:r>
      <w:r>
        <w:t>prior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automated</w:t>
      </w:r>
      <w:r>
        <w:rPr>
          <w:spacing w:val="-12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beeing</w:t>
      </w:r>
      <w:r>
        <w:rPr>
          <w:spacing w:val="-13"/>
        </w:rPr>
        <w:t xml:space="preserve"> </w:t>
      </w:r>
      <w:r>
        <w:t>possible.</w:t>
      </w:r>
      <w:r>
        <w:rPr>
          <w:spacing w:val="-13"/>
        </w:rPr>
        <w:t xml:space="preserve"> </w:t>
      </w:r>
      <w:r>
        <w:t>However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lacks</w:t>
      </w:r>
      <w:r>
        <w:rPr>
          <w:spacing w:val="-13"/>
        </w:rPr>
        <w:t xml:space="preserve"> </w:t>
      </w:r>
      <w:r>
        <w:t>expertise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setting</w:t>
      </w:r>
      <w:r>
        <w:rPr>
          <w:spacing w:val="-12"/>
        </w:rPr>
        <w:t xml:space="preserve"> </w:t>
      </w:r>
      <w:r>
        <w:t>up</w:t>
      </w:r>
      <w:r>
        <w:rPr>
          <w:spacing w:val="-13"/>
        </w:rPr>
        <w:t xml:space="preserve"> </w:t>
      </w:r>
      <w:r>
        <w:t>the quality checks.</w:t>
      </w:r>
    </w:p>
    <w:p w14:paraId="4C3C7936" w14:textId="77777777" w:rsidR="000655EC" w:rsidRDefault="00000000">
      <w:pPr>
        <w:pStyle w:val="berschrift3"/>
        <w:spacing w:before="293"/>
        <w:rPr>
          <w:b w:val="0"/>
        </w:rPr>
      </w:pPr>
      <w:r>
        <w:rPr>
          <w:b w:val="0"/>
          <w:color w:val="687D91"/>
          <w:w w:val="80"/>
        </w:rPr>
        <w:t>Business</w:t>
      </w:r>
      <w:r>
        <w:rPr>
          <w:b w:val="0"/>
          <w:color w:val="687D91"/>
          <w:spacing w:val="7"/>
        </w:rPr>
        <w:t xml:space="preserve"> </w:t>
      </w:r>
      <w:r>
        <w:rPr>
          <w:b w:val="0"/>
          <w:color w:val="687D91"/>
          <w:spacing w:val="-2"/>
          <w:w w:val="85"/>
        </w:rPr>
        <w:t>criticality</w:t>
      </w:r>
    </w:p>
    <w:p w14:paraId="4C3C7937" w14:textId="77777777" w:rsidR="000655EC" w:rsidRDefault="00000000">
      <w:pPr>
        <w:pStyle w:val="Textkrper"/>
        <w:spacing w:before="150" w:line="216" w:lineRule="auto"/>
        <w:ind w:left="142" w:right="848"/>
        <w:jc w:val="both"/>
      </w:pP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automation,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looses</w:t>
      </w:r>
      <w:r>
        <w:rPr>
          <w:spacing w:val="-3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reporting. The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react fast</w:t>
      </w:r>
      <w:r>
        <w:rPr>
          <w:spacing w:val="-10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available</w:t>
      </w:r>
      <w:r>
        <w:rPr>
          <w:spacing w:val="-10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informed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lacking</w:t>
      </w:r>
      <w:r>
        <w:rPr>
          <w:spacing w:val="-10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Due to the checks beeing currently only manual, they can not be scaled.</w:t>
      </w:r>
      <w:r>
        <w:rPr>
          <w:spacing w:val="29"/>
        </w:rPr>
        <w:t xml:space="preserve"> </w:t>
      </w:r>
      <w:r>
        <w:t>Should the business have to extend the</w:t>
      </w:r>
      <w:r>
        <w:rPr>
          <w:spacing w:val="-12"/>
        </w:rPr>
        <w:t xml:space="preserve"> </w:t>
      </w:r>
      <w:r>
        <w:t>checks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further</w:t>
      </w:r>
      <w:r>
        <w:rPr>
          <w:spacing w:val="-12"/>
        </w:rPr>
        <w:t xml:space="preserve"> </w:t>
      </w:r>
      <w:hyperlink w:anchor="_bookmark0" w:history="1">
        <w:r w:rsidR="000655EC">
          <w:t>infoblocks</w:t>
        </w:r>
      </w:hyperlink>
      <w:r>
        <w:rPr>
          <w:spacing w:val="-12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require</w:t>
      </w:r>
      <w:r>
        <w:rPr>
          <w:spacing w:val="-12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daily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run</w:t>
      </w:r>
      <w:r>
        <w:rPr>
          <w:spacing w:val="-12"/>
        </w:rPr>
        <w:t xml:space="preserve"> </w:t>
      </w:r>
      <w:r>
        <w:t>checks.</w:t>
      </w:r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current </w:t>
      </w:r>
      <w:r>
        <w:rPr>
          <w:spacing w:val="-2"/>
        </w:rPr>
        <w:t>situation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also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7"/>
        </w:rPr>
        <w:t xml:space="preserve"> </w:t>
      </w:r>
      <w:r>
        <w:rPr>
          <w:spacing w:val="-2"/>
        </w:rPr>
        <w:t>sustainable.</w:t>
      </w:r>
      <w:r>
        <w:rPr>
          <w:spacing w:val="6"/>
        </w:rPr>
        <w:t xml:space="preserve"> </w:t>
      </w:r>
      <w:r>
        <w:rPr>
          <w:spacing w:val="-2"/>
        </w:rPr>
        <w:t>Financially,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checks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2"/>
        </w:rPr>
        <w:t>accounted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aproximately</w:t>
      </w:r>
      <w:r>
        <w:rPr>
          <w:spacing w:val="-7"/>
        </w:rPr>
        <w:t xml:space="preserve"> </w:t>
      </w:r>
      <w:r>
        <w:rPr>
          <w:spacing w:val="-2"/>
        </w:rPr>
        <w:t>30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45</w:t>
      </w:r>
      <w:r>
        <w:rPr>
          <w:spacing w:val="-7"/>
        </w:rPr>
        <w:t xml:space="preserve"> </w:t>
      </w:r>
      <w:r>
        <w:rPr>
          <w:spacing w:val="-2"/>
        </w:rPr>
        <w:t>minutes daily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7"/>
        </w:rPr>
        <w:t xml:space="preserve"> </w:t>
      </w:r>
      <w:r>
        <w:rPr>
          <w:spacing w:val="-2"/>
        </w:rPr>
        <w:t>results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130.5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195.75</w:t>
      </w:r>
      <w:r>
        <w:rPr>
          <w:spacing w:val="-7"/>
        </w:rPr>
        <w:t xml:space="preserve"> </w:t>
      </w:r>
      <w:r>
        <w:rPr>
          <w:spacing w:val="-2"/>
        </w:rPr>
        <w:t>hours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year</w:t>
      </w:r>
      <w:r>
        <w:rPr>
          <w:spacing w:val="-7"/>
        </w:rPr>
        <w:t xml:space="preserve"> </w:t>
      </w:r>
      <w:r>
        <w:rPr>
          <w:spacing w:val="-2"/>
        </w:rPr>
        <w:t>when</w:t>
      </w:r>
      <w:r>
        <w:rPr>
          <w:spacing w:val="-7"/>
        </w:rPr>
        <w:t xml:space="preserve"> </w:t>
      </w:r>
      <w:r>
        <w:rPr>
          <w:spacing w:val="-2"/>
        </w:rPr>
        <w:t>calculating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365days</w:t>
      </w:r>
      <w:r>
        <w:rPr>
          <w:spacing w:val="-7"/>
        </w:rPr>
        <w:t xml:space="preserve"> </w:t>
      </w:r>
      <w:r>
        <w:rPr>
          <w:spacing w:val="-2"/>
        </w:rPr>
        <w:t>minus</w:t>
      </w:r>
      <w:r>
        <w:rPr>
          <w:spacing w:val="-7"/>
        </w:rPr>
        <w:t xml:space="preserve"> </w:t>
      </w:r>
      <w:r>
        <w:rPr>
          <w:spacing w:val="-2"/>
        </w:rPr>
        <w:t>weekends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7"/>
        </w:rPr>
        <w:t xml:space="preserve"> </w:t>
      </w:r>
      <w:r>
        <w:rPr>
          <w:spacing w:val="-2"/>
        </w:rPr>
        <w:t xml:space="preserve">is </w:t>
      </w:r>
      <w:r>
        <w:t>261</w:t>
      </w:r>
      <w:r>
        <w:rPr>
          <w:spacing w:val="-11"/>
        </w:rPr>
        <w:t xml:space="preserve"> </w:t>
      </w:r>
      <w:r>
        <w:t>days,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taking</w:t>
      </w:r>
      <w:r>
        <w:rPr>
          <w:spacing w:val="-11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holidays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simplicity. Estimating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130</w:t>
      </w:r>
      <w:r>
        <w:rPr>
          <w:spacing w:val="-11"/>
        </w:rPr>
        <w:t xml:space="preserve"> </w:t>
      </w:r>
      <w:r>
        <w:t>CHF/hour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reach</w:t>
      </w:r>
      <w:r>
        <w:rPr>
          <w:spacing w:val="-11"/>
        </w:rPr>
        <w:t xml:space="preserve"> </w:t>
      </w:r>
      <w:r>
        <w:t>a cost of 16’965 CHF to 25’447.50 CHF per year.</w:t>
      </w:r>
    </w:p>
    <w:p w14:paraId="4C3C7938" w14:textId="77777777" w:rsidR="000655EC" w:rsidRDefault="00000000">
      <w:pPr>
        <w:pStyle w:val="berschrift3"/>
        <w:spacing w:before="292"/>
        <w:rPr>
          <w:b w:val="0"/>
        </w:rPr>
      </w:pPr>
      <w:r>
        <w:rPr>
          <w:b w:val="0"/>
          <w:color w:val="687D91"/>
          <w:w w:val="80"/>
        </w:rPr>
        <w:t>Scientific</w:t>
      </w:r>
      <w:r>
        <w:rPr>
          <w:b w:val="0"/>
          <w:color w:val="687D91"/>
          <w:spacing w:val="-1"/>
          <w:w w:val="80"/>
        </w:rPr>
        <w:t xml:space="preserve"> </w:t>
      </w:r>
      <w:r>
        <w:rPr>
          <w:b w:val="0"/>
          <w:color w:val="687D91"/>
          <w:spacing w:val="-2"/>
          <w:w w:val="90"/>
        </w:rPr>
        <w:t>relevance</w:t>
      </w:r>
    </w:p>
    <w:p w14:paraId="4C3C7939" w14:textId="77777777" w:rsidR="000655EC" w:rsidRDefault="00000000">
      <w:pPr>
        <w:pStyle w:val="Textkrper"/>
        <w:spacing w:before="151" w:line="216" w:lineRule="auto"/>
        <w:ind w:left="142" w:right="848"/>
        <w:jc w:val="both"/>
      </w:pPr>
      <w:r>
        <w:rPr>
          <w:spacing w:val="-2"/>
        </w:rPr>
        <w:t>Due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lack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automated</w:t>
      </w:r>
      <w:r>
        <w:rPr>
          <w:spacing w:val="-8"/>
        </w:rPr>
        <w:t xml:space="preserve"> </w:t>
      </w:r>
      <w:r>
        <w:rPr>
          <w:spacing w:val="-2"/>
        </w:rPr>
        <w:t>checks</w:t>
      </w:r>
      <w:r>
        <w:rPr>
          <w:spacing w:val="-8"/>
        </w:rPr>
        <w:t xml:space="preserve"> </w:t>
      </w:r>
      <w:r>
        <w:rPr>
          <w:spacing w:val="-2"/>
        </w:rPr>
        <w:t>we</w:t>
      </w:r>
      <w:r>
        <w:rPr>
          <w:spacing w:val="-8"/>
        </w:rPr>
        <w:t xml:space="preserve"> </w:t>
      </w:r>
      <w:r>
        <w:rPr>
          <w:spacing w:val="-2"/>
        </w:rPr>
        <w:t>do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know</w:t>
      </w:r>
      <w:r>
        <w:rPr>
          <w:spacing w:val="-8"/>
        </w:rPr>
        <w:t xml:space="preserve"> </w:t>
      </w:r>
      <w:r>
        <w:rPr>
          <w:spacing w:val="-2"/>
        </w:rPr>
        <w:t>how</w:t>
      </w:r>
      <w:r>
        <w:rPr>
          <w:spacing w:val="-8"/>
        </w:rPr>
        <w:t xml:space="preserve"> </w:t>
      </w:r>
      <w:r>
        <w:rPr>
          <w:spacing w:val="-2"/>
        </w:rPr>
        <w:t>reliable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reports</w:t>
      </w:r>
      <w:r>
        <w:rPr>
          <w:spacing w:val="-8"/>
        </w:rPr>
        <w:t xml:space="preserve"> </w:t>
      </w:r>
      <w:r>
        <w:rPr>
          <w:spacing w:val="-2"/>
        </w:rPr>
        <w:t>are.</w:t>
      </w:r>
      <w:r>
        <w:t xml:space="preserve"> </w:t>
      </w:r>
      <w:r>
        <w:rPr>
          <w:spacing w:val="-2"/>
        </w:rPr>
        <w:t>We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currently</w:t>
      </w:r>
      <w:r>
        <w:rPr>
          <w:spacing w:val="-8"/>
        </w:rPr>
        <w:t xml:space="preserve"> </w:t>
      </w:r>
      <w:r>
        <w:rPr>
          <w:spacing w:val="-2"/>
        </w:rPr>
        <w:t xml:space="preserve">lacking </w:t>
      </w:r>
      <w:r>
        <w:t>data</w:t>
      </w:r>
      <w:r>
        <w:rPr>
          <w:spacing w:val="-10"/>
        </w:rPr>
        <w:t xml:space="preserve"> </w:t>
      </w:r>
      <w:r>
        <w:t>stating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often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reporting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fails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all,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often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fails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correct data.</w:t>
      </w:r>
      <w:r>
        <w:rPr>
          <w:spacing w:val="-4"/>
        </w:rPr>
        <w:t xml:space="preserve"> </w:t>
      </w:r>
      <w:r>
        <w:t>Also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range,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currently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vaguely</w:t>
      </w:r>
      <w:r>
        <w:rPr>
          <w:spacing w:val="-11"/>
        </w:rPr>
        <w:t xml:space="preserve"> </w:t>
      </w:r>
      <w:r>
        <w:t>available.</w:t>
      </w:r>
      <w:r>
        <w:rPr>
          <w:spacing w:val="-4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basic,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lack the</w:t>
      </w:r>
      <w:r>
        <w:rPr>
          <w:spacing w:val="-5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considered</w:t>
      </w:r>
      <w:r>
        <w:rPr>
          <w:spacing w:val="-5"/>
        </w:rPr>
        <w:t xml:space="preserve"> </w:t>
      </w:r>
      <w:r>
        <w:t>correct. Thus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 not</w:t>
      </w:r>
      <w:r>
        <w:rPr>
          <w:spacing w:val="-11"/>
        </w:rPr>
        <w:t xml:space="preserve"> </w:t>
      </w:r>
      <w:r>
        <w:t>define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scientific</w:t>
      </w:r>
      <w:r>
        <w:rPr>
          <w:spacing w:val="-11"/>
        </w:rPr>
        <w:t xml:space="preserve"> </w:t>
      </w:r>
      <w:r>
        <w:t>calculation,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ok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wrong.</w:t>
      </w:r>
      <w:r>
        <w:rPr>
          <w:spacing w:val="-4"/>
        </w:rPr>
        <w:t xml:space="preserve"> </w:t>
      </w:r>
      <w:r>
        <w:t>Therefore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situation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t>employing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practices, scientific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documentation.</w:t>
      </w:r>
      <w:r>
        <w:rPr>
          <w:spacing w:val="2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linage and</w:t>
      </w:r>
      <w:r>
        <w:rPr>
          <w:spacing w:val="7"/>
        </w:rPr>
        <w:t xml:space="preserve"> </w:t>
      </w:r>
      <w:r>
        <w:t>governance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quality</w:t>
      </w:r>
      <w:r>
        <w:rPr>
          <w:spacing w:val="7"/>
        </w:rPr>
        <w:t xml:space="preserve"> </w:t>
      </w:r>
      <w:r>
        <w:t>dimensions</w:t>
      </w:r>
      <w:r>
        <w:rPr>
          <w:spacing w:val="8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known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defined.</w:t>
      </w:r>
      <w:r>
        <w:rPr>
          <w:spacing w:val="4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lack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5"/>
        </w:rPr>
        <w:t>all</w:t>
      </w:r>
    </w:p>
    <w:p w14:paraId="4C3C793A" w14:textId="77777777" w:rsidR="000655EC" w:rsidRDefault="000655EC">
      <w:pPr>
        <w:pStyle w:val="Textkrper"/>
        <w:spacing w:line="216" w:lineRule="auto"/>
        <w:jc w:val="both"/>
        <w:sectPr w:rsidR="000655EC">
          <w:headerReference w:type="default" r:id="rId41"/>
          <w:footerReference w:type="even" r:id="rId42"/>
          <w:footerReference w:type="default" r:id="rId43"/>
          <w:pgSz w:w="11910" w:h="16840"/>
          <w:pgMar w:top="1660" w:right="0" w:bottom="180" w:left="708" w:header="0" w:footer="0" w:gutter="0"/>
          <w:pgNumType w:start="13"/>
          <w:cols w:space="720"/>
        </w:sectPr>
      </w:pPr>
    </w:p>
    <w:p w14:paraId="4C3C793B" w14:textId="77777777" w:rsidR="000655EC" w:rsidRDefault="00000000">
      <w:pPr>
        <w:pStyle w:val="Listenabsatz"/>
        <w:numPr>
          <w:ilvl w:val="0"/>
          <w:numId w:val="10"/>
        </w:numPr>
        <w:tabs>
          <w:tab w:val="left" w:pos="368"/>
        </w:tabs>
        <w:spacing w:before="77"/>
        <w:ind w:left="368" w:hanging="226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96032" behindDoc="1" locked="0" layoutInCell="1" allowOverlap="1" wp14:anchorId="4C3C7C7A" wp14:editId="4C3C7C7B">
                <wp:simplePos x="0" y="0"/>
                <wp:positionH relativeFrom="page">
                  <wp:posOffset>540004</wp:posOffset>
                </wp:positionH>
                <wp:positionV relativeFrom="paragraph">
                  <wp:posOffset>222313</wp:posOffset>
                </wp:positionV>
                <wp:extent cx="64801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687D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A1661" id="Graphic 44" o:spid="_x0000_s1026" style="position:absolute;margin-left:42.5pt;margin-top:17.5pt;width:510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" path="m,l6479997,e" filled="f" strokecolor="#687d91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687D91"/>
          <w:spacing w:val="-2"/>
          <w:sz w:val="18"/>
        </w:rPr>
        <w:t>Research</w:t>
      </w:r>
    </w:p>
    <w:p w14:paraId="4C3C793C" w14:textId="77777777" w:rsidR="000655EC" w:rsidRDefault="000655EC">
      <w:pPr>
        <w:pStyle w:val="Textkrper"/>
        <w:spacing w:before="110"/>
      </w:pPr>
    </w:p>
    <w:p w14:paraId="4C3C793D" w14:textId="77777777" w:rsidR="000655EC" w:rsidRDefault="00000000">
      <w:pPr>
        <w:pStyle w:val="Textkrper"/>
        <w:spacing w:before="1" w:line="216" w:lineRule="auto"/>
        <w:ind w:left="142" w:right="848"/>
        <w:jc w:val="both"/>
      </w:pPr>
      <w:r>
        <w:t>these standards lets the swiss post not know their data quality and accuracy.</w:t>
      </w:r>
      <w:r>
        <w:rPr>
          <w:spacing w:val="31"/>
        </w:rPr>
        <w:t xml:space="preserve"> </w:t>
      </w:r>
      <w:r>
        <w:t xml:space="preserve">We are currently lacking a tech stack with which we can scientifically measure the </w:t>
      </w:r>
      <w:hyperlink w:anchor="_bookmark0" w:history="1">
        <w:r w:rsidR="000655EC">
          <w:t>data availability</w:t>
        </w:r>
      </w:hyperlink>
      <w:r>
        <w:t xml:space="preserve"> and </w:t>
      </w:r>
      <w:hyperlink w:anchor="_bookmark0" w:history="1">
        <w:r w:rsidR="000655EC">
          <w:t>data quality.</w:t>
        </w:r>
      </w:hyperlink>
    </w:p>
    <w:p w14:paraId="4C3C793E" w14:textId="77777777" w:rsidR="000655EC" w:rsidRDefault="000655EC">
      <w:pPr>
        <w:pStyle w:val="Textkrper"/>
        <w:spacing w:before="96"/>
      </w:pPr>
    </w:p>
    <w:p w14:paraId="4C3C793F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04" w:name="Research_Question"/>
      <w:bookmarkStart w:id="305" w:name="_bookmark29"/>
      <w:bookmarkEnd w:id="304"/>
      <w:bookmarkEnd w:id="305"/>
      <w:r>
        <w:rPr>
          <w:b w:val="0"/>
          <w:color w:val="687D91"/>
          <w:w w:val="80"/>
        </w:rPr>
        <w:t>Research</w:t>
      </w:r>
      <w:r>
        <w:rPr>
          <w:b w:val="0"/>
          <w:color w:val="687D91"/>
          <w:spacing w:val="36"/>
        </w:rPr>
        <w:t xml:space="preserve"> </w:t>
      </w:r>
      <w:r>
        <w:rPr>
          <w:b w:val="0"/>
          <w:color w:val="687D91"/>
          <w:spacing w:val="-2"/>
          <w:w w:val="90"/>
        </w:rPr>
        <w:t>Question</w:t>
      </w:r>
    </w:p>
    <w:p w14:paraId="4C3C7940" w14:textId="77777777" w:rsidR="000655EC" w:rsidRDefault="00000000">
      <w:pPr>
        <w:pStyle w:val="Textkrper"/>
        <w:spacing w:before="235" w:line="216" w:lineRule="auto"/>
        <w:ind w:left="142" w:right="848"/>
        <w:jc w:val="both"/>
      </w:pPr>
      <w:r>
        <w:t>What</w:t>
      </w:r>
      <w:r>
        <w:rPr>
          <w:spacing w:val="-13"/>
        </w:rPr>
        <w:t xml:space="preserve"> </w:t>
      </w:r>
      <w:r>
        <w:t>methods</w:t>
      </w:r>
      <w:r>
        <w:rPr>
          <w:spacing w:val="-13"/>
        </w:rPr>
        <w:t xml:space="preserve"> </w:t>
      </w:r>
      <w:r>
        <w:t>exist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let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continously</w:t>
      </w:r>
      <w:r>
        <w:rPr>
          <w:spacing w:val="-13"/>
        </w:rPr>
        <w:t xml:space="preserve"> </w:t>
      </w:r>
      <w:r>
        <w:t>monitor</w:t>
      </w:r>
      <w:r>
        <w:rPr>
          <w:spacing w:val="-13"/>
        </w:rPr>
        <w:t xml:space="preserve"> </w:t>
      </w:r>
      <w:hyperlink w:anchor="_bookmark0" w:history="1">
        <w:r w:rsidR="000655EC">
          <w:t>data</w:t>
        </w:r>
        <w:r w:rsidR="000655EC">
          <w:rPr>
            <w:spacing w:val="-12"/>
          </w:rPr>
          <w:t xml:space="preserve"> </w:t>
        </w:r>
        <w:r w:rsidR="000655EC">
          <w:t>availability</w:t>
        </w:r>
      </w:hyperlink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hyperlink w:anchor="_bookmark0" w:history="1">
        <w:r w:rsidR="000655EC">
          <w:t>data</w:t>
        </w:r>
        <w:r w:rsidR="000655EC">
          <w:rPr>
            <w:spacing w:val="-13"/>
          </w:rPr>
          <w:t xml:space="preserve"> </w:t>
        </w:r>
        <w:r w:rsidR="000655EC">
          <w:t>quality.</w:t>
        </w:r>
      </w:hyperlink>
      <w:r>
        <w:rPr>
          <w:spacing w:val="-4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 xml:space="preserve">we </w:t>
      </w:r>
      <w:r>
        <w:rPr>
          <w:spacing w:val="-2"/>
        </w:rPr>
        <w:t>assist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Business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reaching</w:t>
      </w:r>
      <w:r>
        <w:rPr>
          <w:spacing w:val="-8"/>
        </w:rPr>
        <w:t xml:space="preserve"> </w:t>
      </w:r>
      <w:r>
        <w:rPr>
          <w:spacing w:val="-2"/>
        </w:rPr>
        <w:t>their</w:t>
      </w:r>
      <w:r>
        <w:rPr>
          <w:spacing w:val="-8"/>
        </w:rPr>
        <w:t xml:space="preserve"> </w:t>
      </w:r>
      <w:r>
        <w:rPr>
          <w:spacing w:val="-2"/>
        </w:rPr>
        <w:t>wishes.</w:t>
      </w:r>
      <w:r>
        <w:rPr>
          <w:spacing w:val="7"/>
        </w:rPr>
        <w:t xml:space="preserve"> </w:t>
      </w:r>
      <w:r>
        <w:rPr>
          <w:spacing w:val="-2"/>
        </w:rPr>
        <w:t>While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solutions</w:t>
      </w:r>
      <w:r>
        <w:rPr>
          <w:spacing w:val="-8"/>
        </w:rPr>
        <w:t xml:space="preserve"> </w:t>
      </w:r>
      <w:r>
        <w:rPr>
          <w:spacing w:val="-2"/>
        </w:rPr>
        <w:t>should</w:t>
      </w:r>
      <w:r>
        <w:rPr>
          <w:spacing w:val="-8"/>
        </w:rPr>
        <w:t xml:space="preserve"> </w:t>
      </w: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simple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 xml:space="preserve">possible, </w:t>
      </w:r>
      <w:r>
        <w:t>they should be based on best practices but also verified with scientific research.</w:t>
      </w:r>
      <w:r>
        <w:rPr>
          <w:spacing w:val="30"/>
        </w:rPr>
        <w:t xml:space="preserve"> </w:t>
      </w:r>
      <w:r>
        <w:t xml:space="preserve">The methods and tools should in the first place serve the </w:t>
      </w:r>
      <w:hyperlink w:anchor="_bookmark0" w:history="1">
        <w:r w:rsidR="000655EC">
          <w:t>DWH LS OP</w:t>
        </w:r>
      </w:hyperlink>
      <w:r>
        <w:t>S.</w:t>
      </w:r>
    </w:p>
    <w:p w14:paraId="4C3C7941" w14:textId="77777777" w:rsidR="000655EC" w:rsidRDefault="000655EC">
      <w:pPr>
        <w:pStyle w:val="Textkrper"/>
        <w:spacing w:before="96"/>
      </w:pPr>
    </w:p>
    <w:p w14:paraId="4C3C7942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06" w:name="Smart_Goals"/>
      <w:bookmarkStart w:id="307" w:name="_bookmark30"/>
      <w:bookmarkEnd w:id="306"/>
      <w:bookmarkEnd w:id="307"/>
      <w:r>
        <w:rPr>
          <w:b w:val="0"/>
          <w:color w:val="687D91"/>
          <w:w w:val="85"/>
        </w:rPr>
        <w:t>Smart</w:t>
      </w:r>
      <w:r>
        <w:rPr>
          <w:b w:val="0"/>
          <w:color w:val="687D91"/>
          <w:spacing w:val="19"/>
        </w:rPr>
        <w:t xml:space="preserve"> </w:t>
      </w:r>
      <w:r>
        <w:rPr>
          <w:b w:val="0"/>
          <w:color w:val="687D91"/>
          <w:spacing w:val="-2"/>
        </w:rPr>
        <w:t>Goals</w:t>
      </w:r>
    </w:p>
    <w:p w14:paraId="4C3C7943" w14:textId="77777777" w:rsidR="000655EC" w:rsidRDefault="00000000">
      <w:pPr>
        <w:pStyle w:val="Textkrper"/>
        <w:spacing w:before="212" w:line="289" w:lineRule="exact"/>
        <w:ind w:left="142"/>
        <w:jc w:val="both"/>
      </w:pPr>
      <w:r>
        <w:t>Goals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defined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hyperlink w:anchor="_bookmark0" w:history="1">
        <w:r w:rsidR="000655EC">
          <w:t>SmartGoals,</w:t>
        </w:r>
      </w:hyperlink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hyperlink w:anchor="_bookmark31" w:history="1">
        <w:r w:rsidR="000655EC">
          <w:rPr>
            <w:spacing w:val="-4"/>
          </w:rPr>
          <w:t>3.</w:t>
        </w:r>
      </w:hyperlink>
      <w:r>
        <w:rPr>
          <w:spacing w:val="-4"/>
        </w:rPr>
        <w:t>1.</w:t>
      </w:r>
    </w:p>
    <w:p w14:paraId="4C3C7944" w14:textId="77777777" w:rsidR="000655EC" w:rsidRDefault="00000000">
      <w:pPr>
        <w:pStyle w:val="Textkrper"/>
        <w:spacing w:before="12" w:line="213" w:lineRule="auto"/>
        <w:ind w:left="142" w:right="848" w:firstLine="218"/>
        <w:jc w:val="both"/>
      </w:pPr>
      <w:r>
        <w:rPr>
          <w:spacing w:val="-4"/>
        </w:rPr>
        <w:t>They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all</w:t>
      </w:r>
      <w:r>
        <w:rPr>
          <w:spacing w:val="-7"/>
        </w:rPr>
        <w:t xml:space="preserve"> </w:t>
      </w:r>
      <w:r>
        <w:rPr>
          <w:rFonts w:ascii="Palatino Linotype"/>
          <w:b/>
          <w:spacing w:val="-4"/>
        </w:rPr>
        <w:t>S</w:t>
      </w:r>
      <w:r>
        <w:rPr>
          <w:spacing w:val="-4"/>
        </w:rPr>
        <w:t>pecific:</w:t>
      </w:r>
      <w:r>
        <w:rPr>
          <w:spacing w:val="15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goal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clearly</w:t>
      </w:r>
      <w:r>
        <w:rPr>
          <w:spacing w:val="-7"/>
        </w:rPr>
        <w:t xml:space="preserve"> </w:t>
      </w:r>
      <w:r>
        <w:rPr>
          <w:spacing w:val="-4"/>
        </w:rPr>
        <w:t xml:space="preserve">formulated, </w:t>
      </w:r>
      <w:r>
        <w:rPr>
          <w:rFonts w:ascii="Palatino Linotype"/>
          <w:b/>
          <w:spacing w:val="-4"/>
        </w:rPr>
        <w:t>M</w:t>
      </w:r>
      <w:r>
        <w:rPr>
          <w:spacing w:val="-4"/>
        </w:rPr>
        <w:t>easurable:</w:t>
      </w:r>
      <w:r>
        <w:rPr>
          <w:spacing w:val="14"/>
        </w:rPr>
        <w:t xml:space="preserve"> </w:t>
      </w:r>
      <w:r>
        <w:rPr>
          <w:spacing w:val="-4"/>
        </w:rPr>
        <w:t>There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measurable</w:t>
      </w:r>
      <w:r>
        <w:rPr>
          <w:spacing w:val="-7"/>
        </w:rPr>
        <w:t xml:space="preserve"> </w:t>
      </w:r>
      <w:r>
        <w:rPr>
          <w:spacing w:val="-4"/>
        </w:rPr>
        <w:t>criterias</w:t>
      </w:r>
      <w:r>
        <w:rPr>
          <w:spacing w:val="-7"/>
        </w:rPr>
        <w:t xml:space="preserve"> </w:t>
      </w:r>
      <w:r>
        <w:rPr>
          <w:spacing w:val="-4"/>
        </w:rPr>
        <w:t xml:space="preserve">defining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goal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reached,</w:t>
      </w:r>
      <w:r>
        <w:rPr>
          <w:spacing w:val="-4"/>
        </w:rPr>
        <w:t xml:space="preserve"> </w:t>
      </w:r>
      <w:r>
        <w:rPr>
          <w:rFonts w:ascii="Palatino Linotype"/>
          <w:b/>
          <w:spacing w:val="-2"/>
        </w:rPr>
        <w:t>A</w:t>
      </w:r>
      <w:r>
        <w:rPr>
          <w:spacing w:val="-2"/>
        </w:rPr>
        <w:t>chievable: They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realistic</w:t>
      </w:r>
      <w:r>
        <w:rPr>
          <w:spacing w:val="-5"/>
        </w:rPr>
        <w:t xml:space="preserve"> </w:t>
      </w:r>
      <w:r>
        <w:rPr>
          <w:spacing w:val="-2"/>
        </w:rPr>
        <w:t>given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resources,</w:t>
      </w:r>
      <w:r>
        <w:rPr>
          <w:spacing w:val="-4"/>
        </w:rPr>
        <w:t xml:space="preserve"> </w:t>
      </w:r>
      <w:r>
        <w:rPr>
          <w:rFonts w:ascii="Palatino Linotype"/>
          <w:b/>
          <w:spacing w:val="-2"/>
        </w:rPr>
        <w:t>R</w:t>
      </w:r>
      <w:r>
        <w:rPr>
          <w:spacing w:val="-2"/>
        </w:rPr>
        <w:t>elevant: The</w:t>
      </w:r>
      <w:r>
        <w:rPr>
          <w:spacing w:val="-5"/>
        </w:rPr>
        <w:t xml:space="preserve"> </w:t>
      </w:r>
      <w:r>
        <w:rPr>
          <w:spacing w:val="-2"/>
        </w:rPr>
        <w:t>goal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 xml:space="preserve">directly </w:t>
      </w:r>
      <w:r>
        <w:t xml:space="preserve">linked to the projects success, </w:t>
      </w:r>
      <w:r>
        <w:rPr>
          <w:rFonts w:ascii="Palatino Linotype"/>
          <w:b/>
        </w:rPr>
        <w:t>T</w:t>
      </w:r>
      <w:r>
        <w:t>ime-bound: There is a timeframe to reach it.</w:t>
      </w:r>
    </w:p>
    <w:p w14:paraId="4C3C7945" w14:textId="77777777" w:rsidR="000655EC" w:rsidRDefault="000655EC">
      <w:pPr>
        <w:pStyle w:val="Textkrper"/>
        <w:spacing w:before="104"/>
      </w:pPr>
    </w:p>
    <w:p w14:paraId="4C3C7946" w14:textId="77777777" w:rsidR="000655EC" w:rsidRDefault="00000000">
      <w:pPr>
        <w:ind w:left="979"/>
        <w:rPr>
          <w:rFonts w:ascii="Arial"/>
          <w:sz w:val="18"/>
        </w:rPr>
      </w:pPr>
      <w:r>
        <w:rPr>
          <w:rFonts w:ascii="Arial"/>
          <w:noProof/>
          <w:sz w:val="1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C3C7C7C" wp14:editId="4C3C7C7D">
                <wp:simplePos x="0" y="0"/>
                <wp:positionH relativeFrom="page">
                  <wp:posOffset>540004</wp:posOffset>
                </wp:positionH>
                <wp:positionV relativeFrom="paragraph">
                  <wp:posOffset>157788</wp:posOffset>
                </wp:positionV>
                <wp:extent cx="7020559" cy="1143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1430">
                              <a:moveTo>
                                <a:pt x="7020001" y="0"/>
                              </a:moveTo>
                              <a:lnTo>
                                <a:pt x="0" y="0"/>
                              </a:lnTo>
                              <a:lnTo>
                                <a:pt x="0" y="11087"/>
                              </a:lnTo>
                              <a:lnTo>
                                <a:pt x="7020001" y="11087"/>
                              </a:lnTo>
                              <a:lnTo>
                                <a:pt x="7020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54297" id="Graphic 45" o:spid="_x0000_s1026" style="position:absolute;margin-left:42.5pt;margin-top:12.4pt;width:552.8pt;height:.9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" path="m7020001,l,,,11087r7020001,l7020001,xe" fillcolor="black" stroked="f">
                <v:path arrowok="t"/>
                <w10:wrap anchorx="page"/>
              </v:shape>
            </w:pict>
          </mc:Fallback>
        </mc:AlternateContent>
      </w:r>
      <w:bookmarkStart w:id="308" w:name="_bookmark31"/>
      <w:bookmarkEnd w:id="308"/>
      <w:r>
        <w:rPr>
          <w:rFonts w:ascii="Arial Black"/>
          <w:color w:val="687D91"/>
          <w:w w:val="90"/>
          <w:sz w:val="18"/>
        </w:rPr>
        <w:t>Table</w:t>
      </w:r>
      <w:r>
        <w:rPr>
          <w:rFonts w:ascii="Arial Black"/>
          <w:color w:val="687D91"/>
          <w:spacing w:val="-3"/>
          <w:w w:val="90"/>
          <w:sz w:val="18"/>
        </w:rPr>
        <w:t xml:space="preserve"> </w:t>
      </w:r>
      <w:r>
        <w:rPr>
          <w:rFonts w:ascii="Arial Black"/>
          <w:color w:val="687D91"/>
          <w:w w:val="90"/>
          <w:sz w:val="18"/>
        </w:rPr>
        <w:t>3.1.:</w:t>
      </w:r>
      <w:r>
        <w:rPr>
          <w:rFonts w:ascii="Arial Black"/>
          <w:color w:val="687D91"/>
          <w:spacing w:val="-3"/>
          <w:w w:val="90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SMART</w:t>
      </w:r>
      <w:r>
        <w:rPr>
          <w:rFonts w:ascii="Arial"/>
          <w:color w:val="687D91"/>
          <w:spacing w:val="-1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Goals</w:t>
      </w:r>
      <w:r>
        <w:rPr>
          <w:rFonts w:ascii="Arial"/>
          <w:color w:val="687D91"/>
          <w:spacing w:val="-1"/>
          <w:sz w:val="18"/>
        </w:rPr>
        <w:t xml:space="preserve"> </w:t>
      </w:r>
      <w:r>
        <w:rPr>
          <w:rFonts w:ascii="Arial"/>
          <w:color w:val="687D91"/>
          <w:spacing w:val="-2"/>
          <w:w w:val="90"/>
          <w:sz w:val="18"/>
        </w:rPr>
        <w:t>Overview</w:t>
      </w:r>
    </w:p>
    <w:p w14:paraId="4C3C7947" w14:textId="77777777" w:rsidR="000655EC" w:rsidRDefault="00000000">
      <w:pPr>
        <w:pStyle w:val="berschrift4"/>
        <w:tabs>
          <w:tab w:val="left" w:pos="2559"/>
          <w:tab w:val="left" w:pos="6311"/>
          <w:tab w:val="left" w:pos="9019"/>
        </w:tabs>
        <w:spacing w:before="38"/>
        <w:ind w:left="230"/>
        <w:jc w:val="both"/>
        <w:rPr>
          <w:rFonts w:ascii="Palatino Linotype"/>
        </w:rPr>
      </w:pPr>
      <w:r>
        <w:rPr>
          <w:rFonts w:ascii="Palatino Linotype"/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C3C7C7E" wp14:editId="4C3C7C7F">
                <wp:simplePos x="0" y="0"/>
                <wp:positionH relativeFrom="page">
                  <wp:posOffset>540004</wp:posOffset>
                </wp:positionH>
                <wp:positionV relativeFrom="paragraph">
                  <wp:posOffset>248867</wp:posOffset>
                </wp:positionV>
                <wp:extent cx="7020559" cy="698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6985">
                              <a:moveTo>
                                <a:pt x="7020001" y="0"/>
                              </a:moveTo>
                              <a:lnTo>
                                <a:pt x="0" y="0"/>
                              </a:lnTo>
                              <a:lnTo>
                                <a:pt x="0" y="6921"/>
                              </a:lnTo>
                              <a:lnTo>
                                <a:pt x="7020001" y="6921"/>
                              </a:lnTo>
                              <a:lnTo>
                                <a:pt x="7020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BC0BF" id="Graphic 46" o:spid="_x0000_s1026" style="position:absolute;margin-left:42.5pt;margin-top:19.6pt;width:552.8pt;height:.5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" path="m7020001,l,,,6921r7020001,l702000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</w:rPr>
        <w:t>No.</w:t>
      </w:r>
      <w:r>
        <w:rPr>
          <w:rFonts w:ascii="Palatino Linotype"/>
          <w:spacing w:val="65"/>
          <w:w w:val="150"/>
        </w:rPr>
        <w:t xml:space="preserve">  </w:t>
      </w:r>
      <w:r>
        <w:rPr>
          <w:rFonts w:ascii="Palatino Linotype"/>
          <w:spacing w:val="-4"/>
        </w:rPr>
        <w:t>Type</w:t>
      </w:r>
      <w:r>
        <w:rPr>
          <w:rFonts w:ascii="Palatino Linotype"/>
        </w:rPr>
        <w:tab/>
      </w:r>
      <w:r>
        <w:rPr>
          <w:rFonts w:ascii="Palatino Linotype"/>
          <w:w w:val="90"/>
        </w:rPr>
        <w:t>Goal</w:t>
      </w:r>
      <w:r>
        <w:rPr>
          <w:rFonts w:ascii="Palatino Linotype"/>
          <w:spacing w:val="3"/>
        </w:rPr>
        <w:t xml:space="preserve"> </w:t>
      </w:r>
      <w:r>
        <w:rPr>
          <w:rFonts w:ascii="Palatino Linotype"/>
          <w:spacing w:val="-2"/>
        </w:rPr>
        <w:t>Description</w:t>
      </w:r>
      <w:r>
        <w:rPr>
          <w:rFonts w:ascii="Palatino Linotype"/>
        </w:rPr>
        <w:tab/>
        <w:t>S</w:t>
      </w:r>
      <w:r>
        <w:rPr>
          <w:rFonts w:ascii="Palatino Linotype"/>
          <w:spacing w:val="73"/>
          <w:w w:val="150"/>
        </w:rPr>
        <w:t xml:space="preserve">   </w:t>
      </w:r>
      <w:r>
        <w:rPr>
          <w:rFonts w:ascii="Palatino Linotype"/>
          <w:spacing w:val="-10"/>
        </w:rPr>
        <w:t>M</w:t>
      </w:r>
      <w:r>
        <w:rPr>
          <w:rFonts w:ascii="Palatino Linotype"/>
        </w:rPr>
        <w:tab/>
        <w:t>A</w:t>
      </w:r>
      <w:r>
        <w:rPr>
          <w:rFonts w:ascii="Palatino Linotype"/>
          <w:spacing w:val="66"/>
          <w:w w:val="150"/>
        </w:rPr>
        <w:t xml:space="preserve">   </w:t>
      </w:r>
      <w:r>
        <w:rPr>
          <w:rFonts w:ascii="Palatino Linotype"/>
          <w:spacing w:val="-10"/>
        </w:rPr>
        <w:t>R</w:t>
      </w:r>
    </w:p>
    <w:p w14:paraId="4C3C7948" w14:textId="77777777" w:rsidR="000655EC" w:rsidRDefault="000655EC">
      <w:pPr>
        <w:pStyle w:val="berschrift4"/>
        <w:jc w:val="both"/>
        <w:rPr>
          <w:rFonts w:ascii="Palatino Linotype"/>
        </w:rPr>
        <w:sectPr w:rsidR="000655EC">
          <w:headerReference w:type="even" r:id="rId44"/>
          <w:pgSz w:w="11910" w:h="16840"/>
          <w:pgMar w:top="80" w:right="0" w:bottom="180" w:left="708" w:header="0" w:footer="0" w:gutter="0"/>
          <w:cols w:space="720"/>
        </w:sectPr>
      </w:pPr>
    </w:p>
    <w:p w14:paraId="4C3C7949" w14:textId="77777777" w:rsidR="000655EC" w:rsidRDefault="00000000">
      <w:pPr>
        <w:pStyle w:val="Listenabsatz"/>
        <w:numPr>
          <w:ilvl w:val="0"/>
          <w:numId w:val="9"/>
        </w:numPr>
        <w:tabs>
          <w:tab w:val="left" w:pos="891"/>
        </w:tabs>
        <w:spacing w:before="105" w:line="216" w:lineRule="auto"/>
        <w:ind w:right="38"/>
      </w:pPr>
      <w:r>
        <w:rPr>
          <w:spacing w:val="-4"/>
        </w:rPr>
        <w:t xml:space="preserve">Scientific </w:t>
      </w:r>
      <w:r>
        <w:rPr>
          <w:spacing w:val="-2"/>
        </w:rPr>
        <w:t>research</w:t>
      </w:r>
    </w:p>
    <w:p w14:paraId="4C3C794A" w14:textId="77777777" w:rsidR="000655EC" w:rsidRDefault="00000000">
      <w:pPr>
        <w:pStyle w:val="Textkrper"/>
        <w:spacing w:before="105" w:line="216" w:lineRule="auto"/>
        <w:ind w:left="351"/>
      </w:pPr>
      <w:r>
        <w:br w:type="column"/>
      </w:r>
      <w:r>
        <w:t>Document current setup for ETL and</w:t>
      </w:r>
      <w:r>
        <w:rPr>
          <w:spacing w:val="-11"/>
        </w:rPr>
        <w:t xml:space="preserve"> </w:t>
      </w:r>
      <w:r>
        <w:t>Reporting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DWH</w:t>
      </w:r>
      <w:r>
        <w:rPr>
          <w:spacing w:val="-10"/>
        </w:rPr>
        <w:t xml:space="preserve"> </w:t>
      </w:r>
      <w:r>
        <w:t>Swiss</w:t>
      </w:r>
      <w:r>
        <w:rPr>
          <w:spacing w:val="-11"/>
        </w:rPr>
        <w:t xml:space="preserve"> </w:t>
      </w:r>
      <w:r>
        <w:rPr>
          <w:spacing w:val="-4"/>
        </w:rPr>
        <w:t>Post</w:t>
      </w:r>
    </w:p>
    <w:p w14:paraId="4C3C794B" w14:textId="77777777" w:rsidR="000655EC" w:rsidRDefault="00000000">
      <w:pPr>
        <w:pStyle w:val="Textkrper"/>
        <w:tabs>
          <w:tab w:val="left" w:pos="1058"/>
          <w:tab w:val="left" w:pos="3074"/>
          <w:tab w:val="left" w:pos="3781"/>
        </w:tabs>
        <w:spacing w:before="97" w:line="286" w:lineRule="exact"/>
        <w:ind w:left="351"/>
      </w:pPr>
      <w:r>
        <w:br w:type="column"/>
      </w:r>
      <w:r>
        <w:rPr>
          <w:spacing w:val="-5"/>
        </w:rPr>
        <w:t>Yes</w:t>
      </w:r>
      <w:r>
        <w:tab/>
        <w:t>Report</w:t>
      </w:r>
      <w:r>
        <w:rPr>
          <w:spacing w:val="-10"/>
        </w:rPr>
        <w:t xml:space="preserve"> </w:t>
      </w:r>
      <w:r>
        <w:rPr>
          <w:spacing w:val="-2"/>
        </w:rPr>
        <w:t>available</w:t>
      </w:r>
      <w:r>
        <w:tab/>
      </w:r>
      <w:r>
        <w:rPr>
          <w:spacing w:val="-5"/>
        </w:rPr>
        <w:t>Yes</w:t>
      </w:r>
      <w:r>
        <w:tab/>
        <w:t>Base</w:t>
      </w:r>
      <w:r>
        <w:rPr>
          <w:spacing w:val="-6"/>
        </w:rPr>
        <w:t xml:space="preserve"> </w:t>
      </w:r>
      <w:r>
        <w:rPr>
          <w:spacing w:val="-5"/>
        </w:rPr>
        <w:t>for</w:t>
      </w:r>
    </w:p>
    <w:p w14:paraId="4C3C794C" w14:textId="77777777" w:rsidR="000655EC" w:rsidRDefault="00000000">
      <w:pPr>
        <w:pStyle w:val="Textkrper"/>
        <w:spacing w:line="265" w:lineRule="exact"/>
        <w:ind w:left="3781"/>
      </w:pPr>
      <w:r>
        <w:rPr>
          <w:spacing w:val="-2"/>
        </w:rPr>
        <w:t>improvements</w:t>
      </w:r>
    </w:p>
    <w:p w14:paraId="4C3C794D" w14:textId="77777777" w:rsidR="000655EC" w:rsidRDefault="000655EC">
      <w:pPr>
        <w:pStyle w:val="Textkrper"/>
        <w:spacing w:line="265" w:lineRule="exact"/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1835" w:space="374"/>
            <w:col w:w="3591" w:space="57"/>
            <w:col w:w="5345"/>
          </w:cols>
        </w:sectPr>
      </w:pPr>
    </w:p>
    <w:p w14:paraId="4C3C794E" w14:textId="77777777" w:rsidR="000655EC" w:rsidRDefault="00000000">
      <w:pPr>
        <w:pStyle w:val="Listenabsatz"/>
        <w:numPr>
          <w:ilvl w:val="0"/>
          <w:numId w:val="9"/>
        </w:numPr>
        <w:tabs>
          <w:tab w:val="left" w:pos="891"/>
        </w:tabs>
        <w:spacing w:before="13" w:line="216" w:lineRule="auto"/>
        <w:ind w:right="370" w:hanging="550"/>
      </w:pPr>
      <w:r>
        <w:rPr>
          <w:spacing w:val="-4"/>
        </w:rPr>
        <w:t xml:space="preserve">Scientific </w:t>
      </w:r>
      <w:r>
        <w:rPr>
          <w:spacing w:val="-2"/>
        </w:rPr>
        <w:t>research</w:t>
      </w:r>
    </w:p>
    <w:p w14:paraId="4C3C794F" w14:textId="77777777" w:rsidR="000655EC" w:rsidRDefault="000655EC">
      <w:pPr>
        <w:pStyle w:val="Textkrper"/>
        <w:spacing w:before="240"/>
      </w:pPr>
    </w:p>
    <w:p w14:paraId="4C3C7950" w14:textId="77777777" w:rsidR="000655EC" w:rsidRDefault="00000000">
      <w:pPr>
        <w:pStyle w:val="Listenabsatz"/>
        <w:numPr>
          <w:ilvl w:val="0"/>
          <w:numId w:val="9"/>
        </w:numPr>
        <w:tabs>
          <w:tab w:val="left" w:pos="891"/>
        </w:tabs>
        <w:spacing w:line="216" w:lineRule="auto"/>
        <w:ind w:hanging="550"/>
      </w:pPr>
      <w:r>
        <w:rPr>
          <w:spacing w:val="-2"/>
        </w:rPr>
        <w:t xml:space="preserve">Project </w:t>
      </w:r>
      <w:r>
        <w:rPr>
          <w:spacing w:val="-4"/>
        </w:rPr>
        <w:t>Management</w:t>
      </w:r>
    </w:p>
    <w:p w14:paraId="4C3C7951" w14:textId="77777777" w:rsidR="000655EC" w:rsidRDefault="00000000">
      <w:pPr>
        <w:pStyle w:val="Listenabsatz"/>
        <w:numPr>
          <w:ilvl w:val="0"/>
          <w:numId w:val="9"/>
        </w:numPr>
        <w:tabs>
          <w:tab w:val="left" w:pos="891"/>
        </w:tabs>
        <w:spacing w:before="255" w:line="216" w:lineRule="auto"/>
        <w:ind w:hanging="549"/>
      </w:pPr>
      <w:r>
        <w:rPr>
          <w:spacing w:val="-2"/>
        </w:rPr>
        <w:t xml:space="preserve">Project </w:t>
      </w:r>
      <w:r>
        <w:rPr>
          <w:spacing w:val="-4"/>
        </w:rPr>
        <w:t>Management</w:t>
      </w:r>
    </w:p>
    <w:p w14:paraId="4C3C7952" w14:textId="77777777" w:rsidR="000655EC" w:rsidRDefault="00000000">
      <w:pPr>
        <w:pStyle w:val="Textkrper"/>
        <w:spacing w:before="13" w:line="216" w:lineRule="auto"/>
        <w:ind w:left="342"/>
      </w:pPr>
      <w:r>
        <w:br w:type="column"/>
      </w:r>
      <w:r>
        <w:t>Conduct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quality and data availability, read into </w:t>
      </w:r>
      <w:r>
        <w:rPr>
          <w:spacing w:val="-2"/>
        </w:rPr>
        <w:t>best</w:t>
      </w:r>
      <w:r>
        <w:rPr>
          <w:spacing w:val="-7"/>
        </w:rPr>
        <w:t xml:space="preserve"> </w:t>
      </w:r>
      <w:r>
        <w:rPr>
          <w:spacing w:val="-2"/>
        </w:rPr>
        <w:t>practices,</w:t>
      </w:r>
      <w:r>
        <w:rPr>
          <w:spacing w:val="-7"/>
        </w:rPr>
        <w:t xml:space="preserve"> </w:t>
      </w:r>
      <w:r>
        <w:rPr>
          <w:spacing w:val="-2"/>
        </w:rPr>
        <w:t>tools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scientific publications</w:t>
      </w:r>
    </w:p>
    <w:p w14:paraId="4C3C7953" w14:textId="77777777" w:rsidR="000655EC" w:rsidRDefault="00000000">
      <w:pPr>
        <w:pStyle w:val="Textkrper"/>
        <w:spacing w:line="216" w:lineRule="auto"/>
        <w:ind w:left="342" w:right="371"/>
        <w:jc w:val="both"/>
      </w:pPr>
      <w:r>
        <w:t>Setup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hold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weekly</w:t>
      </w:r>
      <w:r>
        <w:rPr>
          <w:spacing w:val="-13"/>
        </w:rPr>
        <w:t xml:space="preserve"> </w:t>
      </w:r>
      <w:r>
        <w:t xml:space="preserve">Jour </w:t>
      </w:r>
      <w:r>
        <w:rPr>
          <w:spacing w:val="-2"/>
        </w:rPr>
        <w:t>Fixe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advisor,</w:t>
      </w:r>
      <w:r>
        <w:rPr>
          <w:spacing w:val="-10"/>
        </w:rPr>
        <w:t xml:space="preserve"> </w:t>
      </w:r>
      <w:r>
        <w:rPr>
          <w:spacing w:val="-2"/>
        </w:rPr>
        <w:t>move</w:t>
      </w:r>
      <w:r>
        <w:rPr>
          <w:spacing w:val="-10"/>
        </w:rPr>
        <w:t xml:space="preserve"> </w:t>
      </w:r>
      <w:r>
        <w:rPr>
          <w:spacing w:val="-2"/>
        </w:rPr>
        <w:t>when needed</w:t>
      </w:r>
    </w:p>
    <w:p w14:paraId="4C3C7954" w14:textId="77777777" w:rsidR="000655EC" w:rsidRDefault="00000000">
      <w:pPr>
        <w:pStyle w:val="Textkrper"/>
        <w:spacing w:line="216" w:lineRule="auto"/>
        <w:ind w:left="342" w:right="193"/>
        <w:jc w:val="both"/>
      </w:pPr>
      <w:r>
        <w:t>Setup</w:t>
      </w:r>
      <w:r>
        <w:rPr>
          <w:spacing w:val="-13"/>
        </w:rPr>
        <w:t xml:space="preserve"> </w:t>
      </w:r>
      <w:r>
        <w:t>Risk</w:t>
      </w:r>
      <w:r>
        <w:rPr>
          <w:spacing w:val="-13"/>
        </w:rPr>
        <w:t xml:space="preserve"> </w:t>
      </w:r>
      <w:r>
        <w:t>Map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decide</w:t>
      </w:r>
      <w:r>
        <w:rPr>
          <w:spacing w:val="-13"/>
        </w:rPr>
        <w:t xml:space="preserve"> </w:t>
      </w:r>
      <w:r>
        <w:t>how to handle risks.</w:t>
      </w:r>
    </w:p>
    <w:p w14:paraId="4C3C7955" w14:textId="77777777" w:rsidR="000655EC" w:rsidRDefault="00000000">
      <w:pPr>
        <w:pStyle w:val="Textkrper"/>
        <w:tabs>
          <w:tab w:val="left" w:pos="1049"/>
        </w:tabs>
        <w:spacing w:before="13" w:line="216" w:lineRule="auto"/>
        <w:ind w:left="1049" w:right="38" w:hanging="708"/>
      </w:pPr>
      <w:r>
        <w:br w:type="column"/>
      </w:r>
      <w:r>
        <w:rPr>
          <w:spacing w:val="-4"/>
        </w:rPr>
        <w:t>Yes</w:t>
      </w:r>
      <w:r>
        <w:tab/>
        <w:t xml:space="preserve">Minimum 5 </w:t>
      </w:r>
      <w:r>
        <w:rPr>
          <w:spacing w:val="-2"/>
        </w:rPr>
        <w:t>Sources</w:t>
      </w:r>
      <w:r>
        <w:rPr>
          <w:spacing w:val="-1"/>
        </w:rPr>
        <w:t xml:space="preserve"> </w:t>
      </w:r>
      <w:r>
        <w:rPr>
          <w:spacing w:val="-2"/>
        </w:rPr>
        <w:t>total</w:t>
      </w:r>
    </w:p>
    <w:p w14:paraId="4C3C7956" w14:textId="77777777" w:rsidR="000655EC" w:rsidRDefault="000655EC">
      <w:pPr>
        <w:pStyle w:val="Textkrper"/>
        <w:spacing w:before="240"/>
      </w:pPr>
    </w:p>
    <w:p w14:paraId="4C3C7957" w14:textId="77777777" w:rsidR="000655EC" w:rsidRDefault="00000000">
      <w:pPr>
        <w:pStyle w:val="Textkrper"/>
        <w:tabs>
          <w:tab w:val="left" w:pos="1049"/>
        </w:tabs>
        <w:spacing w:line="216" w:lineRule="auto"/>
        <w:ind w:left="1049" w:right="317" w:hanging="708"/>
      </w:pPr>
      <w:r>
        <w:rPr>
          <w:spacing w:val="-4"/>
        </w:rPr>
        <w:t>Yes</w:t>
      </w:r>
      <w:r>
        <w:tab/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least</w:t>
      </w:r>
      <w:r>
        <w:rPr>
          <w:spacing w:val="-11"/>
        </w:rPr>
        <w:t xml:space="preserve"> </w:t>
      </w:r>
      <w:r>
        <w:rPr>
          <w:spacing w:val="-2"/>
        </w:rPr>
        <w:t>10 Meetings</w:t>
      </w:r>
    </w:p>
    <w:p w14:paraId="4C3C7958" w14:textId="77777777" w:rsidR="000655EC" w:rsidRDefault="00000000">
      <w:pPr>
        <w:pStyle w:val="Textkrper"/>
        <w:tabs>
          <w:tab w:val="left" w:pos="1049"/>
        </w:tabs>
        <w:spacing w:before="255" w:line="216" w:lineRule="auto"/>
        <w:ind w:left="1049" w:right="265" w:hanging="708"/>
      </w:pPr>
      <w:r>
        <w:rPr>
          <w:spacing w:val="-4"/>
        </w:rPr>
        <w:t>Yes</w:t>
      </w:r>
      <w:r>
        <w:tab/>
      </w:r>
      <w:r>
        <w:rPr>
          <w:spacing w:val="-4"/>
        </w:rPr>
        <w:t xml:space="preserve">Document </w:t>
      </w:r>
      <w:r>
        <w:rPr>
          <w:spacing w:val="-2"/>
        </w:rPr>
        <w:t>available</w:t>
      </w:r>
    </w:p>
    <w:p w14:paraId="4C3C7959" w14:textId="77777777" w:rsidR="000655EC" w:rsidRDefault="00000000">
      <w:pPr>
        <w:pStyle w:val="Textkrper"/>
        <w:tabs>
          <w:tab w:val="left" w:pos="1049"/>
        </w:tabs>
        <w:spacing w:before="13" w:line="216" w:lineRule="auto"/>
        <w:ind w:left="1049" w:right="442" w:hanging="708"/>
      </w:pPr>
      <w:r>
        <w:br w:type="column"/>
      </w:r>
      <w:r>
        <w:rPr>
          <w:spacing w:val="-4"/>
        </w:rPr>
        <w:t>Yes</w:t>
      </w:r>
      <w:r>
        <w:tab/>
      </w:r>
      <w:r>
        <w:rPr>
          <w:spacing w:val="-2"/>
        </w:rPr>
        <w:t>Theoretical basics</w:t>
      </w:r>
    </w:p>
    <w:p w14:paraId="4C3C795A" w14:textId="77777777" w:rsidR="000655EC" w:rsidRDefault="000655EC">
      <w:pPr>
        <w:pStyle w:val="Textkrper"/>
        <w:spacing w:before="240"/>
      </w:pPr>
    </w:p>
    <w:p w14:paraId="4C3C795B" w14:textId="77777777" w:rsidR="000655EC" w:rsidRDefault="00000000">
      <w:pPr>
        <w:pStyle w:val="Textkrper"/>
        <w:tabs>
          <w:tab w:val="left" w:pos="1049"/>
        </w:tabs>
        <w:spacing w:line="216" w:lineRule="auto"/>
        <w:ind w:left="1049" w:right="357" w:hanging="708"/>
      </w:pPr>
      <w:r>
        <w:rPr>
          <w:spacing w:val="-4"/>
        </w:rPr>
        <w:t>Yes</w:t>
      </w:r>
      <w:r>
        <w:tab/>
      </w:r>
      <w:r>
        <w:rPr>
          <w:spacing w:val="-2"/>
        </w:rPr>
        <w:t>Secure</w:t>
      </w:r>
      <w:r>
        <w:rPr>
          <w:spacing w:val="-11"/>
        </w:rPr>
        <w:t xml:space="preserve"> </w:t>
      </w:r>
      <w:r>
        <w:rPr>
          <w:spacing w:val="-2"/>
        </w:rPr>
        <w:t>com-munication</w:t>
      </w:r>
    </w:p>
    <w:p w14:paraId="4C3C795C" w14:textId="77777777" w:rsidR="000655EC" w:rsidRDefault="00000000">
      <w:pPr>
        <w:pStyle w:val="Textkrper"/>
        <w:tabs>
          <w:tab w:val="left" w:pos="707"/>
        </w:tabs>
        <w:spacing w:before="247" w:line="286" w:lineRule="exact"/>
        <w:ind w:right="306"/>
        <w:jc w:val="right"/>
      </w:pPr>
      <w:r>
        <w:rPr>
          <w:spacing w:val="-5"/>
        </w:rPr>
        <w:t>Yes</w:t>
      </w:r>
      <w:r>
        <w:tab/>
        <w:t>Basic</w:t>
      </w:r>
      <w:r>
        <w:rPr>
          <w:spacing w:val="-7"/>
        </w:rPr>
        <w:t xml:space="preserve"> </w:t>
      </w:r>
      <w:r>
        <w:rPr>
          <w:spacing w:val="-2"/>
        </w:rPr>
        <w:t>Project</w:t>
      </w:r>
    </w:p>
    <w:p w14:paraId="4C3C795D" w14:textId="77777777" w:rsidR="000655EC" w:rsidRDefault="00000000">
      <w:pPr>
        <w:pStyle w:val="Textkrper"/>
        <w:spacing w:line="265" w:lineRule="exact"/>
        <w:ind w:right="281"/>
        <w:jc w:val="right"/>
      </w:pPr>
      <w:r>
        <w:rPr>
          <w:spacing w:val="-2"/>
        </w:rPr>
        <w:t>Management</w:t>
      </w:r>
    </w:p>
    <w:p w14:paraId="4C3C795E" w14:textId="77777777" w:rsidR="000655EC" w:rsidRDefault="000655EC">
      <w:pPr>
        <w:pStyle w:val="Textkrper"/>
        <w:spacing w:line="265" w:lineRule="exact"/>
        <w:jc w:val="right"/>
        <w:sectPr w:rsidR="000655EC">
          <w:type w:val="continuous"/>
          <w:pgSz w:w="11910" w:h="16840"/>
          <w:pgMar w:top="0" w:right="0" w:bottom="280" w:left="708" w:header="0" w:footer="0" w:gutter="0"/>
          <w:cols w:num="4" w:space="720" w:equalWidth="0">
            <w:col w:w="2168" w:space="50"/>
            <w:col w:w="3608" w:space="40"/>
            <w:col w:w="2335" w:space="388"/>
            <w:col w:w="2613"/>
          </w:cols>
        </w:sectPr>
      </w:pPr>
    </w:p>
    <w:p w14:paraId="4C3C795F" w14:textId="77777777" w:rsidR="000655EC" w:rsidRDefault="00000000">
      <w:pPr>
        <w:pStyle w:val="Listenabsatz"/>
        <w:numPr>
          <w:ilvl w:val="0"/>
          <w:numId w:val="9"/>
        </w:numPr>
        <w:tabs>
          <w:tab w:val="left" w:pos="891"/>
        </w:tabs>
        <w:spacing w:line="216" w:lineRule="auto"/>
        <w:ind w:hanging="550"/>
      </w:pPr>
      <w:r>
        <w:rPr>
          <w:spacing w:val="-2"/>
        </w:rPr>
        <w:t xml:space="preserve">Project </w:t>
      </w:r>
      <w:r>
        <w:rPr>
          <w:spacing w:val="-4"/>
        </w:rPr>
        <w:t>Management</w:t>
      </w:r>
    </w:p>
    <w:p w14:paraId="4C3C7960" w14:textId="77777777" w:rsidR="000655EC" w:rsidRDefault="00000000">
      <w:pPr>
        <w:pStyle w:val="Textkrper"/>
        <w:tabs>
          <w:tab w:val="left" w:pos="3990"/>
          <w:tab w:val="left" w:pos="4698"/>
        </w:tabs>
        <w:spacing w:line="260" w:lineRule="exact"/>
        <w:ind w:left="342"/>
      </w:pPr>
      <w:r>
        <w:br w:type="column"/>
      </w:r>
      <w:r>
        <w:t>Risk</w:t>
      </w:r>
      <w:r>
        <w:rPr>
          <w:spacing w:val="-11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review</w:t>
      </w:r>
      <w:r>
        <w:rPr>
          <w:spacing w:val="-11"/>
        </w:rPr>
        <w:t xml:space="preserve"> </w:t>
      </w:r>
      <w:r>
        <w:rPr>
          <w:spacing w:val="-4"/>
        </w:rPr>
        <w:t>done</w:t>
      </w:r>
      <w:r>
        <w:tab/>
      </w:r>
      <w:r>
        <w:rPr>
          <w:spacing w:val="-5"/>
        </w:rPr>
        <w:t>Yes</w:t>
      </w:r>
      <w:r>
        <w:tab/>
        <w:t>Risk</w:t>
      </w:r>
      <w:r>
        <w:rPr>
          <w:spacing w:val="-9"/>
        </w:rPr>
        <w:t xml:space="preserve"> </w:t>
      </w:r>
      <w:r>
        <w:rPr>
          <w:spacing w:val="-2"/>
        </w:rPr>
        <w:t>Monitoring</w:t>
      </w:r>
    </w:p>
    <w:p w14:paraId="4C3C7961" w14:textId="77777777" w:rsidR="000655EC" w:rsidRDefault="00000000">
      <w:pPr>
        <w:pStyle w:val="Textkrper"/>
        <w:spacing w:line="216" w:lineRule="auto"/>
        <w:ind w:left="4698" w:right="372"/>
      </w:pPr>
      <w:r>
        <w:t xml:space="preserve">done, Risk </w:t>
      </w:r>
      <w:r>
        <w:rPr>
          <w:spacing w:val="-2"/>
        </w:rPr>
        <w:t>Review</w:t>
      </w:r>
      <w:r>
        <w:rPr>
          <w:spacing w:val="-11"/>
        </w:rPr>
        <w:t xml:space="preserve"> </w:t>
      </w:r>
      <w:r>
        <w:rPr>
          <w:spacing w:val="-2"/>
        </w:rPr>
        <w:t>done</w:t>
      </w:r>
    </w:p>
    <w:p w14:paraId="4C3C7962" w14:textId="77777777" w:rsidR="000655EC" w:rsidRDefault="00000000">
      <w:pPr>
        <w:pStyle w:val="Textkrper"/>
        <w:tabs>
          <w:tab w:val="left" w:pos="707"/>
        </w:tabs>
        <w:spacing w:line="260" w:lineRule="exact"/>
        <w:ind w:right="306"/>
        <w:jc w:val="right"/>
      </w:pPr>
      <w:r>
        <w:br w:type="column"/>
      </w:r>
      <w:r>
        <w:rPr>
          <w:spacing w:val="-5"/>
        </w:rPr>
        <w:t>Yes</w:t>
      </w:r>
      <w:r>
        <w:tab/>
        <w:t>Basic</w:t>
      </w:r>
      <w:r>
        <w:rPr>
          <w:spacing w:val="-7"/>
        </w:rPr>
        <w:t xml:space="preserve"> </w:t>
      </w:r>
      <w:r>
        <w:rPr>
          <w:spacing w:val="-2"/>
        </w:rPr>
        <w:t>Project</w:t>
      </w:r>
    </w:p>
    <w:p w14:paraId="4C3C7963" w14:textId="77777777" w:rsidR="000655EC" w:rsidRDefault="00000000">
      <w:pPr>
        <w:pStyle w:val="Textkrper"/>
        <w:spacing w:line="286" w:lineRule="exact"/>
        <w:ind w:right="281"/>
        <w:jc w:val="right"/>
      </w:pPr>
      <w:r>
        <w:rPr>
          <w:spacing w:val="-2"/>
        </w:rPr>
        <w:t>Management</w:t>
      </w:r>
    </w:p>
    <w:p w14:paraId="4C3C7964" w14:textId="77777777" w:rsidR="000655EC" w:rsidRDefault="000655EC">
      <w:pPr>
        <w:pStyle w:val="Textkrper"/>
        <w:spacing w:line="286" w:lineRule="exact"/>
        <w:jc w:val="right"/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2168" w:space="50"/>
            <w:col w:w="6311" w:space="60"/>
            <w:col w:w="2613"/>
          </w:cols>
        </w:sectPr>
      </w:pPr>
    </w:p>
    <w:p w14:paraId="4C3C7965" w14:textId="77777777" w:rsidR="000655EC" w:rsidRDefault="00000000">
      <w:pPr>
        <w:pStyle w:val="Listenabsatz"/>
        <w:numPr>
          <w:ilvl w:val="0"/>
          <w:numId w:val="9"/>
        </w:numPr>
        <w:tabs>
          <w:tab w:val="left" w:pos="891"/>
          <w:tab w:val="left" w:pos="2559"/>
          <w:tab w:val="left" w:pos="6208"/>
          <w:tab w:val="left" w:pos="6915"/>
          <w:tab w:val="left" w:pos="8931"/>
          <w:tab w:val="left" w:pos="9638"/>
        </w:tabs>
        <w:spacing w:line="216" w:lineRule="auto"/>
        <w:ind w:left="2559" w:right="400" w:hanging="2218"/>
      </w:pPr>
      <w:r>
        <w:t>Documentation</w:t>
      </w:r>
      <w:r>
        <w:rPr>
          <w:spacing w:val="80"/>
        </w:rPr>
        <w:t xml:space="preserve"> </w:t>
      </w:r>
      <w:r>
        <w:t>Setup of management summary</w:t>
      </w:r>
      <w:r>
        <w:tab/>
      </w:r>
      <w:r>
        <w:rPr>
          <w:spacing w:val="-4"/>
        </w:rPr>
        <w:t>Yes</w:t>
      </w:r>
      <w:r>
        <w:tab/>
      </w:r>
      <w:r>
        <w:rPr>
          <w:spacing w:val="-2"/>
        </w:rPr>
        <w:t>Completed</w:t>
      </w:r>
      <w:r>
        <w:tab/>
      </w:r>
      <w:r>
        <w:rPr>
          <w:spacing w:val="-4"/>
        </w:rPr>
        <w:t>Yes</w:t>
      </w:r>
      <w:r>
        <w:tab/>
      </w:r>
      <w:r>
        <w:rPr>
          <w:spacing w:val="-4"/>
        </w:rPr>
        <w:t xml:space="preserve">Stakeholder </w:t>
      </w:r>
      <w:r>
        <w:t>(max 2 pages)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friendly</w:t>
      </w:r>
    </w:p>
    <w:p w14:paraId="4C3C7966" w14:textId="77777777" w:rsidR="000655EC" w:rsidRDefault="00000000">
      <w:pPr>
        <w:pStyle w:val="Listenabsatz"/>
        <w:numPr>
          <w:ilvl w:val="0"/>
          <w:numId w:val="9"/>
        </w:numPr>
        <w:tabs>
          <w:tab w:val="left" w:pos="891"/>
          <w:tab w:val="left" w:pos="6207"/>
          <w:tab w:val="left" w:pos="6915"/>
          <w:tab w:val="left" w:pos="8931"/>
          <w:tab w:val="left" w:pos="9638"/>
        </w:tabs>
        <w:spacing w:line="269" w:lineRule="exact"/>
        <w:ind w:hanging="546"/>
      </w:pPr>
      <w:r>
        <w:t>Documentation</w:t>
      </w:r>
      <w:r>
        <w:rPr>
          <w:spacing w:val="72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Report</w:t>
      </w:r>
      <w:r>
        <w:tab/>
      </w:r>
      <w:r>
        <w:rPr>
          <w:spacing w:val="-5"/>
        </w:rPr>
        <w:t>Yes</w:t>
      </w:r>
      <w:r>
        <w:tab/>
      </w:r>
      <w:r>
        <w:rPr>
          <w:spacing w:val="-2"/>
        </w:rPr>
        <w:t>Hand-in</w:t>
      </w:r>
      <w:r>
        <w:rPr>
          <w:spacing w:val="-3"/>
        </w:rPr>
        <w:t xml:space="preserve"> </w:t>
      </w:r>
      <w:r>
        <w:rPr>
          <w:spacing w:val="-4"/>
        </w:rPr>
        <w:t>done</w:t>
      </w:r>
      <w:r>
        <w:tab/>
      </w:r>
      <w:r>
        <w:rPr>
          <w:spacing w:val="-5"/>
        </w:rPr>
        <w:t>Yes</w:t>
      </w:r>
      <w:r>
        <w:tab/>
      </w:r>
      <w:r>
        <w:rPr>
          <w:spacing w:val="-2"/>
        </w:rPr>
        <w:t>Mandatory</w:t>
      </w:r>
    </w:p>
    <w:p w14:paraId="4C3C7967" w14:textId="77777777" w:rsidR="000655EC" w:rsidRDefault="00000000">
      <w:pPr>
        <w:pStyle w:val="Textkrper"/>
        <w:spacing w:line="265" w:lineRule="exact"/>
        <w:ind w:left="9638"/>
      </w:pPr>
      <w:r>
        <w:rPr>
          <w:spacing w:val="-4"/>
        </w:rPr>
        <w:t>Goal</w:t>
      </w:r>
    </w:p>
    <w:p w14:paraId="4C3C7968" w14:textId="77777777" w:rsidR="000655EC" w:rsidRDefault="000655EC">
      <w:pPr>
        <w:pStyle w:val="Textkrper"/>
        <w:spacing w:line="265" w:lineRule="exact"/>
        <w:sectPr w:rsidR="000655EC">
          <w:type w:val="continuous"/>
          <w:pgSz w:w="11910" w:h="16840"/>
          <w:pgMar w:top="0" w:right="0" w:bottom="280" w:left="708" w:header="0" w:footer="0" w:gutter="0"/>
          <w:cols w:space="720"/>
        </w:sectPr>
      </w:pPr>
    </w:p>
    <w:p w14:paraId="4C3C7969" w14:textId="77777777" w:rsidR="000655EC" w:rsidRDefault="00000000">
      <w:pPr>
        <w:pStyle w:val="Listenabsatz"/>
        <w:numPr>
          <w:ilvl w:val="0"/>
          <w:numId w:val="9"/>
        </w:numPr>
        <w:tabs>
          <w:tab w:val="left" w:pos="891"/>
        </w:tabs>
        <w:spacing w:before="13" w:line="216" w:lineRule="auto"/>
        <w:ind w:right="38" w:hanging="550"/>
      </w:pPr>
      <w:r>
        <w:rPr>
          <w:spacing w:val="-4"/>
        </w:rPr>
        <w:t>Technical Work</w:t>
      </w:r>
    </w:p>
    <w:p w14:paraId="4C3C796A" w14:textId="77777777" w:rsidR="000655EC" w:rsidRDefault="00000000">
      <w:pPr>
        <w:pStyle w:val="Textkrper"/>
        <w:spacing w:line="216" w:lineRule="auto"/>
        <w:ind w:left="342" w:right="38"/>
        <w:jc w:val="both"/>
      </w:pPr>
      <w:r>
        <w:br w:type="column"/>
      </w:r>
      <w:r>
        <w:t>Select</w:t>
      </w:r>
      <w:r>
        <w:rPr>
          <w:spacing w:val="-9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 xml:space="preserve">dbt, </w:t>
      </w:r>
      <w:r>
        <w:rPr>
          <w:spacing w:val="-2"/>
        </w:rPr>
        <w:t>AWS</w:t>
      </w:r>
      <w:r>
        <w:rPr>
          <w:spacing w:val="-11"/>
        </w:rPr>
        <w:t xml:space="preserve"> </w:t>
      </w:r>
      <w:r>
        <w:rPr>
          <w:spacing w:val="-2"/>
        </w:rPr>
        <w:t>Glue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quality)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 xml:space="preserve">the </w:t>
      </w:r>
      <w:r>
        <w:t>test environment.</w:t>
      </w:r>
    </w:p>
    <w:p w14:paraId="4C3C796B" w14:textId="77777777" w:rsidR="000655EC" w:rsidRDefault="00000000">
      <w:pPr>
        <w:pStyle w:val="Textkrper"/>
        <w:tabs>
          <w:tab w:val="left" w:pos="1049"/>
        </w:tabs>
        <w:spacing w:line="277" w:lineRule="exact"/>
        <w:ind w:left="342"/>
      </w:pPr>
      <w:r>
        <w:br w:type="column"/>
      </w:r>
      <w:r>
        <w:rPr>
          <w:spacing w:val="-5"/>
        </w:rPr>
        <w:t>Yes</w:t>
      </w:r>
      <w:r>
        <w:tab/>
      </w:r>
      <w:r>
        <w:rPr>
          <w:spacing w:val="-4"/>
        </w:rPr>
        <w:t>Tools</w:t>
      </w:r>
      <w:r>
        <w:rPr>
          <w:spacing w:val="-6"/>
        </w:rPr>
        <w:t xml:space="preserve"> </w:t>
      </w:r>
      <w:r>
        <w:rPr>
          <w:spacing w:val="-2"/>
        </w:rPr>
        <w:t>selected</w:t>
      </w:r>
    </w:p>
    <w:p w14:paraId="4C3C796C" w14:textId="77777777" w:rsidR="000655EC" w:rsidRDefault="00000000">
      <w:pPr>
        <w:pStyle w:val="Textkrper"/>
        <w:spacing w:line="286" w:lineRule="exact"/>
        <w:ind w:left="1049"/>
      </w:pPr>
      <w:r>
        <w:t>and</w:t>
      </w:r>
      <w:r>
        <w:rPr>
          <w:spacing w:val="-13"/>
        </w:rPr>
        <w:t xml:space="preserve"> </w:t>
      </w:r>
      <w:r>
        <w:rPr>
          <w:spacing w:val="-2"/>
        </w:rPr>
        <w:t>documented</w:t>
      </w:r>
    </w:p>
    <w:p w14:paraId="4C3C796D" w14:textId="77777777" w:rsidR="000655EC" w:rsidRDefault="00000000">
      <w:pPr>
        <w:pStyle w:val="Textkrper"/>
        <w:tabs>
          <w:tab w:val="left" w:pos="1049"/>
        </w:tabs>
        <w:spacing w:before="13" w:line="216" w:lineRule="auto"/>
        <w:ind w:left="1049" w:right="317" w:hanging="708"/>
      </w:pPr>
      <w:r>
        <w:br w:type="column"/>
      </w:r>
      <w:r>
        <w:rPr>
          <w:spacing w:val="-4"/>
        </w:rPr>
        <w:t>Yes</w:t>
      </w:r>
      <w:r>
        <w:tab/>
      </w:r>
      <w:r>
        <w:rPr>
          <w:spacing w:val="-2"/>
        </w:rPr>
        <w:t>Feasible within</w:t>
      </w:r>
      <w:r>
        <w:rPr>
          <w:spacing w:val="-11"/>
        </w:rPr>
        <w:t xml:space="preserve"> </w:t>
      </w:r>
      <w:r>
        <w:rPr>
          <w:spacing w:val="-2"/>
        </w:rPr>
        <w:t>scope</w:t>
      </w:r>
    </w:p>
    <w:p w14:paraId="4C3C796E" w14:textId="77777777" w:rsidR="000655EC" w:rsidRDefault="000655EC">
      <w:pPr>
        <w:pStyle w:val="Textkrper"/>
        <w:spacing w:line="216" w:lineRule="auto"/>
        <w:sectPr w:rsidR="000655EC">
          <w:type w:val="continuous"/>
          <w:pgSz w:w="11910" w:h="16840"/>
          <w:pgMar w:top="0" w:right="0" w:bottom="280" w:left="708" w:header="0" w:footer="0" w:gutter="0"/>
          <w:cols w:num="4" w:space="720" w:equalWidth="0">
            <w:col w:w="1875" w:space="342"/>
            <w:col w:w="3311" w:space="338"/>
            <w:col w:w="2683" w:space="41"/>
            <w:col w:w="2612"/>
          </w:cols>
        </w:sectPr>
      </w:pPr>
    </w:p>
    <w:p w14:paraId="4C3C796F" w14:textId="77777777" w:rsidR="000655EC" w:rsidRDefault="00000000">
      <w:pPr>
        <w:pStyle w:val="Listenabsatz"/>
        <w:numPr>
          <w:ilvl w:val="0"/>
          <w:numId w:val="9"/>
        </w:numPr>
        <w:tabs>
          <w:tab w:val="left" w:pos="891"/>
        </w:tabs>
        <w:spacing w:before="12" w:line="216" w:lineRule="auto"/>
        <w:ind w:right="39" w:hanging="551"/>
      </w:pPr>
      <w:r>
        <w:rPr>
          <w:spacing w:val="-4"/>
        </w:rPr>
        <w:t>Technical Work</w:t>
      </w:r>
    </w:p>
    <w:p w14:paraId="4C3C7970" w14:textId="77777777" w:rsidR="000655EC" w:rsidRDefault="00000000">
      <w:pPr>
        <w:pStyle w:val="Textkrper"/>
        <w:tabs>
          <w:tab w:val="left" w:pos="3989"/>
          <w:tab w:val="left" w:pos="4696"/>
        </w:tabs>
        <w:spacing w:line="276" w:lineRule="exact"/>
        <w:ind w:left="340"/>
      </w:pPr>
      <w:r>
        <w:br w:type="column"/>
      </w:r>
      <w:r>
        <w:t>Assist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PoC</w:t>
      </w:r>
      <w:r>
        <w:rPr>
          <w:spacing w:val="-9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rPr>
          <w:spacing w:val="-4"/>
        </w:rPr>
        <w:t>Team</w:t>
      </w:r>
      <w:r>
        <w:tab/>
      </w:r>
      <w:r>
        <w:rPr>
          <w:spacing w:val="-5"/>
        </w:rPr>
        <w:t>Yes</w:t>
      </w:r>
      <w:r>
        <w:tab/>
      </w:r>
      <w:r>
        <w:rPr>
          <w:spacing w:val="-2"/>
        </w:rPr>
        <w:t>Collaboration</w:t>
      </w:r>
    </w:p>
    <w:p w14:paraId="4C3C7971" w14:textId="77777777" w:rsidR="000655EC" w:rsidRDefault="00000000">
      <w:pPr>
        <w:pStyle w:val="Textkrper"/>
        <w:spacing w:before="7" w:line="216" w:lineRule="auto"/>
        <w:ind w:left="4696" w:right="199"/>
      </w:pPr>
      <w:r>
        <w:t>log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notes, </w:t>
      </w:r>
      <w:r>
        <w:rPr>
          <w:spacing w:val="-4"/>
        </w:rPr>
        <w:t>e.g.</w:t>
      </w:r>
    </w:p>
    <w:p w14:paraId="4C3C7972" w14:textId="77777777" w:rsidR="000655EC" w:rsidRDefault="00000000">
      <w:pPr>
        <w:pStyle w:val="Textkrper"/>
        <w:spacing w:line="257" w:lineRule="exact"/>
        <w:ind w:left="4696"/>
      </w:pPr>
      <w:r>
        <w:rPr>
          <w:spacing w:val="-2"/>
        </w:rPr>
        <w:t>Jira/Confluence</w:t>
      </w:r>
    </w:p>
    <w:p w14:paraId="4C3C7973" w14:textId="77777777" w:rsidR="000655EC" w:rsidRDefault="00000000">
      <w:pPr>
        <w:pStyle w:val="Textkrper"/>
        <w:tabs>
          <w:tab w:val="left" w:pos="1048"/>
        </w:tabs>
        <w:spacing w:line="276" w:lineRule="exact"/>
        <w:ind w:left="340"/>
      </w:pPr>
      <w:r>
        <w:br w:type="column"/>
      </w:r>
      <w:r>
        <w:rPr>
          <w:spacing w:val="-5"/>
        </w:rPr>
        <w:t>Yes</w:t>
      </w:r>
      <w:r>
        <w:tab/>
      </w:r>
      <w:r>
        <w:rPr>
          <w:spacing w:val="-2"/>
        </w:rPr>
        <w:t>Supports</w:t>
      </w:r>
      <w:r>
        <w:rPr>
          <w:spacing w:val="1"/>
        </w:rPr>
        <w:t xml:space="preserve"> </w:t>
      </w:r>
      <w:r>
        <w:rPr>
          <w:spacing w:val="-4"/>
        </w:rPr>
        <w:t>team</w:t>
      </w:r>
    </w:p>
    <w:p w14:paraId="4C3C7974" w14:textId="77777777" w:rsidR="000655EC" w:rsidRDefault="00000000">
      <w:pPr>
        <w:pStyle w:val="Textkrper"/>
        <w:spacing w:line="286" w:lineRule="exact"/>
        <w:ind w:left="1048"/>
      </w:pPr>
      <w:r>
        <w:rPr>
          <w:spacing w:val="-2"/>
        </w:rPr>
        <w:t>efficiency</w:t>
      </w:r>
    </w:p>
    <w:p w14:paraId="4C3C7975" w14:textId="77777777" w:rsidR="000655EC" w:rsidRDefault="000655EC">
      <w:pPr>
        <w:pStyle w:val="Textkrper"/>
        <w:spacing w:line="286" w:lineRule="exact"/>
        <w:sectPr w:rsidR="000655EC">
          <w:type w:val="continuous"/>
          <w:pgSz w:w="11910" w:h="16840"/>
          <w:pgMar w:top="0" w:right="0" w:bottom="280" w:left="708" w:header="0" w:footer="0" w:gutter="0"/>
          <w:cols w:num="3" w:space="720" w:equalWidth="0">
            <w:col w:w="1875" w:space="344"/>
            <w:col w:w="6262" w:space="110"/>
            <w:col w:w="2611"/>
          </w:cols>
        </w:sectPr>
      </w:pPr>
    </w:p>
    <w:p w14:paraId="4C3C7976" w14:textId="77777777" w:rsidR="000655EC" w:rsidRDefault="00000000">
      <w:pPr>
        <w:pStyle w:val="Listenabsatz"/>
        <w:numPr>
          <w:ilvl w:val="0"/>
          <w:numId w:val="9"/>
        </w:numPr>
        <w:tabs>
          <w:tab w:val="left" w:pos="891"/>
        </w:tabs>
        <w:spacing w:before="14" w:line="216" w:lineRule="auto"/>
        <w:ind w:right="39" w:hanging="596"/>
      </w:pPr>
      <w:r>
        <w:rPr>
          <w:spacing w:val="-4"/>
        </w:rPr>
        <w:t>Technical Work</w:t>
      </w:r>
    </w:p>
    <w:p w14:paraId="4C3C7977" w14:textId="77777777" w:rsidR="000655EC" w:rsidRDefault="00000000">
      <w:pPr>
        <w:pStyle w:val="Textkrper"/>
        <w:spacing w:before="14" w:line="216" w:lineRule="auto"/>
        <w:ind w:left="296" w:right="38"/>
        <w:jc w:val="both"/>
      </w:pPr>
      <w:r>
        <w:br w:type="column"/>
      </w:r>
      <w:r>
        <w:rPr>
          <w:spacing w:val="-2"/>
        </w:rPr>
        <w:t>Conduct</w:t>
      </w:r>
      <w:r>
        <w:rPr>
          <w:spacing w:val="-7"/>
        </w:rPr>
        <w:t xml:space="preserve"> </w:t>
      </w:r>
      <w:r>
        <w:rPr>
          <w:spacing w:val="-2"/>
        </w:rPr>
        <w:t>user</w:t>
      </w:r>
      <w:r>
        <w:rPr>
          <w:spacing w:val="-7"/>
        </w:rPr>
        <w:t xml:space="preserve"> </w:t>
      </w:r>
      <w:r>
        <w:rPr>
          <w:spacing w:val="-2"/>
        </w:rPr>
        <w:t>acceptance</w:t>
      </w:r>
      <w:r>
        <w:rPr>
          <w:spacing w:val="-7"/>
        </w:rPr>
        <w:t xml:space="preserve"> </w:t>
      </w:r>
      <w:r>
        <w:rPr>
          <w:spacing w:val="-2"/>
        </w:rPr>
        <w:t>tests (UAT)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validate</w:t>
      </w:r>
      <w:r>
        <w:rPr>
          <w:spacing w:val="-9"/>
        </w:rPr>
        <w:t xml:space="preserve"> </w:t>
      </w:r>
      <w:r>
        <w:rPr>
          <w:spacing w:val="-2"/>
        </w:rPr>
        <w:t>usability</w:t>
      </w:r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output relevance.</w:t>
      </w:r>
    </w:p>
    <w:p w14:paraId="4C3C7978" w14:textId="77777777" w:rsidR="000655EC" w:rsidRDefault="00000000">
      <w:pPr>
        <w:pStyle w:val="Textkrper"/>
        <w:tabs>
          <w:tab w:val="left" w:pos="1003"/>
        </w:tabs>
        <w:spacing w:before="14" w:line="216" w:lineRule="auto"/>
        <w:ind w:left="1003" w:right="38" w:hanging="708"/>
      </w:pPr>
      <w:r>
        <w:br w:type="column"/>
      </w:r>
      <w:r>
        <w:rPr>
          <w:spacing w:val="-4"/>
        </w:rPr>
        <w:t>Yes</w:t>
      </w:r>
      <w:r>
        <w:tab/>
        <w:t xml:space="preserve">UAT results </w:t>
      </w:r>
      <w:r>
        <w:rPr>
          <w:spacing w:val="-2"/>
        </w:rPr>
        <w:t>documented</w:t>
      </w:r>
    </w:p>
    <w:p w14:paraId="4C3C7979" w14:textId="77777777" w:rsidR="000655EC" w:rsidRDefault="00000000">
      <w:pPr>
        <w:pStyle w:val="Textkrper"/>
        <w:tabs>
          <w:tab w:val="left" w:pos="1003"/>
        </w:tabs>
        <w:spacing w:before="14" w:line="216" w:lineRule="auto"/>
        <w:ind w:left="1003" w:right="135" w:hanging="708"/>
      </w:pPr>
      <w:r>
        <w:br w:type="column"/>
      </w:r>
      <w:r>
        <w:rPr>
          <w:spacing w:val="-4"/>
        </w:rPr>
        <w:t>Yes</w:t>
      </w:r>
      <w:r>
        <w:tab/>
      </w:r>
      <w:r>
        <w:rPr>
          <w:spacing w:val="-2"/>
        </w:rPr>
        <w:t>Confirms practical</w:t>
      </w:r>
      <w:r>
        <w:rPr>
          <w:spacing w:val="-11"/>
        </w:rPr>
        <w:t xml:space="preserve"> </w:t>
      </w:r>
      <w:r>
        <w:rPr>
          <w:spacing w:val="-2"/>
        </w:rPr>
        <w:t>value</w:t>
      </w:r>
    </w:p>
    <w:p w14:paraId="4C3C797A" w14:textId="77777777" w:rsidR="000655EC" w:rsidRDefault="000655EC">
      <w:pPr>
        <w:pStyle w:val="Textkrper"/>
        <w:spacing w:line="216" w:lineRule="auto"/>
        <w:sectPr w:rsidR="000655EC">
          <w:type w:val="continuous"/>
          <w:pgSz w:w="11910" w:h="16840"/>
          <w:pgMar w:top="0" w:right="0" w:bottom="280" w:left="708" w:header="0" w:footer="0" w:gutter="0"/>
          <w:cols w:num="4" w:space="720" w:equalWidth="0">
            <w:col w:w="1875" w:space="388"/>
            <w:col w:w="3260" w:space="389"/>
            <w:col w:w="2266" w:space="457"/>
            <w:col w:w="2567"/>
          </w:cols>
        </w:sectPr>
      </w:pPr>
    </w:p>
    <w:p w14:paraId="4C3C797B" w14:textId="77777777" w:rsidR="000655EC" w:rsidRDefault="000655EC">
      <w:pPr>
        <w:pStyle w:val="Textkrper"/>
        <w:spacing w:before="154"/>
        <w:rPr>
          <w:sz w:val="28"/>
        </w:rPr>
      </w:pPr>
    </w:p>
    <w:p w14:paraId="4C3C797C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4C3C7C80" wp14:editId="4C3C7C81">
                <wp:simplePos x="0" y="0"/>
                <wp:positionH relativeFrom="page">
                  <wp:posOffset>540004</wp:posOffset>
                </wp:positionH>
                <wp:positionV relativeFrom="paragraph">
                  <wp:posOffset>-306351</wp:posOffset>
                </wp:positionV>
                <wp:extent cx="7020559" cy="1143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0559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1430">
                              <a:moveTo>
                                <a:pt x="7020001" y="0"/>
                              </a:moveTo>
                              <a:lnTo>
                                <a:pt x="0" y="0"/>
                              </a:lnTo>
                              <a:lnTo>
                                <a:pt x="0" y="11087"/>
                              </a:lnTo>
                              <a:lnTo>
                                <a:pt x="7020001" y="11087"/>
                              </a:lnTo>
                              <a:lnTo>
                                <a:pt x="7020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54590" id="Graphic 47" o:spid="_x0000_s1026" style="position:absolute;margin-left:42.5pt;margin-top:-24.1pt;width:552.8pt;height: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0559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" path="m7020001,l,,,11087r7020001,l7020001,xe" fillcolor="black" stroked="f">
                <v:path arrowok="t"/>
                <w10:wrap anchorx="page"/>
              </v:shape>
            </w:pict>
          </mc:Fallback>
        </mc:AlternateContent>
      </w:r>
      <w:bookmarkStart w:id="309" w:name="System_Landscape"/>
      <w:bookmarkStart w:id="310" w:name="_bookmark32"/>
      <w:bookmarkEnd w:id="309"/>
      <w:bookmarkEnd w:id="310"/>
      <w:r>
        <w:rPr>
          <w:b w:val="0"/>
          <w:color w:val="687D91"/>
          <w:w w:val="85"/>
        </w:rPr>
        <w:t>System</w:t>
      </w:r>
      <w:r>
        <w:rPr>
          <w:b w:val="0"/>
          <w:color w:val="687D91"/>
          <w:spacing w:val="-7"/>
        </w:rPr>
        <w:t xml:space="preserve"> </w:t>
      </w:r>
      <w:r>
        <w:rPr>
          <w:b w:val="0"/>
          <w:color w:val="687D91"/>
          <w:spacing w:val="-2"/>
          <w:w w:val="90"/>
        </w:rPr>
        <w:t>Landscape</w:t>
      </w:r>
    </w:p>
    <w:p w14:paraId="4C3C797D" w14:textId="77777777" w:rsidR="000655EC" w:rsidRDefault="00000000">
      <w:pPr>
        <w:pStyle w:val="Textkrper"/>
        <w:spacing w:before="234" w:line="216" w:lineRule="auto"/>
        <w:ind w:left="142" w:right="693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landscape</w:t>
      </w:r>
      <w:r>
        <w:rPr>
          <w:spacing w:val="-1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post.</w:t>
      </w:r>
      <w:r>
        <w:rPr>
          <w:spacing w:val="20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allows us to see the relations we need to consider and requirements that may arrise based on the fields used.</w:t>
      </w:r>
    </w:p>
    <w:p w14:paraId="4C3C797E" w14:textId="77777777" w:rsidR="000655EC" w:rsidRDefault="000655EC">
      <w:pPr>
        <w:pStyle w:val="Textkrper"/>
        <w:spacing w:line="216" w:lineRule="auto"/>
        <w:sectPr w:rsidR="000655EC">
          <w:type w:val="continuous"/>
          <w:pgSz w:w="11910" w:h="16840"/>
          <w:pgMar w:top="0" w:right="0" w:bottom="280" w:left="708" w:header="0" w:footer="0" w:gutter="0"/>
          <w:cols w:space="720"/>
        </w:sectPr>
      </w:pPr>
    </w:p>
    <w:p w14:paraId="4C3C797F" w14:textId="77777777" w:rsidR="000655EC" w:rsidRDefault="00000000">
      <w:pPr>
        <w:spacing w:before="77"/>
        <w:ind w:right="848"/>
        <w:jc w:val="right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98080" behindDoc="1" locked="0" layoutInCell="1" allowOverlap="1" wp14:anchorId="4C3C7C82" wp14:editId="4C3C7C83">
                <wp:simplePos x="0" y="0"/>
                <wp:positionH relativeFrom="page">
                  <wp:posOffset>540004</wp:posOffset>
                </wp:positionH>
                <wp:positionV relativeFrom="paragraph">
                  <wp:posOffset>222313</wp:posOffset>
                </wp:positionV>
                <wp:extent cx="648017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687D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2ADBB" id="Graphic 49" o:spid="_x0000_s1026" style="position:absolute;margin-left:42.5pt;margin-top:17.5pt;width:510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" path="m,l6479997,e" filled="f" strokecolor="#687d91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687D91"/>
          <w:sz w:val="18"/>
        </w:rPr>
        <w:t>3.5.</w:t>
      </w:r>
      <w:r>
        <w:rPr>
          <w:color w:val="687D91"/>
          <w:spacing w:val="29"/>
          <w:sz w:val="18"/>
        </w:rPr>
        <w:t xml:space="preserve"> </w:t>
      </w:r>
      <w:r>
        <w:rPr>
          <w:color w:val="687D91"/>
          <w:sz w:val="18"/>
        </w:rPr>
        <w:t>Methods</w:t>
      </w:r>
      <w:r>
        <w:rPr>
          <w:color w:val="687D91"/>
          <w:spacing w:val="-9"/>
          <w:sz w:val="18"/>
        </w:rPr>
        <w:t xml:space="preserve"> </w:t>
      </w:r>
      <w:r>
        <w:rPr>
          <w:color w:val="687D91"/>
          <w:sz w:val="18"/>
        </w:rPr>
        <w:t>of</w:t>
      </w:r>
      <w:r>
        <w:rPr>
          <w:color w:val="687D91"/>
          <w:spacing w:val="-8"/>
          <w:sz w:val="18"/>
        </w:rPr>
        <w:t xml:space="preserve"> </w:t>
      </w:r>
      <w:r>
        <w:rPr>
          <w:color w:val="687D91"/>
          <w:spacing w:val="-2"/>
          <w:sz w:val="18"/>
        </w:rPr>
        <w:t>approach</w:t>
      </w:r>
    </w:p>
    <w:p w14:paraId="4C3C7980" w14:textId="77777777" w:rsidR="000655EC" w:rsidRDefault="000655EC">
      <w:pPr>
        <w:pStyle w:val="Textkrper"/>
        <w:spacing w:before="24"/>
        <w:rPr>
          <w:sz w:val="24"/>
        </w:rPr>
      </w:pPr>
    </w:p>
    <w:p w14:paraId="4C3C7981" w14:textId="77777777" w:rsidR="000655EC" w:rsidRDefault="00000000">
      <w:pPr>
        <w:pStyle w:val="berschrift3"/>
        <w:rPr>
          <w:b w:val="0"/>
        </w:rPr>
      </w:pPr>
      <w:r>
        <w:rPr>
          <w:b w:val="0"/>
          <w:color w:val="687D91"/>
          <w:spacing w:val="-2"/>
          <w:w w:val="85"/>
        </w:rPr>
        <w:t>Post</w:t>
      </w:r>
      <w:r>
        <w:rPr>
          <w:b w:val="0"/>
          <w:color w:val="687D91"/>
          <w:spacing w:val="-6"/>
          <w:w w:val="85"/>
        </w:rPr>
        <w:t xml:space="preserve"> </w:t>
      </w:r>
      <w:r>
        <w:rPr>
          <w:b w:val="0"/>
          <w:color w:val="687D91"/>
          <w:spacing w:val="-2"/>
          <w:w w:val="95"/>
        </w:rPr>
        <w:t>General</w:t>
      </w:r>
    </w:p>
    <w:p w14:paraId="4C3C7982" w14:textId="77777777" w:rsidR="000655EC" w:rsidRDefault="00000000">
      <w:pPr>
        <w:pStyle w:val="Textkrper"/>
        <w:spacing w:before="147" w:line="216" w:lineRule="auto"/>
        <w:ind w:left="142" w:right="848"/>
        <w:jc w:val="both"/>
      </w:pPr>
      <w:r>
        <w:t xml:space="preserve">The swiss post or to be more specific, the best post of the world Post </w:t>
      </w:r>
      <w:hyperlink w:anchor="_bookmark65" w:history="1">
        <w:r w:rsidR="000655EC">
          <w:t>2025a.</w:t>
        </w:r>
      </w:hyperlink>
      <w:r>
        <w:rPr>
          <w:spacing w:val="33"/>
        </w:rPr>
        <w:t xml:space="preserve"> </w:t>
      </w:r>
      <w:r>
        <w:t>In its totallity is a company having</w:t>
      </w:r>
      <w:r>
        <w:rPr>
          <w:spacing w:val="-6"/>
        </w:rPr>
        <w:t xml:space="preserve"> </w:t>
      </w:r>
      <w:r>
        <w:t>around</w:t>
      </w:r>
      <w:r>
        <w:rPr>
          <w:spacing w:val="-6"/>
        </w:rPr>
        <w:t xml:space="preserve"> </w:t>
      </w:r>
      <w:r>
        <w:t>46’000</w:t>
      </w:r>
      <w:r>
        <w:rPr>
          <w:spacing w:val="-6"/>
        </w:rPr>
        <w:t xml:space="preserve"> </w:t>
      </w:r>
      <w:r>
        <w:t>employees.</w:t>
      </w:r>
      <w:r>
        <w:rPr>
          <w:spacing w:val="11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diverse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ranges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transports</w:t>
      </w:r>
      <w:r>
        <w:rPr>
          <w:spacing w:val="-6"/>
        </w:rPr>
        <w:t xml:space="preserve"> </w:t>
      </w:r>
      <w:r>
        <w:t>to traditional post services to banking and more.</w:t>
      </w:r>
      <w:r>
        <w:rPr>
          <w:spacing w:val="35"/>
        </w:rPr>
        <w:t xml:space="preserve"> </w:t>
      </w:r>
      <w:r>
        <w:t>A more detailed description of their services can best be found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presence</w:t>
      </w:r>
      <w:r>
        <w:rPr>
          <w:spacing w:val="-9"/>
        </w:rPr>
        <w:t xml:space="preserve"> </w:t>
      </w:r>
      <w:r>
        <w:t>Post</w:t>
      </w:r>
      <w:r>
        <w:rPr>
          <w:spacing w:val="-9"/>
        </w:rPr>
        <w:t xml:space="preserve"> </w:t>
      </w:r>
      <w:hyperlink w:anchor="_bookmark66" w:history="1">
        <w:r w:rsidR="000655EC">
          <w:t>2025b</w:t>
        </w:r>
      </w:hyperlink>
      <w:r>
        <w:rPr>
          <w:spacing w:val="-9"/>
        </w:rPr>
        <w:t xml:space="preserve"> </w:t>
      </w:r>
      <w:r>
        <w:t>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wikipedia</w:t>
      </w:r>
      <w:r>
        <w:rPr>
          <w:spacing w:val="-9"/>
        </w:rPr>
        <w:t xml:space="preserve"> </w:t>
      </w:r>
      <w:r>
        <w:t>Wikipedia</w:t>
      </w:r>
      <w:r>
        <w:rPr>
          <w:spacing w:val="-9"/>
        </w:rPr>
        <w:t xml:space="preserve"> </w:t>
      </w:r>
      <w:r>
        <w:t xml:space="preserve">contributors </w:t>
      </w:r>
      <w:hyperlink w:anchor="_bookmark69" w:history="1">
        <w:r w:rsidR="000655EC">
          <w:rPr>
            <w:spacing w:val="-2"/>
          </w:rPr>
          <w:t>2025c.</w:t>
        </w:r>
      </w:hyperlink>
      <w:r>
        <w:rPr>
          <w:spacing w:val="6"/>
        </w:rPr>
        <w:t xml:space="preserve"> </w:t>
      </w:r>
      <w:r>
        <w:rPr>
          <w:spacing w:val="-2"/>
        </w:rPr>
        <w:t>However</w:t>
      </w:r>
      <w:r>
        <w:rPr>
          <w:spacing w:val="-10"/>
        </w:rPr>
        <w:t xml:space="preserve"> </w:t>
      </w:r>
      <w:r>
        <w:rPr>
          <w:spacing w:val="-2"/>
        </w:rPr>
        <w:t>while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post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treating</w:t>
      </w:r>
      <w:r>
        <w:rPr>
          <w:spacing w:val="-10"/>
        </w:rPr>
        <w:t xml:space="preserve"> </w:t>
      </w:r>
      <w:r>
        <w:rPr>
          <w:spacing w:val="-2"/>
        </w:rPr>
        <w:t>such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wide</w:t>
      </w:r>
      <w:r>
        <w:rPr>
          <w:spacing w:val="-10"/>
        </w:rPr>
        <w:t xml:space="preserve"> </w:t>
      </w:r>
      <w:r>
        <w:rPr>
          <w:spacing w:val="-2"/>
        </w:rPr>
        <w:t>field,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field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much</w:t>
      </w:r>
      <w:r>
        <w:rPr>
          <w:spacing w:val="-10"/>
        </w:rPr>
        <w:t xml:space="preserve"> </w:t>
      </w:r>
      <w:r>
        <w:rPr>
          <w:spacing w:val="-2"/>
        </w:rPr>
        <w:t>narrower</w:t>
      </w:r>
      <w:r>
        <w:rPr>
          <w:spacing w:val="-10"/>
        </w:rPr>
        <w:t xml:space="preserve"> </w:t>
      </w:r>
      <w:r>
        <w:rPr>
          <w:spacing w:val="-2"/>
        </w:rPr>
        <w:t xml:space="preserve">focusing </w:t>
      </w:r>
      <w:r>
        <w:t>on the non operational reporting.</w:t>
      </w:r>
    </w:p>
    <w:p w14:paraId="4C3C7983" w14:textId="77777777" w:rsidR="000655EC" w:rsidRDefault="00000000">
      <w:pPr>
        <w:pStyle w:val="berschrift3"/>
        <w:spacing w:before="283"/>
        <w:rPr>
          <w:b w:val="0"/>
        </w:rPr>
      </w:pPr>
      <w:r>
        <w:rPr>
          <w:b w:val="0"/>
          <w:color w:val="687D91"/>
          <w:spacing w:val="-2"/>
        </w:rPr>
        <w:t>PMDWH</w:t>
      </w:r>
    </w:p>
    <w:p w14:paraId="4C3C7984" w14:textId="77777777" w:rsidR="000655EC" w:rsidRDefault="00000000">
      <w:pPr>
        <w:pStyle w:val="Textkrper"/>
        <w:spacing w:before="147" w:line="216" w:lineRule="auto"/>
        <w:ind w:left="142" w:right="848"/>
        <w:jc w:val="both"/>
      </w:pPr>
      <w:r>
        <w:t xml:space="preserve">The team </w:t>
      </w:r>
      <w:hyperlink w:anchor="_bookmark0" w:history="1">
        <w:r w:rsidR="000655EC">
          <w:t>DWH LS OPS</w:t>
        </w:r>
      </w:hyperlink>
      <w:r>
        <w:t xml:space="preserve"> handles the reporting of swiss post.</w:t>
      </w:r>
      <w:r>
        <w:rPr>
          <w:spacing w:val="40"/>
        </w:rPr>
        <w:t xml:space="preserve"> </w:t>
      </w:r>
      <w:r>
        <w:t xml:space="preserve">To be more specific, it is the analytical re-porting, which is not treating the operative reporting needing to show in </w:t>
      </w:r>
      <w:hyperlink w:anchor="_bookmark0" w:history="1">
        <w:r w:rsidR="000655EC">
          <w:t>real time</w:t>
        </w:r>
      </w:hyperlink>
      <w:r>
        <w:t xml:space="preserve"> or </w:t>
      </w:r>
      <w:hyperlink w:anchor="_bookmark0" w:history="1">
        <w:r w:rsidR="000655EC">
          <w:t>near realtime</w:t>
        </w:r>
      </w:hyperlink>
      <w:r>
        <w:t xml:space="preserve"> e.g. 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fine.</w:t>
      </w:r>
      <w:r>
        <w:rPr>
          <w:spacing w:val="1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provinding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strategic decisions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summaried</w:t>
      </w:r>
      <w:r>
        <w:rPr>
          <w:spacing w:val="-1"/>
        </w:rPr>
        <w:t xml:space="preserve"> </w:t>
      </w:r>
      <w:r>
        <w:t>data.</w:t>
      </w:r>
      <w:r>
        <w:rPr>
          <w:spacing w:val="2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e.g.</w:t>
      </w:r>
      <w:r>
        <w:rPr>
          <w:spacing w:val="22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productivity</w:t>
      </w:r>
      <w:r>
        <w:rPr>
          <w:spacing w:val="-1"/>
        </w:rPr>
        <w:t xml:space="preserve"> </w:t>
      </w:r>
      <w:r>
        <w:t>figures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multiple plants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allowing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extract</w:t>
      </w:r>
      <w:r>
        <w:rPr>
          <w:spacing w:val="-1"/>
        </w:rPr>
        <w:t xml:space="preserve"> </w:t>
      </w:r>
      <w:r>
        <w:t>trends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future.</w:t>
      </w:r>
    </w:p>
    <w:p w14:paraId="4C3C7985" w14:textId="77777777" w:rsidR="000655EC" w:rsidRDefault="00000000">
      <w:pPr>
        <w:pStyle w:val="berschrift3"/>
        <w:spacing w:before="284"/>
        <w:rPr>
          <w:b w:val="0"/>
        </w:rPr>
      </w:pPr>
      <w:r>
        <w:rPr>
          <w:b w:val="0"/>
          <w:color w:val="687D91"/>
          <w:w w:val="85"/>
        </w:rPr>
        <w:t>Glue</w:t>
      </w:r>
      <w:r>
        <w:rPr>
          <w:b w:val="0"/>
          <w:color w:val="687D91"/>
          <w:spacing w:val="-6"/>
          <w:w w:val="95"/>
        </w:rPr>
        <w:t xml:space="preserve"> </w:t>
      </w:r>
      <w:r>
        <w:rPr>
          <w:b w:val="0"/>
          <w:color w:val="687D91"/>
          <w:spacing w:val="-5"/>
          <w:w w:val="95"/>
        </w:rPr>
        <w:t>ETC</w:t>
      </w:r>
    </w:p>
    <w:p w14:paraId="4C3C7986" w14:textId="77777777" w:rsidR="000655EC" w:rsidRDefault="00000000">
      <w:pPr>
        <w:pStyle w:val="Textkrper"/>
        <w:tabs>
          <w:tab w:val="left" w:leader="dot" w:pos="7640"/>
        </w:tabs>
        <w:spacing w:before="124" w:line="286" w:lineRule="exact"/>
        <w:ind w:left="142"/>
      </w:pPr>
      <w:r>
        <w:t>Todo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struggling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moment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written</w:t>
      </w:r>
      <w:r>
        <w:rPr>
          <w:spacing w:val="-6"/>
        </w:rPr>
        <w:t xml:space="preserve"> </w:t>
      </w:r>
      <w:r>
        <w:rPr>
          <w:spacing w:val="-2"/>
        </w:rPr>
        <w:t>later</w:t>
      </w:r>
      <w:r>
        <w:rPr>
          <w:rFonts w:ascii="Times New Roman"/>
        </w:rPr>
        <w:tab/>
      </w:r>
      <w:r>
        <w:t>In</w:t>
      </w:r>
      <w:r>
        <w:rPr>
          <w:spacing w:val="-6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PMDWH</w:t>
      </w:r>
      <w:r>
        <w:rPr>
          <w:spacing w:val="-6"/>
        </w:rPr>
        <w:t xml:space="preserve"> </w:t>
      </w:r>
      <w:r>
        <w:rPr>
          <w:spacing w:val="-2"/>
        </w:rPr>
        <w:t>Archi-</w:t>
      </w:r>
    </w:p>
    <w:p w14:paraId="4C3C7987" w14:textId="77777777" w:rsidR="000655EC" w:rsidRDefault="00000000">
      <w:pPr>
        <w:pStyle w:val="Textkrper"/>
        <w:spacing w:line="286" w:lineRule="exact"/>
        <w:ind w:left="142"/>
      </w:pPr>
      <w:r>
        <w:rPr>
          <w:spacing w:val="-2"/>
        </w:rPr>
        <w:t>tecture</w:t>
      </w:r>
    </w:p>
    <w:p w14:paraId="4C3C7988" w14:textId="77777777" w:rsidR="000655EC" w:rsidRDefault="000655EC">
      <w:pPr>
        <w:pStyle w:val="Textkrper"/>
        <w:spacing w:before="38"/>
      </w:pPr>
    </w:p>
    <w:p w14:paraId="4C3C7989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11" w:name="Methods_of_approach"/>
      <w:bookmarkStart w:id="312" w:name="_bookmark33"/>
      <w:bookmarkEnd w:id="311"/>
      <w:bookmarkEnd w:id="312"/>
      <w:r>
        <w:rPr>
          <w:b w:val="0"/>
          <w:color w:val="687D91"/>
          <w:w w:val="85"/>
        </w:rPr>
        <w:t>Methods</w:t>
      </w:r>
      <w:r>
        <w:rPr>
          <w:b w:val="0"/>
          <w:color w:val="687D91"/>
          <w:spacing w:val="14"/>
        </w:rPr>
        <w:t xml:space="preserve"> </w:t>
      </w:r>
      <w:r>
        <w:rPr>
          <w:b w:val="0"/>
          <w:color w:val="687D91"/>
          <w:w w:val="85"/>
        </w:rPr>
        <w:t>of</w:t>
      </w:r>
      <w:r>
        <w:rPr>
          <w:b w:val="0"/>
          <w:color w:val="687D91"/>
          <w:spacing w:val="14"/>
        </w:rPr>
        <w:t xml:space="preserve"> </w:t>
      </w:r>
      <w:r>
        <w:rPr>
          <w:b w:val="0"/>
          <w:color w:val="687D91"/>
          <w:spacing w:val="-2"/>
          <w:w w:val="85"/>
        </w:rPr>
        <w:t>approach</w:t>
      </w:r>
    </w:p>
    <w:p w14:paraId="4C3C798A" w14:textId="77777777" w:rsidR="000655EC" w:rsidRDefault="00000000">
      <w:pPr>
        <w:pStyle w:val="Textkrper"/>
        <w:spacing w:before="194"/>
        <w:ind w:left="142"/>
      </w:pPr>
      <w:r>
        <w:t>Todo</w:t>
      </w:r>
      <w:r>
        <w:rPr>
          <w:spacing w:val="-11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rPr>
          <w:spacing w:val="-2"/>
        </w:rPr>
        <w:t>sources...</w:t>
      </w:r>
    </w:p>
    <w:p w14:paraId="4C3C798B" w14:textId="77777777" w:rsidR="000655EC" w:rsidRDefault="000655EC">
      <w:pPr>
        <w:pStyle w:val="Textkrper"/>
        <w:spacing w:before="38"/>
      </w:pPr>
    </w:p>
    <w:p w14:paraId="4C3C798C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13" w:name="Sources"/>
      <w:bookmarkStart w:id="314" w:name="_bookmark34"/>
      <w:bookmarkEnd w:id="313"/>
      <w:bookmarkEnd w:id="314"/>
      <w:r>
        <w:rPr>
          <w:b w:val="0"/>
          <w:color w:val="687D91"/>
          <w:spacing w:val="-2"/>
          <w:w w:val="95"/>
        </w:rPr>
        <w:t>Sources</w:t>
      </w:r>
    </w:p>
    <w:p w14:paraId="4C3C798D" w14:textId="77777777" w:rsidR="000655EC" w:rsidRDefault="00000000">
      <w:pPr>
        <w:pStyle w:val="Textkrper"/>
        <w:spacing w:before="195"/>
        <w:ind w:left="142"/>
      </w:pPr>
      <w:r>
        <w:t>Todo</w:t>
      </w:r>
      <w:r>
        <w:rPr>
          <w:spacing w:val="-11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sources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reading</w:t>
      </w:r>
      <w:r>
        <w:rPr>
          <w:spacing w:val="-11"/>
        </w:rPr>
        <w:t xml:space="preserve"> </w:t>
      </w:r>
      <w:r>
        <w:rPr>
          <w:spacing w:val="-4"/>
        </w:rPr>
        <w:t>into</w:t>
      </w:r>
    </w:p>
    <w:p w14:paraId="4C3C798E" w14:textId="77777777" w:rsidR="000655EC" w:rsidRDefault="000655EC">
      <w:pPr>
        <w:pStyle w:val="Textkrper"/>
        <w:spacing w:before="38"/>
      </w:pPr>
    </w:p>
    <w:p w14:paraId="4C3C798F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15" w:name="What_is_data_quality_checks"/>
      <w:bookmarkStart w:id="316" w:name="_bookmark35"/>
      <w:bookmarkEnd w:id="315"/>
      <w:bookmarkEnd w:id="316"/>
      <w:r>
        <w:rPr>
          <w:b w:val="0"/>
          <w:color w:val="687D91"/>
          <w:w w:val="90"/>
        </w:rPr>
        <w:t>What</w:t>
      </w:r>
      <w:r>
        <w:rPr>
          <w:b w:val="0"/>
          <w:color w:val="687D91"/>
          <w:spacing w:val="-7"/>
          <w:w w:val="90"/>
        </w:rPr>
        <w:t xml:space="preserve"> </w:t>
      </w:r>
      <w:r>
        <w:rPr>
          <w:b w:val="0"/>
          <w:color w:val="687D91"/>
          <w:w w:val="90"/>
        </w:rPr>
        <w:t>is</w:t>
      </w:r>
      <w:r>
        <w:rPr>
          <w:b w:val="0"/>
          <w:color w:val="687D91"/>
          <w:spacing w:val="-7"/>
          <w:w w:val="90"/>
        </w:rPr>
        <w:t xml:space="preserve"> </w:t>
      </w:r>
      <w:r>
        <w:rPr>
          <w:b w:val="0"/>
          <w:color w:val="687D91"/>
          <w:w w:val="90"/>
        </w:rPr>
        <w:t>data</w:t>
      </w:r>
      <w:r>
        <w:rPr>
          <w:b w:val="0"/>
          <w:color w:val="687D91"/>
          <w:spacing w:val="-6"/>
          <w:w w:val="90"/>
        </w:rPr>
        <w:t xml:space="preserve"> </w:t>
      </w:r>
      <w:r>
        <w:rPr>
          <w:b w:val="0"/>
          <w:color w:val="687D91"/>
          <w:w w:val="90"/>
        </w:rPr>
        <w:t>quality</w:t>
      </w:r>
      <w:r>
        <w:rPr>
          <w:b w:val="0"/>
          <w:color w:val="687D91"/>
          <w:spacing w:val="-7"/>
          <w:w w:val="90"/>
        </w:rPr>
        <w:t xml:space="preserve"> </w:t>
      </w:r>
      <w:r>
        <w:rPr>
          <w:b w:val="0"/>
          <w:color w:val="687D91"/>
          <w:spacing w:val="-2"/>
          <w:w w:val="90"/>
        </w:rPr>
        <w:t>checks</w:t>
      </w:r>
    </w:p>
    <w:p w14:paraId="4C3C7990" w14:textId="77777777" w:rsidR="000655EC" w:rsidRDefault="00000000">
      <w:pPr>
        <w:pStyle w:val="Textkrper"/>
        <w:spacing w:before="218" w:line="216" w:lineRule="auto"/>
        <w:ind w:left="142" w:right="693"/>
      </w:pPr>
      <w:r>
        <w:rPr>
          <w:spacing w:val="-2"/>
        </w:rPr>
        <w:t>People</w:t>
      </w:r>
      <w:r>
        <w:rPr>
          <w:spacing w:val="-17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same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7"/>
        </w:rPr>
        <w:t xml:space="preserve"> </w:t>
      </w:r>
      <w:r>
        <w:rPr>
          <w:spacing w:val="-2"/>
        </w:rPr>
        <w:t>often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disagreement</w:t>
      </w:r>
      <w:r>
        <w:rPr>
          <w:spacing w:val="-17"/>
        </w:rPr>
        <w:t xml:space="preserve"> </w:t>
      </w:r>
      <w:r>
        <w:rPr>
          <w:spacing w:val="-2"/>
        </w:rPr>
        <w:t>what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means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same</w:t>
      </w:r>
      <w:r>
        <w:rPr>
          <w:spacing w:val="-17"/>
        </w:rPr>
        <w:t xml:space="preserve"> </w:t>
      </w:r>
      <w:r>
        <w:rPr>
          <w:spacing w:val="-2"/>
        </w:rPr>
        <w:t xml:space="preserve">dataWikipedia </w:t>
      </w:r>
      <w:r>
        <w:t xml:space="preserve">contributors </w:t>
      </w:r>
      <w:hyperlink w:anchor="_bookmark67" w:history="1">
        <w:r w:rsidR="000655EC">
          <w:t>2025a.</w:t>
        </w:r>
      </w:hyperlink>
      <w:r>
        <w:rPr>
          <w:spacing w:val="21"/>
        </w:rPr>
        <w:t xml:space="preserve"> </w:t>
      </w:r>
      <w:r>
        <w:t>In general data quality can be defined as the data beeing of high quality when it is fit for decision making and planning.</w:t>
      </w:r>
    </w:p>
    <w:p w14:paraId="4C3C7991" w14:textId="77777777" w:rsidR="000655EC" w:rsidRDefault="00000000">
      <w:pPr>
        <w:pStyle w:val="Textkrper"/>
        <w:spacing w:line="216" w:lineRule="auto"/>
        <w:ind w:left="142" w:right="883" w:firstLine="218"/>
      </w:pPr>
      <w:r>
        <w:t>For data</w:t>
      </w:r>
      <w:r>
        <w:rPr>
          <w:spacing w:val="16"/>
        </w:rPr>
        <w:t xml:space="preserve"> </w:t>
      </w:r>
      <w:r>
        <w:t>quality official</w:t>
      </w:r>
      <w:r>
        <w:rPr>
          <w:spacing w:val="16"/>
        </w:rPr>
        <w:t xml:space="preserve"> </w:t>
      </w:r>
      <w:r>
        <w:t>frameworks have been</w:t>
      </w:r>
      <w:r>
        <w:rPr>
          <w:spacing w:val="16"/>
        </w:rPr>
        <w:t xml:space="preserve"> </w:t>
      </w:r>
      <w:r>
        <w:t>setup to</w:t>
      </w:r>
      <w:r>
        <w:rPr>
          <w:spacing w:val="16"/>
        </w:rPr>
        <w:t xml:space="preserve"> </w:t>
      </w:r>
      <w:r>
        <w:t>create common understanding</w:t>
      </w:r>
      <w:r>
        <w:rPr>
          <w:spacing w:val="16"/>
        </w:rPr>
        <w:t xml:space="preserve"> </w:t>
      </w:r>
      <w:r>
        <w:t>for the</w:t>
      </w:r>
      <w:r>
        <w:rPr>
          <w:spacing w:val="16"/>
        </w:rPr>
        <w:t xml:space="preserve"> </w:t>
      </w:r>
      <w:r>
        <w:t xml:space="preserve">term Wikipedia contributors </w:t>
      </w:r>
      <w:hyperlink w:anchor="_bookmark68" w:history="1">
        <w:r w:rsidR="000655EC">
          <w:t>2025b.</w:t>
        </w:r>
      </w:hyperlink>
    </w:p>
    <w:p w14:paraId="4C3C7992" w14:textId="77777777" w:rsidR="000655EC" w:rsidRDefault="00000000">
      <w:pPr>
        <w:pStyle w:val="Textkrper"/>
        <w:spacing w:line="216" w:lineRule="auto"/>
        <w:ind w:left="142" w:right="693" w:firstLine="218"/>
      </w:pPr>
      <w:r>
        <w:t>To</w:t>
      </w:r>
      <w:r>
        <w:rPr>
          <w:spacing w:val="-2"/>
        </w:rPr>
        <w:t xml:space="preserve"> </w:t>
      </w:r>
      <w:r>
        <w:t>quote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for:</w:t>
      </w:r>
      <w:r>
        <w:rPr>
          <w:spacing w:val="14"/>
        </w:rPr>
        <w:t xml:space="preserve"> </w:t>
      </w:r>
      <w:r>
        <w:t>Todo, have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lead/PO,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Quality means to them</w:t>
      </w:r>
    </w:p>
    <w:p w14:paraId="4C3C7993" w14:textId="77777777" w:rsidR="000655EC" w:rsidRDefault="000655EC">
      <w:pPr>
        <w:pStyle w:val="Textkrper"/>
        <w:spacing w:before="42"/>
      </w:pPr>
    </w:p>
    <w:p w14:paraId="4C3C7994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17" w:name="What_is_data_availability_checks"/>
      <w:bookmarkStart w:id="318" w:name="_bookmark36"/>
      <w:bookmarkEnd w:id="317"/>
      <w:bookmarkEnd w:id="318"/>
      <w:r>
        <w:rPr>
          <w:b w:val="0"/>
          <w:color w:val="687D91"/>
          <w:w w:val="85"/>
        </w:rPr>
        <w:t>What</w:t>
      </w:r>
      <w:r>
        <w:rPr>
          <w:b w:val="0"/>
          <w:color w:val="687D91"/>
          <w:spacing w:val="14"/>
        </w:rPr>
        <w:t xml:space="preserve"> </w:t>
      </w:r>
      <w:r>
        <w:rPr>
          <w:b w:val="0"/>
          <w:color w:val="687D91"/>
          <w:w w:val="85"/>
        </w:rPr>
        <w:t>is</w:t>
      </w:r>
      <w:r>
        <w:rPr>
          <w:b w:val="0"/>
          <w:color w:val="687D91"/>
          <w:spacing w:val="15"/>
        </w:rPr>
        <w:t xml:space="preserve"> </w:t>
      </w:r>
      <w:r>
        <w:rPr>
          <w:b w:val="0"/>
          <w:color w:val="687D91"/>
          <w:w w:val="85"/>
        </w:rPr>
        <w:t>data</w:t>
      </w:r>
      <w:r>
        <w:rPr>
          <w:b w:val="0"/>
          <w:color w:val="687D91"/>
          <w:spacing w:val="14"/>
        </w:rPr>
        <w:t xml:space="preserve"> </w:t>
      </w:r>
      <w:r>
        <w:rPr>
          <w:b w:val="0"/>
          <w:color w:val="687D91"/>
          <w:w w:val="85"/>
        </w:rPr>
        <w:t>availability</w:t>
      </w:r>
      <w:r>
        <w:rPr>
          <w:b w:val="0"/>
          <w:color w:val="687D91"/>
          <w:spacing w:val="15"/>
        </w:rPr>
        <w:t xml:space="preserve"> </w:t>
      </w:r>
      <w:r>
        <w:rPr>
          <w:b w:val="0"/>
          <w:color w:val="687D91"/>
          <w:spacing w:val="-2"/>
          <w:w w:val="85"/>
        </w:rPr>
        <w:t>checks</w:t>
      </w:r>
    </w:p>
    <w:p w14:paraId="4C3C7995" w14:textId="77777777" w:rsidR="000655EC" w:rsidRDefault="00000000">
      <w:pPr>
        <w:pStyle w:val="Textkrper"/>
        <w:spacing w:before="195"/>
        <w:ind w:left="142"/>
      </w:pPr>
      <w:r>
        <w:t>Todo</w:t>
      </w:r>
      <w:r>
        <w:rPr>
          <w:spacing w:val="-13"/>
        </w:rPr>
        <w:t xml:space="preserve"> </w:t>
      </w:r>
      <w:r>
        <w:t>Content:</w:t>
      </w:r>
      <w:r>
        <w:rPr>
          <w:spacing w:val="-5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availability</w:t>
      </w:r>
      <w:r>
        <w:rPr>
          <w:spacing w:val="-12"/>
        </w:rPr>
        <w:t xml:space="preserve"> </w:t>
      </w:r>
      <w:r>
        <w:rPr>
          <w:spacing w:val="-2"/>
        </w:rPr>
        <w:t>checks</w:t>
      </w:r>
    </w:p>
    <w:p w14:paraId="4C3C7996" w14:textId="77777777" w:rsidR="000655EC" w:rsidRDefault="000655EC">
      <w:pPr>
        <w:pStyle w:val="Textkrper"/>
        <w:sectPr w:rsidR="000655EC">
          <w:headerReference w:type="default" r:id="rId45"/>
          <w:footerReference w:type="default" r:id="rId46"/>
          <w:pgSz w:w="11910" w:h="16840"/>
          <w:pgMar w:top="80" w:right="0" w:bottom="180" w:left="708" w:header="0" w:footer="0" w:gutter="0"/>
          <w:pgNumType w:start="15"/>
          <w:cols w:space="720"/>
        </w:sectPr>
      </w:pPr>
    </w:p>
    <w:p w14:paraId="4C3C7997" w14:textId="77777777" w:rsidR="000655EC" w:rsidRDefault="000655EC">
      <w:pPr>
        <w:pStyle w:val="Textkrper"/>
        <w:spacing w:before="8"/>
        <w:rPr>
          <w:sz w:val="14"/>
        </w:rPr>
      </w:pPr>
    </w:p>
    <w:p w14:paraId="4C3C7998" w14:textId="77777777" w:rsidR="000655EC" w:rsidRDefault="000655EC">
      <w:pPr>
        <w:pStyle w:val="Textkrper"/>
        <w:rPr>
          <w:sz w:val="14"/>
        </w:rPr>
        <w:sectPr w:rsidR="000655EC">
          <w:headerReference w:type="even" r:id="rId47"/>
          <w:footerReference w:type="even" r:id="rId48"/>
          <w:pgSz w:w="11910" w:h="16840"/>
          <w:pgMar w:top="1920" w:right="0" w:bottom="280" w:left="708" w:header="0" w:footer="0" w:gutter="0"/>
          <w:cols w:space="720"/>
        </w:sectPr>
      </w:pPr>
    </w:p>
    <w:p w14:paraId="4C3C7999" w14:textId="77777777" w:rsidR="000655EC" w:rsidRDefault="00000000">
      <w:pPr>
        <w:pStyle w:val="berschrift1"/>
        <w:numPr>
          <w:ilvl w:val="0"/>
          <w:numId w:val="18"/>
        </w:numPr>
        <w:tabs>
          <w:tab w:val="left" w:pos="698"/>
        </w:tabs>
        <w:spacing w:before="62"/>
        <w:ind w:left="698" w:hanging="556"/>
        <w:rPr>
          <w:b w:val="0"/>
        </w:rPr>
      </w:pPr>
      <w:bookmarkStart w:id="319" w:name="Solution_Design"/>
      <w:bookmarkStart w:id="320" w:name="_bookmark37"/>
      <w:bookmarkEnd w:id="319"/>
      <w:bookmarkEnd w:id="320"/>
      <w:r>
        <w:rPr>
          <w:b w:val="0"/>
          <w:color w:val="687D91"/>
          <w:w w:val="85"/>
        </w:rPr>
        <w:lastRenderedPageBreak/>
        <w:t>Solution</w:t>
      </w:r>
      <w:r>
        <w:rPr>
          <w:b w:val="0"/>
          <w:color w:val="687D91"/>
          <w:spacing w:val="14"/>
        </w:rPr>
        <w:t xml:space="preserve"> </w:t>
      </w:r>
      <w:r>
        <w:rPr>
          <w:b w:val="0"/>
          <w:color w:val="687D91"/>
          <w:spacing w:val="-2"/>
          <w:w w:val="95"/>
        </w:rPr>
        <w:t>Design</w:t>
      </w:r>
    </w:p>
    <w:p w14:paraId="4C3C799A" w14:textId="77777777" w:rsidR="000655EC" w:rsidRDefault="00000000">
      <w:pPr>
        <w:pStyle w:val="Textkrper"/>
        <w:spacing w:before="383"/>
        <w:ind w:left="142"/>
      </w:pPr>
      <w:r>
        <w:t>todo,</w:t>
      </w:r>
      <w:r>
        <w:rPr>
          <w:spacing w:val="-13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rPr>
          <w:spacing w:val="-4"/>
        </w:rPr>
        <w:t>idea</w:t>
      </w:r>
    </w:p>
    <w:p w14:paraId="4C3C799B" w14:textId="77777777" w:rsidR="000655EC" w:rsidRDefault="000655EC">
      <w:pPr>
        <w:pStyle w:val="Textkrper"/>
        <w:sectPr w:rsidR="000655EC">
          <w:headerReference w:type="default" r:id="rId49"/>
          <w:footerReference w:type="default" r:id="rId50"/>
          <w:pgSz w:w="11910" w:h="16840"/>
          <w:pgMar w:top="1660" w:right="0" w:bottom="180" w:left="708" w:header="0" w:footer="0" w:gutter="0"/>
          <w:pgNumType w:start="17"/>
          <w:cols w:space="720"/>
        </w:sectPr>
      </w:pPr>
    </w:p>
    <w:p w14:paraId="4C3C799C" w14:textId="77777777" w:rsidR="000655EC" w:rsidRDefault="000655EC">
      <w:pPr>
        <w:pStyle w:val="Textkrper"/>
        <w:spacing w:before="8"/>
        <w:rPr>
          <w:sz w:val="14"/>
        </w:rPr>
      </w:pPr>
    </w:p>
    <w:p w14:paraId="4C3C799D" w14:textId="77777777" w:rsidR="000655EC" w:rsidRDefault="000655EC">
      <w:pPr>
        <w:pStyle w:val="Textkrper"/>
        <w:rPr>
          <w:sz w:val="14"/>
        </w:rPr>
        <w:sectPr w:rsidR="000655EC">
          <w:headerReference w:type="even" r:id="rId51"/>
          <w:footerReference w:type="even" r:id="rId52"/>
          <w:pgSz w:w="11910" w:h="16840"/>
          <w:pgMar w:top="1920" w:right="0" w:bottom="280" w:left="708" w:header="0" w:footer="0" w:gutter="0"/>
          <w:cols w:space="720"/>
        </w:sectPr>
      </w:pPr>
    </w:p>
    <w:p w14:paraId="4C3C799E" w14:textId="77777777" w:rsidR="000655EC" w:rsidRDefault="00000000">
      <w:pPr>
        <w:pStyle w:val="berschrift1"/>
        <w:numPr>
          <w:ilvl w:val="0"/>
          <w:numId w:val="18"/>
        </w:numPr>
        <w:tabs>
          <w:tab w:val="left" w:pos="698"/>
        </w:tabs>
        <w:spacing w:before="63"/>
        <w:ind w:left="698" w:hanging="556"/>
        <w:rPr>
          <w:b w:val="0"/>
        </w:rPr>
      </w:pPr>
      <w:bookmarkStart w:id="321" w:name="Implementation"/>
      <w:bookmarkStart w:id="322" w:name="_bookmark38"/>
      <w:bookmarkEnd w:id="321"/>
      <w:bookmarkEnd w:id="322"/>
      <w:r>
        <w:rPr>
          <w:b w:val="0"/>
          <w:color w:val="687D91"/>
          <w:spacing w:val="-2"/>
          <w:w w:val="90"/>
        </w:rPr>
        <w:lastRenderedPageBreak/>
        <w:t>Implementation</w:t>
      </w:r>
    </w:p>
    <w:p w14:paraId="4C3C799F" w14:textId="77777777" w:rsidR="000655EC" w:rsidRDefault="00000000">
      <w:pPr>
        <w:pStyle w:val="Textkrper"/>
        <w:spacing w:before="460" w:line="216" w:lineRule="auto"/>
        <w:ind w:left="142" w:right="848"/>
        <w:jc w:val="both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  <w:r>
        <w:rPr>
          <w:spacing w:val="-11"/>
        </w:rPr>
        <w:t xml:space="preserve"> </w:t>
      </w:r>
      <w:r>
        <w:rPr>
          <w:spacing w:val="-2"/>
        </w:rPr>
        <w:t>chapter</w:t>
      </w:r>
      <w:r>
        <w:rPr>
          <w:spacing w:val="-11"/>
        </w:rPr>
        <w:t xml:space="preserve"> </w:t>
      </w:r>
      <w:r>
        <w:rPr>
          <w:spacing w:val="-2"/>
        </w:rPr>
        <w:t>follows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project</w:t>
      </w:r>
      <w:r>
        <w:rPr>
          <w:spacing w:val="-10"/>
        </w:rPr>
        <w:t xml:space="preserve"> </w:t>
      </w:r>
      <w:r>
        <w:rPr>
          <w:spacing w:val="-2"/>
        </w:rPr>
        <w:t>team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puts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solution</w:t>
      </w:r>
      <w:r>
        <w:rPr>
          <w:spacing w:val="-11"/>
        </w:rPr>
        <w:t xml:space="preserve"> </w:t>
      </w:r>
      <w:r>
        <w:rPr>
          <w:spacing w:val="-2"/>
        </w:rPr>
        <w:t>design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1"/>
        </w:rPr>
        <w:t xml:space="preserve"> </w:t>
      </w:r>
      <w:r>
        <w:rPr>
          <w:spacing w:val="-2"/>
        </w:rPr>
        <w:t>practice.</w:t>
      </w:r>
      <w:r>
        <w:rPr>
          <w:spacing w:val="1"/>
        </w:rPr>
        <w:t xml:space="preserve"> </w:t>
      </w:r>
      <w:r>
        <w:rPr>
          <w:spacing w:val="-2"/>
        </w:rPr>
        <w:t>According to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solution</w:t>
      </w:r>
      <w:r>
        <w:rPr>
          <w:spacing w:val="-11"/>
        </w:rPr>
        <w:t xml:space="preserve"> </w:t>
      </w:r>
      <w:r>
        <w:rPr>
          <w:spacing w:val="-2"/>
        </w:rPr>
        <w:t>design,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focuses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replacing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first</w:t>
      </w:r>
      <w:r>
        <w:rPr>
          <w:spacing w:val="-11"/>
        </w:rPr>
        <w:t xml:space="preserve"> </w:t>
      </w:r>
      <w:r>
        <w:rPr>
          <w:spacing w:val="-2"/>
        </w:rPr>
        <w:t>step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daily</w:t>
      </w:r>
      <w:r>
        <w:rPr>
          <w:spacing w:val="-11"/>
        </w:rPr>
        <w:t xml:space="preserve"> </w:t>
      </w:r>
      <w:r>
        <w:rPr>
          <w:spacing w:val="-2"/>
        </w:rPr>
        <w:t>data quality</w:t>
      </w:r>
      <w:r>
        <w:rPr>
          <w:spacing w:val="-5"/>
        </w:rPr>
        <w:t xml:space="preserve"> </w:t>
      </w:r>
      <w:r>
        <w:rPr>
          <w:spacing w:val="-2"/>
        </w:rPr>
        <w:t>checks,</w:t>
      </w:r>
      <w:r>
        <w:rPr>
          <w:spacing w:val="-5"/>
        </w:rPr>
        <w:t xml:space="preserve"> </w:t>
      </w:r>
      <w:r>
        <w:rPr>
          <w:spacing w:val="-2"/>
        </w:rPr>
        <w:t>which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currently</w:t>
      </w:r>
      <w:r>
        <w:rPr>
          <w:spacing w:val="-5"/>
        </w:rPr>
        <w:t xml:space="preserve"> </w:t>
      </w:r>
      <w:r>
        <w:rPr>
          <w:spacing w:val="-2"/>
        </w:rPr>
        <w:t>performed</w:t>
      </w:r>
      <w:r>
        <w:rPr>
          <w:spacing w:val="-5"/>
        </w:rPr>
        <w:t xml:space="preserve"> </w:t>
      </w:r>
      <w:r>
        <w:rPr>
          <w:spacing w:val="-2"/>
        </w:rPr>
        <w:t>manually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business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hyperlink w:anchor="_bookmark0" w:history="1">
        <w:r w:rsidR="000655EC">
          <w:rPr>
            <w:spacing w:val="-2"/>
          </w:rPr>
          <w:t>SAC.</w:t>
        </w:r>
      </w:hyperlink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ensure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correct</w:t>
      </w:r>
      <w:r>
        <w:rPr>
          <w:spacing w:val="-5"/>
        </w:rPr>
        <w:t xml:space="preserve"> </w:t>
      </w:r>
      <w:r>
        <w:rPr>
          <w:spacing w:val="-2"/>
        </w:rPr>
        <w:t xml:space="preserve">setup </w:t>
      </w:r>
      <w:r>
        <w:t>of the replacement, this chapter follows a clear sequence of steps.</w:t>
      </w:r>
    </w:p>
    <w:p w14:paraId="4C3C79A0" w14:textId="77777777" w:rsidR="000655EC" w:rsidRDefault="00000000">
      <w:pPr>
        <w:pStyle w:val="Textkrper"/>
        <w:spacing w:before="19" w:line="216" w:lineRule="auto"/>
        <w:ind w:left="142" w:right="848" w:firstLine="218"/>
        <w:jc w:val="both"/>
      </w:pP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begins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analysis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current</w:t>
      </w:r>
      <w:r>
        <w:rPr>
          <w:spacing w:val="-8"/>
        </w:rPr>
        <w:t xml:space="preserve"> </w:t>
      </w:r>
      <w:r>
        <w:rPr>
          <w:spacing w:val="-2"/>
        </w:rPr>
        <w:t>methods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business</w:t>
      </w:r>
      <w:r>
        <w:rPr>
          <w:spacing w:val="-8"/>
        </w:rPr>
        <w:t xml:space="preserve"> </w:t>
      </w:r>
      <w:r>
        <w:rPr>
          <w:spacing w:val="-2"/>
        </w:rPr>
        <w:t>perspective.</w:t>
      </w:r>
      <w:r>
        <w:rPr>
          <w:spacing w:val="6"/>
        </w:rPr>
        <w:t xml:space="preserve"> </w:t>
      </w:r>
      <w:r>
        <w:rPr>
          <w:spacing w:val="-2"/>
        </w:rPr>
        <w:t>Following</w:t>
      </w:r>
      <w:r>
        <w:rPr>
          <w:spacing w:val="-8"/>
        </w:rPr>
        <w:t xml:space="preserve"> </w:t>
      </w:r>
      <w:r>
        <w:rPr>
          <w:spacing w:val="-2"/>
        </w:rPr>
        <w:t>this,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 xml:space="preserve">business </w:t>
      </w:r>
      <w:r>
        <w:t>analysis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conducted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connect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perspective,</w:t>
      </w:r>
      <w:r>
        <w:rPr>
          <w:spacing w:val="-13"/>
        </w:rPr>
        <w:t xml:space="preserve"> </w:t>
      </w:r>
      <w:r>
        <w:t>documenting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relevant</w:t>
      </w:r>
      <w:r>
        <w:rPr>
          <w:spacing w:val="-13"/>
        </w:rPr>
        <w:t xml:space="preserve"> </w:t>
      </w:r>
      <w:r>
        <w:t xml:space="preserve">data </w:t>
      </w:r>
      <w:r>
        <w:rPr>
          <w:spacing w:val="-4"/>
        </w:rPr>
        <w:t>sources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executed</w:t>
      </w:r>
      <w:r>
        <w:rPr>
          <w:spacing w:val="-5"/>
        </w:rPr>
        <w:t xml:space="preserve"> </w:t>
      </w:r>
      <w:r>
        <w:rPr>
          <w:spacing w:val="-4"/>
        </w:rPr>
        <w:t>queries.</w:t>
      </w:r>
      <w:r>
        <w:rPr>
          <w:spacing w:val="19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resulting</w:t>
      </w:r>
      <w:r>
        <w:rPr>
          <w:spacing w:val="-5"/>
        </w:rPr>
        <w:t xml:space="preserve"> </w:t>
      </w:r>
      <w:r>
        <w:rPr>
          <w:spacing w:val="-4"/>
        </w:rPr>
        <w:t>information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then</w:t>
      </w:r>
      <w:r>
        <w:rPr>
          <w:spacing w:val="-5"/>
        </w:rPr>
        <w:t xml:space="preserve"> </w:t>
      </w:r>
      <w:r>
        <w:rPr>
          <w:spacing w:val="-4"/>
        </w:rPr>
        <w:t>applied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PoC</w:t>
      </w:r>
      <w:r>
        <w:rPr>
          <w:spacing w:val="-6"/>
        </w:rPr>
        <w:t xml:space="preserve"> </w:t>
      </w:r>
      <w:r>
        <w:rPr>
          <w:spacing w:val="-4"/>
        </w:rPr>
        <w:t>use</w:t>
      </w:r>
      <w:r>
        <w:rPr>
          <w:spacing w:val="-5"/>
        </w:rPr>
        <w:t xml:space="preserve"> </w:t>
      </w:r>
      <w:r>
        <w:rPr>
          <w:spacing w:val="-4"/>
        </w:rPr>
        <w:t>case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data</w:t>
      </w:r>
      <w:r>
        <w:rPr>
          <w:spacing w:val="-5"/>
        </w:rPr>
        <w:t xml:space="preserve"> </w:t>
      </w:r>
      <w:r>
        <w:rPr>
          <w:spacing w:val="-4"/>
        </w:rPr>
        <w:t xml:space="preserve">quality </w:t>
      </w:r>
      <w:r>
        <w:t>checks</w:t>
      </w:r>
      <w:r>
        <w:rPr>
          <w:spacing w:val="-3"/>
        </w:rPr>
        <w:t xml:space="preserve"> </w:t>
      </w:r>
      <w:r>
        <w:t>environment. Particular</w:t>
      </w:r>
      <w:r>
        <w:rPr>
          <w:spacing w:val="-3"/>
        </w:rPr>
        <w:t xml:space="preserve"> </w:t>
      </w:r>
      <w:r>
        <w:t>attention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 xml:space="preserve">case </w:t>
      </w:r>
      <w:r>
        <w:rPr>
          <w:spacing w:val="-2"/>
        </w:rPr>
        <w:t>can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implemented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generic</w:t>
      </w:r>
      <w:r>
        <w:rPr>
          <w:spacing w:val="-10"/>
        </w:rPr>
        <w:t xml:space="preserve"> </w:t>
      </w:r>
      <w:r>
        <w:rPr>
          <w:spacing w:val="-2"/>
        </w:rPr>
        <w:t>manner,</w:t>
      </w:r>
      <w:r>
        <w:rPr>
          <w:spacing w:val="-8"/>
        </w:rPr>
        <w:t xml:space="preserve"> </w:t>
      </w:r>
      <w:r>
        <w:rPr>
          <w:spacing w:val="-2"/>
        </w:rPr>
        <w:t>enabling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reuse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approach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similar</w:t>
      </w:r>
      <w:r>
        <w:rPr>
          <w:spacing w:val="-10"/>
        </w:rPr>
        <w:t xml:space="preserve"> </w:t>
      </w:r>
      <w:r>
        <w:rPr>
          <w:spacing w:val="-2"/>
        </w:rPr>
        <w:t>cases.</w:t>
      </w:r>
      <w:r>
        <w:rPr>
          <w:spacing w:val="4"/>
        </w:rPr>
        <w:t xml:space="preserve"> </w:t>
      </w:r>
      <w:r>
        <w:rPr>
          <w:spacing w:val="-2"/>
        </w:rPr>
        <w:t>Finally,</w:t>
      </w:r>
      <w:r>
        <w:rPr>
          <w:spacing w:val="-8"/>
        </w:rPr>
        <w:t xml:space="preserve"> </w:t>
      </w:r>
      <w:r>
        <w:rPr>
          <w:spacing w:val="-2"/>
        </w:rPr>
        <w:t xml:space="preserve">the </w:t>
      </w:r>
      <w:r>
        <w:t xml:space="preserve">use case is implemented using </w:t>
      </w:r>
      <w:hyperlink w:anchor="_bookmark0" w:history="1">
        <w:r w:rsidR="000655EC">
          <w:t>Amazon Web Services (AWS</w:t>
        </w:r>
      </w:hyperlink>
      <w:r>
        <w:t xml:space="preserve">), </w:t>
      </w:r>
      <w:hyperlink w:anchor="_bookmark0" w:history="1">
        <w:r w:rsidR="000655EC">
          <w:t>Athena,</w:t>
        </w:r>
      </w:hyperlink>
      <w:r>
        <w:t xml:space="preserve"> and </w:t>
      </w:r>
      <w:hyperlink w:anchor="_bookmark0" w:history="1">
        <w:r w:rsidR="000655EC">
          <w:t>Spark.</w:t>
        </w:r>
      </w:hyperlink>
    </w:p>
    <w:p w14:paraId="4C3C79A1" w14:textId="77777777" w:rsidR="000655EC" w:rsidRDefault="000655EC">
      <w:pPr>
        <w:pStyle w:val="Textkrper"/>
        <w:spacing w:before="172"/>
      </w:pPr>
    </w:p>
    <w:p w14:paraId="4C3C79A2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23" w:name="Current_SAC_Report_Documentation"/>
      <w:bookmarkStart w:id="324" w:name="_bookmark39"/>
      <w:bookmarkEnd w:id="323"/>
      <w:bookmarkEnd w:id="324"/>
      <w:r>
        <w:rPr>
          <w:b w:val="0"/>
          <w:color w:val="687D91"/>
          <w:w w:val="85"/>
        </w:rPr>
        <w:t>Current</w:t>
      </w:r>
      <w:r>
        <w:rPr>
          <w:b w:val="0"/>
          <w:color w:val="687D91"/>
          <w:spacing w:val="19"/>
        </w:rPr>
        <w:t xml:space="preserve"> </w:t>
      </w:r>
      <w:r>
        <w:rPr>
          <w:b w:val="0"/>
          <w:color w:val="687D91"/>
          <w:w w:val="85"/>
        </w:rPr>
        <w:t>SAC</w:t>
      </w:r>
      <w:r>
        <w:rPr>
          <w:b w:val="0"/>
          <w:color w:val="687D91"/>
          <w:spacing w:val="19"/>
        </w:rPr>
        <w:t xml:space="preserve"> </w:t>
      </w:r>
      <w:r>
        <w:rPr>
          <w:b w:val="0"/>
          <w:color w:val="687D91"/>
          <w:w w:val="85"/>
        </w:rPr>
        <w:t>Report</w:t>
      </w:r>
      <w:r>
        <w:rPr>
          <w:b w:val="0"/>
          <w:color w:val="687D91"/>
          <w:spacing w:val="20"/>
        </w:rPr>
        <w:t xml:space="preserve"> </w:t>
      </w:r>
      <w:r>
        <w:rPr>
          <w:b w:val="0"/>
          <w:color w:val="687D91"/>
          <w:spacing w:val="-2"/>
          <w:w w:val="85"/>
        </w:rPr>
        <w:t>Documentation</w:t>
      </w:r>
    </w:p>
    <w:p w14:paraId="4C3C79A3" w14:textId="77777777" w:rsidR="000655EC" w:rsidRDefault="00000000">
      <w:pPr>
        <w:pStyle w:val="Textkrper"/>
        <w:spacing w:before="238"/>
        <w:ind w:left="142"/>
        <w:jc w:val="both"/>
      </w:pPr>
      <w:r>
        <w:t>Bla..</w:t>
      </w:r>
      <w:r>
        <w:rPr>
          <w:spacing w:val="-2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check...</w:t>
      </w:r>
      <w:r>
        <w:rPr>
          <w:spacing w:val="-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this...</w:t>
      </w:r>
      <w:r>
        <w:rPr>
          <w:spacing w:val="-2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pictures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submitted</w:t>
      </w:r>
      <w:r>
        <w:rPr>
          <w:spacing w:val="-9"/>
        </w:rPr>
        <w:t xml:space="preserve"> </w:t>
      </w:r>
      <w:r>
        <w:rPr>
          <w:spacing w:val="-2"/>
        </w:rPr>
        <w:t>discharged</w:t>
      </w:r>
    </w:p>
    <w:p w14:paraId="4C3C79A4" w14:textId="77777777" w:rsidR="000655EC" w:rsidRDefault="00000000">
      <w:pPr>
        <w:pStyle w:val="Textkrper"/>
        <w:spacing w:before="2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8592" behindDoc="1" locked="0" layoutInCell="1" allowOverlap="1" wp14:anchorId="4C3C7C84" wp14:editId="4C3C7C85">
            <wp:simplePos x="0" y="0"/>
            <wp:positionH relativeFrom="page">
              <wp:posOffset>1171854</wp:posOffset>
            </wp:positionH>
            <wp:positionV relativeFrom="paragraph">
              <wp:posOffset>164771</wp:posOffset>
            </wp:positionV>
            <wp:extent cx="5195887" cy="162877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887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C79A5" w14:textId="77777777" w:rsidR="000655EC" w:rsidRDefault="00000000">
      <w:pPr>
        <w:spacing w:before="214"/>
        <w:ind w:left="142"/>
        <w:jc w:val="both"/>
        <w:rPr>
          <w:rFonts w:ascii="Arial"/>
          <w:sz w:val="18"/>
        </w:rPr>
      </w:pPr>
      <w:r>
        <w:rPr>
          <w:rFonts w:ascii="Arial Black"/>
          <w:color w:val="687D91"/>
          <w:spacing w:val="-2"/>
          <w:sz w:val="18"/>
        </w:rPr>
        <w:t>Figure</w:t>
      </w:r>
      <w:r>
        <w:rPr>
          <w:rFonts w:ascii="Arial Black"/>
          <w:color w:val="687D91"/>
          <w:spacing w:val="-13"/>
          <w:sz w:val="18"/>
        </w:rPr>
        <w:t xml:space="preserve"> </w:t>
      </w:r>
      <w:r>
        <w:rPr>
          <w:rFonts w:ascii="Arial Black"/>
          <w:color w:val="687D91"/>
          <w:spacing w:val="-2"/>
          <w:sz w:val="18"/>
        </w:rPr>
        <w:t>5.1.:</w:t>
      </w:r>
      <w:r>
        <w:rPr>
          <w:rFonts w:ascii="Arial Black"/>
          <w:color w:val="687D91"/>
          <w:spacing w:val="-12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A</w:t>
      </w:r>
      <w:r>
        <w:rPr>
          <w:rFonts w:ascii="Arial"/>
          <w:color w:val="687D91"/>
          <w:spacing w:val="-5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visualisation</w:t>
      </w:r>
      <w:r>
        <w:rPr>
          <w:rFonts w:ascii="Arial"/>
          <w:color w:val="687D91"/>
          <w:spacing w:val="-4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of</w:t>
      </w:r>
      <w:r>
        <w:rPr>
          <w:rFonts w:ascii="Arial"/>
          <w:color w:val="687D91"/>
          <w:spacing w:val="-5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the</w:t>
      </w:r>
      <w:r>
        <w:rPr>
          <w:rFonts w:ascii="Arial"/>
          <w:color w:val="687D91"/>
          <w:spacing w:val="-4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compared</w:t>
      </w:r>
      <w:r>
        <w:rPr>
          <w:rFonts w:ascii="Arial"/>
          <w:color w:val="687D91"/>
          <w:spacing w:val="-4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events</w:t>
      </w:r>
      <w:r>
        <w:rPr>
          <w:rFonts w:ascii="Arial"/>
          <w:color w:val="687D91"/>
          <w:spacing w:val="-5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submitted</w:t>
      </w:r>
      <w:r>
        <w:rPr>
          <w:rFonts w:ascii="Arial"/>
          <w:color w:val="687D91"/>
          <w:spacing w:val="-4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and</w:t>
      </w:r>
      <w:r>
        <w:rPr>
          <w:rFonts w:ascii="Arial"/>
          <w:color w:val="687D91"/>
          <w:spacing w:val="-5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discharged</w:t>
      </w:r>
    </w:p>
    <w:p w14:paraId="4C3C79A6" w14:textId="77777777" w:rsidR="000655EC" w:rsidRDefault="000655EC">
      <w:pPr>
        <w:pStyle w:val="Textkrper"/>
        <w:spacing w:before="82"/>
        <w:rPr>
          <w:rFonts w:ascii="Arial"/>
          <w:sz w:val="18"/>
        </w:rPr>
      </w:pPr>
    </w:p>
    <w:p w14:paraId="4C3C79A7" w14:textId="77777777" w:rsidR="000655EC" w:rsidRDefault="00000000">
      <w:pPr>
        <w:pStyle w:val="Textkrper"/>
        <w:tabs>
          <w:tab w:val="left" w:leader="dot" w:pos="6846"/>
        </w:tabs>
        <w:spacing w:line="216" w:lineRule="auto"/>
        <w:ind w:left="142" w:right="848" w:firstLine="218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business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performing</w:t>
      </w:r>
      <w:r>
        <w:rPr>
          <w:spacing w:val="-11"/>
        </w:rPr>
        <w:t xml:space="preserve"> </w:t>
      </w:r>
      <w:r>
        <w:rPr>
          <w:spacing w:val="-2"/>
        </w:rPr>
        <w:t>daily</w:t>
      </w:r>
      <w:r>
        <w:rPr>
          <w:spacing w:val="-11"/>
        </w:rPr>
        <w:t xml:space="preserve"> </w:t>
      </w:r>
      <w:r>
        <w:rPr>
          <w:spacing w:val="-2"/>
        </w:rPr>
        <w:t>checks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described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confluence.</w:t>
      </w:r>
      <w:r>
        <w:rPr>
          <w:spacing w:val="5"/>
        </w:rPr>
        <w:t xml:space="preserve"> </w:t>
      </w:r>
      <w:r>
        <w:rPr>
          <w:spacing w:val="-2"/>
        </w:rPr>
        <w:t>They</w:t>
      </w:r>
      <w:r>
        <w:rPr>
          <w:spacing w:val="-11"/>
        </w:rPr>
        <w:t xml:space="preserve"> </w:t>
      </w:r>
      <w:r>
        <w:rPr>
          <w:spacing w:val="-2"/>
        </w:rPr>
        <w:t>documen</w:t>
      </w:r>
      <w:bookmarkStart w:id="325" w:name="_bookmark40"/>
      <w:bookmarkEnd w:id="325"/>
      <w:r>
        <w:rPr>
          <w:spacing w:val="-2"/>
        </w:rPr>
        <w:t>ted</w:t>
      </w:r>
      <w:r>
        <w:rPr>
          <w:spacing w:val="-11"/>
        </w:rPr>
        <w:t xml:space="preserve"> </w:t>
      </w:r>
      <w:r>
        <w:rPr>
          <w:spacing w:val="-2"/>
        </w:rPr>
        <w:t>their</w:t>
      </w:r>
      <w:r>
        <w:rPr>
          <w:spacing w:val="-11"/>
        </w:rPr>
        <w:t xml:space="preserve"> </w:t>
      </w:r>
      <w:r>
        <w:rPr>
          <w:spacing w:val="-2"/>
        </w:rPr>
        <w:t>step by</w:t>
      </w:r>
      <w:r>
        <w:rPr>
          <w:spacing w:val="-3"/>
        </w:rPr>
        <w:t xml:space="preserve"> </w:t>
      </w:r>
      <w:r>
        <w:rPr>
          <w:spacing w:val="-2"/>
        </w:rPr>
        <w:t>step</w:t>
      </w:r>
      <w:r>
        <w:rPr>
          <w:spacing w:val="-3"/>
        </w:rPr>
        <w:t xml:space="preserve"> </w:t>
      </w:r>
      <w:r>
        <w:rPr>
          <w:spacing w:val="-2"/>
        </w:rPr>
        <w:t>checks,</w:t>
      </w:r>
      <w:r>
        <w:rPr>
          <w:spacing w:val="-3"/>
        </w:rPr>
        <w:t xml:space="preserve"> </w:t>
      </w:r>
      <w:r>
        <w:rPr>
          <w:spacing w:val="-2"/>
        </w:rPr>
        <w:t>explaining from</w:t>
      </w:r>
      <w:r>
        <w:rPr>
          <w:spacing w:val="-3"/>
        </w:rPr>
        <w:t xml:space="preserve"> </w:t>
      </w:r>
      <w:r>
        <w:rPr>
          <w:spacing w:val="-2"/>
        </w:rPr>
        <w:t>their</w:t>
      </w:r>
      <w:r>
        <w:rPr>
          <w:spacing w:val="-3"/>
        </w:rPr>
        <w:t xml:space="preserve"> </w:t>
      </w:r>
      <w:r>
        <w:rPr>
          <w:spacing w:val="-2"/>
        </w:rPr>
        <w:t>perspective the</w:t>
      </w:r>
      <w:r>
        <w:rPr>
          <w:spacing w:val="-3"/>
        </w:rPr>
        <w:t xml:space="preserve"> </w:t>
      </w:r>
      <w:r>
        <w:rPr>
          <w:spacing w:val="-2"/>
        </w:rPr>
        <w:t>usefulness</w:t>
      </w:r>
      <w:r>
        <w:rPr>
          <w:rFonts w:ascii="Times New Roman"/>
        </w:rPr>
        <w:tab/>
      </w:r>
      <w:r>
        <w:t>describe</w:t>
      </w:r>
      <w:r>
        <w:rPr>
          <w:spacing w:val="-12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4"/>
        </w:rPr>
        <w:t>realy</w:t>
      </w:r>
    </w:p>
    <w:p w14:paraId="4C3C79A8" w14:textId="77777777" w:rsidR="000655EC" w:rsidRDefault="00000000">
      <w:pPr>
        <w:pStyle w:val="Textkrper"/>
        <w:spacing w:line="273" w:lineRule="exact"/>
        <w:ind w:left="142"/>
      </w:pPr>
      <w:r>
        <w:rPr>
          <w:spacing w:val="-2"/>
        </w:rPr>
        <w:t>do...</w:t>
      </w:r>
    </w:p>
    <w:p w14:paraId="4C3C79A9" w14:textId="77777777" w:rsidR="000655EC" w:rsidRDefault="00000000">
      <w:pPr>
        <w:pStyle w:val="Textkrper"/>
        <w:spacing w:before="18" w:line="216" w:lineRule="auto"/>
        <w:ind w:left="142" w:right="883" w:firstLine="218"/>
      </w:pPr>
      <w:r>
        <w:t>Getting data daily from Splunk Entering them into Excel Then DSP loads them into a data model, and includes them together with AWS S3 data from dwh ls ops</w:t>
      </w:r>
    </w:p>
    <w:p w14:paraId="4C3C79AA" w14:textId="77777777" w:rsidR="000655EC" w:rsidRDefault="00000000">
      <w:pPr>
        <w:pStyle w:val="Textkrper"/>
        <w:tabs>
          <w:tab w:val="left" w:leader="dot" w:pos="3886"/>
        </w:tabs>
        <w:spacing w:line="283" w:lineRule="exact"/>
        <w:ind w:left="360"/>
      </w:pPr>
      <w:r>
        <w:t>this</w:t>
      </w:r>
      <w:r>
        <w:rPr>
          <w:spacing w:val="-11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check.</w:t>
      </w:r>
      <w:r>
        <w:rPr>
          <w:rFonts w:ascii="Times New Roman"/>
        </w:rPr>
        <w:tab/>
      </w:r>
      <w:r>
        <w:t>for</w:t>
      </w:r>
      <w:r>
        <w:rPr>
          <w:spacing w:val="-12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sorting</w:t>
      </w:r>
      <w:r>
        <w:rPr>
          <w:spacing w:val="-12"/>
        </w:rPr>
        <w:t xml:space="preserve"> </w:t>
      </w:r>
      <w:r>
        <w:t>center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Discharged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rPr>
          <w:spacing w:val="-5"/>
        </w:rPr>
        <w:t>of</w:t>
      </w:r>
    </w:p>
    <w:p w14:paraId="4C3C79AB" w14:textId="77777777" w:rsidR="000655EC" w:rsidRDefault="00000000">
      <w:pPr>
        <w:pStyle w:val="Textkrper"/>
        <w:tabs>
          <w:tab w:val="left" w:leader="dot" w:pos="5158"/>
        </w:tabs>
        <w:spacing w:line="281" w:lineRule="exact"/>
        <w:ind w:left="142"/>
      </w:pPr>
      <w:r>
        <w:t>submitted,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further</w:t>
      </w:r>
      <w:r>
        <w:rPr>
          <w:spacing w:val="-11"/>
        </w:rPr>
        <w:t xml:space="preserve"> </w:t>
      </w:r>
      <w:r>
        <w:t>check...</w:t>
      </w:r>
      <w:r>
        <w:rPr>
          <w:spacing w:val="-4"/>
        </w:rPr>
        <w:t xml:space="preserve"> </w:t>
      </w:r>
      <w:r>
        <w:t>followed</w:t>
      </w:r>
      <w:r>
        <w:rPr>
          <w:spacing w:val="-11"/>
        </w:rPr>
        <w:t xml:space="preserve"> </w:t>
      </w:r>
      <w:r>
        <w:rPr>
          <w:spacing w:val="-7"/>
        </w:rPr>
        <w:t>by</w:t>
      </w:r>
      <w:r>
        <w:rPr>
          <w:rFonts w:ascii="Times New Roman"/>
        </w:rPr>
        <w:tab/>
      </w:r>
      <w:r>
        <w:t>then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checking</w:t>
      </w:r>
      <w:r>
        <w:rPr>
          <w:spacing w:val="-7"/>
        </w:rPr>
        <w:t xml:space="preserve"> </w:t>
      </w:r>
      <w:r>
        <w:t>dritt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4C3C79AC" w14:textId="77777777" w:rsidR="000655EC" w:rsidRDefault="00000000">
      <w:pPr>
        <w:pStyle w:val="Textkrper"/>
        <w:tabs>
          <w:tab w:val="left" w:leader="dot" w:pos="8964"/>
        </w:tabs>
        <w:spacing w:line="281" w:lineRule="exact"/>
        <w:ind w:left="360"/>
      </w:pPr>
      <w:r>
        <w:t>-&gt;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knows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holiday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area...</w:t>
      </w:r>
      <w:r>
        <w:rPr>
          <w:spacing w:val="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therefore</w:t>
      </w:r>
      <w:r>
        <w:rPr>
          <w:spacing w:val="-5"/>
        </w:rPr>
        <w:t xml:space="preserve"> </w:t>
      </w:r>
      <w:r>
        <w:t>nobody</w:t>
      </w:r>
      <w:r>
        <w:rPr>
          <w:spacing w:val="-4"/>
        </w:rPr>
        <w:t xml:space="preserve"> </w:t>
      </w:r>
      <w:r>
        <w:rPr>
          <w:spacing w:val="-2"/>
        </w:rPr>
        <w:t>working.</w:t>
      </w:r>
      <w:r>
        <w:rPr>
          <w:rFonts w:ascii="Times New Roman"/>
        </w:rPr>
        <w:tab/>
      </w:r>
      <w:r>
        <w:t>and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&gt;</w:t>
      </w:r>
    </w:p>
    <w:p w14:paraId="4C3C79AD" w14:textId="77777777" w:rsidR="000655EC" w:rsidRDefault="00000000">
      <w:pPr>
        <w:pStyle w:val="Textkrper"/>
        <w:spacing w:line="286" w:lineRule="exact"/>
        <w:ind w:left="142"/>
      </w:pPr>
      <w:r>
        <w:t>They</w:t>
      </w:r>
      <w:r>
        <w:rPr>
          <w:spacing w:val="-11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know</w:t>
      </w:r>
      <w:r>
        <w:rPr>
          <w:spacing w:val="-10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interpret</w:t>
      </w:r>
      <w:r>
        <w:rPr>
          <w:spacing w:val="-10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e.g.</w:t>
      </w:r>
      <w:r>
        <w:rPr>
          <w:spacing w:val="-3"/>
        </w:rPr>
        <w:t xml:space="preserve"> </w:t>
      </w:r>
      <w:r>
        <w:t>5k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10k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1-2k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nobody</w:t>
      </w:r>
      <w:r>
        <w:rPr>
          <w:spacing w:val="-10"/>
        </w:rPr>
        <w:t xml:space="preserve"> </w:t>
      </w:r>
      <w:r>
        <w:rPr>
          <w:spacing w:val="-2"/>
        </w:rPr>
        <w:t>worked</w:t>
      </w:r>
    </w:p>
    <w:p w14:paraId="4C3C79AE" w14:textId="77777777" w:rsidR="000655EC" w:rsidRDefault="000655EC">
      <w:pPr>
        <w:pStyle w:val="Textkrper"/>
        <w:spacing w:before="168"/>
      </w:pPr>
    </w:p>
    <w:p w14:paraId="4C3C79AF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26" w:name="Business_Analysis,_SAC_and_DSP"/>
      <w:bookmarkStart w:id="327" w:name="_bookmark41"/>
      <w:bookmarkEnd w:id="326"/>
      <w:bookmarkEnd w:id="327"/>
      <w:r>
        <w:rPr>
          <w:b w:val="0"/>
          <w:color w:val="687D91"/>
          <w:w w:val="85"/>
        </w:rPr>
        <w:t>Business</w:t>
      </w:r>
      <w:r>
        <w:rPr>
          <w:b w:val="0"/>
          <w:color w:val="687D91"/>
          <w:spacing w:val="2"/>
        </w:rPr>
        <w:t xml:space="preserve"> </w:t>
      </w:r>
      <w:r>
        <w:rPr>
          <w:b w:val="0"/>
          <w:color w:val="687D91"/>
          <w:w w:val="85"/>
        </w:rPr>
        <w:t>Analysis,</w:t>
      </w:r>
      <w:r>
        <w:rPr>
          <w:b w:val="0"/>
          <w:color w:val="687D91"/>
          <w:spacing w:val="2"/>
        </w:rPr>
        <w:t xml:space="preserve"> </w:t>
      </w:r>
      <w:r>
        <w:rPr>
          <w:b w:val="0"/>
          <w:color w:val="687D91"/>
          <w:w w:val="85"/>
        </w:rPr>
        <w:t>SAC</w:t>
      </w:r>
      <w:r>
        <w:rPr>
          <w:b w:val="0"/>
          <w:color w:val="687D91"/>
          <w:spacing w:val="2"/>
        </w:rPr>
        <w:t xml:space="preserve"> </w:t>
      </w:r>
      <w:r>
        <w:rPr>
          <w:b w:val="0"/>
          <w:color w:val="687D91"/>
          <w:w w:val="85"/>
        </w:rPr>
        <w:t>and</w:t>
      </w:r>
      <w:r>
        <w:rPr>
          <w:b w:val="0"/>
          <w:color w:val="687D91"/>
          <w:spacing w:val="3"/>
        </w:rPr>
        <w:t xml:space="preserve"> </w:t>
      </w:r>
      <w:r>
        <w:rPr>
          <w:b w:val="0"/>
          <w:color w:val="687D91"/>
          <w:spacing w:val="-5"/>
          <w:w w:val="85"/>
        </w:rPr>
        <w:t>DSP</w:t>
      </w:r>
    </w:p>
    <w:p w14:paraId="4C3C79B0" w14:textId="77777777" w:rsidR="000655EC" w:rsidRDefault="00000000">
      <w:pPr>
        <w:pStyle w:val="Textkrper"/>
        <w:spacing w:before="260" w:line="216" w:lineRule="auto"/>
        <w:ind w:left="142" w:right="848"/>
        <w:jc w:val="both"/>
      </w:pPr>
      <w:r>
        <w:t>Since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current</w:t>
      </w:r>
      <w:r>
        <w:rPr>
          <w:spacing w:val="-13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documentation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performed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business,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specifications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not </w:t>
      </w:r>
      <w:r>
        <w:rPr>
          <w:spacing w:val="-2"/>
        </w:rPr>
        <w:t>described.</w:t>
      </w:r>
      <w:r>
        <w:rPr>
          <w:spacing w:val="6"/>
        </w:rPr>
        <w:t xml:space="preserve"> </w:t>
      </w:r>
      <w:r>
        <w:rPr>
          <w:spacing w:val="-2"/>
        </w:rPr>
        <w:t>However,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team</w:t>
      </w:r>
      <w:r>
        <w:rPr>
          <w:spacing w:val="-8"/>
        </w:rPr>
        <w:t xml:space="preserve"> </w:t>
      </w:r>
      <w:r>
        <w:rPr>
          <w:spacing w:val="-2"/>
        </w:rPr>
        <w:t>requires</w:t>
      </w:r>
      <w:r>
        <w:rPr>
          <w:spacing w:val="-8"/>
        </w:rPr>
        <w:t xml:space="preserve"> </w:t>
      </w:r>
      <w:r>
        <w:rPr>
          <w:spacing w:val="-2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order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rebuild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report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its</w:t>
      </w:r>
      <w:r>
        <w:rPr>
          <w:spacing w:val="-8"/>
        </w:rPr>
        <w:t xml:space="preserve"> </w:t>
      </w:r>
      <w:r>
        <w:rPr>
          <w:spacing w:val="-2"/>
        </w:rPr>
        <w:t>warn-ings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automated</w:t>
      </w:r>
      <w:r>
        <w:rPr>
          <w:spacing w:val="-6"/>
        </w:rPr>
        <w:t xml:space="preserve"> </w:t>
      </w:r>
      <w:r>
        <w:rPr>
          <w:spacing w:val="-2"/>
        </w:rPr>
        <w:t>manner.</w:t>
      </w:r>
      <w:r>
        <w:rPr>
          <w:spacing w:val="7"/>
        </w:rPr>
        <w:t xml:space="preserve"> </w:t>
      </w:r>
      <w:r>
        <w:rPr>
          <w:spacing w:val="-2"/>
        </w:rPr>
        <w:t>Thus,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next</w:t>
      </w:r>
      <w:r>
        <w:rPr>
          <w:spacing w:val="-6"/>
        </w:rPr>
        <w:t xml:space="preserve"> </w:t>
      </w:r>
      <w:r>
        <w:rPr>
          <w:spacing w:val="-2"/>
        </w:rPr>
        <w:t>step</w:t>
      </w:r>
      <w:r>
        <w:rPr>
          <w:spacing w:val="-6"/>
        </w:rPr>
        <w:t xml:space="preserve"> </w:t>
      </w:r>
      <w:r>
        <w:rPr>
          <w:spacing w:val="-2"/>
        </w:rPr>
        <w:t>involves</w:t>
      </w:r>
      <w:r>
        <w:rPr>
          <w:spacing w:val="-6"/>
        </w:rPr>
        <w:t xml:space="preserve"> </w:t>
      </w:r>
      <w:r>
        <w:rPr>
          <w:spacing w:val="-2"/>
        </w:rPr>
        <w:t>business</w:t>
      </w:r>
      <w:r>
        <w:rPr>
          <w:spacing w:val="-6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identify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sources</w:t>
      </w:r>
      <w:r>
        <w:rPr>
          <w:spacing w:val="-6"/>
        </w:rPr>
        <w:t xml:space="preserve"> </w:t>
      </w:r>
      <w:r>
        <w:rPr>
          <w:spacing w:val="-2"/>
        </w:rPr>
        <w:t xml:space="preserve">of </w:t>
      </w:r>
      <w:r>
        <w:t>the</w:t>
      </w:r>
      <w:r>
        <w:rPr>
          <w:spacing w:val="-7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queries,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transformations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aggregations. With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information,</w:t>
      </w:r>
      <w:r>
        <w:rPr>
          <w:spacing w:val="-6"/>
        </w:rPr>
        <w:t xml:space="preserve"> </w:t>
      </w:r>
      <w:r>
        <w:t>the project team can refine the queries by removing or adding details as required for the subsequent imple-</w:t>
      </w:r>
      <w:r>
        <w:rPr>
          <w:spacing w:val="-2"/>
        </w:rPr>
        <w:t>mentation</w:t>
      </w:r>
      <w:r>
        <w:rPr>
          <w:spacing w:val="-6"/>
        </w:rPr>
        <w:t xml:space="preserve"> </w:t>
      </w:r>
      <w:r>
        <w:rPr>
          <w:spacing w:val="-2"/>
        </w:rPr>
        <w:t>steps.</w:t>
      </w:r>
      <w: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business</w:t>
      </w:r>
      <w:r>
        <w:rPr>
          <w:spacing w:val="-6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involves</w:t>
      </w:r>
      <w:r>
        <w:rPr>
          <w:spacing w:val="-6"/>
        </w:rPr>
        <w:t xml:space="preserve"> </w:t>
      </w:r>
      <w:r>
        <w:rPr>
          <w:spacing w:val="-2"/>
        </w:rPr>
        <w:t>collaboration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business</w:t>
      </w:r>
      <w:r>
        <w:rPr>
          <w:spacing w:val="-6"/>
        </w:rPr>
        <w:t xml:space="preserve"> </w:t>
      </w:r>
      <w:r>
        <w:rPr>
          <w:spacing w:val="-2"/>
        </w:rPr>
        <w:t>side,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 xml:space="preserve">information </w:t>
      </w:r>
      <w:r>
        <w:t>confirmation, and the IT side, for verification of the correct sources.</w:t>
      </w:r>
    </w:p>
    <w:p w14:paraId="4C3C79B1" w14:textId="77777777" w:rsidR="000655EC" w:rsidRDefault="000655EC">
      <w:pPr>
        <w:pStyle w:val="Textkrper"/>
        <w:spacing w:line="216" w:lineRule="auto"/>
        <w:jc w:val="both"/>
        <w:sectPr w:rsidR="000655EC">
          <w:headerReference w:type="default" r:id="rId54"/>
          <w:footerReference w:type="even" r:id="rId55"/>
          <w:footerReference w:type="default" r:id="rId56"/>
          <w:pgSz w:w="11910" w:h="16840"/>
          <w:pgMar w:top="1680" w:right="0" w:bottom="180" w:left="708" w:header="0" w:footer="0" w:gutter="0"/>
          <w:pgNumType w:start="19"/>
          <w:cols w:space="720"/>
        </w:sectPr>
      </w:pPr>
    </w:p>
    <w:p w14:paraId="4C3C79B2" w14:textId="77777777" w:rsidR="000655EC" w:rsidRDefault="000655EC">
      <w:pPr>
        <w:pStyle w:val="Textkrper"/>
        <w:spacing w:before="24"/>
        <w:rPr>
          <w:sz w:val="24"/>
        </w:rPr>
      </w:pPr>
    </w:p>
    <w:p w14:paraId="4C3C79B3" w14:textId="77777777" w:rsidR="000655EC" w:rsidRDefault="00000000">
      <w:pPr>
        <w:pStyle w:val="berschrift3"/>
        <w:jc w:val="both"/>
        <w:rPr>
          <w:b w:val="0"/>
        </w:rPr>
      </w:pPr>
      <w:bookmarkStart w:id="328" w:name="_bookmark42"/>
      <w:bookmarkEnd w:id="328"/>
      <w:r>
        <w:rPr>
          <w:b w:val="0"/>
          <w:color w:val="687D91"/>
          <w:w w:val="90"/>
        </w:rPr>
        <w:t>SVA</w:t>
      </w:r>
      <w:r>
        <w:rPr>
          <w:b w:val="0"/>
          <w:color w:val="687D91"/>
          <w:spacing w:val="-3"/>
          <w:w w:val="90"/>
        </w:rPr>
        <w:t xml:space="preserve"> </w:t>
      </w:r>
      <w:r>
        <w:rPr>
          <w:b w:val="0"/>
          <w:color w:val="687D91"/>
          <w:w w:val="90"/>
        </w:rPr>
        <w:t>DQM</w:t>
      </w:r>
      <w:r>
        <w:rPr>
          <w:b w:val="0"/>
          <w:color w:val="687D91"/>
          <w:spacing w:val="-2"/>
          <w:w w:val="90"/>
        </w:rPr>
        <w:t xml:space="preserve"> Report</w:t>
      </w:r>
    </w:p>
    <w:p w14:paraId="4C3C79B4" w14:textId="77777777" w:rsidR="000655EC" w:rsidRDefault="00000000">
      <w:pPr>
        <w:pStyle w:val="Textkrper"/>
        <w:spacing w:before="205" w:line="216" w:lineRule="auto"/>
        <w:ind w:left="142" w:right="848"/>
        <w:jc w:val="both"/>
      </w:pPr>
      <w:r>
        <w:t>The</w:t>
      </w:r>
      <w:r>
        <w:rPr>
          <w:spacing w:val="-10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SAC</w:t>
      </w:r>
      <w:r>
        <w:rPr>
          <w:spacing w:val="-10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quickly</w:t>
      </w:r>
      <w:r>
        <w:rPr>
          <w:spacing w:val="-10"/>
        </w:rPr>
        <w:t xml:space="preserve"> </w:t>
      </w:r>
      <w:r>
        <w:t>see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differences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discharged parcels.</w:t>
      </w:r>
      <w:r>
        <w:rPr>
          <w:spacing w:val="40"/>
        </w:rPr>
        <w:t xml:space="preserve"> </w:t>
      </w:r>
      <w:r>
        <w:t>In this report, the project team focused on the first step that will be replaced by an automated check and subsequent automatic reports of success and error.</w:t>
      </w:r>
    </w:p>
    <w:p w14:paraId="4C3C79B5" w14:textId="77777777" w:rsidR="000655EC" w:rsidRDefault="00000000">
      <w:pPr>
        <w:pStyle w:val="Textkrper"/>
        <w:spacing w:before="28" w:line="216" w:lineRule="auto"/>
        <w:ind w:left="142" w:right="848" w:firstLine="218"/>
        <w:jc w:val="both"/>
      </w:pPr>
      <w:r>
        <w:t>The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sorting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day,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upcomming work are.</w:t>
      </w:r>
    </w:p>
    <w:p w14:paraId="4C3C79B6" w14:textId="77777777" w:rsidR="000655EC" w:rsidRDefault="000655EC">
      <w:pPr>
        <w:pStyle w:val="Textkrper"/>
        <w:spacing w:before="23"/>
      </w:pPr>
    </w:p>
    <w:p w14:paraId="4C3C79B7" w14:textId="77777777" w:rsidR="000655EC" w:rsidRDefault="00000000">
      <w:pPr>
        <w:pStyle w:val="Textkrper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4"/>
          <w:position w:val="2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rFonts w:ascii="Palatino Linotype" w:hAnsi="Palatino Linotype"/>
          <w:b/>
        </w:rPr>
        <w:t>Date</w:t>
      </w:r>
      <w:r>
        <w:t>:</w:t>
      </w:r>
      <w:r>
        <w:rPr>
          <w:spacing w:val="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starting</w:t>
      </w:r>
      <w:r>
        <w:rPr>
          <w:spacing w:val="-8"/>
        </w:rPr>
        <w:t xml:space="preserve"> </w:t>
      </w:r>
      <w:r>
        <w:t>06:00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lasting</w:t>
      </w:r>
      <w:r>
        <w:rPr>
          <w:spacing w:val="-8"/>
        </w:rPr>
        <w:t xml:space="preserve"> </w:t>
      </w:r>
      <w:r>
        <w:t>till</w:t>
      </w:r>
      <w:r>
        <w:rPr>
          <w:spacing w:val="-7"/>
        </w:rPr>
        <w:t xml:space="preserve"> </w:t>
      </w:r>
      <w:r>
        <w:t>05:59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rPr>
          <w:spacing w:val="-5"/>
        </w:rPr>
        <w:t>day</w:t>
      </w:r>
    </w:p>
    <w:p w14:paraId="4C3C79B8" w14:textId="77777777" w:rsidR="000655EC" w:rsidRDefault="00000000">
      <w:pPr>
        <w:spacing w:before="226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37"/>
          <w:position w:val="2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rFonts w:ascii="Palatino Linotype" w:hAnsi="Palatino Linotype"/>
          <w:b/>
        </w:rPr>
        <w:t>Abbreviation</w:t>
      </w:r>
      <w:r>
        <w:rPr>
          <w:rFonts w:ascii="Palatino Linotype" w:hAnsi="Palatino Linotype"/>
          <w:b/>
          <w:spacing w:val="-9"/>
        </w:rPr>
        <w:t xml:space="preserve"> </w:t>
      </w:r>
      <w:r>
        <w:rPr>
          <w:rFonts w:ascii="Palatino Linotype" w:hAnsi="Palatino Linotype"/>
          <w:b/>
        </w:rPr>
        <w:t>of</w:t>
      </w:r>
      <w:r>
        <w:rPr>
          <w:rFonts w:ascii="Palatino Linotype" w:hAnsi="Palatino Linotype"/>
          <w:b/>
          <w:spacing w:val="-10"/>
        </w:rPr>
        <w:t xml:space="preserve"> </w:t>
      </w:r>
      <w:r>
        <w:rPr>
          <w:rFonts w:ascii="Palatino Linotype" w:hAnsi="Palatino Linotype"/>
          <w:b/>
        </w:rPr>
        <w:t>the</w:t>
      </w:r>
      <w:r>
        <w:rPr>
          <w:rFonts w:ascii="Palatino Linotype" w:hAnsi="Palatino Linotype"/>
          <w:b/>
          <w:spacing w:val="-9"/>
        </w:rPr>
        <w:t xml:space="preserve"> </w:t>
      </w:r>
      <w:r>
        <w:rPr>
          <w:rFonts w:ascii="Palatino Linotype" w:hAnsi="Palatino Linotype"/>
          <w:b/>
        </w:rPr>
        <w:t>sorting</w:t>
      </w:r>
      <w:r>
        <w:rPr>
          <w:rFonts w:ascii="Palatino Linotype" w:hAnsi="Palatino Linotype"/>
          <w:b/>
          <w:spacing w:val="-10"/>
        </w:rPr>
        <w:t xml:space="preserve"> </w:t>
      </w:r>
      <w:r>
        <w:rPr>
          <w:rFonts w:ascii="Palatino Linotype" w:hAnsi="Palatino Linotype"/>
          <w:b/>
        </w:rPr>
        <w:t>centers</w:t>
      </w:r>
      <w:r>
        <w:rPr>
          <w:rFonts w:ascii="Palatino Linotype" w:hAnsi="Palatino Linotype"/>
          <w:b/>
          <w:spacing w:val="-10"/>
        </w:rPr>
        <w:t xml:space="preserve"> </w:t>
      </w:r>
      <w:r>
        <w:rPr>
          <w:rFonts w:ascii="Palatino Linotype" w:hAnsi="Palatino Linotype"/>
          <w:b/>
        </w:rPr>
        <w:t>location</w:t>
      </w:r>
      <w:r>
        <w:t>:</w:t>
      </w:r>
      <w:r>
        <w:rPr>
          <w:spacing w:val="8"/>
        </w:rPr>
        <w:t xml:space="preserve"> </w:t>
      </w:r>
      <w:r>
        <w:t>e.g.,</w:t>
      </w:r>
      <w:r>
        <w:rPr>
          <w:spacing w:val="-2"/>
        </w:rPr>
        <w:t xml:space="preserve"> </w:t>
      </w:r>
      <w:r>
        <w:t>CAD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Cadenazzo</w:t>
      </w:r>
    </w:p>
    <w:p w14:paraId="4C3C79B9" w14:textId="77777777" w:rsidR="000655EC" w:rsidRDefault="00000000">
      <w:pPr>
        <w:pStyle w:val="Textkrper"/>
        <w:spacing w:before="227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2"/>
          <w:position w:val="2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(First</w:t>
      </w:r>
      <w:r>
        <w:rPr>
          <w:spacing w:val="-9"/>
        </w:rPr>
        <w:t xml:space="preserve"> </w:t>
      </w:r>
      <w:r>
        <w:t>red</w:t>
      </w:r>
      <w:r>
        <w:rPr>
          <w:spacing w:val="-9"/>
        </w:rPr>
        <w:t xml:space="preserve"> </w:t>
      </w:r>
      <w:r>
        <w:t>arrow)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rFonts w:ascii="Palatino Linotype" w:hAnsi="Palatino Linotype"/>
          <w:b/>
        </w:rPr>
        <w:t>num_submitted</w:t>
      </w:r>
      <w:r>
        <w:t>:</w:t>
      </w:r>
      <w:r>
        <w:rPr>
          <w:spacing w:val="-1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parcels</w:t>
      </w:r>
      <w:r>
        <w:rPr>
          <w:spacing w:val="-9"/>
        </w:rPr>
        <w:t xml:space="preserve"> </w:t>
      </w:r>
      <w:r>
        <w:t>put</w:t>
      </w:r>
      <w:r>
        <w:rPr>
          <w:spacing w:val="-9"/>
        </w:rPr>
        <w:t xml:space="preserve"> </w:t>
      </w:r>
      <w:r>
        <w:t>onto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sorter</w:t>
      </w:r>
    </w:p>
    <w:p w14:paraId="4C3C79BA" w14:textId="77777777" w:rsidR="000655EC" w:rsidRDefault="00000000">
      <w:pPr>
        <w:pStyle w:val="Textkrper"/>
        <w:spacing w:before="255" w:line="213" w:lineRule="auto"/>
        <w:ind w:left="687" w:right="552" w:hanging="27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3"/>
          <w:position w:val="2"/>
        </w:rPr>
        <w:t xml:space="preserve"> </w:t>
      </w:r>
      <w:r>
        <w:t xml:space="preserve">Column 6 (Second red arrow) - </w:t>
      </w:r>
      <w:r>
        <w:rPr>
          <w:rFonts w:ascii="Palatino Linotype" w:hAnsi="Palatino Linotype"/>
          <w:b/>
        </w:rPr>
        <w:t>Num_discharged</w:t>
      </w:r>
      <w:r>
        <w:t>:</w:t>
      </w:r>
      <w:r>
        <w:rPr>
          <w:spacing w:val="27"/>
        </w:rPr>
        <w:t xml:space="preserve"> </w:t>
      </w:r>
      <w:r>
        <w:t xml:space="preserve">Number of parcels that were removed from the </w:t>
      </w:r>
      <w:r>
        <w:rPr>
          <w:spacing w:val="-2"/>
        </w:rPr>
        <w:t>sorter</w:t>
      </w:r>
    </w:p>
    <w:p w14:paraId="4C3C79BB" w14:textId="77777777" w:rsidR="000655EC" w:rsidRDefault="00000000">
      <w:pPr>
        <w:pStyle w:val="Textkrper"/>
        <w:spacing w:before="266" w:line="213" w:lineRule="auto"/>
        <w:ind w:left="687" w:hanging="27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9"/>
          <w:position w:val="2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(Third</w:t>
      </w:r>
      <w:r>
        <w:rPr>
          <w:spacing w:val="-7"/>
        </w:rPr>
        <w:t xml:space="preserve"> </w:t>
      </w:r>
      <w:r>
        <w:t>red</w:t>
      </w:r>
      <w:r>
        <w:rPr>
          <w:spacing w:val="-7"/>
        </w:rPr>
        <w:t xml:space="preserve"> </w:t>
      </w:r>
      <w:r>
        <w:t>arrow)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rFonts w:ascii="Palatino Linotype" w:hAnsi="Palatino Linotype"/>
          <w:b/>
        </w:rPr>
        <w:t>Diff_Discharged-Submitted</w:t>
      </w:r>
      <w:r>
        <w:t>:</w:t>
      </w:r>
      <w:r>
        <w:rPr>
          <w:spacing w:val="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difference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discharged</w:t>
      </w:r>
      <w:r>
        <w:rPr>
          <w:spacing w:val="-7"/>
        </w:rPr>
        <w:t xml:space="preserve"> </w:t>
      </w:r>
      <w:r>
        <w:t>and submitted parcels in a percentual figure</w:t>
      </w:r>
    </w:p>
    <w:p w14:paraId="4C3C79BC" w14:textId="77777777" w:rsidR="000655EC" w:rsidRDefault="000655EC">
      <w:pPr>
        <w:pStyle w:val="Textkrper"/>
        <w:spacing w:before="80"/>
      </w:pPr>
    </w:p>
    <w:p w14:paraId="4C3C79BD" w14:textId="77777777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t xml:space="preserve">In this screenshot of the report on SAC, we can see some sample values </w:t>
      </w:r>
      <w:hyperlink w:anchor="_bookmark43" w:history="1">
        <w:r w:rsidR="000655EC">
          <w:t>5.</w:t>
        </w:r>
      </w:hyperlink>
      <w:r>
        <w:t>2.</w:t>
      </w:r>
      <w:r>
        <w:rPr>
          <w:spacing w:val="29"/>
        </w:rPr>
        <w:t xml:space="preserve"> </w:t>
      </w:r>
      <w:r>
        <w:t>The picture shows multi-ple days during which the difference in Column 7 are between 0 and -0.002.</w:t>
      </w:r>
      <w:r>
        <w:rPr>
          <w:spacing w:val="35"/>
        </w:rPr>
        <w:t xml:space="preserve"> </w:t>
      </w:r>
      <w:r>
        <w:t>These values are below the threshhold the business considers an issue.</w:t>
      </w:r>
    </w:p>
    <w:p w14:paraId="4C3C79BE" w14:textId="77777777" w:rsidR="000655EC" w:rsidRDefault="00000000">
      <w:pPr>
        <w:pStyle w:val="Textkrper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9104" behindDoc="1" locked="0" layoutInCell="1" allowOverlap="1" wp14:anchorId="4C3C7C86" wp14:editId="4C3C7C87">
            <wp:simplePos x="0" y="0"/>
            <wp:positionH relativeFrom="page">
              <wp:posOffset>1171854</wp:posOffset>
            </wp:positionH>
            <wp:positionV relativeFrom="paragraph">
              <wp:posOffset>147717</wp:posOffset>
            </wp:positionV>
            <wp:extent cx="5230367" cy="1956816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367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C79BF" w14:textId="77777777" w:rsidR="000655EC" w:rsidRDefault="00000000">
      <w:pPr>
        <w:spacing w:before="192"/>
        <w:ind w:left="142"/>
        <w:jc w:val="both"/>
        <w:rPr>
          <w:rFonts w:ascii="Arial"/>
          <w:sz w:val="18"/>
        </w:rPr>
      </w:pPr>
      <w:r>
        <w:rPr>
          <w:rFonts w:ascii="Arial Black"/>
          <w:color w:val="687D91"/>
          <w:spacing w:val="-6"/>
          <w:sz w:val="18"/>
        </w:rPr>
        <w:t>Figure</w:t>
      </w:r>
      <w:r>
        <w:rPr>
          <w:rFonts w:ascii="Arial Black"/>
          <w:color w:val="687D91"/>
          <w:spacing w:val="-12"/>
          <w:sz w:val="18"/>
        </w:rPr>
        <w:t xml:space="preserve"> </w:t>
      </w:r>
      <w:r>
        <w:rPr>
          <w:rFonts w:ascii="Arial Black"/>
          <w:color w:val="687D91"/>
          <w:spacing w:val="-6"/>
          <w:sz w:val="18"/>
        </w:rPr>
        <w:t>5.2.:</w:t>
      </w:r>
      <w:r>
        <w:rPr>
          <w:rFonts w:ascii="Arial Black"/>
          <w:color w:val="687D91"/>
          <w:spacing w:val="-12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SAC</w:t>
      </w:r>
      <w:r>
        <w:rPr>
          <w:rFonts w:ascii="Arial"/>
          <w:color w:val="687D91"/>
          <w:spacing w:val="-7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DQM Submitted</w:t>
      </w:r>
      <w:r>
        <w:rPr>
          <w:rFonts w:ascii="Arial"/>
          <w:color w:val="687D91"/>
          <w:spacing w:val="-5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discharged</w:t>
      </w:r>
    </w:p>
    <w:p w14:paraId="4C3C79C0" w14:textId="77777777" w:rsidR="000655EC" w:rsidRDefault="000655EC">
      <w:pPr>
        <w:pStyle w:val="Textkrper"/>
        <w:spacing w:before="147"/>
        <w:rPr>
          <w:rFonts w:ascii="Arial"/>
          <w:sz w:val="18"/>
        </w:rPr>
      </w:pPr>
    </w:p>
    <w:p w14:paraId="4C3C79C1" w14:textId="77777777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t>To identify the data model related to the report, domain-specific knowledge was required.</w:t>
      </w:r>
      <w:r>
        <w:rPr>
          <w:spacing w:val="40"/>
        </w:rPr>
        <w:t xml:space="preserve"> </w:t>
      </w:r>
      <w:bookmarkStart w:id="329" w:name="_bookmark43"/>
      <w:bookmarkEnd w:id="329"/>
      <w:r>
        <w:t>During a dedicated meeting, the business stakeholders outlined the steps needed to locate the linked data model. Administrative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SAC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edit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use. 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 xml:space="preserve">pro-vided, the project team was able to continue with the model evaluation in </w:t>
      </w:r>
      <w:hyperlink w:anchor="_bookmark0" w:history="1">
        <w:r w:rsidR="000655EC">
          <w:t>DSP.</w:t>
        </w:r>
      </w:hyperlink>
    </w:p>
    <w:p w14:paraId="4C3C79C2" w14:textId="77777777" w:rsidR="000655EC" w:rsidRDefault="000655EC">
      <w:pPr>
        <w:pStyle w:val="Textkrper"/>
        <w:spacing w:before="159"/>
      </w:pPr>
    </w:p>
    <w:p w14:paraId="4C3C79C3" w14:textId="77777777" w:rsidR="000655EC" w:rsidRDefault="00000000">
      <w:pPr>
        <w:pStyle w:val="berschrift3"/>
        <w:jc w:val="both"/>
        <w:rPr>
          <w:b w:val="0"/>
        </w:rPr>
      </w:pPr>
      <w:r>
        <w:rPr>
          <w:b w:val="0"/>
          <w:color w:val="687D91"/>
          <w:w w:val="90"/>
        </w:rPr>
        <w:t>SVA</w:t>
      </w:r>
      <w:r>
        <w:rPr>
          <w:b w:val="0"/>
          <w:color w:val="687D91"/>
          <w:spacing w:val="-12"/>
          <w:w w:val="90"/>
        </w:rPr>
        <w:t xml:space="preserve"> </w:t>
      </w:r>
      <w:r>
        <w:rPr>
          <w:b w:val="0"/>
          <w:color w:val="687D91"/>
          <w:w w:val="90"/>
        </w:rPr>
        <w:t>DSP</w:t>
      </w:r>
      <w:r>
        <w:rPr>
          <w:b w:val="0"/>
          <w:color w:val="687D91"/>
          <w:spacing w:val="-12"/>
          <w:w w:val="90"/>
        </w:rPr>
        <w:t xml:space="preserve"> </w:t>
      </w:r>
      <w:r>
        <w:rPr>
          <w:b w:val="0"/>
          <w:color w:val="687D91"/>
          <w:spacing w:val="-2"/>
          <w:w w:val="90"/>
        </w:rPr>
        <w:t>Datamodel</w:t>
      </w:r>
    </w:p>
    <w:p w14:paraId="4C3C79C4" w14:textId="77777777" w:rsidR="000655EC" w:rsidRDefault="00000000">
      <w:pPr>
        <w:pStyle w:val="Textkrper"/>
        <w:spacing w:before="206" w:line="216" w:lineRule="auto"/>
        <w:ind w:left="142" w:right="848"/>
        <w:jc w:val="both"/>
      </w:pPr>
      <w:r>
        <w:t>SAC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DSP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products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coexist.</w:t>
      </w:r>
      <w:r>
        <w:rPr>
          <w:spacing w:val="-2"/>
        </w:rPr>
        <w:t xml:space="preserve"> </w:t>
      </w:r>
      <w:r>
        <w:t>SAC</w:t>
      </w:r>
      <w:r>
        <w:rPr>
          <w:spacing w:val="-10"/>
        </w:rPr>
        <w:t xml:space="preserve"> </w:t>
      </w:r>
      <w:r>
        <w:t>requires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DSP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receive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SAP</w:t>
      </w:r>
      <w:r>
        <w:rPr>
          <w:spacing w:val="-10"/>
        </w:rPr>
        <w:t xml:space="preserve"> </w:t>
      </w:r>
      <w:r>
        <w:t>Datasphere allows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generated. 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 connect different data sources by joining and aggregating them.</w:t>
      </w:r>
    </w:p>
    <w:p w14:paraId="4C3C79C5" w14:textId="77777777" w:rsidR="000655EC" w:rsidRDefault="00000000">
      <w:pPr>
        <w:pStyle w:val="Textkrper"/>
        <w:spacing w:before="27" w:line="216" w:lineRule="auto"/>
        <w:ind w:left="142" w:right="385" w:firstLine="218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screenshot</w:t>
      </w:r>
      <w:r>
        <w:rPr>
          <w:spacing w:val="-15"/>
        </w:rPr>
        <w:t xml:space="preserve"> </w:t>
      </w:r>
      <w:r>
        <w:rPr>
          <w:spacing w:val="-2"/>
        </w:rPr>
        <w:t>below</w:t>
      </w:r>
      <w:r>
        <w:rPr>
          <w:spacing w:val="-15"/>
        </w:rPr>
        <w:t xml:space="preserve"> </w:t>
      </w:r>
      <w:hyperlink w:anchor="_bookmark44" w:history="1">
        <w:r w:rsidR="000655EC">
          <w:rPr>
            <w:spacing w:val="-2"/>
          </w:rPr>
          <w:t>5.3</w:t>
        </w:r>
      </w:hyperlink>
      <w:r>
        <w:rPr>
          <w:spacing w:val="-15"/>
        </w:rPr>
        <w:t xml:space="preserve"> </w:t>
      </w:r>
      <w:r>
        <w:rPr>
          <w:spacing w:val="-2"/>
        </w:rPr>
        <w:t>shows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starting</w:t>
      </w:r>
      <w:r>
        <w:rPr>
          <w:spacing w:val="-15"/>
        </w:rPr>
        <w:t xml:space="preserve"> </w:t>
      </w:r>
      <w:r>
        <w:rPr>
          <w:spacing w:val="-2"/>
        </w:rPr>
        <w:t>point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hyperlink w:anchor="_bookmark0" w:history="1">
        <w:r w:rsidR="000655EC">
          <w:rPr>
            <w:spacing w:val="-2"/>
          </w:rPr>
          <w:t>Analytic</w:t>
        </w:r>
        <w:r w:rsidR="000655EC">
          <w:rPr>
            <w:spacing w:val="-15"/>
          </w:rPr>
          <w:t xml:space="preserve"> </w:t>
        </w:r>
        <w:r w:rsidR="000655EC">
          <w:rPr>
            <w:spacing w:val="-2"/>
          </w:rPr>
          <w:t>Model</w:t>
        </w:r>
      </w:hyperlink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rFonts w:ascii="Cambria" w:hAnsi="Cambria"/>
          <w:spacing w:val="-2"/>
        </w:rPr>
        <w:t>R_AM_Sendungsverarbeitung_DQM</w:t>
      </w:r>
      <w:r>
        <w:rPr>
          <w:spacing w:val="-2"/>
        </w:rPr>
        <w:t xml:space="preserve">.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SAC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hyperlink w:anchor="_bookmark42" w:history="1">
        <w:r w:rsidR="000655EC">
          <w:t>5.</w:t>
        </w:r>
      </w:hyperlink>
      <w:r>
        <w:t>2.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right-hand</w:t>
      </w:r>
      <w:r>
        <w:rPr>
          <w:spacing w:val="-1"/>
        </w:rPr>
        <w:t xml:space="preserve"> </w:t>
      </w:r>
      <w:r>
        <w:t>side,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mea-sures are listed, which can be used in SAC reports.</w:t>
      </w:r>
      <w:r>
        <w:rPr>
          <w:spacing w:val="40"/>
        </w:rPr>
        <w:t xml:space="preserve"> </w:t>
      </w:r>
      <w:r>
        <w:t>The red arrow points to the components of the data model;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hyperlink w:anchor="_bookmark0" w:history="1">
        <w:r w:rsidR="000655EC">
          <w:t>data</w:t>
        </w:r>
        <w:r w:rsidR="000655EC">
          <w:rPr>
            <w:spacing w:val="-5"/>
          </w:rPr>
          <w:t xml:space="preserve"> </w:t>
        </w:r>
        <w:r w:rsidR="000655EC">
          <w:t>lineage</w:t>
        </w:r>
        <w:r w:rsidR="000655EC">
          <w:rPr>
            <w:spacing w:val="-5"/>
          </w:rPr>
          <w:t xml:space="preserve"> </w:t>
        </w:r>
        <w:r w:rsidR="000655EC">
          <w:t>view,</w:t>
        </w:r>
      </w:hyperlink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leads</w:t>
      </w:r>
      <w:r>
        <w:rPr>
          <w:spacing w:val="-5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analysis. 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upcoming</w:t>
      </w:r>
      <w:r>
        <w:rPr>
          <w:spacing w:val="40"/>
        </w:rPr>
        <w:t xml:space="preserve"> </w:t>
      </w:r>
      <w:r>
        <w:t>analy-sis,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focus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measures</w:t>
      </w:r>
      <w:r>
        <w:rPr>
          <w:spacing w:val="-1"/>
        </w:rPr>
        <w:t xml:space="preserve"> </w:t>
      </w:r>
      <w:r>
        <w:t>corresponding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submitted,</w:t>
      </w:r>
      <w:r>
        <w:rPr>
          <w:spacing w:val="-1"/>
        </w:rPr>
        <w:t xml:space="preserve"> </w:t>
      </w:r>
      <w:r>
        <w:t>discharged, and</w:t>
      </w:r>
      <w:r>
        <w:rPr>
          <w:spacing w:val="-1"/>
        </w:rPr>
        <w:t xml:space="preserve"> </w:t>
      </w:r>
      <w:r>
        <w:t>the percentage difference between the two.</w:t>
      </w:r>
    </w:p>
    <w:p w14:paraId="4C3C79C6" w14:textId="77777777" w:rsidR="000655EC" w:rsidRDefault="000655EC">
      <w:pPr>
        <w:pStyle w:val="Textkrper"/>
        <w:spacing w:line="216" w:lineRule="auto"/>
        <w:sectPr w:rsidR="000655EC">
          <w:headerReference w:type="even" r:id="rId58"/>
          <w:headerReference w:type="default" r:id="rId59"/>
          <w:pgSz w:w="11910" w:h="16840"/>
          <w:pgMar w:top="440" w:right="0" w:bottom="180" w:left="708" w:header="182" w:footer="0" w:gutter="0"/>
          <w:cols w:space="720"/>
        </w:sectPr>
      </w:pPr>
    </w:p>
    <w:p w14:paraId="4C3C79C7" w14:textId="77777777" w:rsidR="000655EC" w:rsidRDefault="000655EC">
      <w:pPr>
        <w:pStyle w:val="Textkrper"/>
        <w:spacing w:before="124"/>
        <w:rPr>
          <w:sz w:val="20"/>
        </w:rPr>
      </w:pPr>
    </w:p>
    <w:p w14:paraId="4C3C79C8" w14:textId="77777777" w:rsidR="000655EC" w:rsidRDefault="00000000">
      <w:pPr>
        <w:ind w:left="1137"/>
        <w:rPr>
          <w:sz w:val="20"/>
        </w:rPr>
      </w:pPr>
      <w:bookmarkStart w:id="330" w:name="_bookmark46"/>
      <w:bookmarkEnd w:id="330"/>
      <w:r>
        <w:rPr>
          <w:noProof/>
          <w:sz w:val="20"/>
        </w:rPr>
        <w:drawing>
          <wp:inline distT="0" distB="0" distL="0" distR="0" wp14:anchorId="4C3C7C88" wp14:editId="4C3C7C89">
            <wp:extent cx="5256656" cy="274320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65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79C9" w14:textId="77777777" w:rsidR="000655EC" w:rsidRDefault="00000000">
      <w:pPr>
        <w:spacing w:before="160"/>
        <w:ind w:left="142"/>
        <w:rPr>
          <w:rFonts w:ascii="Arial"/>
          <w:sz w:val="18"/>
        </w:rPr>
      </w:pPr>
      <w:r>
        <w:rPr>
          <w:rFonts w:ascii="Arial Black"/>
          <w:color w:val="687D91"/>
          <w:spacing w:val="-4"/>
          <w:sz w:val="18"/>
        </w:rPr>
        <w:t>Figure</w:t>
      </w:r>
      <w:r>
        <w:rPr>
          <w:rFonts w:ascii="Arial Black"/>
          <w:color w:val="687D91"/>
          <w:spacing w:val="-12"/>
          <w:sz w:val="18"/>
        </w:rPr>
        <w:t xml:space="preserve"> </w:t>
      </w:r>
      <w:r>
        <w:rPr>
          <w:rFonts w:ascii="Arial Black"/>
          <w:color w:val="687D91"/>
          <w:spacing w:val="-4"/>
          <w:sz w:val="18"/>
        </w:rPr>
        <w:t>5.3.:</w:t>
      </w:r>
      <w:r>
        <w:rPr>
          <w:rFonts w:ascii="Arial Black"/>
          <w:color w:val="687D91"/>
          <w:spacing w:val="-12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DSP</w:t>
      </w:r>
      <w:r>
        <w:rPr>
          <w:rFonts w:ascii="Arial"/>
          <w:color w:val="687D91"/>
          <w:spacing w:val="-9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SVA</w:t>
      </w:r>
      <w:r>
        <w:rPr>
          <w:rFonts w:ascii="Arial"/>
          <w:color w:val="687D91"/>
          <w:spacing w:val="-8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DQM</w:t>
      </w:r>
      <w:r>
        <w:rPr>
          <w:rFonts w:ascii="Arial"/>
          <w:color w:val="687D91"/>
          <w:spacing w:val="-9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Board,</w:t>
      </w:r>
      <w:r>
        <w:rPr>
          <w:rFonts w:ascii="Arial"/>
          <w:color w:val="687D91"/>
          <w:spacing w:val="-6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Data</w:t>
      </w:r>
      <w:r>
        <w:rPr>
          <w:rFonts w:ascii="Arial"/>
          <w:color w:val="687D91"/>
          <w:spacing w:val="-7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Impact</w:t>
      </w:r>
      <w:r>
        <w:rPr>
          <w:rFonts w:ascii="Arial"/>
          <w:color w:val="687D91"/>
          <w:spacing w:val="-7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and</w:t>
      </w:r>
      <w:r>
        <w:rPr>
          <w:rFonts w:ascii="Arial"/>
          <w:color w:val="687D91"/>
          <w:spacing w:val="-6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Lineage</w:t>
      </w:r>
      <w:r>
        <w:rPr>
          <w:rFonts w:ascii="Arial"/>
          <w:color w:val="687D91"/>
          <w:spacing w:val="-7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Analysis</w:t>
      </w:r>
    </w:p>
    <w:p w14:paraId="4C3C79CA" w14:textId="77777777" w:rsidR="000655EC" w:rsidRDefault="000655EC">
      <w:pPr>
        <w:pStyle w:val="Textkrper"/>
        <w:rPr>
          <w:rFonts w:ascii="Arial"/>
          <w:sz w:val="18"/>
        </w:rPr>
      </w:pPr>
    </w:p>
    <w:p w14:paraId="4C3C79CB" w14:textId="77777777" w:rsidR="000655EC" w:rsidRDefault="000655EC">
      <w:pPr>
        <w:pStyle w:val="Textkrper"/>
        <w:spacing w:before="177"/>
        <w:rPr>
          <w:rFonts w:ascii="Arial"/>
          <w:sz w:val="18"/>
        </w:rPr>
      </w:pPr>
    </w:p>
    <w:p w14:paraId="4C3C79CC" w14:textId="77777777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Impact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Lineage</w:t>
      </w:r>
      <w:r>
        <w:rPr>
          <w:spacing w:val="-7"/>
        </w:rPr>
        <w:t xml:space="preserve"> </w:t>
      </w:r>
      <w:r>
        <w:rPr>
          <w:spacing w:val="-2"/>
        </w:rPr>
        <w:t>Analysis</w:t>
      </w:r>
      <w:r>
        <w:rPr>
          <w:spacing w:val="-7"/>
        </w:rPr>
        <w:t xml:space="preserve"> </w:t>
      </w:r>
      <w:hyperlink w:anchor="_bookmark45" w:history="1">
        <w:r w:rsidR="000655EC">
          <w:rPr>
            <w:spacing w:val="-2"/>
          </w:rPr>
          <w:t>5.4</w:t>
        </w:r>
      </w:hyperlink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rFonts w:ascii="Cambria"/>
          <w:spacing w:val="-2"/>
        </w:rPr>
        <w:t>R_AM_Sendungsverarbeitung_DQM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each</w:t>
      </w:r>
      <w:r>
        <w:rPr>
          <w:spacing w:val="-7"/>
        </w:rPr>
        <w:t xml:space="preserve"> </w:t>
      </w:r>
      <w:r>
        <w:rPr>
          <w:spacing w:val="-2"/>
        </w:rPr>
        <w:t>box</w:t>
      </w:r>
      <w:r>
        <w:rPr>
          <w:spacing w:val="-7"/>
        </w:rPr>
        <w:t xml:space="preserve"> </w:t>
      </w:r>
      <w:r>
        <w:rPr>
          <w:spacing w:val="-2"/>
        </w:rPr>
        <w:t>repr</w:t>
      </w:r>
      <w:bookmarkStart w:id="331" w:name="_bookmark44"/>
      <w:bookmarkEnd w:id="331"/>
      <w:r>
        <w:rPr>
          <w:spacing w:val="-2"/>
        </w:rPr>
        <w:t>esents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step in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creation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summarising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model.</w:t>
      </w:r>
      <w:r>
        <w:rPr>
          <w:spacing w:val="8"/>
        </w:rPr>
        <w:t xml:space="preserve"> </w:t>
      </w:r>
      <w:r>
        <w:rPr>
          <w:spacing w:val="-2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box</w:t>
      </w:r>
      <w:r>
        <w:rPr>
          <w:spacing w:val="-6"/>
        </w:rPr>
        <w:t xml:space="preserve"> </w:t>
      </w:r>
      <w:r>
        <w:rPr>
          <w:spacing w:val="-2"/>
        </w:rPr>
        <w:t>allows</w:t>
      </w:r>
      <w:r>
        <w:rPr>
          <w:spacing w:val="-6"/>
        </w:rPr>
        <w:t xml:space="preserve"> </w:t>
      </w:r>
      <w:r>
        <w:rPr>
          <w:spacing w:val="-2"/>
        </w:rPr>
        <w:t>further</w:t>
      </w:r>
      <w:r>
        <w:rPr>
          <w:spacing w:val="-6"/>
        </w:rPr>
        <w:t xml:space="preserve"> </w:t>
      </w:r>
      <w:r>
        <w:rPr>
          <w:spacing w:val="-2"/>
        </w:rPr>
        <w:t>progression</w:t>
      </w:r>
      <w:r>
        <w:rPr>
          <w:spacing w:val="-6"/>
        </w:rPr>
        <w:t xml:space="preserve"> </w:t>
      </w:r>
      <w:r>
        <w:rPr>
          <w:spacing w:val="-2"/>
        </w:rPr>
        <w:t>down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 xml:space="preserve">lineage </w:t>
      </w:r>
      <w:r>
        <w:t>and enables the user to open additional views.</w:t>
      </w:r>
    </w:p>
    <w:p w14:paraId="4C3C79CD" w14:textId="77777777" w:rsidR="000655EC" w:rsidRDefault="00000000">
      <w:pPr>
        <w:pStyle w:val="Textkrper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4C3C7C8A" wp14:editId="4C3C7C8B">
            <wp:simplePos x="0" y="0"/>
            <wp:positionH relativeFrom="page">
              <wp:posOffset>1171854</wp:posOffset>
            </wp:positionH>
            <wp:positionV relativeFrom="paragraph">
              <wp:posOffset>278633</wp:posOffset>
            </wp:positionV>
            <wp:extent cx="5256656" cy="274320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65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C79CE" w14:textId="77777777" w:rsidR="000655EC" w:rsidRDefault="00000000">
      <w:pPr>
        <w:spacing w:before="160"/>
        <w:ind w:left="142"/>
        <w:rPr>
          <w:rFonts w:ascii="Arial"/>
          <w:sz w:val="18"/>
        </w:rPr>
      </w:pPr>
      <w:r>
        <w:rPr>
          <w:rFonts w:ascii="Arial Black"/>
          <w:color w:val="687D91"/>
          <w:w w:val="90"/>
          <w:sz w:val="18"/>
        </w:rPr>
        <w:t>Figure</w:t>
      </w:r>
      <w:r>
        <w:rPr>
          <w:rFonts w:ascii="Arial Black"/>
          <w:color w:val="687D91"/>
          <w:spacing w:val="3"/>
          <w:sz w:val="18"/>
        </w:rPr>
        <w:t xml:space="preserve"> </w:t>
      </w:r>
      <w:r>
        <w:rPr>
          <w:rFonts w:ascii="Arial Black"/>
          <w:color w:val="687D91"/>
          <w:w w:val="90"/>
          <w:sz w:val="18"/>
        </w:rPr>
        <w:t>5.4.:</w:t>
      </w:r>
      <w:r>
        <w:rPr>
          <w:rFonts w:ascii="Arial Black"/>
          <w:color w:val="687D91"/>
          <w:spacing w:val="3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DSP</w:t>
      </w:r>
      <w:r>
        <w:rPr>
          <w:rFonts w:ascii="Arial"/>
          <w:color w:val="687D91"/>
          <w:spacing w:val="10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opened</w:t>
      </w:r>
      <w:r>
        <w:rPr>
          <w:rFonts w:ascii="Arial"/>
          <w:color w:val="687D91"/>
          <w:spacing w:val="11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Lineage</w:t>
      </w:r>
      <w:r>
        <w:rPr>
          <w:rFonts w:ascii="Arial"/>
          <w:color w:val="687D91"/>
          <w:spacing w:val="10"/>
          <w:sz w:val="18"/>
        </w:rPr>
        <w:t xml:space="preserve"> </w:t>
      </w:r>
      <w:r>
        <w:rPr>
          <w:rFonts w:ascii="Arial"/>
          <w:color w:val="687D91"/>
          <w:spacing w:val="-4"/>
          <w:w w:val="90"/>
          <w:sz w:val="18"/>
        </w:rPr>
        <w:t>view</w:t>
      </w:r>
    </w:p>
    <w:p w14:paraId="4C3C79CF" w14:textId="77777777" w:rsidR="000655EC" w:rsidRDefault="000655EC">
      <w:pPr>
        <w:pStyle w:val="Textkrper"/>
        <w:rPr>
          <w:rFonts w:ascii="Arial"/>
          <w:sz w:val="18"/>
        </w:rPr>
      </w:pPr>
    </w:p>
    <w:p w14:paraId="4C3C79D0" w14:textId="77777777" w:rsidR="000655EC" w:rsidRDefault="000655EC">
      <w:pPr>
        <w:pStyle w:val="Textkrper"/>
        <w:spacing w:before="177"/>
        <w:rPr>
          <w:rFonts w:ascii="Arial"/>
          <w:sz w:val="18"/>
        </w:rPr>
      </w:pPr>
    </w:p>
    <w:p w14:paraId="4C3C79D1" w14:textId="77777777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t xml:space="preserve">Selecting one item earlier </w:t>
      </w:r>
      <w:hyperlink w:anchor="_bookmark46" w:history="1">
        <w:r w:rsidR="000655EC">
          <w:t>5.5</w:t>
        </w:r>
      </w:hyperlink>
      <w:r>
        <w:t xml:space="preserve"> starts highlighting and shows in yellow all items that affect </w:t>
      </w:r>
      <w:bookmarkStart w:id="332" w:name="_bookmark45"/>
      <w:bookmarkEnd w:id="332"/>
      <w:r>
        <w:t>the selected item.</w:t>
      </w:r>
      <w:r>
        <w:rPr>
          <w:spacing w:val="39"/>
        </w:rPr>
        <w:t xml:space="preserve"> </w:t>
      </w:r>
      <w:r>
        <w:t xml:space="preserve">For example, when selecting an item further to the left, the yellow highlight only shows the ones linked to those </w:t>
      </w:r>
      <w:hyperlink w:anchor="_bookmark47" w:history="1">
        <w:r w:rsidR="000655EC">
          <w:t>5.</w:t>
        </w:r>
      </w:hyperlink>
      <w:r>
        <w:t>6.</w:t>
      </w:r>
      <w:r>
        <w:rPr>
          <w:spacing w:val="40"/>
        </w:rPr>
        <w:t xml:space="preserve"> </w:t>
      </w:r>
      <w:r>
        <w:t>This allows the easy identification of sources contributing to the current selection. While working down the tree, it is observed that the number of connected items decreases.</w:t>
      </w:r>
    </w:p>
    <w:p w14:paraId="4C3C79D2" w14:textId="77777777" w:rsidR="000655EC" w:rsidRDefault="000655EC">
      <w:pPr>
        <w:pStyle w:val="Textkrper"/>
        <w:rPr>
          <w:sz w:val="20"/>
        </w:rPr>
      </w:pPr>
    </w:p>
    <w:p w14:paraId="4C3C79D3" w14:textId="77777777" w:rsidR="000655EC" w:rsidRDefault="00000000">
      <w:pPr>
        <w:pStyle w:val="Textkrper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4C3C7C8C" wp14:editId="4C3C7C8D">
            <wp:simplePos x="0" y="0"/>
            <wp:positionH relativeFrom="page">
              <wp:posOffset>1254653</wp:posOffset>
            </wp:positionH>
            <wp:positionV relativeFrom="paragraph">
              <wp:posOffset>214662</wp:posOffset>
            </wp:positionV>
            <wp:extent cx="5025199" cy="673798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199" cy="673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C79D4" w14:textId="77777777" w:rsidR="000655EC" w:rsidRDefault="00000000">
      <w:pPr>
        <w:spacing w:before="227"/>
        <w:ind w:left="142"/>
        <w:rPr>
          <w:rFonts w:ascii="Arial"/>
          <w:sz w:val="18"/>
        </w:rPr>
      </w:pPr>
      <w:r>
        <w:rPr>
          <w:rFonts w:ascii="Arial Black"/>
          <w:color w:val="687D91"/>
          <w:spacing w:val="-4"/>
          <w:sz w:val="18"/>
        </w:rPr>
        <w:t>Figure</w:t>
      </w:r>
      <w:r>
        <w:rPr>
          <w:rFonts w:ascii="Arial Black"/>
          <w:color w:val="687D91"/>
          <w:spacing w:val="-12"/>
          <w:sz w:val="18"/>
        </w:rPr>
        <w:t xml:space="preserve"> </w:t>
      </w:r>
      <w:r>
        <w:rPr>
          <w:rFonts w:ascii="Arial Black"/>
          <w:color w:val="687D91"/>
          <w:spacing w:val="-4"/>
          <w:sz w:val="18"/>
        </w:rPr>
        <w:t>5.5.:</w:t>
      </w:r>
      <w:r>
        <w:rPr>
          <w:rFonts w:ascii="Arial Black"/>
          <w:color w:val="687D91"/>
          <w:spacing w:val="-11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DSP</w:t>
      </w:r>
      <w:r>
        <w:rPr>
          <w:rFonts w:ascii="Arial"/>
          <w:color w:val="687D91"/>
          <w:spacing w:val="-3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Lineage</w:t>
      </w:r>
      <w:r>
        <w:rPr>
          <w:rFonts w:ascii="Arial"/>
          <w:color w:val="687D91"/>
          <w:spacing w:val="-3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View</w:t>
      </w:r>
      <w:r>
        <w:rPr>
          <w:rFonts w:ascii="Arial"/>
          <w:color w:val="687D91"/>
          <w:spacing w:val="-3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with Selected</w:t>
      </w:r>
      <w:r>
        <w:rPr>
          <w:rFonts w:ascii="Arial"/>
          <w:color w:val="687D91"/>
          <w:spacing w:val="-3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Node</w:t>
      </w:r>
    </w:p>
    <w:p w14:paraId="4C3C79D5" w14:textId="77777777" w:rsidR="000655EC" w:rsidRDefault="000655EC">
      <w:pPr>
        <w:rPr>
          <w:rFonts w:ascii="Arial"/>
          <w:sz w:val="18"/>
        </w:rPr>
        <w:sectPr w:rsidR="000655EC">
          <w:footerReference w:type="even" r:id="rId63"/>
          <w:footerReference w:type="default" r:id="rId64"/>
          <w:pgSz w:w="11910" w:h="16840"/>
          <w:pgMar w:top="440" w:right="0" w:bottom="180" w:left="708" w:header="0" w:footer="0" w:gutter="0"/>
          <w:pgNumType w:start="21"/>
          <w:cols w:space="720"/>
        </w:sectPr>
      </w:pPr>
    </w:p>
    <w:p w14:paraId="4C3C79D6" w14:textId="77777777" w:rsidR="000655EC" w:rsidRDefault="000655EC">
      <w:pPr>
        <w:pStyle w:val="Textkrper"/>
        <w:rPr>
          <w:rFonts w:ascii="Arial"/>
          <w:sz w:val="20"/>
        </w:rPr>
      </w:pPr>
    </w:p>
    <w:p w14:paraId="4C3C79D7" w14:textId="77777777" w:rsidR="000655EC" w:rsidRDefault="000655EC">
      <w:pPr>
        <w:pStyle w:val="Textkrper"/>
        <w:spacing w:before="174"/>
        <w:rPr>
          <w:rFonts w:ascii="Arial"/>
          <w:sz w:val="20"/>
        </w:rPr>
      </w:pPr>
    </w:p>
    <w:p w14:paraId="4C3C79D8" w14:textId="77777777" w:rsidR="000655EC" w:rsidRDefault="00000000">
      <w:pPr>
        <w:ind w:left="1256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C3C7C8E" wp14:editId="4C3C7C8F">
            <wp:extent cx="5025199" cy="656653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199" cy="65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79D9" w14:textId="77777777" w:rsidR="000655EC" w:rsidRDefault="000655EC">
      <w:pPr>
        <w:pStyle w:val="Textkrper"/>
        <w:spacing w:before="78"/>
        <w:rPr>
          <w:rFonts w:ascii="Arial"/>
          <w:sz w:val="18"/>
        </w:rPr>
      </w:pPr>
    </w:p>
    <w:p w14:paraId="4C3C79DA" w14:textId="77777777" w:rsidR="000655EC" w:rsidRDefault="00000000">
      <w:pPr>
        <w:ind w:left="142"/>
        <w:rPr>
          <w:rFonts w:ascii="Arial"/>
          <w:sz w:val="18"/>
        </w:rPr>
      </w:pPr>
      <w:r>
        <w:rPr>
          <w:rFonts w:ascii="Arial Black"/>
          <w:color w:val="687D91"/>
          <w:spacing w:val="-4"/>
          <w:sz w:val="18"/>
        </w:rPr>
        <w:t>Figure</w:t>
      </w:r>
      <w:r>
        <w:rPr>
          <w:rFonts w:ascii="Arial Black"/>
          <w:color w:val="687D91"/>
          <w:spacing w:val="-12"/>
          <w:sz w:val="18"/>
        </w:rPr>
        <w:t xml:space="preserve"> </w:t>
      </w:r>
      <w:r>
        <w:rPr>
          <w:rFonts w:ascii="Arial Black"/>
          <w:color w:val="687D91"/>
          <w:spacing w:val="-4"/>
          <w:sz w:val="18"/>
        </w:rPr>
        <w:t>5.6.:</w:t>
      </w:r>
      <w:r>
        <w:rPr>
          <w:rFonts w:ascii="Arial Black"/>
          <w:color w:val="687D91"/>
          <w:spacing w:val="-12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DSP</w:t>
      </w:r>
      <w:r>
        <w:rPr>
          <w:rFonts w:ascii="Arial"/>
          <w:color w:val="687D91"/>
          <w:spacing w:val="-9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Lineage</w:t>
      </w:r>
      <w:r>
        <w:rPr>
          <w:rFonts w:ascii="Arial"/>
          <w:color w:val="687D91"/>
          <w:spacing w:val="-7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View</w:t>
      </w:r>
      <w:r>
        <w:rPr>
          <w:rFonts w:ascii="Arial"/>
          <w:color w:val="687D91"/>
          <w:spacing w:val="-6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with</w:t>
      </w:r>
      <w:r>
        <w:rPr>
          <w:rFonts w:ascii="Arial"/>
          <w:color w:val="687D91"/>
          <w:spacing w:val="-6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Reduced</w:t>
      </w:r>
      <w:r>
        <w:rPr>
          <w:rFonts w:ascii="Arial"/>
          <w:color w:val="687D91"/>
          <w:spacing w:val="-6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Source</w:t>
      </w:r>
      <w:r>
        <w:rPr>
          <w:rFonts w:ascii="Arial"/>
          <w:color w:val="687D91"/>
          <w:spacing w:val="-6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Dependencies</w:t>
      </w:r>
    </w:p>
    <w:p w14:paraId="4C3C79DB" w14:textId="77777777" w:rsidR="000655EC" w:rsidRDefault="000655EC">
      <w:pPr>
        <w:pStyle w:val="Textkrper"/>
        <w:rPr>
          <w:rFonts w:ascii="Arial"/>
          <w:sz w:val="18"/>
        </w:rPr>
      </w:pPr>
    </w:p>
    <w:p w14:paraId="4C3C79DC" w14:textId="77777777" w:rsidR="000655EC" w:rsidRDefault="000655EC">
      <w:pPr>
        <w:pStyle w:val="Textkrper"/>
        <w:rPr>
          <w:rFonts w:ascii="Arial"/>
          <w:sz w:val="18"/>
        </w:rPr>
      </w:pPr>
    </w:p>
    <w:p w14:paraId="4C3C79DD" w14:textId="77777777" w:rsidR="000655EC" w:rsidRDefault="000655EC">
      <w:pPr>
        <w:pStyle w:val="Textkrper"/>
        <w:rPr>
          <w:rFonts w:ascii="Arial"/>
          <w:sz w:val="18"/>
        </w:rPr>
      </w:pPr>
    </w:p>
    <w:p w14:paraId="4C3C79DE" w14:textId="77777777" w:rsidR="000655EC" w:rsidRDefault="000655EC">
      <w:pPr>
        <w:pStyle w:val="Textkrper"/>
        <w:spacing w:before="58"/>
        <w:rPr>
          <w:rFonts w:ascii="Arial"/>
          <w:sz w:val="18"/>
        </w:rPr>
      </w:pPr>
    </w:p>
    <w:p w14:paraId="4C3C79DF" w14:textId="77777777" w:rsidR="000655EC" w:rsidRDefault="00000000">
      <w:pPr>
        <w:pStyle w:val="Textkrper"/>
        <w:spacing w:before="1"/>
        <w:ind w:left="360"/>
      </w:pP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view,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right-hand</w:t>
      </w:r>
      <w:r>
        <w:rPr>
          <w:spacing w:val="-10"/>
        </w:rPr>
        <w:t xml:space="preserve"> </w:t>
      </w:r>
      <w:r>
        <w:t>menu</w:t>
      </w:r>
      <w:r>
        <w:rPr>
          <w:spacing w:val="-11"/>
        </w:rPr>
        <w:t xml:space="preserve"> </w:t>
      </w:r>
      <w:r>
        <w:t>allows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selection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measure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pr</w:t>
      </w:r>
      <w:bookmarkStart w:id="333" w:name="_bookmark47"/>
      <w:bookmarkEnd w:id="333"/>
      <w:r>
        <w:t>ovides</w:t>
      </w:r>
      <w:r>
        <w:rPr>
          <w:spacing w:val="-11"/>
        </w:rPr>
        <w:t xml:space="preserve"> </w:t>
      </w:r>
      <w:hyperlink w:anchor="_bookmark48" w:history="1">
        <w:r w:rsidR="000655EC">
          <w:rPr>
            <w:spacing w:val="-4"/>
          </w:rPr>
          <w:t>5.</w:t>
        </w:r>
      </w:hyperlink>
      <w:r>
        <w:rPr>
          <w:spacing w:val="-4"/>
        </w:rPr>
        <w:t>7.</w:t>
      </w:r>
    </w:p>
    <w:p w14:paraId="4C3C79E0" w14:textId="77777777" w:rsidR="000655EC" w:rsidRDefault="000655EC">
      <w:pPr>
        <w:pStyle w:val="Textkrper"/>
        <w:rPr>
          <w:sz w:val="20"/>
        </w:rPr>
      </w:pPr>
    </w:p>
    <w:p w14:paraId="4C3C79E1" w14:textId="77777777" w:rsidR="000655EC" w:rsidRDefault="00000000">
      <w:pPr>
        <w:pStyle w:val="Textkrper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4C3C7C90" wp14:editId="4C3C7C91">
            <wp:simplePos x="0" y="0"/>
            <wp:positionH relativeFrom="page">
              <wp:posOffset>1171854</wp:posOffset>
            </wp:positionH>
            <wp:positionV relativeFrom="paragraph">
              <wp:posOffset>236247</wp:posOffset>
            </wp:positionV>
            <wp:extent cx="5259323" cy="3309747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323" cy="330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C79E2" w14:textId="77777777" w:rsidR="000655EC" w:rsidRDefault="00000000">
      <w:pPr>
        <w:spacing w:before="145"/>
        <w:ind w:left="142"/>
        <w:rPr>
          <w:rFonts w:ascii="Arial"/>
          <w:sz w:val="18"/>
        </w:rPr>
      </w:pPr>
      <w:r>
        <w:rPr>
          <w:rFonts w:ascii="Arial Black"/>
          <w:color w:val="687D91"/>
          <w:spacing w:val="-6"/>
          <w:sz w:val="18"/>
        </w:rPr>
        <w:t>Figure</w:t>
      </w:r>
      <w:r>
        <w:rPr>
          <w:rFonts w:ascii="Arial Black"/>
          <w:color w:val="687D91"/>
          <w:spacing w:val="-5"/>
          <w:sz w:val="18"/>
        </w:rPr>
        <w:t xml:space="preserve"> </w:t>
      </w:r>
      <w:r>
        <w:rPr>
          <w:rFonts w:ascii="Arial Black"/>
          <w:color w:val="687D91"/>
          <w:spacing w:val="-6"/>
          <w:sz w:val="18"/>
        </w:rPr>
        <w:t>5.7.:</w:t>
      </w:r>
      <w:r>
        <w:rPr>
          <w:rFonts w:ascii="Arial Black"/>
          <w:color w:val="687D91"/>
          <w:spacing w:val="-5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DSP</w:t>
      </w:r>
      <w:r>
        <w:rPr>
          <w:rFonts w:ascii="Arial"/>
          <w:color w:val="687D91"/>
          <w:spacing w:val="4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Lineage</w:t>
      </w:r>
      <w:r>
        <w:rPr>
          <w:rFonts w:ascii="Arial"/>
          <w:color w:val="687D91"/>
          <w:spacing w:val="3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View</w:t>
      </w:r>
      <w:r>
        <w:rPr>
          <w:rFonts w:ascii="Arial"/>
          <w:color w:val="687D91"/>
          <w:spacing w:val="3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Initial</w:t>
      </w:r>
      <w:r>
        <w:rPr>
          <w:rFonts w:ascii="Arial"/>
          <w:color w:val="687D91"/>
          <w:spacing w:val="3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Overview</w:t>
      </w:r>
    </w:p>
    <w:p w14:paraId="4C3C79E3" w14:textId="77777777" w:rsidR="000655EC" w:rsidRDefault="000655EC">
      <w:pPr>
        <w:pStyle w:val="Textkrper"/>
        <w:rPr>
          <w:rFonts w:ascii="Arial"/>
          <w:sz w:val="18"/>
        </w:rPr>
      </w:pPr>
    </w:p>
    <w:p w14:paraId="4C3C79E4" w14:textId="77777777" w:rsidR="000655EC" w:rsidRDefault="000655EC">
      <w:pPr>
        <w:pStyle w:val="Textkrper"/>
        <w:rPr>
          <w:rFonts w:ascii="Arial"/>
          <w:sz w:val="18"/>
        </w:rPr>
      </w:pPr>
    </w:p>
    <w:p w14:paraId="4C3C79E5" w14:textId="77777777" w:rsidR="000655EC" w:rsidRDefault="000655EC">
      <w:pPr>
        <w:pStyle w:val="Textkrper"/>
        <w:rPr>
          <w:rFonts w:ascii="Arial"/>
          <w:sz w:val="18"/>
        </w:rPr>
      </w:pPr>
    </w:p>
    <w:p w14:paraId="4C3C79E6" w14:textId="77777777" w:rsidR="000655EC" w:rsidRDefault="000655EC">
      <w:pPr>
        <w:pStyle w:val="Textkrper"/>
        <w:spacing w:before="59"/>
        <w:rPr>
          <w:rFonts w:ascii="Arial"/>
          <w:sz w:val="18"/>
        </w:rPr>
      </w:pPr>
    </w:p>
    <w:p w14:paraId="4C3C79E7" w14:textId="77777777" w:rsidR="000655EC" w:rsidRDefault="00000000">
      <w:pPr>
        <w:pStyle w:val="Textkrper"/>
        <w:ind w:left="360"/>
      </w:pPr>
      <w:r>
        <w:t>After</w:t>
      </w:r>
      <w:r>
        <w:rPr>
          <w:spacing w:val="-8"/>
        </w:rPr>
        <w:t xml:space="preserve"> </w:t>
      </w:r>
      <w:r>
        <w:t>clicking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measure,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edit</w:t>
      </w:r>
      <w:r>
        <w:rPr>
          <w:spacing w:val="-8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opens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line</w:t>
      </w:r>
      <w:r>
        <w:rPr>
          <w:spacing w:val="-8"/>
        </w:rPr>
        <w:t xml:space="preserve"> </w:t>
      </w:r>
      <w:hyperlink w:anchor="_bookmark49" w:history="1">
        <w:r w:rsidR="000655EC">
          <w:rPr>
            <w:spacing w:val="-4"/>
          </w:rPr>
          <w:t>5.</w:t>
        </w:r>
      </w:hyperlink>
      <w:r>
        <w:rPr>
          <w:spacing w:val="-4"/>
        </w:rPr>
        <w:t>8.</w:t>
      </w:r>
    </w:p>
    <w:p w14:paraId="4C3C79E8" w14:textId="77777777" w:rsidR="000655EC" w:rsidRDefault="000655EC">
      <w:pPr>
        <w:pStyle w:val="Textkrper"/>
        <w:rPr>
          <w:sz w:val="20"/>
        </w:rPr>
      </w:pPr>
    </w:p>
    <w:p w14:paraId="4C3C79E9" w14:textId="77777777" w:rsidR="000655EC" w:rsidRDefault="00000000">
      <w:pPr>
        <w:pStyle w:val="Textkrper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4C3C7C92" wp14:editId="4C3C7C93">
            <wp:simplePos x="0" y="0"/>
            <wp:positionH relativeFrom="page">
              <wp:posOffset>1171854</wp:posOffset>
            </wp:positionH>
            <wp:positionV relativeFrom="paragraph">
              <wp:posOffset>235039</wp:posOffset>
            </wp:positionV>
            <wp:extent cx="5200650" cy="1394460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C79EA" w14:textId="77777777" w:rsidR="000655EC" w:rsidRDefault="00000000">
      <w:pPr>
        <w:spacing w:before="213"/>
        <w:ind w:left="142"/>
        <w:rPr>
          <w:rFonts w:ascii="Arial"/>
          <w:sz w:val="18"/>
        </w:rPr>
      </w:pPr>
      <w:r>
        <w:rPr>
          <w:rFonts w:ascii="Arial Black"/>
          <w:color w:val="687D91"/>
          <w:w w:val="90"/>
          <w:sz w:val="18"/>
        </w:rPr>
        <w:t>Figure</w:t>
      </w:r>
      <w:r>
        <w:rPr>
          <w:rFonts w:ascii="Arial Black"/>
          <w:color w:val="687D91"/>
          <w:spacing w:val="-5"/>
          <w:sz w:val="18"/>
        </w:rPr>
        <w:t xml:space="preserve"> </w:t>
      </w:r>
      <w:r>
        <w:rPr>
          <w:rFonts w:ascii="Arial Black"/>
          <w:color w:val="687D91"/>
          <w:w w:val="90"/>
          <w:sz w:val="18"/>
        </w:rPr>
        <w:t>5.8.:</w:t>
      </w:r>
      <w:r>
        <w:rPr>
          <w:rFonts w:ascii="Arial Black"/>
          <w:color w:val="687D91"/>
          <w:spacing w:val="-4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DSP</w:t>
      </w:r>
      <w:r>
        <w:rPr>
          <w:rFonts w:ascii="Arial"/>
          <w:color w:val="687D91"/>
          <w:spacing w:val="3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Data</w:t>
      </w:r>
      <w:r>
        <w:rPr>
          <w:rFonts w:ascii="Arial"/>
          <w:color w:val="687D91"/>
          <w:spacing w:val="3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Source</w:t>
      </w:r>
      <w:r>
        <w:rPr>
          <w:rFonts w:ascii="Arial"/>
          <w:color w:val="687D91"/>
          <w:spacing w:val="4"/>
          <w:sz w:val="18"/>
        </w:rPr>
        <w:t xml:space="preserve"> </w:t>
      </w:r>
      <w:r>
        <w:rPr>
          <w:rFonts w:ascii="Arial"/>
          <w:color w:val="687D91"/>
          <w:spacing w:val="-2"/>
          <w:w w:val="90"/>
          <w:sz w:val="18"/>
        </w:rPr>
        <w:t>Overview</w:t>
      </w:r>
    </w:p>
    <w:p w14:paraId="4C3C79EB" w14:textId="77777777" w:rsidR="000655EC" w:rsidRDefault="000655EC">
      <w:pPr>
        <w:pStyle w:val="Textkrper"/>
        <w:rPr>
          <w:rFonts w:ascii="Arial"/>
          <w:sz w:val="18"/>
        </w:rPr>
      </w:pPr>
    </w:p>
    <w:p w14:paraId="4C3C79EC" w14:textId="77777777" w:rsidR="000655EC" w:rsidRDefault="000655EC">
      <w:pPr>
        <w:pStyle w:val="Textkrper"/>
        <w:rPr>
          <w:rFonts w:ascii="Arial"/>
          <w:sz w:val="18"/>
        </w:rPr>
      </w:pPr>
    </w:p>
    <w:p w14:paraId="4C3C79ED" w14:textId="77777777" w:rsidR="000655EC" w:rsidRDefault="000655EC">
      <w:pPr>
        <w:pStyle w:val="Textkrper"/>
        <w:rPr>
          <w:rFonts w:ascii="Arial"/>
          <w:sz w:val="18"/>
        </w:rPr>
      </w:pPr>
    </w:p>
    <w:p w14:paraId="4C3C79EE" w14:textId="77777777" w:rsidR="000655EC" w:rsidRDefault="000655EC">
      <w:pPr>
        <w:pStyle w:val="Textkrper"/>
        <w:spacing w:before="81"/>
        <w:rPr>
          <w:rFonts w:ascii="Arial"/>
          <w:sz w:val="18"/>
        </w:rPr>
      </w:pPr>
    </w:p>
    <w:p w14:paraId="4C3C79EF" w14:textId="77777777" w:rsidR="000655EC" w:rsidRDefault="00000000">
      <w:pPr>
        <w:pStyle w:val="Textkrper"/>
        <w:spacing w:before="1" w:line="216" w:lineRule="auto"/>
        <w:ind w:left="142" w:right="693" w:firstLine="218"/>
      </w:pPr>
      <w:r>
        <w:t>The</w:t>
      </w:r>
      <w:r>
        <w:rPr>
          <w:spacing w:val="-9"/>
        </w:rPr>
        <w:t xml:space="preserve"> </w:t>
      </w:r>
      <w:r>
        <w:t>edit</w:t>
      </w:r>
      <w:r>
        <w:rPr>
          <w:spacing w:val="-9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measure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calculated.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selected</w:t>
      </w:r>
      <w:r>
        <w:rPr>
          <w:spacing w:val="-9"/>
        </w:rPr>
        <w:t xml:space="preserve"> </w:t>
      </w:r>
      <w:r>
        <w:t>measure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percentage</w:t>
      </w:r>
      <w:r>
        <w:rPr>
          <w:spacing w:val="-9"/>
        </w:rPr>
        <w:t xml:space="preserve"> </w:t>
      </w:r>
      <w:bookmarkStart w:id="334" w:name="_bookmark48"/>
      <w:bookmarkStart w:id="335" w:name="_bookmark49"/>
      <w:bookmarkEnd w:id="334"/>
      <w:bookmarkEnd w:id="335"/>
      <w:r>
        <w:t xml:space="preserve">calculation, showing the difference between two other measures </w:t>
      </w:r>
      <w:hyperlink w:anchor="_bookmark50" w:history="1">
        <w:r w:rsidR="000655EC">
          <w:t>5.</w:t>
        </w:r>
      </w:hyperlink>
      <w:r>
        <w:t>9.</w:t>
      </w:r>
    </w:p>
    <w:p w14:paraId="4C3C79F0" w14:textId="77777777" w:rsidR="000655EC" w:rsidRDefault="000655EC">
      <w:pPr>
        <w:pStyle w:val="Textkrper"/>
        <w:spacing w:line="216" w:lineRule="auto"/>
        <w:sectPr w:rsidR="000655EC">
          <w:pgSz w:w="11910" w:h="16840"/>
          <w:pgMar w:top="440" w:right="0" w:bottom="180" w:left="708" w:header="0" w:footer="0" w:gutter="0"/>
          <w:cols w:space="720"/>
        </w:sectPr>
      </w:pPr>
    </w:p>
    <w:p w14:paraId="4C3C79F1" w14:textId="77777777" w:rsidR="000655EC" w:rsidRDefault="000655EC">
      <w:pPr>
        <w:pStyle w:val="Textkrper"/>
        <w:spacing w:before="124"/>
        <w:rPr>
          <w:sz w:val="20"/>
        </w:rPr>
      </w:pPr>
    </w:p>
    <w:p w14:paraId="4C3C79F2" w14:textId="77777777" w:rsidR="000655EC" w:rsidRDefault="00000000">
      <w:pPr>
        <w:ind w:left="4147"/>
        <w:rPr>
          <w:sz w:val="20"/>
        </w:rPr>
      </w:pPr>
      <w:r>
        <w:rPr>
          <w:noProof/>
          <w:sz w:val="20"/>
        </w:rPr>
        <w:drawing>
          <wp:inline distT="0" distB="0" distL="0" distR="0" wp14:anchorId="4C3C7C94" wp14:editId="4C3C7C95">
            <wp:extent cx="1370076" cy="3191922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076" cy="319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79F3" w14:textId="77777777" w:rsidR="000655EC" w:rsidRDefault="00000000">
      <w:pPr>
        <w:spacing w:before="188"/>
        <w:ind w:left="142"/>
        <w:rPr>
          <w:rFonts w:ascii="Arial"/>
          <w:sz w:val="18"/>
        </w:rPr>
      </w:pPr>
      <w:r>
        <w:rPr>
          <w:rFonts w:ascii="Arial Black"/>
          <w:color w:val="687D91"/>
          <w:w w:val="90"/>
          <w:sz w:val="18"/>
        </w:rPr>
        <w:t>Figure</w:t>
      </w:r>
      <w:r>
        <w:rPr>
          <w:rFonts w:ascii="Arial Black"/>
          <w:color w:val="687D91"/>
          <w:spacing w:val="4"/>
          <w:sz w:val="18"/>
        </w:rPr>
        <w:t xml:space="preserve"> </w:t>
      </w:r>
      <w:r>
        <w:rPr>
          <w:rFonts w:ascii="Arial Black"/>
          <w:color w:val="687D91"/>
          <w:w w:val="90"/>
          <w:sz w:val="18"/>
        </w:rPr>
        <w:t>5.9.:</w:t>
      </w:r>
      <w:r>
        <w:rPr>
          <w:rFonts w:ascii="Arial Black"/>
          <w:color w:val="687D91"/>
          <w:spacing w:val="5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DSP</w:t>
      </w:r>
      <w:r>
        <w:rPr>
          <w:rFonts w:ascii="Arial"/>
          <w:color w:val="687D91"/>
          <w:spacing w:val="12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Join</w:t>
      </w:r>
      <w:r>
        <w:rPr>
          <w:rFonts w:ascii="Arial"/>
          <w:color w:val="687D91"/>
          <w:spacing w:val="12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Configuration</w:t>
      </w:r>
      <w:r>
        <w:rPr>
          <w:rFonts w:ascii="Arial"/>
          <w:color w:val="687D91"/>
          <w:spacing w:val="12"/>
          <w:sz w:val="18"/>
        </w:rPr>
        <w:t xml:space="preserve"> </w:t>
      </w:r>
      <w:r>
        <w:rPr>
          <w:rFonts w:ascii="Arial"/>
          <w:color w:val="687D91"/>
          <w:spacing w:val="-4"/>
          <w:w w:val="90"/>
          <w:sz w:val="18"/>
        </w:rPr>
        <w:t>View</w:t>
      </w:r>
    </w:p>
    <w:p w14:paraId="4C3C79F4" w14:textId="77777777" w:rsidR="000655EC" w:rsidRDefault="000655EC">
      <w:pPr>
        <w:pStyle w:val="Textkrper"/>
        <w:rPr>
          <w:rFonts w:ascii="Arial"/>
          <w:sz w:val="18"/>
        </w:rPr>
      </w:pPr>
    </w:p>
    <w:p w14:paraId="4C3C79F5" w14:textId="77777777" w:rsidR="000655EC" w:rsidRDefault="000655EC">
      <w:pPr>
        <w:pStyle w:val="Textkrper"/>
        <w:rPr>
          <w:rFonts w:ascii="Arial"/>
          <w:sz w:val="18"/>
        </w:rPr>
      </w:pPr>
    </w:p>
    <w:p w14:paraId="4C3C79F6" w14:textId="77777777" w:rsidR="000655EC" w:rsidRDefault="000655EC">
      <w:pPr>
        <w:pStyle w:val="Textkrper"/>
        <w:rPr>
          <w:rFonts w:ascii="Arial"/>
          <w:sz w:val="18"/>
        </w:rPr>
      </w:pPr>
    </w:p>
    <w:p w14:paraId="4C3C79F7" w14:textId="77777777" w:rsidR="000655EC" w:rsidRDefault="000655EC">
      <w:pPr>
        <w:pStyle w:val="Textkrper"/>
        <w:rPr>
          <w:rFonts w:ascii="Arial"/>
          <w:sz w:val="18"/>
        </w:rPr>
      </w:pPr>
    </w:p>
    <w:p w14:paraId="4C3C79F8" w14:textId="77777777" w:rsidR="000655EC" w:rsidRDefault="000655EC">
      <w:pPr>
        <w:pStyle w:val="Textkrper"/>
        <w:spacing w:before="159"/>
        <w:rPr>
          <w:rFonts w:ascii="Arial"/>
          <w:sz w:val="18"/>
        </w:rPr>
      </w:pPr>
    </w:p>
    <w:p w14:paraId="4C3C79F9" w14:textId="77777777" w:rsidR="000655EC" w:rsidRDefault="00000000">
      <w:pPr>
        <w:pStyle w:val="Textkrper"/>
        <w:spacing w:line="216" w:lineRule="auto"/>
        <w:ind w:left="142" w:right="693" w:firstLine="218"/>
      </w:pP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click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rFonts w:ascii="Cambria"/>
          <w:spacing w:val="-2"/>
        </w:rPr>
        <w:t>num_discharged</w:t>
      </w:r>
      <w:r>
        <w:rPr>
          <w:rFonts w:ascii="Cambria"/>
          <w:spacing w:val="-5"/>
        </w:rPr>
        <w:t xml:space="preserve"> </w:t>
      </w:r>
      <w:r>
        <w:rPr>
          <w:spacing w:val="-2"/>
        </w:rPr>
        <w:t>measure</w:t>
      </w:r>
      <w:r>
        <w:rPr>
          <w:spacing w:val="-7"/>
        </w:rPr>
        <w:t xml:space="preserve"> </w:t>
      </w:r>
      <w:r>
        <w:rPr>
          <w:spacing w:val="-2"/>
        </w:rPr>
        <w:t>shows</w:t>
      </w:r>
      <w:r>
        <w:rPr>
          <w:spacing w:val="-7"/>
        </w:rPr>
        <w:t xml:space="preserve"> </w:t>
      </w:r>
      <w:r>
        <w:rPr>
          <w:spacing w:val="-2"/>
        </w:rPr>
        <w:t>its</w:t>
      </w:r>
      <w:r>
        <w:rPr>
          <w:spacing w:val="-7"/>
        </w:rPr>
        <w:t xml:space="preserve"> </w:t>
      </w:r>
      <w:r>
        <w:rPr>
          <w:spacing w:val="-2"/>
        </w:rPr>
        <w:t>source,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</w:t>
      </w:r>
      <w:bookmarkStart w:id="336" w:name="_bookmark50"/>
      <w:bookmarkEnd w:id="336"/>
      <w:r>
        <w:rPr>
          <w:spacing w:val="-2"/>
        </w:rPr>
        <w:t>ggregation,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possible</w:t>
      </w:r>
      <w:r>
        <w:rPr>
          <w:spacing w:val="-7"/>
        </w:rPr>
        <w:t xml:space="preserve"> </w:t>
      </w:r>
      <w:r>
        <w:rPr>
          <w:spacing w:val="-2"/>
        </w:rPr>
        <w:t>name</w:t>
      </w:r>
      <w:r>
        <w:rPr>
          <w:spacing w:val="-7"/>
        </w:rPr>
        <w:t xml:space="preserve"> </w:t>
      </w:r>
      <w:r>
        <w:rPr>
          <w:spacing w:val="-2"/>
        </w:rPr>
        <w:t xml:space="preserve">change </w:t>
      </w:r>
      <w:r>
        <w:t xml:space="preserve">from technical name to business name </w:t>
      </w:r>
      <w:hyperlink w:anchor="_bookmark51" w:history="1">
        <w:r w:rsidR="000655EC">
          <w:t>5.10.</w:t>
        </w:r>
      </w:hyperlink>
    </w:p>
    <w:p w14:paraId="4C3C79FA" w14:textId="77777777" w:rsidR="000655EC" w:rsidRDefault="000655EC">
      <w:pPr>
        <w:pStyle w:val="Textkrper"/>
        <w:rPr>
          <w:sz w:val="20"/>
        </w:rPr>
      </w:pPr>
    </w:p>
    <w:p w14:paraId="4C3C79FB" w14:textId="77777777" w:rsidR="000655EC" w:rsidRDefault="00000000">
      <w:pPr>
        <w:pStyle w:val="Textkrper"/>
        <w:spacing w:before="2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4C3C7C96" wp14:editId="4C3C7C97">
            <wp:simplePos x="0" y="0"/>
            <wp:positionH relativeFrom="page">
              <wp:posOffset>3110318</wp:posOffset>
            </wp:positionH>
            <wp:positionV relativeFrom="paragraph">
              <wp:posOffset>328802</wp:posOffset>
            </wp:positionV>
            <wp:extent cx="1325880" cy="3217545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C79FC" w14:textId="77777777" w:rsidR="000655EC" w:rsidRDefault="00000000">
      <w:pPr>
        <w:spacing w:before="148"/>
        <w:ind w:left="142"/>
        <w:rPr>
          <w:rFonts w:ascii="Arial"/>
          <w:sz w:val="18"/>
        </w:rPr>
      </w:pPr>
      <w:r>
        <w:rPr>
          <w:rFonts w:ascii="Arial Black"/>
          <w:color w:val="687D91"/>
          <w:w w:val="90"/>
          <w:sz w:val="18"/>
        </w:rPr>
        <w:t>Figure</w:t>
      </w:r>
      <w:r>
        <w:rPr>
          <w:rFonts w:ascii="Arial Black"/>
          <w:color w:val="687D91"/>
          <w:spacing w:val="10"/>
          <w:sz w:val="18"/>
        </w:rPr>
        <w:t xml:space="preserve"> </w:t>
      </w:r>
      <w:r>
        <w:rPr>
          <w:rFonts w:ascii="Arial Black"/>
          <w:color w:val="687D91"/>
          <w:w w:val="90"/>
          <w:sz w:val="18"/>
        </w:rPr>
        <w:t>5.10.:</w:t>
      </w:r>
      <w:r>
        <w:rPr>
          <w:rFonts w:ascii="Arial Black"/>
          <w:color w:val="687D91"/>
          <w:spacing w:val="10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DSP</w:t>
      </w:r>
      <w:r>
        <w:rPr>
          <w:rFonts w:ascii="Arial"/>
          <w:color w:val="687D91"/>
          <w:spacing w:val="17"/>
          <w:sz w:val="18"/>
        </w:rPr>
        <w:t xml:space="preserve"> </w:t>
      </w:r>
      <w:r>
        <w:rPr>
          <w:rFonts w:ascii="Arial"/>
          <w:color w:val="687D91"/>
          <w:w w:val="90"/>
          <w:sz w:val="18"/>
        </w:rPr>
        <w:t>Aggregation</w:t>
      </w:r>
      <w:r>
        <w:rPr>
          <w:rFonts w:ascii="Arial"/>
          <w:color w:val="687D91"/>
          <w:spacing w:val="17"/>
          <w:sz w:val="18"/>
        </w:rPr>
        <w:t xml:space="preserve"> </w:t>
      </w:r>
      <w:r>
        <w:rPr>
          <w:rFonts w:ascii="Arial"/>
          <w:color w:val="687D91"/>
          <w:spacing w:val="-2"/>
          <w:w w:val="90"/>
          <w:sz w:val="18"/>
        </w:rPr>
        <w:t>Settings</w:t>
      </w:r>
    </w:p>
    <w:p w14:paraId="4C3C79FD" w14:textId="77777777" w:rsidR="000655EC" w:rsidRDefault="000655EC">
      <w:pPr>
        <w:pStyle w:val="Textkrper"/>
        <w:rPr>
          <w:rFonts w:ascii="Arial"/>
          <w:sz w:val="18"/>
        </w:rPr>
      </w:pPr>
    </w:p>
    <w:p w14:paraId="4C3C79FE" w14:textId="77777777" w:rsidR="000655EC" w:rsidRDefault="000655EC">
      <w:pPr>
        <w:pStyle w:val="Textkrper"/>
        <w:rPr>
          <w:rFonts w:ascii="Arial"/>
          <w:sz w:val="18"/>
        </w:rPr>
      </w:pPr>
    </w:p>
    <w:p w14:paraId="4C3C79FF" w14:textId="77777777" w:rsidR="000655EC" w:rsidRDefault="000655EC">
      <w:pPr>
        <w:pStyle w:val="Textkrper"/>
        <w:rPr>
          <w:rFonts w:ascii="Arial"/>
          <w:sz w:val="18"/>
        </w:rPr>
      </w:pPr>
    </w:p>
    <w:p w14:paraId="4C3C7A00" w14:textId="77777777" w:rsidR="000655EC" w:rsidRDefault="000655EC">
      <w:pPr>
        <w:pStyle w:val="Textkrper"/>
        <w:rPr>
          <w:rFonts w:ascii="Arial"/>
          <w:sz w:val="18"/>
        </w:rPr>
      </w:pPr>
    </w:p>
    <w:p w14:paraId="4C3C7A01" w14:textId="77777777" w:rsidR="000655EC" w:rsidRDefault="000655EC">
      <w:pPr>
        <w:pStyle w:val="Textkrper"/>
        <w:spacing w:before="159"/>
        <w:rPr>
          <w:rFonts w:ascii="Arial"/>
          <w:sz w:val="18"/>
        </w:rPr>
      </w:pPr>
    </w:p>
    <w:p w14:paraId="4C3C7A02" w14:textId="77777777" w:rsidR="000655EC" w:rsidRDefault="00000000">
      <w:pPr>
        <w:pStyle w:val="Textkrper"/>
        <w:spacing w:line="216" w:lineRule="auto"/>
        <w:ind w:left="142" w:right="883" w:firstLine="218"/>
      </w:pPr>
      <w:r>
        <w:t xml:space="preserve">The screenshot </w:t>
      </w:r>
      <w:hyperlink w:anchor="_bookmark52" w:history="1">
        <w:r w:rsidR="000655EC">
          <w:t>5.11</w:t>
        </w:r>
      </w:hyperlink>
      <w:r>
        <w:t xml:space="preserve"> shows the source,</w:t>
      </w:r>
      <w:r>
        <w:rPr>
          <w:spacing w:val="15"/>
        </w:rPr>
        <w:t xml:space="preserve"> </w:t>
      </w:r>
      <w:r>
        <w:t>which can be click</w:t>
      </w:r>
      <w:bookmarkStart w:id="337" w:name="_bookmark51"/>
      <w:bookmarkEnd w:id="337"/>
      <w:r>
        <w:t>ed to jump into a view displaying this item directly in the data lineage view.</w:t>
      </w:r>
    </w:p>
    <w:p w14:paraId="4C3C7A03" w14:textId="77777777" w:rsidR="000655EC" w:rsidRDefault="000655EC">
      <w:pPr>
        <w:pStyle w:val="Textkrper"/>
        <w:spacing w:line="216" w:lineRule="auto"/>
        <w:sectPr w:rsidR="000655EC">
          <w:pgSz w:w="11910" w:h="16840"/>
          <w:pgMar w:top="440" w:right="0" w:bottom="180" w:left="708" w:header="0" w:footer="0" w:gutter="0"/>
          <w:cols w:space="720"/>
        </w:sectPr>
      </w:pPr>
    </w:p>
    <w:p w14:paraId="4C3C7A04" w14:textId="77777777" w:rsidR="000655EC" w:rsidRDefault="000655EC">
      <w:pPr>
        <w:pStyle w:val="Textkrper"/>
        <w:spacing w:before="124"/>
        <w:rPr>
          <w:sz w:val="20"/>
        </w:rPr>
      </w:pPr>
    </w:p>
    <w:p w14:paraId="4C3C7A05" w14:textId="77777777" w:rsidR="000655EC" w:rsidRDefault="00000000">
      <w:pPr>
        <w:ind w:left="4158"/>
        <w:rPr>
          <w:sz w:val="20"/>
        </w:rPr>
      </w:pPr>
      <w:r>
        <w:rPr>
          <w:noProof/>
          <w:sz w:val="20"/>
        </w:rPr>
        <w:drawing>
          <wp:inline distT="0" distB="0" distL="0" distR="0" wp14:anchorId="4C3C7C98" wp14:editId="4C3C7C99">
            <wp:extent cx="1343501" cy="3162395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501" cy="31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7A06" w14:textId="77777777" w:rsidR="000655EC" w:rsidRDefault="00000000">
      <w:pPr>
        <w:spacing w:before="234"/>
        <w:ind w:left="142"/>
        <w:rPr>
          <w:rFonts w:ascii="Arial"/>
          <w:sz w:val="18"/>
        </w:rPr>
      </w:pPr>
      <w:r>
        <w:rPr>
          <w:rFonts w:ascii="Arial Black"/>
          <w:color w:val="687D91"/>
          <w:spacing w:val="-6"/>
          <w:sz w:val="18"/>
        </w:rPr>
        <w:t>Figure</w:t>
      </w:r>
      <w:r>
        <w:rPr>
          <w:rFonts w:ascii="Arial Black"/>
          <w:color w:val="687D91"/>
          <w:spacing w:val="-10"/>
          <w:sz w:val="18"/>
        </w:rPr>
        <w:t xml:space="preserve"> </w:t>
      </w:r>
      <w:r>
        <w:rPr>
          <w:rFonts w:ascii="Arial Black"/>
          <w:color w:val="687D91"/>
          <w:spacing w:val="-6"/>
          <w:sz w:val="18"/>
        </w:rPr>
        <w:t>5.11.:</w:t>
      </w:r>
      <w:r>
        <w:rPr>
          <w:rFonts w:ascii="Arial Black"/>
          <w:color w:val="687D91"/>
          <w:spacing w:val="-9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DSP</w:t>
      </w:r>
      <w:r>
        <w:rPr>
          <w:rFonts w:ascii="Arial"/>
          <w:color w:val="687D91"/>
          <w:spacing w:val="-2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Preview</w:t>
      </w:r>
      <w:r>
        <w:rPr>
          <w:rFonts w:ascii="Arial"/>
          <w:color w:val="687D91"/>
          <w:spacing w:val="-1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of</w:t>
      </w:r>
      <w:r>
        <w:rPr>
          <w:rFonts w:ascii="Arial"/>
          <w:color w:val="687D91"/>
          <w:spacing w:val="-2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Transformed</w:t>
      </w:r>
      <w:r>
        <w:rPr>
          <w:rFonts w:ascii="Arial"/>
          <w:color w:val="687D91"/>
          <w:spacing w:val="-1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Data</w:t>
      </w:r>
    </w:p>
    <w:p w14:paraId="4C3C7A07" w14:textId="77777777" w:rsidR="000655EC" w:rsidRDefault="000655EC">
      <w:pPr>
        <w:pStyle w:val="Textkrper"/>
        <w:rPr>
          <w:rFonts w:ascii="Arial"/>
          <w:sz w:val="18"/>
        </w:rPr>
      </w:pPr>
    </w:p>
    <w:p w14:paraId="4C3C7A08" w14:textId="77777777" w:rsidR="000655EC" w:rsidRDefault="000655EC">
      <w:pPr>
        <w:pStyle w:val="Textkrper"/>
        <w:rPr>
          <w:rFonts w:ascii="Arial"/>
          <w:sz w:val="18"/>
        </w:rPr>
      </w:pPr>
    </w:p>
    <w:p w14:paraId="4C3C7A09" w14:textId="77777777" w:rsidR="000655EC" w:rsidRDefault="000655EC">
      <w:pPr>
        <w:pStyle w:val="Textkrper"/>
        <w:rPr>
          <w:rFonts w:ascii="Arial"/>
          <w:sz w:val="18"/>
        </w:rPr>
      </w:pPr>
    </w:p>
    <w:p w14:paraId="4C3C7A0A" w14:textId="77777777" w:rsidR="000655EC" w:rsidRDefault="000655EC">
      <w:pPr>
        <w:pStyle w:val="Textkrper"/>
        <w:rPr>
          <w:rFonts w:ascii="Arial"/>
          <w:sz w:val="18"/>
        </w:rPr>
      </w:pPr>
    </w:p>
    <w:p w14:paraId="4C3C7A0B" w14:textId="77777777" w:rsidR="000655EC" w:rsidRDefault="000655EC">
      <w:pPr>
        <w:pStyle w:val="Textkrper"/>
        <w:rPr>
          <w:rFonts w:ascii="Arial"/>
          <w:sz w:val="18"/>
        </w:rPr>
      </w:pPr>
    </w:p>
    <w:p w14:paraId="4C3C7A0C" w14:textId="77777777" w:rsidR="000655EC" w:rsidRDefault="000655EC">
      <w:pPr>
        <w:pStyle w:val="Textkrper"/>
        <w:rPr>
          <w:rFonts w:ascii="Arial"/>
          <w:sz w:val="18"/>
        </w:rPr>
      </w:pPr>
    </w:p>
    <w:p w14:paraId="4C3C7A0D" w14:textId="77777777" w:rsidR="000655EC" w:rsidRDefault="000655EC">
      <w:pPr>
        <w:pStyle w:val="Textkrper"/>
        <w:spacing w:before="102"/>
        <w:rPr>
          <w:rFonts w:ascii="Arial"/>
          <w:sz w:val="18"/>
        </w:rPr>
      </w:pPr>
    </w:p>
    <w:p w14:paraId="4C3C7A0E" w14:textId="77777777" w:rsidR="000655EC" w:rsidRDefault="00000000">
      <w:pPr>
        <w:pStyle w:val="Textkrper"/>
        <w:spacing w:before="1"/>
        <w:ind w:left="360"/>
      </w:pPr>
      <w:r>
        <w:t>This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measures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items</w:t>
      </w:r>
      <w:r>
        <w:rPr>
          <w:spacing w:val="-6"/>
        </w:rPr>
        <w:t xml:space="preserve"> </w:t>
      </w:r>
      <w:bookmarkStart w:id="338" w:name="_bookmark52"/>
      <w:bookmarkEnd w:id="338"/>
      <w:r>
        <w:t>shown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</w:t>
      </w:r>
      <w:r>
        <w:rPr>
          <w:spacing w:val="-7"/>
        </w:rPr>
        <w:t xml:space="preserve"> </w:t>
      </w:r>
      <w:hyperlink w:anchor="_bookmark53" w:history="1">
        <w:r w:rsidR="000655EC">
          <w:rPr>
            <w:spacing w:val="-2"/>
          </w:rPr>
          <w:t>5.12.</w:t>
        </w:r>
      </w:hyperlink>
    </w:p>
    <w:p w14:paraId="4C3C7A0F" w14:textId="77777777" w:rsidR="000655EC" w:rsidRDefault="000655EC">
      <w:pPr>
        <w:pStyle w:val="Textkrper"/>
        <w:rPr>
          <w:sz w:val="20"/>
        </w:rPr>
      </w:pPr>
    </w:p>
    <w:p w14:paraId="4C3C7A10" w14:textId="77777777" w:rsidR="000655EC" w:rsidRDefault="000655EC">
      <w:pPr>
        <w:pStyle w:val="Textkrper"/>
        <w:rPr>
          <w:sz w:val="20"/>
        </w:rPr>
      </w:pPr>
    </w:p>
    <w:p w14:paraId="4C3C7A11" w14:textId="77777777" w:rsidR="000655EC" w:rsidRDefault="00000000">
      <w:pPr>
        <w:pStyle w:val="Textkrper"/>
        <w:spacing w:before="2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4C3C7C9A" wp14:editId="4C3C7C9B">
            <wp:simplePos x="0" y="0"/>
            <wp:positionH relativeFrom="page">
              <wp:posOffset>1171854</wp:posOffset>
            </wp:positionH>
            <wp:positionV relativeFrom="paragraph">
              <wp:posOffset>342001</wp:posOffset>
            </wp:positionV>
            <wp:extent cx="5193506" cy="2674143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506" cy="2674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C7A12" w14:textId="77777777" w:rsidR="000655EC" w:rsidRDefault="00000000">
      <w:pPr>
        <w:spacing w:before="212"/>
        <w:ind w:left="142"/>
        <w:rPr>
          <w:rFonts w:ascii="Arial"/>
          <w:sz w:val="18"/>
        </w:rPr>
      </w:pPr>
      <w:r>
        <w:rPr>
          <w:rFonts w:ascii="Arial Black"/>
          <w:color w:val="687D91"/>
          <w:spacing w:val="-4"/>
          <w:sz w:val="18"/>
        </w:rPr>
        <w:t>Figure</w:t>
      </w:r>
      <w:r>
        <w:rPr>
          <w:rFonts w:ascii="Arial Black"/>
          <w:color w:val="687D91"/>
          <w:spacing w:val="-12"/>
          <w:sz w:val="18"/>
        </w:rPr>
        <w:t xml:space="preserve"> </w:t>
      </w:r>
      <w:r>
        <w:rPr>
          <w:rFonts w:ascii="Arial Black"/>
          <w:color w:val="687D91"/>
          <w:spacing w:val="-4"/>
          <w:sz w:val="18"/>
        </w:rPr>
        <w:t>5.12.:</w:t>
      </w:r>
      <w:r>
        <w:rPr>
          <w:rFonts w:ascii="Arial Black"/>
          <w:color w:val="687D91"/>
          <w:spacing w:val="-12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DSP</w:t>
      </w:r>
      <w:r>
        <w:rPr>
          <w:rFonts w:ascii="Arial"/>
          <w:color w:val="687D91"/>
          <w:spacing w:val="-9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Final</w:t>
      </w:r>
      <w:r>
        <w:rPr>
          <w:rFonts w:ascii="Arial"/>
          <w:color w:val="687D91"/>
          <w:spacing w:val="-8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Output</w:t>
      </w:r>
      <w:r>
        <w:rPr>
          <w:rFonts w:ascii="Arial"/>
          <w:color w:val="687D91"/>
          <w:spacing w:val="-7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Node</w:t>
      </w:r>
      <w:r>
        <w:rPr>
          <w:rFonts w:ascii="Arial"/>
          <w:color w:val="687D91"/>
          <w:spacing w:val="-7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in</w:t>
      </w:r>
      <w:r>
        <w:rPr>
          <w:rFonts w:ascii="Arial"/>
          <w:color w:val="687D91"/>
          <w:spacing w:val="-6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Lineage</w:t>
      </w:r>
      <w:r>
        <w:rPr>
          <w:rFonts w:ascii="Arial"/>
          <w:color w:val="687D91"/>
          <w:spacing w:val="-6"/>
          <w:sz w:val="18"/>
        </w:rPr>
        <w:t xml:space="preserve"> </w:t>
      </w:r>
      <w:r>
        <w:rPr>
          <w:rFonts w:ascii="Arial"/>
          <w:color w:val="687D91"/>
          <w:spacing w:val="-4"/>
          <w:sz w:val="18"/>
        </w:rPr>
        <w:t>View</w:t>
      </w:r>
    </w:p>
    <w:p w14:paraId="4C3C7A13" w14:textId="77777777" w:rsidR="000655EC" w:rsidRDefault="000655EC">
      <w:pPr>
        <w:pStyle w:val="Textkrper"/>
        <w:rPr>
          <w:rFonts w:ascii="Arial"/>
          <w:sz w:val="18"/>
        </w:rPr>
      </w:pPr>
    </w:p>
    <w:p w14:paraId="4C3C7A14" w14:textId="77777777" w:rsidR="000655EC" w:rsidRDefault="000655EC">
      <w:pPr>
        <w:pStyle w:val="Textkrper"/>
        <w:rPr>
          <w:rFonts w:ascii="Arial"/>
          <w:sz w:val="18"/>
        </w:rPr>
      </w:pPr>
    </w:p>
    <w:p w14:paraId="4C3C7A15" w14:textId="77777777" w:rsidR="000655EC" w:rsidRDefault="000655EC">
      <w:pPr>
        <w:pStyle w:val="Textkrper"/>
        <w:rPr>
          <w:rFonts w:ascii="Arial"/>
          <w:sz w:val="18"/>
        </w:rPr>
      </w:pPr>
    </w:p>
    <w:p w14:paraId="4C3C7A16" w14:textId="77777777" w:rsidR="000655EC" w:rsidRDefault="000655EC">
      <w:pPr>
        <w:pStyle w:val="Textkrper"/>
        <w:rPr>
          <w:rFonts w:ascii="Arial"/>
          <w:sz w:val="18"/>
        </w:rPr>
      </w:pPr>
    </w:p>
    <w:p w14:paraId="4C3C7A17" w14:textId="77777777" w:rsidR="000655EC" w:rsidRDefault="000655EC">
      <w:pPr>
        <w:pStyle w:val="Textkrper"/>
        <w:rPr>
          <w:rFonts w:ascii="Arial"/>
          <w:sz w:val="18"/>
        </w:rPr>
      </w:pPr>
    </w:p>
    <w:p w14:paraId="4C3C7A18" w14:textId="77777777" w:rsidR="000655EC" w:rsidRDefault="000655EC">
      <w:pPr>
        <w:pStyle w:val="Textkrper"/>
        <w:rPr>
          <w:rFonts w:ascii="Arial"/>
          <w:sz w:val="18"/>
        </w:rPr>
      </w:pPr>
    </w:p>
    <w:p w14:paraId="4C3C7A19" w14:textId="77777777" w:rsidR="000655EC" w:rsidRDefault="000655EC">
      <w:pPr>
        <w:pStyle w:val="Textkrper"/>
        <w:spacing w:before="125"/>
        <w:rPr>
          <w:rFonts w:ascii="Arial"/>
          <w:sz w:val="18"/>
        </w:rPr>
      </w:pPr>
    </w:p>
    <w:p w14:paraId="4C3C7A1A" w14:textId="77777777" w:rsidR="000655EC" w:rsidRDefault="00000000">
      <w:pPr>
        <w:pStyle w:val="Textkrper"/>
        <w:spacing w:line="216" w:lineRule="auto"/>
        <w:ind w:left="142" w:right="693" w:firstLine="218"/>
      </w:pPr>
      <w:r>
        <w:t>Selecting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right-side</w:t>
      </w:r>
      <w:r>
        <w:rPr>
          <w:spacing w:val="-2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again</w:t>
      </w:r>
      <w:r>
        <w:rPr>
          <w:spacing w:val="-2"/>
        </w:rPr>
        <w:t xml:space="preserve"> </w:t>
      </w:r>
      <w:r>
        <w:t>highlights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bookmarkStart w:id="339" w:name="_bookmark53"/>
      <w:bookmarkEnd w:id="339"/>
      <w:r>
        <w:t>main</w:t>
      </w:r>
      <w:r>
        <w:rPr>
          <w:spacing w:val="-2"/>
        </w:rPr>
        <w:t xml:space="preserve"> </w:t>
      </w:r>
      <w:r>
        <w:t xml:space="preserve">view window </w:t>
      </w:r>
      <w:hyperlink w:anchor="_bookmark54" w:history="1">
        <w:r w:rsidR="000655EC">
          <w:t>5.13.</w:t>
        </w:r>
      </w:hyperlink>
      <w:r>
        <w:t xml:space="preserve"> In the case of </w:t>
      </w:r>
      <w:r>
        <w:rPr>
          <w:rFonts w:ascii="Cambria"/>
        </w:rPr>
        <w:t>num_submitted</w:t>
      </w:r>
      <w:r>
        <w:t xml:space="preserve">, it is observed that the only source is </w:t>
      </w:r>
      <w:r>
        <w:rPr>
          <w:rFonts w:ascii="Cambria"/>
        </w:rPr>
        <w:t>I_RT_AWS_LSOPS_se...</w:t>
      </w:r>
      <w:r>
        <w:t>.</w:t>
      </w:r>
    </w:p>
    <w:p w14:paraId="4C3C7A1B" w14:textId="77777777" w:rsidR="000655EC" w:rsidRDefault="000655EC">
      <w:pPr>
        <w:pStyle w:val="Textkrper"/>
        <w:spacing w:line="216" w:lineRule="auto"/>
        <w:sectPr w:rsidR="000655EC">
          <w:pgSz w:w="11910" w:h="16840"/>
          <w:pgMar w:top="440" w:right="0" w:bottom="180" w:left="708" w:header="0" w:footer="0" w:gutter="0"/>
          <w:cols w:space="720"/>
        </w:sectPr>
      </w:pPr>
    </w:p>
    <w:p w14:paraId="4C3C7A1C" w14:textId="77777777" w:rsidR="000655EC" w:rsidRDefault="000655EC">
      <w:pPr>
        <w:pStyle w:val="Textkrper"/>
        <w:spacing w:before="124"/>
        <w:rPr>
          <w:sz w:val="20"/>
        </w:rPr>
      </w:pPr>
    </w:p>
    <w:p w14:paraId="4C3C7A1D" w14:textId="77777777" w:rsidR="000655EC" w:rsidRDefault="00000000">
      <w:pPr>
        <w:ind w:left="1137"/>
        <w:rPr>
          <w:sz w:val="20"/>
        </w:rPr>
      </w:pPr>
      <w:r>
        <w:rPr>
          <w:noProof/>
          <w:sz w:val="20"/>
        </w:rPr>
        <w:drawing>
          <wp:inline distT="0" distB="0" distL="0" distR="0" wp14:anchorId="4C3C7C9C" wp14:editId="4C3C7C9D">
            <wp:extent cx="5172075" cy="2671762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6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7A1E" w14:textId="77777777" w:rsidR="000655EC" w:rsidRDefault="00000000">
      <w:pPr>
        <w:spacing w:before="229"/>
        <w:ind w:left="142"/>
        <w:jc w:val="both"/>
        <w:rPr>
          <w:rFonts w:ascii="Arial"/>
          <w:sz w:val="18"/>
        </w:rPr>
      </w:pPr>
      <w:r>
        <w:rPr>
          <w:rFonts w:ascii="Arial Black"/>
          <w:color w:val="687D91"/>
          <w:spacing w:val="-6"/>
          <w:sz w:val="18"/>
        </w:rPr>
        <w:t>Figure</w:t>
      </w:r>
      <w:r>
        <w:rPr>
          <w:rFonts w:ascii="Arial Black"/>
          <w:color w:val="687D91"/>
          <w:spacing w:val="-7"/>
          <w:sz w:val="18"/>
        </w:rPr>
        <w:t xml:space="preserve"> </w:t>
      </w:r>
      <w:r>
        <w:rPr>
          <w:rFonts w:ascii="Arial Black"/>
          <w:color w:val="687D91"/>
          <w:spacing w:val="-6"/>
          <w:sz w:val="18"/>
        </w:rPr>
        <w:t xml:space="preserve">5.13.: </w:t>
      </w:r>
      <w:r>
        <w:rPr>
          <w:rFonts w:ascii="Arial"/>
          <w:color w:val="687D91"/>
          <w:spacing w:val="-6"/>
          <w:sz w:val="18"/>
        </w:rPr>
        <w:t>DSP</w:t>
      </w:r>
      <w:r>
        <w:rPr>
          <w:rFonts w:ascii="Arial"/>
          <w:color w:val="687D91"/>
          <w:spacing w:val="1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Data</w:t>
      </w:r>
      <w:r>
        <w:rPr>
          <w:rFonts w:ascii="Arial"/>
          <w:color w:val="687D91"/>
          <w:spacing w:val="1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Model</w:t>
      </w:r>
      <w:r>
        <w:rPr>
          <w:rFonts w:ascii="Arial"/>
          <w:color w:val="687D91"/>
          <w:spacing w:val="1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Detailed</w:t>
      </w:r>
      <w:r>
        <w:rPr>
          <w:rFonts w:ascii="Arial"/>
          <w:color w:val="687D91"/>
          <w:spacing w:val="2"/>
          <w:sz w:val="18"/>
        </w:rPr>
        <w:t xml:space="preserve"> </w:t>
      </w:r>
      <w:r>
        <w:rPr>
          <w:rFonts w:ascii="Arial"/>
          <w:color w:val="687D91"/>
          <w:spacing w:val="-6"/>
          <w:sz w:val="18"/>
        </w:rPr>
        <w:t>View</w:t>
      </w:r>
    </w:p>
    <w:p w14:paraId="4C3C7A1F" w14:textId="77777777" w:rsidR="000655EC" w:rsidRDefault="000655EC">
      <w:pPr>
        <w:pStyle w:val="Textkrper"/>
        <w:spacing w:before="103"/>
        <w:rPr>
          <w:rFonts w:ascii="Arial"/>
          <w:sz w:val="18"/>
        </w:rPr>
      </w:pPr>
    </w:p>
    <w:p w14:paraId="4C3C7A20" w14:textId="77777777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t>This is the query on AWS S3 using Athena, which is followed up in the next section.</w:t>
      </w:r>
      <w:r>
        <w:rPr>
          <w:spacing w:val="40"/>
        </w:rPr>
        <w:t xml:space="preserve"> </w:t>
      </w:r>
      <w:r>
        <w:t>Howe</w:t>
      </w:r>
      <w:bookmarkStart w:id="340" w:name="_bookmark54"/>
      <w:bookmarkEnd w:id="340"/>
      <w:r>
        <w:t>ver, first a meeting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held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obtain</w:t>
      </w:r>
      <w:r>
        <w:rPr>
          <w:spacing w:val="-7"/>
        </w:rPr>
        <w:t xml:space="preserve"> </w:t>
      </w:r>
      <w:r>
        <w:t>confirmation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 identified query is the correct one.</w:t>
      </w:r>
    </w:p>
    <w:p w14:paraId="4C3C7A21" w14:textId="77777777" w:rsidR="000655EC" w:rsidRDefault="000655EC">
      <w:pPr>
        <w:pStyle w:val="Textkrper"/>
        <w:spacing w:before="67"/>
      </w:pPr>
    </w:p>
    <w:p w14:paraId="4C3C7A22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41" w:name="Business_Analysis,_AWS_Athena"/>
      <w:bookmarkStart w:id="342" w:name="_bookmark55"/>
      <w:bookmarkEnd w:id="341"/>
      <w:bookmarkEnd w:id="342"/>
      <w:r>
        <w:rPr>
          <w:b w:val="0"/>
          <w:color w:val="687D91"/>
          <w:w w:val="85"/>
        </w:rPr>
        <w:t>Business</w:t>
      </w:r>
      <w:r>
        <w:rPr>
          <w:b w:val="0"/>
          <w:color w:val="687D91"/>
          <w:spacing w:val="21"/>
        </w:rPr>
        <w:t xml:space="preserve"> </w:t>
      </w:r>
      <w:r>
        <w:rPr>
          <w:b w:val="0"/>
          <w:color w:val="687D91"/>
          <w:w w:val="85"/>
        </w:rPr>
        <w:t>Analysis,</w:t>
      </w:r>
      <w:r>
        <w:rPr>
          <w:b w:val="0"/>
          <w:color w:val="687D91"/>
          <w:spacing w:val="22"/>
        </w:rPr>
        <w:t xml:space="preserve"> </w:t>
      </w:r>
      <w:r>
        <w:rPr>
          <w:b w:val="0"/>
          <w:color w:val="687D91"/>
          <w:w w:val="85"/>
        </w:rPr>
        <w:t>AWS</w:t>
      </w:r>
      <w:r>
        <w:rPr>
          <w:b w:val="0"/>
          <w:color w:val="687D91"/>
          <w:spacing w:val="22"/>
        </w:rPr>
        <w:t xml:space="preserve"> </w:t>
      </w:r>
      <w:r>
        <w:rPr>
          <w:b w:val="0"/>
          <w:color w:val="687D91"/>
          <w:spacing w:val="-2"/>
          <w:w w:val="85"/>
        </w:rPr>
        <w:t>Athena</w:t>
      </w:r>
    </w:p>
    <w:p w14:paraId="4C3C7A23" w14:textId="77777777" w:rsidR="000655EC" w:rsidRDefault="00000000">
      <w:pPr>
        <w:pStyle w:val="Textkrper"/>
        <w:spacing w:before="225" w:line="216" w:lineRule="auto"/>
        <w:ind w:left="142" w:right="848"/>
        <w:jc w:val="both"/>
      </w:pPr>
      <w:r>
        <w:t xml:space="preserve">First, After identifying that only AWS Athena is the source for the submitted and discharged values, this </w:t>
      </w:r>
      <w:r>
        <w:rPr>
          <w:spacing w:val="-2"/>
        </w:rPr>
        <w:t>information</w:t>
      </w:r>
      <w:r>
        <w:rPr>
          <w:spacing w:val="-9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confirmed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business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meeting.</w:t>
      </w:r>
      <w:r>
        <w:rPr>
          <w:spacing w:val="7"/>
        </w:rPr>
        <w:t xml:space="preserve"> </w:t>
      </w:r>
      <w:r>
        <w:rPr>
          <w:spacing w:val="-2"/>
        </w:rPr>
        <w:t>Second,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query</w:t>
      </w:r>
      <w:r>
        <w:rPr>
          <w:spacing w:val="-10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evaluated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more</w:t>
      </w:r>
      <w:r>
        <w:rPr>
          <w:spacing w:val="-9"/>
        </w:rPr>
        <w:t xml:space="preserve"> </w:t>
      </w:r>
      <w:r>
        <w:rPr>
          <w:spacing w:val="-2"/>
        </w:rPr>
        <w:t xml:space="preserve">detail </w:t>
      </w:r>
      <w:r>
        <w:t>and described as needed. Third, it is then reduced to the esential values needed in the PoC.</w:t>
      </w:r>
    </w:p>
    <w:p w14:paraId="4C3C7A24" w14:textId="77777777" w:rsidR="000655EC" w:rsidRDefault="000655EC">
      <w:pPr>
        <w:pStyle w:val="Textkrper"/>
        <w:spacing w:before="5"/>
      </w:pPr>
    </w:p>
    <w:p w14:paraId="4C3C7A25" w14:textId="77777777" w:rsidR="000655EC" w:rsidRDefault="00000000">
      <w:pPr>
        <w:pStyle w:val="berschrift3"/>
        <w:jc w:val="both"/>
        <w:rPr>
          <w:b w:val="0"/>
        </w:rPr>
      </w:pPr>
      <w:r>
        <w:rPr>
          <w:b w:val="0"/>
          <w:color w:val="687D91"/>
          <w:w w:val="80"/>
        </w:rPr>
        <w:t>Business</w:t>
      </w:r>
      <w:r>
        <w:rPr>
          <w:b w:val="0"/>
          <w:color w:val="687D91"/>
          <w:spacing w:val="7"/>
        </w:rPr>
        <w:t xml:space="preserve"> </w:t>
      </w:r>
      <w:r>
        <w:rPr>
          <w:b w:val="0"/>
          <w:color w:val="687D91"/>
          <w:spacing w:val="-2"/>
          <w:w w:val="95"/>
        </w:rPr>
        <w:t>Meeting</w:t>
      </w:r>
    </w:p>
    <w:p w14:paraId="4C3C7A26" w14:textId="77777777" w:rsidR="000655EC" w:rsidRDefault="00000000">
      <w:pPr>
        <w:pStyle w:val="Textkrper"/>
        <w:spacing w:before="154" w:line="216" w:lineRule="auto"/>
        <w:ind w:left="142" w:right="848"/>
        <w:jc w:val="both"/>
      </w:pPr>
      <w:r>
        <w:t>A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meeting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held,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update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PO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current</w:t>
      </w:r>
      <w:r>
        <w:rPr>
          <w:spacing w:val="-13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next</w:t>
      </w:r>
      <w:r>
        <w:rPr>
          <w:spacing w:val="-13"/>
        </w:rPr>
        <w:t xml:space="preserve"> </w:t>
      </w:r>
      <w:r>
        <w:t>steps.</w:t>
      </w:r>
      <w:r>
        <w:rPr>
          <w:spacing w:val="-3"/>
        </w:rPr>
        <w:t xml:space="preserve"> </w:t>
      </w:r>
      <w:r>
        <w:t>Addition-ally, to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confirmation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analysed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sources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used.</w:t>
      </w:r>
      <w:r>
        <w:rPr>
          <w:spacing w:val="23"/>
        </w:rPr>
        <w:t xml:space="preserve"> </w:t>
      </w:r>
      <w:r>
        <w:t>Furthermore</w:t>
      </w:r>
      <w:r>
        <w:rPr>
          <w:spacing w:val="-1"/>
        </w:rPr>
        <w:t xml:space="preserve"> </w:t>
      </w:r>
      <w:r>
        <w:t>it was used to get further ideas from the business and ensure their vision of DQM is implemented.</w:t>
      </w:r>
    </w:p>
    <w:p w14:paraId="4C3C7A27" w14:textId="77777777" w:rsidR="000655EC" w:rsidRDefault="00000000">
      <w:pPr>
        <w:pStyle w:val="Textkrper"/>
        <w:spacing w:line="281" w:lineRule="exact"/>
        <w:ind w:left="360"/>
        <w:jc w:val="both"/>
      </w:pP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goals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meeting</w:t>
      </w:r>
      <w:r>
        <w:rPr>
          <w:spacing w:val="-6"/>
        </w:rPr>
        <w:t xml:space="preserve"> </w:t>
      </w:r>
      <w:r>
        <w:rPr>
          <w:spacing w:val="-4"/>
        </w:rPr>
        <w:t>are:</w:t>
      </w:r>
    </w:p>
    <w:p w14:paraId="4C3C7A28" w14:textId="77777777" w:rsidR="000655EC" w:rsidRDefault="00000000">
      <w:pPr>
        <w:pStyle w:val="Textkrper"/>
        <w:spacing w:before="194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7"/>
          <w:position w:val="2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project</w:t>
      </w:r>
    </w:p>
    <w:p w14:paraId="4C3C7A29" w14:textId="77777777" w:rsidR="000655EC" w:rsidRDefault="00000000">
      <w:pPr>
        <w:pStyle w:val="Textkrper"/>
        <w:spacing w:before="126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6"/>
          <w:position w:val="2"/>
        </w:rPr>
        <w:t xml:space="preserve"> </w:t>
      </w:r>
      <w:r>
        <w:t>confirm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sources</w:t>
      </w:r>
      <w:r>
        <w:rPr>
          <w:spacing w:val="-12"/>
        </w:rPr>
        <w:t xml:space="preserve"> </w:t>
      </w:r>
      <w:r>
        <w:t>identified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rPr>
          <w:spacing w:val="-2"/>
        </w:rPr>
        <w:t>correct</w:t>
      </w:r>
    </w:p>
    <w:p w14:paraId="4C3C7A2A" w14:textId="77777777" w:rsidR="000655EC" w:rsidRDefault="00000000">
      <w:pPr>
        <w:pStyle w:val="Textkrper"/>
        <w:spacing w:before="127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2"/>
          <w:position w:val="2"/>
        </w:rPr>
        <w:t xml:space="preserve"> </w:t>
      </w:r>
      <w:r>
        <w:t>inform</w:t>
      </w:r>
      <w:r>
        <w:rPr>
          <w:spacing w:val="-9"/>
        </w:rPr>
        <w:t xml:space="preserve"> </w:t>
      </w:r>
      <w:r>
        <w:t>stakeholder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rPr>
          <w:spacing w:val="-2"/>
        </w:rPr>
        <w:t>steps</w:t>
      </w:r>
    </w:p>
    <w:p w14:paraId="4C3C7A2B" w14:textId="77777777" w:rsidR="000655EC" w:rsidRDefault="00000000">
      <w:pPr>
        <w:pStyle w:val="Textkrper"/>
        <w:spacing w:before="127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2"/>
          <w:position w:val="2"/>
        </w:rPr>
        <w:t xml:space="preserve"> </w:t>
      </w:r>
      <w:r>
        <w:t>collect</w:t>
      </w:r>
      <w:r>
        <w:rPr>
          <w:spacing w:val="-8"/>
        </w:rPr>
        <w:t xml:space="preserve"> </w:t>
      </w:r>
      <w:r>
        <w:t>feedback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ideas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5"/>
        </w:rPr>
        <w:t>PO</w:t>
      </w:r>
    </w:p>
    <w:p w14:paraId="4C3C7A2C" w14:textId="77777777" w:rsidR="000655EC" w:rsidRDefault="00000000">
      <w:pPr>
        <w:pStyle w:val="Textkrper"/>
        <w:spacing w:before="223" w:line="288" w:lineRule="exact"/>
        <w:ind w:left="360"/>
        <w:jc w:val="both"/>
      </w:pPr>
      <w:r>
        <w:t>The</w:t>
      </w:r>
      <w:r>
        <w:rPr>
          <w:spacing w:val="-8"/>
        </w:rPr>
        <w:t xml:space="preserve"> </w:t>
      </w:r>
      <w:r>
        <w:t>meetings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apendix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hyperlink w:anchor="_bookmark76" w:history="1">
        <w:r w:rsidR="000655EC">
          <w:rPr>
            <w:spacing w:val="-12"/>
          </w:rPr>
          <w:t>B</w:t>
        </w:r>
      </w:hyperlink>
    </w:p>
    <w:p w14:paraId="4C3C7A2D" w14:textId="77777777" w:rsidR="000655EC" w:rsidRDefault="00000000">
      <w:pPr>
        <w:pStyle w:val="Textkrper"/>
        <w:spacing w:before="9" w:line="216" w:lineRule="auto"/>
        <w:ind w:left="142" w:right="848" w:firstLine="218"/>
        <w:jc w:val="both"/>
      </w:pPr>
      <w:r>
        <w:t xml:space="preserve">Main result of the meeting was the confirmation that the found data source in AWS Athena matches. Next, the query was evaluated and then a documentation for the DQM team created explaining the use </w:t>
      </w:r>
      <w:r>
        <w:rPr>
          <w:spacing w:val="-2"/>
        </w:rPr>
        <w:t>case.</w:t>
      </w:r>
    </w:p>
    <w:p w14:paraId="4C3C7A2E" w14:textId="77777777" w:rsidR="000655EC" w:rsidRDefault="000655EC">
      <w:pPr>
        <w:pStyle w:val="Textkrper"/>
        <w:spacing w:before="5"/>
      </w:pPr>
    </w:p>
    <w:p w14:paraId="4C3C7A2F" w14:textId="77777777" w:rsidR="000655EC" w:rsidRDefault="00000000">
      <w:pPr>
        <w:pStyle w:val="berschrift3"/>
        <w:jc w:val="both"/>
        <w:rPr>
          <w:b w:val="0"/>
        </w:rPr>
      </w:pPr>
      <w:r>
        <w:rPr>
          <w:b w:val="0"/>
          <w:color w:val="687D91"/>
          <w:w w:val="80"/>
        </w:rPr>
        <w:t>Confluence</w:t>
      </w:r>
      <w:r>
        <w:rPr>
          <w:b w:val="0"/>
          <w:color w:val="687D91"/>
          <w:spacing w:val="30"/>
        </w:rPr>
        <w:t xml:space="preserve"> </w:t>
      </w:r>
      <w:r>
        <w:rPr>
          <w:b w:val="0"/>
          <w:color w:val="687D91"/>
          <w:spacing w:val="-2"/>
          <w:w w:val="95"/>
        </w:rPr>
        <w:t>Documentation</w:t>
      </w:r>
    </w:p>
    <w:p w14:paraId="4C3C7A30" w14:textId="77777777" w:rsidR="000655EC" w:rsidRDefault="00000000">
      <w:pPr>
        <w:pStyle w:val="Textkrper"/>
        <w:spacing w:before="155" w:line="216" w:lineRule="auto"/>
        <w:ind w:left="142" w:right="848"/>
        <w:jc w:val="both"/>
      </w:pPr>
      <w:r>
        <w:t>Once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relevant</w:t>
      </w:r>
      <w:r>
        <w:rPr>
          <w:spacing w:val="-13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present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DQM</w:t>
      </w:r>
      <w:r>
        <w:rPr>
          <w:spacing w:val="-13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available,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had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brought</w:t>
      </w:r>
      <w:r>
        <w:rPr>
          <w:spacing w:val="-13"/>
        </w:rPr>
        <w:t xml:space="preserve"> </w:t>
      </w:r>
      <w:r>
        <w:t>into a</w:t>
      </w:r>
      <w:r>
        <w:rPr>
          <w:spacing w:val="-13"/>
        </w:rPr>
        <w:t xml:space="preserve"> </w:t>
      </w:r>
      <w:r>
        <w:t>consumable</w:t>
      </w:r>
      <w:r>
        <w:rPr>
          <w:spacing w:val="-12"/>
        </w:rPr>
        <w:t xml:space="preserve"> </w:t>
      </w:r>
      <w:r>
        <w:t>state.</w:t>
      </w:r>
      <w:r>
        <w:rPr>
          <w:spacing w:val="-5"/>
        </w:rPr>
        <w:t xml:space="preserve"> </w:t>
      </w:r>
      <w:r>
        <w:t>Therefore,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documented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Confluence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case.</w:t>
      </w:r>
      <w:r>
        <w:rPr>
          <w:spacing w:val="-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 case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then</w:t>
      </w:r>
      <w:r>
        <w:rPr>
          <w:spacing w:val="-13"/>
        </w:rPr>
        <w:t xml:space="preserve"> </w:t>
      </w:r>
      <w:r>
        <w:t>presented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DQM</w:t>
      </w:r>
      <w:r>
        <w:rPr>
          <w:spacing w:val="-13"/>
        </w:rPr>
        <w:t xml:space="preserve"> </w:t>
      </w:r>
      <w:r>
        <w:t>team</w:t>
      </w:r>
      <w:r>
        <w:rPr>
          <w:spacing w:val="-12"/>
        </w:rPr>
        <w:t xml:space="preserve"> </w:t>
      </w:r>
      <w:hyperlink w:anchor="_bookmark77" w:history="1">
        <w:r w:rsidR="000655EC">
          <w:t>B,</w:t>
        </w:r>
      </w:hyperlink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led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updates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documentation,</w:t>
      </w:r>
      <w:r>
        <w:rPr>
          <w:spacing w:val="-12"/>
        </w:rPr>
        <w:t xml:space="preserve"> </w:t>
      </w:r>
      <w:r>
        <w:t>e.g.</w:t>
      </w:r>
      <w:r>
        <w:rPr>
          <w:spacing w:val="-4"/>
        </w:rPr>
        <w:t xml:space="preserve"> </w:t>
      </w:r>
      <w:r>
        <w:t>adding the</w:t>
      </w:r>
      <w:r>
        <w:rPr>
          <w:spacing w:val="-8"/>
        </w:rPr>
        <w:t xml:space="preserve"> </w:t>
      </w:r>
      <w:r>
        <w:t>exact</w:t>
      </w:r>
      <w:r>
        <w:rPr>
          <w:spacing w:val="-9"/>
        </w:rPr>
        <w:t xml:space="preserve"> </w:t>
      </w:r>
      <w:r>
        <w:t>IAM</w:t>
      </w:r>
      <w:r>
        <w:rPr>
          <w:spacing w:val="-8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access. Furthermore,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establish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generalisable</w:t>
      </w:r>
      <w:r>
        <w:rPr>
          <w:spacing w:val="-8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 the query only shows the required data, further investigation of the query had to be conducted.</w:t>
      </w:r>
    </w:p>
    <w:p w14:paraId="4C3C7A31" w14:textId="77777777" w:rsidR="000655EC" w:rsidRDefault="00000000">
      <w:pPr>
        <w:pStyle w:val="Textkrper"/>
        <w:spacing w:line="280" w:lineRule="exact"/>
        <w:ind w:left="360"/>
        <w:jc w:val="both"/>
      </w:pPr>
      <w:r>
        <w:t>.....</w:t>
      </w:r>
      <w:r>
        <w:rPr>
          <w:spacing w:val="-6"/>
        </w:rPr>
        <w:t xml:space="preserve"> </w:t>
      </w:r>
      <w:r>
        <w:t>TODO</w:t>
      </w:r>
      <w:r>
        <w:rPr>
          <w:spacing w:val="-12"/>
        </w:rPr>
        <w:t xml:space="preserve"> </w:t>
      </w:r>
      <w:r>
        <w:t>Screenshot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Confluence</w:t>
      </w:r>
      <w:r>
        <w:rPr>
          <w:spacing w:val="-12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t>Link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confluence</w:t>
      </w:r>
      <w:r>
        <w:rPr>
          <w:spacing w:val="-12"/>
        </w:rPr>
        <w:t xml:space="preserve"> </w:t>
      </w:r>
      <w:r>
        <w:t>documentation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Anex</w:t>
      </w:r>
      <w:r>
        <w:rPr>
          <w:spacing w:val="-12"/>
        </w:rPr>
        <w:t xml:space="preserve"> </w:t>
      </w:r>
      <w:r>
        <w:rPr>
          <w:spacing w:val="-2"/>
        </w:rPr>
        <w:t>.....</w:t>
      </w:r>
    </w:p>
    <w:p w14:paraId="4C3C7A32" w14:textId="77777777" w:rsidR="000655EC" w:rsidRDefault="000655EC">
      <w:pPr>
        <w:pStyle w:val="Textkrper"/>
        <w:spacing w:line="280" w:lineRule="exact"/>
        <w:jc w:val="both"/>
        <w:sectPr w:rsidR="000655EC">
          <w:headerReference w:type="even" r:id="rId73"/>
          <w:headerReference w:type="default" r:id="rId74"/>
          <w:footerReference w:type="even" r:id="rId75"/>
          <w:footerReference w:type="default" r:id="rId76"/>
          <w:pgSz w:w="11910" w:h="16840"/>
          <w:pgMar w:top="440" w:right="0" w:bottom="180" w:left="708" w:header="182" w:footer="0" w:gutter="0"/>
          <w:pgNumType w:start="25"/>
          <w:cols w:space="720"/>
        </w:sectPr>
      </w:pPr>
    </w:p>
    <w:p w14:paraId="4C3C7A33" w14:textId="77777777" w:rsidR="000655EC" w:rsidRDefault="000655EC">
      <w:pPr>
        <w:pStyle w:val="Textkrper"/>
        <w:spacing w:before="24"/>
        <w:rPr>
          <w:sz w:val="24"/>
        </w:rPr>
      </w:pPr>
    </w:p>
    <w:p w14:paraId="4C3C7A34" w14:textId="77777777" w:rsidR="000655EC" w:rsidRDefault="00000000">
      <w:pPr>
        <w:pStyle w:val="berschrift3"/>
        <w:jc w:val="both"/>
        <w:rPr>
          <w:b w:val="0"/>
        </w:rPr>
      </w:pPr>
      <w:r>
        <w:rPr>
          <w:b w:val="0"/>
          <w:color w:val="687D91"/>
          <w:w w:val="85"/>
        </w:rPr>
        <w:t>Athena</w:t>
      </w:r>
      <w:r>
        <w:rPr>
          <w:b w:val="0"/>
          <w:color w:val="687D91"/>
          <w:spacing w:val="-4"/>
        </w:rPr>
        <w:t xml:space="preserve"> </w:t>
      </w:r>
      <w:r>
        <w:rPr>
          <w:b w:val="0"/>
          <w:color w:val="687D91"/>
          <w:spacing w:val="-2"/>
          <w:w w:val="90"/>
        </w:rPr>
        <w:t>Query</w:t>
      </w:r>
    </w:p>
    <w:p w14:paraId="4C3C7A35" w14:textId="77777777" w:rsidR="000655EC" w:rsidRDefault="00000000">
      <w:pPr>
        <w:pStyle w:val="Textkrper"/>
        <w:spacing w:before="155" w:line="216" w:lineRule="auto"/>
        <w:ind w:left="142" w:right="848"/>
        <w:jc w:val="both"/>
      </w:pPr>
      <w:r>
        <w:t>AWS</w:t>
      </w:r>
      <w:r>
        <w:rPr>
          <w:spacing w:val="-10"/>
        </w:rPr>
        <w:t xml:space="preserve"> </w:t>
      </w:r>
      <w:r>
        <w:t>Athena</w:t>
      </w:r>
      <w:r>
        <w:rPr>
          <w:spacing w:val="-10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S3,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saving</w:t>
      </w:r>
      <w:r>
        <w:rPr>
          <w:spacing w:val="-10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big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DWH</w:t>
      </w:r>
      <w:r>
        <w:rPr>
          <w:spacing w:val="-10"/>
        </w:rPr>
        <w:t xml:space="preserve"> </w:t>
      </w:r>
      <w:r>
        <w:t>LS</w:t>
      </w:r>
      <w:r>
        <w:rPr>
          <w:spacing w:val="-10"/>
        </w:rPr>
        <w:t xml:space="preserve"> </w:t>
      </w:r>
      <w:r>
        <w:t>OPS is</w:t>
      </w:r>
      <w:r>
        <w:rPr>
          <w:spacing w:val="-8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on.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DSP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fact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view.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views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obtained from</w:t>
      </w:r>
      <w:r>
        <w:rPr>
          <w:spacing w:val="-13"/>
        </w:rPr>
        <w:t xml:space="preserve"> </w:t>
      </w:r>
      <w:r>
        <w:t>Athena.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DSP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confirmed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meeting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identified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source for the sum of discharged and submitted.</w:t>
      </w:r>
      <w:r>
        <w:rPr>
          <w:spacing w:val="34"/>
        </w:rPr>
        <w:t xml:space="preserve"> </w:t>
      </w:r>
      <w:r>
        <w:t>The following query is showing a sample of the data which is used in the SAC report.</w:t>
      </w:r>
    </w:p>
    <w:p w14:paraId="4C3C7A36" w14:textId="77777777" w:rsidR="000655EC" w:rsidRDefault="00000000">
      <w:pPr>
        <w:pStyle w:val="Textkrper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C3C7C9E" wp14:editId="4C3C7C9F">
                <wp:simplePos x="0" y="0"/>
                <wp:positionH relativeFrom="page">
                  <wp:posOffset>499516</wp:posOffset>
                </wp:positionH>
                <wp:positionV relativeFrom="paragraph">
                  <wp:posOffset>53106</wp:posOffset>
                </wp:positionV>
                <wp:extent cx="6561455" cy="536575"/>
                <wp:effectExtent l="0" t="0" r="0" b="0"/>
                <wp:wrapTopAndBottom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1455" cy="5365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3C7DB8" w14:textId="77777777" w:rsidR="000655EC" w:rsidRPr="00ED2C22" w:rsidRDefault="00000000">
                            <w:pPr>
                              <w:spacing w:before="37"/>
                              <w:ind w:left="77"/>
                              <w:rPr>
                                <w:rFonts w:ascii="Cambria"/>
                                <w:sz w:val="20"/>
                                <w:lang w:val="de-CH"/>
                                <w:rPrChange w:id="343" w:author="Ritley Kenneth" w:date="2025-12-09T04:46:00Z" w16du:dateUtc="2025-12-09T03:46:00Z">
                                  <w:rPr>
                                    <w:rFonts w:ascii="Cambria"/>
                                    <w:sz w:val="20"/>
                                  </w:rPr>
                                </w:rPrChange>
                              </w:rPr>
                            </w:pPr>
                            <w:r w:rsidRPr="00ED2C22">
                              <w:rPr>
                                <w:rFonts w:ascii="Cambria"/>
                                <w:color w:val="0000FF"/>
                                <w:spacing w:val="14"/>
                                <w:sz w:val="20"/>
                                <w:lang w:val="de-CH"/>
                                <w:rPrChange w:id="344" w:author="Ritley Kenneth" w:date="2025-12-09T04:46:00Z" w16du:dateUtc="2025-12-09T03:46:00Z">
                                  <w:rPr>
                                    <w:rFonts w:ascii="Cambria"/>
                                    <w:color w:val="0000FF"/>
                                    <w:spacing w:val="14"/>
                                    <w:sz w:val="20"/>
                                  </w:rPr>
                                </w:rPrChange>
                              </w:rPr>
                              <w:t>SELECT</w:t>
                            </w:r>
                            <w:r w:rsidRPr="00ED2C22">
                              <w:rPr>
                                <w:rFonts w:ascii="Cambria"/>
                                <w:color w:val="0000FF"/>
                                <w:spacing w:val="65"/>
                                <w:sz w:val="20"/>
                                <w:lang w:val="de-CH"/>
                                <w:rPrChange w:id="345" w:author="Ritley Kenneth" w:date="2025-12-09T04:46:00Z" w16du:dateUtc="2025-12-09T03:46:00Z">
                                  <w:rPr>
                                    <w:rFonts w:ascii="Cambria"/>
                                    <w:color w:val="0000FF"/>
                                    <w:spacing w:val="65"/>
                                    <w:sz w:val="20"/>
                                  </w:rPr>
                                </w:rPrChange>
                              </w:rPr>
                              <w:t xml:space="preserve"> </w:t>
                            </w:r>
                            <w:r w:rsidRPr="00ED2C22">
                              <w:rPr>
                                <w:rFonts w:ascii="Cambria"/>
                                <w:spacing w:val="-10"/>
                                <w:sz w:val="20"/>
                                <w:lang w:val="de-CH"/>
                                <w:rPrChange w:id="346" w:author="Ritley Kenneth" w:date="2025-12-09T04:46:00Z" w16du:dateUtc="2025-12-09T03:46:00Z">
                                  <w:rPr>
                                    <w:rFonts w:ascii="Cambria"/>
                                    <w:spacing w:val="-10"/>
                                    <w:sz w:val="20"/>
                                  </w:rPr>
                                </w:rPrChange>
                              </w:rPr>
                              <w:t>*</w:t>
                            </w:r>
                          </w:p>
                          <w:p w14:paraId="4C3C7DB9" w14:textId="77777777" w:rsidR="000655EC" w:rsidRPr="00ED2C22" w:rsidRDefault="00000000">
                            <w:pPr>
                              <w:spacing w:before="4" w:line="244" w:lineRule="auto"/>
                              <w:ind w:left="77" w:right="3246" w:hanging="1"/>
                              <w:rPr>
                                <w:rFonts w:ascii="Cambria"/>
                                <w:sz w:val="20"/>
                                <w:lang w:val="de-CH"/>
                                <w:rPrChange w:id="347" w:author="Ritley Kenneth" w:date="2025-12-09T04:46:00Z" w16du:dateUtc="2025-12-09T03:46:00Z">
                                  <w:rPr>
                                    <w:rFonts w:ascii="Cambria"/>
                                    <w:sz w:val="20"/>
                                  </w:rPr>
                                </w:rPrChange>
                              </w:rPr>
                            </w:pPr>
                            <w:r w:rsidRPr="00ED2C22">
                              <w:rPr>
                                <w:rFonts w:ascii="Cambria"/>
                                <w:color w:val="0000FF"/>
                                <w:spacing w:val="12"/>
                                <w:w w:val="110"/>
                                <w:sz w:val="20"/>
                                <w:lang w:val="de-CH"/>
                                <w:rPrChange w:id="348" w:author="Ritley Kenneth" w:date="2025-12-09T04:46:00Z" w16du:dateUtc="2025-12-09T03:46:00Z">
                                  <w:rPr>
                                    <w:rFonts w:ascii="Cambria"/>
                                    <w:color w:val="0000FF"/>
                                    <w:spacing w:val="12"/>
                                    <w:w w:val="110"/>
                                    <w:sz w:val="20"/>
                                  </w:rPr>
                                </w:rPrChange>
                              </w:rPr>
                              <w:t>FROM</w:t>
                            </w:r>
                            <w:r w:rsidRPr="00ED2C22">
                              <w:rPr>
                                <w:rFonts w:ascii="Cambria"/>
                                <w:color w:val="0000FF"/>
                                <w:spacing w:val="80"/>
                                <w:w w:val="110"/>
                                <w:sz w:val="20"/>
                                <w:lang w:val="de-CH"/>
                                <w:rPrChange w:id="349" w:author="Ritley Kenneth" w:date="2025-12-09T04:46:00Z" w16du:dateUtc="2025-12-09T03:46:00Z">
                                  <w:rPr>
                                    <w:rFonts w:ascii="Cambria"/>
                                    <w:color w:val="0000FF"/>
                                    <w:spacing w:val="80"/>
                                    <w:w w:val="110"/>
                                    <w:sz w:val="20"/>
                                  </w:rPr>
                                </w:rPrChange>
                              </w:rPr>
                              <w:t xml:space="preserve"> </w:t>
                            </w:r>
                            <w:r w:rsidRPr="00ED2C22">
                              <w:rPr>
                                <w:rFonts w:ascii="Cambria"/>
                                <w:color w:val="FF0000"/>
                                <w:w w:val="110"/>
                                <w:sz w:val="20"/>
                                <w:lang w:val="de-CH"/>
                                <w:rPrChange w:id="350" w:author="Ritley Kenneth" w:date="2025-12-09T04:46:00Z" w16du:dateUtc="2025-12-09T03:46:00Z">
                                  <w:rPr>
                                    <w:rFonts w:ascii="Cambria"/>
                                    <w:color w:val="FF0000"/>
                                    <w:w w:val="110"/>
                                    <w:sz w:val="20"/>
                                  </w:rPr>
                                </w:rPrChange>
                              </w:rPr>
                              <w:t>"</w:t>
                            </w:r>
                            <w:r w:rsidRPr="00ED2C22">
                              <w:rPr>
                                <w:rFonts w:ascii="Cambria"/>
                                <w:color w:val="FF0000"/>
                                <w:spacing w:val="-19"/>
                                <w:w w:val="110"/>
                                <w:sz w:val="20"/>
                                <w:lang w:val="de-CH"/>
                                <w:rPrChange w:id="351" w:author="Ritley Kenneth" w:date="2025-12-09T04:46:00Z" w16du:dateUtc="2025-12-09T03:46:00Z">
                                  <w:rPr>
                                    <w:rFonts w:ascii="Cambria"/>
                                    <w:color w:val="FF0000"/>
                                    <w:spacing w:val="-19"/>
                                    <w:w w:val="110"/>
                                    <w:sz w:val="20"/>
                                  </w:rPr>
                                </w:rPrChange>
                              </w:rPr>
                              <w:t xml:space="preserve"> </w:t>
                            </w:r>
                            <w:r w:rsidRPr="00ED2C22">
                              <w:rPr>
                                <w:rFonts w:ascii="Cambria"/>
                                <w:color w:val="FF0000"/>
                                <w:spacing w:val="18"/>
                                <w:w w:val="110"/>
                                <w:sz w:val="20"/>
                                <w:lang w:val="de-CH"/>
                                <w:rPrChange w:id="352" w:author="Ritley Kenneth" w:date="2025-12-09T04:46:00Z" w16du:dateUtc="2025-12-09T03:46:00Z">
                                  <w:rPr>
                                    <w:rFonts w:ascii="Cambria"/>
                                    <w:color w:val="FF0000"/>
                                    <w:spacing w:val="18"/>
                                    <w:w w:val="110"/>
                                    <w:sz w:val="20"/>
                                  </w:rPr>
                                </w:rPrChange>
                              </w:rPr>
                              <w:t>reporting_lsops"</w:t>
                            </w:r>
                            <w:r w:rsidRPr="00ED2C22">
                              <w:rPr>
                                <w:rFonts w:ascii="Cambria"/>
                                <w:spacing w:val="18"/>
                                <w:w w:val="110"/>
                                <w:sz w:val="20"/>
                                <w:lang w:val="de-CH"/>
                                <w:rPrChange w:id="353" w:author="Ritley Kenneth" w:date="2025-12-09T04:46:00Z" w16du:dateUtc="2025-12-09T03:46:00Z">
                                  <w:rPr>
                                    <w:rFonts w:ascii="Cambria"/>
                                    <w:spacing w:val="18"/>
                                    <w:w w:val="110"/>
                                    <w:sz w:val="20"/>
                                  </w:rPr>
                                </w:rPrChange>
                              </w:rPr>
                              <w:t>.</w:t>
                            </w:r>
                            <w:r w:rsidRPr="00ED2C22">
                              <w:rPr>
                                <w:rFonts w:ascii="Cambria"/>
                                <w:color w:val="FF0000"/>
                                <w:spacing w:val="18"/>
                                <w:w w:val="110"/>
                                <w:sz w:val="20"/>
                                <w:lang w:val="de-CH"/>
                                <w:rPrChange w:id="354" w:author="Ritley Kenneth" w:date="2025-12-09T04:46:00Z" w16du:dateUtc="2025-12-09T03:46:00Z">
                                  <w:rPr>
                                    <w:rFonts w:ascii="Cambria"/>
                                    <w:color w:val="FF0000"/>
                                    <w:spacing w:val="18"/>
                                    <w:w w:val="110"/>
                                    <w:sz w:val="20"/>
                                  </w:rPr>
                                </w:rPrChange>
                              </w:rPr>
                              <w:t>"</w:t>
                            </w:r>
                            <w:r w:rsidRPr="00ED2C22">
                              <w:rPr>
                                <w:rFonts w:ascii="Cambria"/>
                                <w:color w:val="FF0000"/>
                                <w:spacing w:val="-18"/>
                                <w:w w:val="110"/>
                                <w:sz w:val="20"/>
                                <w:lang w:val="de-CH"/>
                                <w:rPrChange w:id="355" w:author="Ritley Kenneth" w:date="2025-12-09T04:46:00Z" w16du:dateUtc="2025-12-09T03:46:00Z">
                                  <w:rPr>
                                    <w:rFonts w:ascii="Cambria"/>
                                    <w:color w:val="FF0000"/>
                                    <w:spacing w:val="-18"/>
                                    <w:w w:val="110"/>
                                    <w:sz w:val="20"/>
                                  </w:rPr>
                                </w:rPrChange>
                              </w:rPr>
                              <w:t xml:space="preserve"> </w:t>
                            </w:r>
                            <w:r w:rsidRPr="00ED2C22">
                              <w:rPr>
                                <w:rFonts w:ascii="Cambria"/>
                                <w:color w:val="FF0000"/>
                                <w:spacing w:val="19"/>
                                <w:w w:val="110"/>
                                <w:sz w:val="20"/>
                                <w:lang w:val="de-CH"/>
                                <w:rPrChange w:id="356" w:author="Ritley Kenneth" w:date="2025-12-09T04:46:00Z" w16du:dateUtc="2025-12-09T03:46:00Z">
                                  <w:rPr>
                                    <w:rFonts w:ascii="Cambria"/>
                                    <w:color w:val="FF0000"/>
                                    <w:spacing w:val="19"/>
                                    <w:w w:val="110"/>
                                    <w:sz w:val="20"/>
                                  </w:rPr>
                                </w:rPrChange>
                              </w:rPr>
                              <w:t>sendungsverarbeitung_dqm_v</w:t>
                            </w:r>
                            <w:r w:rsidRPr="00ED2C22">
                              <w:rPr>
                                <w:rFonts w:ascii="Cambria"/>
                                <w:color w:val="FF0000"/>
                                <w:spacing w:val="-19"/>
                                <w:w w:val="110"/>
                                <w:sz w:val="20"/>
                                <w:lang w:val="de-CH"/>
                                <w:rPrChange w:id="357" w:author="Ritley Kenneth" w:date="2025-12-09T04:46:00Z" w16du:dateUtc="2025-12-09T03:46:00Z">
                                  <w:rPr>
                                    <w:rFonts w:ascii="Cambria"/>
                                    <w:color w:val="FF0000"/>
                                    <w:spacing w:val="-19"/>
                                    <w:w w:val="110"/>
                                    <w:sz w:val="20"/>
                                  </w:rPr>
                                </w:rPrChange>
                              </w:rPr>
                              <w:t xml:space="preserve"> </w:t>
                            </w:r>
                            <w:r w:rsidRPr="00ED2C22">
                              <w:rPr>
                                <w:rFonts w:ascii="Cambria"/>
                                <w:color w:val="FF0000"/>
                                <w:w w:val="110"/>
                                <w:sz w:val="20"/>
                                <w:lang w:val="de-CH"/>
                                <w:rPrChange w:id="358" w:author="Ritley Kenneth" w:date="2025-12-09T04:46:00Z" w16du:dateUtc="2025-12-09T03:46:00Z">
                                  <w:rPr>
                                    <w:rFonts w:ascii="Cambria"/>
                                    <w:color w:val="FF0000"/>
                                    <w:w w:val="110"/>
                                    <w:sz w:val="20"/>
                                  </w:rPr>
                                </w:rPrChange>
                              </w:rPr>
                              <w:t xml:space="preserve">" </w:t>
                            </w:r>
                            <w:r w:rsidRPr="00ED2C22">
                              <w:rPr>
                                <w:rFonts w:ascii="Cambria"/>
                                <w:color w:val="0000FF"/>
                                <w:spacing w:val="13"/>
                                <w:w w:val="120"/>
                                <w:sz w:val="20"/>
                                <w:lang w:val="de-CH"/>
                                <w:rPrChange w:id="359" w:author="Ritley Kenneth" w:date="2025-12-09T04:46:00Z" w16du:dateUtc="2025-12-09T03:46:00Z">
                                  <w:rPr>
                                    <w:rFonts w:ascii="Cambria"/>
                                    <w:color w:val="0000FF"/>
                                    <w:spacing w:val="13"/>
                                    <w:w w:val="120"/>
                                    <w:sz w:val="20"/>
                                  </w:rPr>
                                </w:rPrChange>
                              </w:rPr>
                              <w:t>LIMIT</w:t>
                            </w:r>
                            <w:r w:rsidRPr="00ED2C22">
                              <w:rPr>
                                <w:rFonts w:ascii="Cambria"/>
                                <w:color w:val="0000FF"/>
                                <w:spacing w:val="80"/>
                                <w:w w:val="120"/>
                                <w:sz w:val="20"/>
                                <w:lang w:val="de-CH"/>
                                <w:rPrChange w:id="360" w:author="Ritley Kenneth" w:date="2025-12-09T04:46:00Z" w16du:dateUtc="2025-12-09T03:46:00Z">
                                  <w:rPr>
                                    <w:rFonts w:ascii="Cambria"/>
                                    <w:color w:val="0000FF"/>
                                    <w:spacing w:val="80"/>
                                    <w:w w:val="120"/>
                                    <w:sz w:val="20"/>
                                  </w:rPr>
                                </w:rPrChange>
                              </w:rPr>
                              <w:t xml:space="preserve"> </w:t>
                            </w:r>
                            <w:r w:rsidRPr="00ED2C22">
                              <w:rPr>
                                <w:rFonts w:ascii="Cambria"/>
                                <w:spacing w:val="10"/>
                                <w:w w:val="120"/>
                                <w:sz w:val="20"/>
                                <w:lang w:val="de-CH"/>
                                <w:rPrChange w:id="361" w:author="Ritley Kenneth" w:date="2025-12-09T04:46:00Z" w16du:dateUtc="2025-12-09T03:46:00Z">
                                  <w:rPr>
                                    <w:rFonts w:ascii="Cambria"/>
                                    <w:spacing w:val="10"/>
                                    <w:w w:val="120"/>
                                    <w:sz w:val="20"/>
                                  </w:rPr>
                                </w:rPrChange>
                              </w:rPr>
                              <w:t>10;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7C9E" id="Textbox 78" o:spid="_x0000_s1029" type="#_x0000_t202" style="position:absolute;margin-left:39.35pt;margin-top:4.2pt;width:516.65pt;height:42.2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" filled="f" strokeweight=".14039mm">
                <v:path arrowok="t"/>
                <v:textbox inset="0,0,0,0">
                  <w:txbxContent>
                    <w:p w14:paraId="4C3C7DB8" w14:textId="77777777" w:rsidR="000655EC" w:rsidRPr="00ED2C22" w:rsidRDefault="00000000">
                      <w:pPr>
                        <w:spacing w:before="37"/>
                        <w:ind w:left="77"/>
                        <w:rPr>
                          <w:rFonts w:ascii="Cambria"/>
                          <w:sz w:val="20"/>
                          <w:lang w:val="de-CH"/>
                          <w:rPrChange w:id="317" w:author="Ritley Kenneth" w:date="2025-12-09T04:46:00Z" w16du:dateUtc="2025-12-09T03:46:00Z">
                            <w:rPr>
                              <w:rFonts w:ascii="Cambria"/>
                              <w:sz w:val="20"/>
                            </w:rPr>
                          </w:rPrChange>
                        </w:rPr>
                      </w:pPr>
                      <w:r w:rsidRPr="00ED2C22">
                        <w:rPr>
                          <w:rFonts w:ascii="Cambria"/>
                          <w:color w:val="0000FF"/>
                          <w:spacing w:val="14"/>
                          <w:sz w:val="20"/>
                          <w:lang w:val="de-CH"/>
                          <w:rPrChange w:id="318" w:author="Ritley Kenneth" w:date="2025-12-09T04:46:00Z" w16du:dateUtc="2025-12-09T03:46:00Z">
                            <w:rPr>
                              <w:rFonts w:ascii="Cambria"/>
                              <w:color w:val="0000FF"/>
                              <w:spacing w:val="14"/>
                              <w:sz w:val="20"/>
                            </w:rPr>
                          </w:rPrChange>
                        </w:rPr>
                        <w:t>SELECT</w:t>
                      </w:r>
                      <w:r w:rsidRPr="00ED2C22">
                        <w:rPr>
                          <w:rFonts w:ascii="Cambria"/>
                          <w:color w:val="0000FF"/>
                          <w:spacing w:val="65"/>
                          <w:sz w:val="20"/>
                          <w:lang w:val="de-CH"/>
                          <w:rPrChange w:id="319" w:author="Ritley Kenneth" w:date="2025-12-09T04:46:00Z" w16du:dateUtc="2025-12-09T03:46:00Z">
                            <w:rPr>
                              <w:rFonts w:ascii="Cambria"/>
                              <w:color w:val="0000FF"/>
                              <w:spacing w:val="65"/>
                              <w:sz w:val="20"/>
                            </w:rPr>
                          </w:rPrChange>
                        </w:rPr>
                        <w:t xml:space="preserve"> </w:t>
                      </w:r>
                      <w:r w:rsidRPr="00ED2C22">
                        <w:rPr>
                          <w:rFonts w:ascii="Cambria"/>
                          <w:spacing w:val="-10"/>
                          <w:sz w:val="20"/>
                          <w:lang w:val="de-CH"/>
                          <w:rPrChange w:id="320" w:author="Ritley Kenneth" w:date="2025-12-09T04:46:00Z" w16du:dateUtc="2025-12-09T03:46:00Z">
                            <w:rPr>
                              <w:rFonts w:ascii="Cambria"/>
                              <w:spacing w:val="-10"/>
                              <w:sz w:val="20"/>
                            </w:rPr>
                          </w:rPrChange>
                        </w:rPr>
                        <w:t>*</w:t>
                      </w:r>
                    </w:p>
                    <w:p w14:paraId="4C3C7DB9" w14:textId="77777777" w:rsidR="000655EC" w:rsidRPr="00ED2C22" w:rsidRDefault="00000000">
                      <w:pPr>
                        <w:spacing w:before="4" w:line="244" w:lineRule="auto"/>
                        <w:ind w:left="77" w:right="3246" w:hanging="1"/>
                        <w:rPr>
                          <w:rFonts w:ascii="Cambria"/>
                          <w:sz w:val="20"/>
                          <w:lang w:val="de-CH"/>
                          <w:rPrChange w:id="321" w:author="Ritley Kenneth" w:date="2025-12-09T04:46:00Z" w16du:dateUtc="2025-12-09T03:46:00Z">
                            <w:rPr>
                              <w:rFonts w:ascii="Cambria"/>
                              <w:sz w:val="20"/>
                            </w:rPr>
                          </w:rPrChange>
                        </w:rPr>
                      </w:pPr>
                      <w:r w:rsidRPr="00ED2C22">
                        <w:rPr>
                          <w:rFonts w:ascii="Cambria"/>
                          <w:color w:val="0000FF"/>
                          <w:spacing w:val="12"/>
                          <w:w w:val="110"/>
                          <w:sz w:val="20"/>
                          <w:lang w:val="de-CH"/>
                          <w:rPrChange w:id="322" w:author="Ritley Kenneth" w:date="2025-12-09T04:46:00Z" w16du:dateUtc="2025-12-09T03:46:00Z">
                            <w:rPr>
                              <w:rFonts w:ascii="Cambria"/>
                              <w:color w:val="0000FF"/>
                              <w:spacing w:val="12"/>
                              <w:w w:val="110"/>
                              <w:sz w:val="20"/>
                            </w:rPr>
                          </w:rPrChange>
                        </w:rPr>
                        <w:t>FROM</w:t>
                      </w:r>
                      <w:r w:rsidRPr="00ED2C22">
                        <w:rPr>
                          <w:rFonts w:ascii="Cambria"/>
                          <w:color w:val="0000FF"/>
                          <w:spacing w:val="80"/>
                          <w:w w:val="110"/>
                          <w:sz w:val="20"/>
                          <w:lang w:val="de-CH"/>
                          <w:rPrChange w:id="323" w:author="Ritley Kenneth" w:date="2025-12-09T04:46:00Z" w16du:dateUtc="2025-12-09T03:46:00Z">
                            <w:rPr>
                              <w:rFonts w:ascii="Cambria"/>
                              <w:color w:val="0000FF"/>
                              <w:spacing w:val="80"/>
                              <w:w w:val="110"/>
                              <w:sz w:val="20"/>
                            </w:rPr>
                          </w:rPrChange>
                        </w:rPr>
                        <w:t xml:space="preserve"> </w:t>
                      </w:r>
                      <w:r w:rsidRPr="00ED2C22">
                        <w:rPr>
                          <w:rFonts w:ascii="Cambria"/>
                          <w:color w:val="FF0000"/>
                          <w:w w:val="110"/>
                          <w:sz w:val="20"/>
                          <w:lang w:val="de-CH"/>
                          <w:rPrChange w:id="324" w:author="Ritley Kenneth" w:date="2025-12-09T04:46:00Z" w16du:dateUtc="2025-12-09T03:46:00Z">
                            <w:rPr>
                              <w:rFonts w:ascii="Cambria"/>
                              <w:color w:val="FF0000"/>
                              <w:w w:val="110"/>
                              <w:sz w:val="20"/>
                            </w:rPr>
                          </w:rPrChange>
                        </w:rPr>
                        <w:t>"</w:t>
                      </w:r>
                      <w:r w:rsidRPr="00ED2C22">
                        <w:rPr>
                          <w:rFonts w:ascii="Cambria"/>
                          <w:color w:val="FF0000"/>
                          <w:spacing w:val="-19"/>
                          <w:w w:val="110"/>
                          <w:sz w:val="20"/>
                          <w:lang w:val="de-CH"/>
                          <w:rPrChange w:id="325" w:author="Ritley Kenneth" w:date="2025-12-09T04:46:00Z" w16du:dateUtc="2025-12-09T03:46:00Z">
                            <w:rPr>
                              <w:rFonts w:ascii="Cambria"/>
                              <w:color w:val="FF0000"/>
                              <w:spacing w:val="-19"/>
                              <w:w w:val="110"/>
                              <w:sz w:val="20"/>
                            </w:rPr>
                          </w:rPrChange>
                        </w:rPr>
                        <w:t xml:space="preserve"> </w:t>
                      </w:r>
                      <w:r w:rsidRPr="00ED2C22">
                        <w:rPr>
                          <w:rFonts w:ascii="Cambria"/>
                          <w:color w:val="FF0000"/>
                          <w:spacing w:val="18"/>
                          <w:w w:val="110"/>
                          <w:sz w:val="20"/>
                          <w:lang w:val="de-CH"/>
                          <w:rPrChange w:id="326" w:author="Ritley Kenneth" w:date="2025-12-09T04:46:00Z" w16du:dateUtc="2025-12-09T03:46:00Z">
                            <w:rPr>
                              <w:rFonts w:ascii="Cambria"/>
                              <w:color w:val="FF0000"/>
                              <w:spacing w:val="18"/>
                              <w:w w:val="110"/>
                              <w:sz w:val="20"/>
                            </w:rPr>
                          </w:rPrChange>
                        </w:rPr>
                        <w:t>reporting_lsops"</w:t>
                      </w:r>
                      <w:r w:rsidRPr="00ED2C22">
                        <w:rPr>
                          <w:rFonts w:ascii="Cambria"/>
                          <w:spacing w:val="18"/>
                          <w:w w:val="110"/>
                          <w:sz w:val="20"/>
                          <w:lang w:val="de-CH"/>
                          <w:rPrChange w:id="327" w:author="Ritley Kenneth" w:date="2025-12-09T04:46:00Z" w16du:dateUtc="2025-12-09T03:46:00Z">
                            <w:rPr>
                              <w:rFonts w:ascii="Cambria"/>
                              <w:spacing w:val="18"/>
                              <w:w w:val="110"/>
                              <w:sz w:val="20"/>
                            </w:rPr>
                          </w:rPrChange>
                        </w:rPr>
                        <w:t>.</w:t>
                      </w:r>
                      <w:r w:rsidRPr="00ED2C22">
                        <w:rPr>
                          <w:rFonts w:ascii="Cambria"/>
                          <w:color w:val="FF0000"/>
                          <w:spacing w:val="18"/>
                          <w:w w:val="110"/>
                          <w:sz w:val="20"/>
                          <w:lang w:val="de-CH"/>
                          <w:rPrChange w:id="328" w:author="Ritley Kenneth" w:date="2025-12-09T04:46:00Z" w16du:dateUtc="2025-12-09T03:46:00Z">
                            <w:rPr>
                              <w:rFonts w:ascii="Cambria"/>
                              <w:color w:val="FF0000"/>
                              <w:spacing w:val="18"/>
                              <w:w w:val="110"/>
                              <w:sz w:val="20"/>
                            </w:rPr>
                          </w:rPrChange>
                        </w:rPr>
                        <w:t>"</w:t>
                      </w:r>
                      <w:r w:rsidRPr="00ED2C22">
                        <w:rPr>
                          <w:rFonts w:ascii="Cambria"/>
                          <w:color w:val="FF0000"/>
                          <w:spacing w:val="-18"/>
                          <w:w w:val="110"/>
                          <w:sz w:val="20"/>
                          <w:lang w:val="de-CH"/>
                          <w:rPrChange w:id="329" w:author="Ritley Kenneth" w:date="2025-12-09T04:46:00Z" w16du:dateUtc="2025-12-09T03:46:00Z">
                            <w:rPr>
                              <w:rFonts w:ascii="Cambria"/>
                              <w:color w:val="FF0000"/>
                              <w:spacing w:val="-18"/>
                              <w:w w:val="110"/>
                              <w:sz w:val="20"/>
                            </w:rPr>
                          </w:rPrChange>
                        </w:rPr>
                        <w:t xml:space="preserve"> </w:t>
                      </w:r>
                      <w:r w:rsidRPr="00ED2C22">
                        <w:rPr>
                          <w:rFonts w:ascii="Cambria"/>
                          <w:color w:val="FF0000"/>
                          <w:spacing w:val="19"/>
                          <w:w w:val="110"/>
                          <w:sz w:val="20"/>
                          <w:lang w:val="de-CH"/>
                          <w:rPrChange w:id="330" w:author="Ritley Kenneth" w:date="2025-12-09T04:46:00Z" w16du:dateUtc="2025-12-09T03:46:00Z">
                            <w:rPr>
                              <w:rFonts w:ascii="Cambria"/>
                              <w:color w:val="FF0000"/>
                              <w:spacing w:val="19"/>
                              <w:w w:val="110"/>
                              <w:sz w:val="20"/>
                            </w:rPr>
                          </w:rPrChange>
                        </w:rPr>
                        <w:t>sendungsverarbeitung_dqm_v</w:t>
                      </w:r>
                      <w:r w:rsidRPr="00ED2C22">
                        <w:rPr>
                          <w:rFonts w:ascii="Cambria"/>
                          <w:color w:val="FF0000"/>
                          <w:spacing w:val="-19"/>
                          <w:w w:val="110"/>
                          <w:sz w:val="20"/>
                          <w:lang w:val="de-CH"/>
                          <w:rPrChange w:id="331" w:author="Ritley Kenneth" w:date="2025-12-09T04:46:00Z" w16du:dateUtc="2025-12-09T03:46:00Z">
                            <w:rPr>
                              <w:rFonts w:ascii="Cambria"/>
                              <w:color w:val="FF0000"/>
                              <w:spacing w:val="-19"/>
                              <w:w w:val="110"/>
                              <w:sz w:val="20"/>
                            </w:rPr>
                          </w:rPrChange>
                        </w:rPr>
                        <w:t xml:space="preserve"> </w:t>
                      </w:r>
                      <w:r w:rsidRPr="00ED2C22">
                        <w:rPr>
                          <w:rFonts w:ascii="Cambria"/>
                          <w:color w:val="FF0000"/>
                          <w:w w:val="110"/>
                          <w:sz w:val="20"/>
                          <w:lang w:val="de-CH"/>
                          <w:rPrChange w:id="332" w:author="Ritley Kenneth" w:date="2025-12-09T04:46:00Z" w16du:dateUtc="2025-12-09T03:46:00Z">
                            <w:rPr>
                              <w:rFonts w:ascii="Cambria"/>
                              <w:color w:val="FF0000"/>
                              <w:w w:val="110"/>
                              <w:sz w:val="20"/>
                            </w:rPr>
                          </w:rPrChange>
                        </w:rPr>
                        <w:t xml:space="preserve">" </w:t>
                      </w:r>
                      <w:r w:rsidRPr="00ED2C22">
                        <w:rPr>
                          <w:rFonts w:ascii="Cambria"/>
                          <w:color w:val="0000FF"/>
                          <w:spacing w:val="13"/>
                          <w:w w:val="120"/>
                          <w:sz w:val="20"/>
                          <w:lang w:val="de-CH"/>
                          <w:rPrChange w:id="333" w:author="Ritley Kenneth" w:date="2025-12-09T04:46:00Z" w16du:dateUtc="2025-12-09T03:46:00Z">
                            <w:rPr>
                              <w:rFonts w:ascii="Cambria"/>
                              <w:color w:val="0000FF"/>
                              <w:spacing w:val="13"/>
                              <w:w w:val="120"/>
                              <w:sz w:val="20"/>
                            </w:rPr>
                          </w:rPrChange>
                        </w:rPr>
                        <w:t>LIMIT</w:t>
                      </w:r>
                      <w:r w:rsidRPr="00ED2C22">
                        <w:rPr>
                          <w:rFonts w:ascii="Cambria"/>
                          <w:color w:val="0000FF"/>
                          <w:spacing w:val="80"/>
                          <w:w w:val="120"/>
                          <w:sz w:val="20"/>
                          <w:lang w:val="de-CH"/>
                          <w:rPrChange w:id="334" w:author="Ritley Kenneth" w:date="2025-12-09T04:46:00Z" w16du:dateUtc="2025-12-09T03:46:00Z">
                            <w:rPr>
                              <w:rFonts w:ascii="Cambria"/>
                              <w:color w:val="0000FF"/>
                              <w:spacing w:val="80"/>
                              <w:w w:val="120"/>
                              <w:sz w:val="20"/>
                            </w:rPr>
                          </w:rPrChange>
                        </w:rPr>
                        <w:t xml:space="preserve"> </w:t>
                      </w:r>
                      <w:r w:rsidRPr="00ED2C22">
                        <w:rPr>
                          <w:rFonts w:ascii="Cambria"/>
                          <w:spacing w:val="10"/>
                          <w:w w:val="120"/>
                          <w:sz w:val="20"/>
                          <w:lang w:val="de-CH"/>
                          <w:rPrChange w:id="335" w:author="Ritley Kenneth" w:date="2025-12-09T04:46:00Z" w16du:dateUtc="2025-12-09T03:46:00Z">
                            <w:rPr>
                              <w:rFonts w:ascii="Cambria"/>
                              <w:spacing w:val="10"/>
                              <w:w w:val="120"/>
                              <w:sz w:val="20"/>
                            </w:rPr>
                          </w:rPrChange>
                        </w:rPr>
                        <w:t>10;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3C7A37" w14:textId="77777777" w:rsidR="000655EC" w:rsidRDefault="00000000">
      <w:pPr>
        <w:pStyle w:val="Textkrper"/>
        <w:tabs>
          <w:tab w:val="left" w:leader="dot" w:pos="9902"/>
        </w:tabs>
        <w:spacing w:before="110" w:line="286" w:lineRule="exact"/>
        <w:ind w:left="360"/>
        <w:jc w:val="both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query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selecting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subset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result,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LIMIT</w:t>
      </w:r>
      <w:r>
        <w:rPr>
          <w:spacing w:val="-7"/>
        </w:rPr>
        <w:t xml:space="preserve"> </w:t>
      </w:r>
      <w:r>
        <w:rPr>
          <w:spacing w:val="-2"/>
        </w:rPr>
        <w:t>10.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recieved</w:t>
      </w:r>
      <w:r>
        <w:rPr>
          <w:rFonts w:ascii="Times New Roman"/>
        </w:rPr>
        <w:tab/>
      </w:r>
      <w:r>
        <w:rPr>
          <w:spacing w:val="-2"/>
        </w:rPr>
        <w:t>First</w:t>
      </w:r>
    </w:p>
    <w:p w14:paraId="4C3C7A38" w14:textId="77777777" w:rsidR="000655EC" w:rsidRDefault="00000000">
      <w:pPr>
        <w:pStyle w:val="Textkrper"/>
        <w:spacing w:line="273" w:lineRule="exact"/>
        <w:ind w:left="142"/>
        <w:jc w:val="both"/>
      </w:pPr>
      <w:r>
        <w:rPr>
          <w:spacing w:val="-2"/>
        </w:rPr>
        <w:t>Screenshot</w:t>
      </w:r>
      <w:r>
        <w:rPr>
          <w:spacing w:val="-1"/>
        </w:rPr>
        <w:t xml:space="preserve"> </w:t>
      </w:r>
      <w:r>
        <w:rPr>
          <w:spacing w:val="-2"/>
        </w:rPr>
        <w:t>..............................</w:t>
      </w:r>
    </w:p>
    <w:p w14:paraId="4C3C7A39" w14:textId="77777777" w:rsidR="000655EC" w:rsidRDefault="00000000">
      <w:pPr>
        <w:pStyle w:val="Textkrper"/>
        <w:spacing w:before="10" w:line="216" w:lineRule="auto"/>
        <w:ind w:left="142" w:right="848" w:firstLine="218"/>
        <w:jc w:val="both"/>
      </w:pP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result,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Cambria"/>
        </w:rPr>
        <w:t xml:space="preserve">num_discharged </w:t>
      </w:r>
      <w:r>
        <w:t>and</w:t>
      </w:r>
      <w:r>
        <w:rPr>
          <w:spacing w:val="-3"/>
        </w:rPr>
        <w:t xml:space="preserve"> </w:t>
      </w:r>
      <w:r>
        <w:rPr>
          <w:rFonts w:ascii="Cambria"/>
        </w:rPr>
        <w:t xml:space="preserve">num_submitted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iden-tification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centers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date. The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arrows</w:t>
      </w:r>
      <w:r>
        <w:rPr>
          <w:spacing w:val="-6"/>
        </w:rPr>
        <w:t xml:space="preserve"> </w:t>
      </w:r>
      <w:r>
        <w:t>are suplements which are not needed for the PoC, and are therefore removed.</w:t>
      </w:r>
    </w:p>
    <w:p w14:paraId="4C3C7A3A" w14:textId="77777777" w:rsidR="000655EC" w:rsidRDefault="00000000">
      <w:pPr>
        <w:pStyle w:val="Textkrper"/>
        <w:spacing w:line="268" w:lineRule="exact"/>
        <w:ind w:left="360"/>
        <w:jc w:val="both"/>
      </w:pPr>
      <w:r>
        <w:rPr>
          <w:spacing w:val="-2"/>
        </w:rPr>
        <w:t>..............................</w:t>
      </w:r>
      <w:r>
        <w:rPr>
          <w:spacing w:val="24"/>
        </w:rPr>
        <w:t xml:space="preserve"> </w:t>
      </w:r>
      <w:r>
        <w:rPr>
          <w:spacing w:val="-2"/>
        </w:rPr>
        <w:t>Second</w:t>
      </w:r>
      <w:r>
        <w:rPr>
          <w:spacing w:val="13"/>
        </w:rPr>
        <w:t xml:space="preserve"> </w:t>
      </w:r>
      <w:r>
        <w:rPr>
          <w:spacing w:val="-2"/>
        </w:rPr>
        <w:t>Screenshot</w:t>
      </w:r>
      <w:r>
        <w:rPr>
          <w:spacing w:val="14"/>
        </w:rPr>
        <w:t xml:space="preserve"> </w:t>
      </w:r>
      <w:r>
        <w:rPr>
          <w:spacing w:val="-2"/>
        </w:rPr>
        <w:t>..............................</w:t>
      </w:r>
    </w:p>
    <w:p w14:paraId="4C3C7A3B" w14:textId="77777777" w:rsidR="000655EC" w:rsidRDefault="00000000">
      <w:pPr>
        <w:pStyle w:val="Textkrper"/>
        <w:spacing w:before="9" w:line="216" w:lineRule="auto"/>
        <w:ind w:left="142" w:right="848" w:firstLine="218"/>
        <w:jc w:val="both"/>
        <w:rPr>
          <w:ins w:id="362" w:author="Ritley Kenneth" w:date="2025-12-09T06:03:00Z" w16du:dateUtc="2025-12-09T05:03:00Z"/>
        </w:rPr>
      </w:pPr>
      <w:r>
        <w:t>The first query is showing contents of a database view.</w:t>
      </w:r>
      <w:r>
        <w:rPr>
          <w:spacing w:val="40"/>
        </w:rPr>
        <w:t xml:space="preserve"> </w:t>
      </w:r>
      <w:r>
        <w:t>Athena allows to display the query which is executed for this view.</w:t>
      </w:r>
      <w:r>
        <w:rPr>
          <w:spacing w:val="40"/>
        </w:rPr>
        <w:t xml:space="preserve"> </w:t>
      </w:r>
      <w:r>
        <w:t>Next the full query which builds the view.</w:t>
      </w:r>
      <w:r>
        <w:rPr>
          <w:spacing w:val="40"/>
        </w:rPr>
        <w:t xml:space="preserve"> </w:t>
      </w:r>
      <w:r>
        <w:t>It is combining multiple tables and aggregates</w:t>
      </w:r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entries</w:t>
      </w:r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sums</w:t>
      </w:r>
      <w:r>
        <w:rPr>
          <w:spacing w:val="-13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>day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sorting</w:t>
      </w:r>
      <w:r>
        <w:rPr>
          <w:spacing w:val="-12"/>
        </w:rPr>
        <w:t xml:space="preserve"> </w:t>
      </w:r>
      <w:r>
        <w:t>centers.</w:t>
      </w:r>
      <w:r>
        <w:rPr>
          <w:spacing w:val="-3"/>
        </w:rPr>
        <w:t xml:space="preserve"> </w:t>
      </w:r>
      <w:r>
        <w:t>Due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size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query,</w:t>
      </w:r>
      <w:r>
        <w:rPr>
          <w:spacing w:val="-12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been moved to the appendix.</w:t>
      </w:r>
    </w:p>
    <w:p w14:paraId="3E27E060" w14:textId="77777777" w:rsidR="0090014E" w:rsidRDefault="0090014E">
      <w:pPr>
        <w:pStyle w:val="Textkrper"/>
        <w:spacing w:before="9" w:line="216" w:lineRule="auto"/>
        <w:ind w:left="142" w:right="848" w:firstLine="218"/>
        <w:jc w:val="both"/>
        <w:rPr>
          <w:ins w:id="363" w:author="Ritley Kenneth" w:date="2025-12-09T06:04:00Z" w16du:dateUtc="2025-12-09T05:04:00Z"/>
        </w:rPr>
      </w:pPr>
    </w:p>
    <w:p w14:paraId="07EE00A3" w14:textId="0183E53E" w:rsidR="0090014E" w:rsidRDefault="0090014E">
      <w:pPr>
        <w:rPr>
          <w:ins w:id="364" w:author="Ritley Kenneth" w:date="2025-12-09T06:04:00Z" w16du:dateUtc="2025-12-09T05:04:00Z"/>
        </w:rPr>
      </w:pPr>
      <w:ins w:id="365" w:author="Ritley Kenneth" w:date="2025-12-09T06:04:00Z" w16du:dateUtc="2025-12-09T05:04:00Z">
        <w:r>
          <w:br w:type="page"/>
        </w:r>
      </w:ins>
    </w:p>
    <w:p w14:paraId="3BFE3931" w14:textId="77777777" w:rsidR="0090014E" w:rsidRDefault="0090014E">
      <w:pPr>
        <w:pStyle w:val="Textkrper"/>
        <w:spacing w:before="9" w:line="216" w:lineRule="auto"/>
        <w:ind w:left="142" w:right="848" w:firstLine="218"/>
        <w:jc w:val="both"/>
        <w:rPr>
          <w:ins w:id="366" w:author="Ritley Kenneth" w:date="2025-12-09T06:04:00Z" w16du:dateUtc="2025-12-09T05:04:00Z"/>
        </w:rPr>
      </w:pPr>
    </w:p>
    <w:p w14:paraId="2783B10B" w14:textId="77777777" w:rsidR="0090014E" w:rsidRDefault="0090014E">
      <w:pPr>
        <w:pStyle w:val="Textkrper"/>
        <w:spacing w:before="9" w:line="216" w:lineRule="auto"/>
        <w:ind w:left="142" w:right="848" w:firstLine="218"/>
        <w:jc w:val="both"/>
        <w:rPr>
          <w:ins w:id="367" w:author="Ritley Kenneth" w:date="2025-12-09T06:04:00Z" w16du:dateUtc="2025-12-09T05:04:00Z"/>
        </w:rPr>
      </w:pPr>
    </w:p>
    <w:p w14:paraId="3F68AE9D" w14:textId="77777777" w:rsidR="0090014E" w:rsidRDefault="0090014E">
      <w:pPr>
        <w:pStyle w:val="Textkrper"/>
        <w:spacing w:before="9" w:line="216" w:lineRule="auto"/>
        <w:ind w:left="142" w:right="848" w:firstLine="218"/>
        <w:jc w:val="both"/>
        <w:rPr>
          <w:ins w:id="368" w:author="Ritley Kenneth" w:date="2025-12-09T06:04:00Z" w16du:dateUtc="2025-12-09T05:04:00Z"/>
        </w:rPr>
      </w:pPr>
    </w:p>
    <w:p w14:paraId="3F045B4D" w14:textId="77777777" w:rsidR="0090014E" w:rsidRDefault="0090014E">
      <w:pPr>
        <w:pStyle w:val="Textkrper"/>
        <w:spacing w:before="9" w:line="216" w:lineRule="auto"/>
        <w:ind w:left="142" w:right="848" w:firstLine="218"/>
        <w:jc w:val="both"/>
        <w:rPr>
          <w:ins w:id="369" w:author="Ritley Kenneth" w:date="2025-12-09T06:04:00Z" w16du:dateUtc="2025-12-09T05:04:00Z"/>
        </w:rPr>
      </w:pPr>
    </w:p>
    <w:p w14:paraId="744608EC" w14:textId="77777777" w:rsidR="0090014E" w:rsidRDefault="0090014E">
      <w:pPr>
        <w:pStyle w:val="Textkrper"/>
        <w:spacing w:before="9" w:line="216" w:lineRule="auto"/>
        <w:ind w:left="142" w:right="848" w:firstLine="218"/>
        <w:jc w:val="both"/>
        <w:rPr>
          <w:ins w:id="370" w:author="Ritley Kenneth" w:date="2025-12-09T06:04:00Z" w16du:dateUtc="2025-12-09T05:04:00Z"/>
        </w:rPr>
      </w:pPr>
    </w:p>
    <w:p w14:paraId="422F34DC" w14:textId="77777777" w:rsidR="0090014E" w:rsidRDefault="0090014E">
      <w:pPr>
        <w:pStyle w:val="Textkrper"/>
        <w:spacing w:before="9" w:line="216" w:lineRule="auto"/>
        <w:ind w:left="142" w:right="848" w:firstLine="218"/>
        <w:jc w:val="both"/>
        <w:rPr>
          <w:ins w:id="371" w:author="Ritley Kenneth" w:date="2025-12-09T06:04:00Z" w16du:dateUtc="2025-12-09T05:04:00Z"/>
        </w:rPr>
      </w:pPr>
    </w:p>
    <w:p w14:paraId="636E5557" w14:textId="521E6CBD" w:rsidR="0090014E" w:rsidRDefault="0090014E">
      <w:pPr>
        <w:pStyle w:val="Textkrper"/>
        <w:spacing w:before="9" w:line="216" w:lineRule="auto"/>
        <w:ind w:left="142" w:right="848" w:firstLine="218"/>
        <w:jc w:val="both"/>
        <w:rPr>
          <w:ins w:id="372" w:author="Ritley Kenneth" w:date="2025-12-09T06:04:00Z" w16du:dateUtc="2025-12-09T05:04:00Z"/>
        </w:rPr>
      </w:pPr>
      <w:ins w:id="373" w:author="Ritley Kenneth" w:date="2025-12-09T06:04:00Z" w16du:dateUtc="2025-12-09T05:04:00Z">
        <w:r>
          <w:t>Hi Roland!  I think putting the code into a box like this is brilliant and EXACTLY the right approach. I know you are using LaTeX</w:t>
        </w:r>
      </w:ins>
      <w:ins w:id="374" w:author="Ritley Kenneth" w:date="2025-12-09T06:05:00Z" w16du:dateUtc="2025-12-09T05:05:00Z">
        <w:r w:rsidR="00ED340B">
          <w:t>, so that this:</w:t>
        </w:r>
      </w:ins>
    </w:p>
    <w:p w14:paraId="16ADAF4E" w14:textId="77777777" w:rsidR="0090014E" w:rsidRDefault="0090014E">
      <w:pPr>
        <w:pStyle w:val="Textkrper"/>
        <w:spacing w:before="9" w:line="216" w:lineRule="auto"/>
        <w:ind w:left="142" w:right="848" w:firstLine="218"/>
        <w:jc w:val="both"/>
      </w:pPr>
    </w:p>
    <w:p w14:paraId="4C3C7A3C" w14:textId="77777777" w:rsidR="000655EC" w:rsidRDefault="00000000">
      <w:pPr>
        <w:pStyle w:val="Textkrper"/>
        <w:spacing w:before="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C3C7CA0" wp14:editId="4C3C7CA1">
                <wp:simplePos x="0" y="0"/>
                <wp:positionH relativeFrom="page">
                  <wp:posOffset>499516</wp:posOffset>
                </wp:positionH>
                <wp:positionV relativeFrom="paragraph">
                  <wp:posOffset>53390</wp:posOffset>
                </wp:positionV>
                <wp:extent cx="6561455" cy="536575"/>
                <wp:effectExtent l="0" t="0" r="0" b="0"/>
                <wp:wrapTopAndBottom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1455" cy="5365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3C7DBA" w14:textId="77777777" w:rsidR="000655EC" w:rsidRDefault="00000000">
                            <w:pPr>
                              <w:spacing w:before="37"/>
                              <w:ind w:left="77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4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C3C7DBB" w14:textId="77777777" w:rsidR="000655EC" w:rsidRDefault="00000000">
                            <w:pPr>
                              <w:spacing w:before="4" w:line="244" w:lineRule="auto"/>
                              <w:ind w:left="77" w:right="4374" w:hanging="1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2"/>
                                <w:w w:val="11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1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15"/>
                                <w:sz w:val="20"/>
                              </w:rPr>
                              <w:t>the_longest"</w:t>
                            </w:r>
                            <w:r>
                              <w:rPr>
                                <w:rFonts w:ascii="Cambria"/>
                                <w:spacing w:val="18"/>
                                <w:w w:val="11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1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0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8"/>
                                <w:w w:val="115"/>
                                <w:sz w:val="20"/>
                              </w:rPr>
                              <w:t>query_ever_for_a_view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FF0000"/>
                                <w:w w:val="115"/>
                                <w:sz w:val="20"/>
                              </w:rPr>
                              <w:t xml:space="preserve">"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20"/>
                                <w:sz w:val="20"/>
                              </w:rPr>
                              <w:t>LIMIT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0"/>
                                <w:w w:val="120"/>
                                <w:sz w:val="20"/>
                              </w:rPr>
                              <w:t>10;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7CA0" id="Textbox 79" o:spid="_x0000_s1030" type="#_x0000_t202" style="position:absolute;margin-left:39.35pt;margin-top:4.2pt;width:516.65pt;height:42.2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" filled="f" strokeweight=".14039mm">
                <v:path arrowok="t"/>
                <v:textbox inset="0,0,0,0">
                  <w:txbxContent>
                    <w:p w14:paraId="4C3C7DBA" w14:textId="77777777" w:rsidR="000655EC" w:rsidRDefault="00000000">
                      <w:pPr>
                        <w:spacing w:before="37"/>
                        <w:ind w:left="77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4"/>
                          <w:sz w:val="20"/>
                        </w:rPr>
                        <w:t>SELECT</w:t>
                      </w:r>
                      <w:r>
                        <w:rPr>
                          <w:rFonts w:ascii="Cambria"/>
                          <w:color w:val="0000FF"/>
                          <w:spacing w:val="6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0"/>
                          <w:sz w:val="20"/>
                        </w:rPr>
                        <w:t>*</w:t>
                      </w:r>
                    </w:p>
                    <w:p w14:paraId="4C3C7DBB" w14:textId="77777777" w:rsidR="000655EC" w:rsidRDefault="00000000">
                      <w:pPr>
                        <w:spacing w:before="4" w:line="244" w:lineRule="auto"/>
                        <w:ind w:left="77" w:right="4374" w:hanging="1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2"/>
                          <w:w w:val="110"/>
                          <w:sz w:val="20"/>
                        </w:rPr>
                        <w:t>FROM</w:t>
                      </w:r>
                      <w:r>
                        <w:rPr>
                          <w:rFonts w:ascii="Cambria"/>
                          <w:color w:val="0000FF"/>
                          <w:spacing w:val="6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w w:val="115"/>
                          <w:sz w:val="20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2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15"/>
                          <w:sz w:val="20"/>
                        </w:rPr>
                        <w:t>the_longest"</w:t>
                      </w:r>
                      <w:r>
                        <w:rPr>
                          <w:rFonts w:ascii="Cambria"/>
                          <w:spacing w:val="18"/>
                          <w:w w:val="115"/>
                          <w:sz w:val="20"/>
                        </w:rPr>
                        <w:t>.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15"/>
                          <w:sz w:val="20"/>
                        </w:rPr>
                        <w:t>"</w:t>
                      </w:r>
                      <w:r>
                        <w:rPr>
                          <w:rFonts w:ascii="Cambria"/>
                          <w:color w:val="FF0000"/>
                          <w:spacing w:val="-20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spacing w:val="18"/>
                          <w:w w:val="115"/>
                          <w:sz w:val="20"/>
                        </w:rPr>
                        <w:t>query_ever_for_a_view</w:t>
                      </w:r>
                      <w:r>
                        <w:rPr>
                          <w:rFonts w:ascii="Cambria"/>
                          <w:color w:val="FF0000"/>
                          <w:spacing w:val="-2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FF0000"/>
                          <w:w w:val="115"/>
                          <w:sz w:val="20"/>
                        </w:rPr>
                        <w:t xml:space="preserve">" </w:t>
                      </w:r>
                      <w:r>
                        <w:rPr>
                          <w:rFonts w:ascii="Cambria"/>
                          <w:color w:val="0000FF"/>
                          <w:spacing w:val="13"/>
                          <w:w w:val="120"/>
                          <w:sz w:val="20"/>
                        </w:rPr>
                        <w:t>LIMIT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0"/>
                          <w:w w:val="120"/>
                          <w:sz w:val="20"/>
                        </w:rPr>
                        <w:t>10;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3C7A3D" w14:textId="77777777" w:rsidR="000655EC" w:rsidRDefault="000655EC">
      <w:pPr>
        <w:pStyle w:val="Textkrper"/>
        <w:spacing w:before="117"/>
        <w:rPr>
          <w:ins w:id="375" w:author="Ritley Kenneth" w:date="2025-12-09T06:06:00Z" w16du:dateUtc="2025-12-09T05:06:00Z"/>
          <w:sz w:val="28"/>
        </w:rPr>
      </w:pPr>
    </w:p>
    <w:p w14:paraId="224F3D53" w14:textId="72530FB7" w:rsidR="00ED340B" w:rsidRDefault="00ED340B">
      <w:pPr>
        <w:pStyle w:val="Textkrper"/>
        <w:spacing w:before="117"/>
        <w:rPr>
          <w:ins w:id="376" w:author="Ritley Kenneth" w:date="2025-12-09T06:06:00Z" w16du:dateUtc="2025-12-09T05:06:00Z"/>
          <w:sz w:val="28"/>
        </w:rPr>
      </w:pPr>
      <w:ins w:id="377" w:author="Ritley Kenneth" w:date="2025-12-09T06:06:00Z" w16du:dateUtc="2025-12-09T05:06:00Z">
        <w:r>
          <w:rPr>
            <w:sz w:val="28"/>
          </w:rPr>
          <w:t>Looks like this:</w:t>
        </w:r>
      </w:ins>
    </w:p>
    <w:p w14:paraId="2A43265C" w14:textId="77777777" w:rsidR="00ED340B" w:rsidRDefault="00ED340B">
      <w:pPr>
        <w:pStyle w:val="Textkrper"/>
        <w:spacing w:before="117"/>
        <w:rPr>
          <w:ins w:id="378" w:author="Ritley Kenneth" w:date="2025-12-09T06:06:00Z" w16du:dateUtc="2025-12-09T05:06:00Z"/>
          <w:sz w:val="28"/>
        </w:rPr>
      </w:pPr>
    </w:p>
    <w:p w14:paraId="7F7E59E5" w14:textId="456B7AE3" w:rsidR="00ED340B" w:rsidRDefault="00ED340B">
      <w:pPr>
        <w:pStyle w:val="Textkrper"/>
        <w:spacing w:before="117"/>
        <w:rPr>
          <w:ins w:id="379" w:author="Ritley Kenneth" w:date="2025-12-09T06:04:00Z" w16du:dateUtc="2025-12-09T05:04:00Z"/>
          <w:sz w:val="28"/>
        </w:rPr>
      </w:pPr>
      <w:ins w:id="380" w:author="Ritley Kenneth" w:date="2025-12-09T06:06:00Z" w16du:dateUtc="2025-12-09T05:06:00Z">
        <w:r w:rsidRPr="00ED340B">
          <w:rPr>
            <w:noProof/>
            <w:sz w:val="28"/>
          </w:rPr>
          <w:drawing>
            <wp:inline distT="0" distB="0" distL="0" distR="0" wp14:anchorId="47563ED7" wp14:editId="14BCAE44">
              <wp:extent cx="7113270" cy="1450975"/>
              <wp:effectExtent l="0" t="0" r="0" b="0"/>
              <wp:docPr id="17862319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862319" name="Picture 1" descr="A screenshot of a computer&#10;&#10;AI-generated content may be incorrect."/>
                      <pic:cNvPicPr/>
                    </pic:nvPicPr>
                    <pic:blipFill>
                      <a:blip r:embed="rId7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3270" cy="1450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7E1300E" w14:textId="77777777" w:rsidR="0090014E" w:rsidRDefault="0090014E">
      <w:pPr>
        <w:pStyle w:val="Textkrper"/>
        <w:spacing w:before="117"/>
        <w:rPr>
          <w:ins w:id="381" w:author="Ritley Kenneth" w:date="2025-12-09T06:06:00Z" w16du:dateUtc="2025-12-09T05:06:00Z"/>
          <w:sz w:val="28"/>
        </w:rPr>
      </w:pPr>
    </w:p>
    <w:p w14:paraId="6746FD91" w14:textId="19833810" w:rsidR="00ED340B" w:rsidRDefault="00ED340B">
      <w:pPr>
        <w:pStyle w:val="Textkrper"/>
        <w:spacing w:before="117"/>
        <w:rPr>
          <w:ins w:id="382" w:author="Ritley Kenneth" w:date="2025-12-09T06:06:00Z" w16du:dateUtc="2025-12-09T05:06:00Z"/>
          <w:sz w:val="28"/>
        </w:rPr>
      </w:pPr>
      <w:ins w:id="383" w:author="Ritley Kenneth" w:date="2025-12-09T06:06:00Z" w16du:dateUtc="2025-12-09T05:06:00Z">
        <w:r>
          <w:rPr>
            <w:sz w:val="28"/>
          </w:rPr>
          <w:t>It’s not bad – but I think it could be improved a little bit</w:t>
        </w:r>
        <w:r w:rsidR="006A2D41">
          <w:rPr>
            <w:sz w:val="28"/>
          </w:rPr>
          <w:t xml:space="preserve"> – would it be possible for you – as a test – to print out this table, but then an identical copy where the font is reduced a tiny bit?</w:t>
        </w:r>
      </w:ins>
    </w:p>
    <w:p w14:paraId="3B0A9E3E" w14:textId="77777777" w:rsidR="006A2D41" w:rsidRDefault="006A2D41">
      <w:pPr>
        <w:pStyle w:val="Textkrper"/>
        <w:spacing w:before="117"/>
        <w:rPr>
          <w:ins w:id="384" w:author="Ritley Kenneth" w:date="2025-12-09T06:06:00Z" w16du:dateUtc="2025-12-09T05:06:00Z"/>
          <w:sz w:val="28"/>
        </w:rPr>
      </w:pPr>
    </w:p>
    <w:p w14:paraId="594D73D0" w14:textId="067A5F6D" w:rsidR="006A2D41" w:rsidRDefault="006A2D41">
      <w:pPr>
        <w:pStyle w:val="Textkrper"/>
        <w:spacing w:before="117"/>
        <w:rPr>
          <w:ins w:id="385" w:author="Ritley Kenneth" w:date="2025-12-09T06:07:00Z" w16du:dateUtc="2025-12-09T05:07:00Z"/>
          <w:sz w:val="28"/>
        </w:rPr>
      </w:pPr>
      <w:ins w:id="386" w:author="Ritley Kenneth" w:date="2025-12-09T06:06:00Z" w16du:dateUtc="2025-12-09T05:06:00Z">
        <w:r>
          <w:rPr>
            <w:sz w:val="28"/>
          </w:rPr>
          <w:t>I know it is “Geschm</w:t>
        </w:r>
      </w:ins>
      <w:ins w:id="387" w:author="Ritley Kenneth" w:date="2025-12-09T06:07:00Z" w16du:dateUtc="2025-12-09T05:07:00Z">
        <w:r>
          <w:rPr>
            <w:sz w:val="28"/>
          </w:rPr>
          <w:t>acksache” but I think if the font were just a tiny bit smaller, it  would someone look a bit better.</w:t>
        </w:r>
      </w:ins>
    </w:p>
    <w:p w14:paraId="690ECA51" w14:textId="77777777" w:rsidR="006A2D41" w:rsidRDefault="006A2D41">
      <w:pPr>
        <w:pStyle w:val="Textkrper"/>
        <w:spacing w:before="117"/>
        <w:rPr>
          <w:ins w:id="388" w:author="Ritley Kenneth" w:date="2025-12-09T06:07:00Z" w16du:dateUtc="2025-12-09T05:07:00Z"/>
          <w:sz w:val="28"/>
        </w:rPr>
      </w:pPr>
    </w:p>
    <w:p w14:paraId="4AE4126C" w14:textId="6573081F" w:rsidR="006A2D41" w:rsidRDefault="006A2D41">
      <w:pPr>
        <w:pStyle w:val="Textkrper"/>
        <w:spacing w:before="117"/>
        <w:rPr>
          <w:ins w:id="389" w:author="Ritley Kenneth" w:date="2025-12-09T06:04:00Z" w16du:dateUtc="2025-12-09T05:04:00Z"/>
          <w:sz w:val="28"/>
        </w:rPr>
      </w:pPr>
      <w:ins w:id="390" w:author="Ritley Kenneth" w:date="2025-12-09T06:07:00Z" w16du:dateUtc="2025-12-09T05:07:00Z">
        <w:r>
          <w:rPr>
            <w:sz w:val="28"/>
          </w:rPr>
          <w:t>But . . . don’t go to any trouble. I don’t know LaTeX so if it is not easy, OK to leave “as is.”</w:t>
        </w:r>
      </w:ins>
    </w:p>
    <w:p w14:paraId="2FDDB271" w14:textId="77777777" w:rsidR="0090014E" w:rsidRDefault="0090014E">
      <w:pPr>
        <w:pStyle w:val="Textkrper"/>
        <w:spacing w:before="117"/>
        <w:rPr>
          <w:ins w:id="391" w:author="Ritley Kenneth" w:date="2025-12-09T06:04:00Z" w16du:dateUtc="2025-12-09T05:04:00Z"/>
          <w:sz w:val="28"/>
        </w:rPr>
      </w:pPr>
    </w:p>
    <w:p w14:paraId="6C06B638" w14:textId="77777777" w:rsidR="0090014E" w:rsidRDefault="0090014E">
      <w:pPr>
        <w:pStyle w:val="Textkrper"/>
        <w:spacing w:before="117"/>
        <w:rPr>
          <w:ins w:id="392" w:author="Ritley Kenneth" w:date="2025-12-09T06:04:00Z" w16du:dateUtc="2025-12-09T05:04:00Z"/>
          <w:sz w:val="28"/>
        </w:rPr>
      </w:pPr>
    </w:p>
    <w:p w14:paraId="34F5F112" w14:textId="77777777" w:rsidR="0090014E" w:rsidRDefault="0090014E">
      <w:pPr>
        <w:pStyle w:val="Textkrper"/>
        <w:spacing w:before="117"/>
        <w:rPr>
          <w:ins w:id="393" w:author="Ritley Kenneth" w:date="2025-12-09T06:04:00Z" w16du:dateUtc="2025-12-09T05:04:00Z"/>
          <w:sz w:val="28"/>
        </w:rPr>
      </w:pPr>
    </w:p>
    <w:p w14:paraId="32DE8EF3" w14:textId="77777777" w:rsidR="0090014E" w:rsidRDefault="0090014E">
      <w:pPr>
        <w:pStyle w:val="Textkrper"/>
        <w:spacing w:before="117"/>
        <w:rPr>
          <w:sz w:val="28"/>
        </w:rPr>
      </w:pPr>
    </w:p>
    <w:p w14:paraId="4C3C7A3E" w14:textId="77777777" w:rsidR="000655EC" w:rsidRDefault="00000000">
      <w:pPr>
        <w:pStyle w:val="berschrift2"/>
        <w:numPr>
          <w:ilvl w:val="1"/>
          <w:numId w:val="18"/>
        </w:numPr>
        <w:tabs>
          <w:tab w:val="left" w:pos="771"/>
        </w:tabs>
        <w:ind w:left="771" w:hanging="629"/>
        <w:rPr>
          <w:b w:val="0"/>
        </w:rPr>
      </w:pPr>
      <w:bookmarkStart w:id="394" w:name="Development_to_Get_to_Generalisable_Rule"/>
      <w:bookmarkStart w:id="395" w:name="_bookmark56"/>
      <w:bookmarkEnd w:id="394"/>
      <w:bookmarkEnd w:id="395"/>
      <w:r>
        <w:rPr>
          <w:b w:val="0"/>
          <w:color w:val="687D91"/>
          <w:w w:val="85"/>
        </w:rPr>
        <w:t>Development</w:t>
      </w:r>
      <w:r>
        <w:rPr>
          <w:b w:val="0"/>
          <w:color w:val="687D91"/>
          <w:spacing w:val="9"/>
        </w:rPr>
        <w:t xml:space="preserve"> </w:t>
      </w:r>
      <w:r>
        <w:rPr>
          <w:b w:val="0"/>
          <w:color w:val="687D91"/>
          <w:w w:val="85"/>
        </w:rPr>
        <w:t>to</w:t>
      </w:r>
      <w:r>
        <w:rPr>
          <w:b w:val="0"/>
          <w:color w:val="687D91"/>
          <w:spacing w:val="9"/>
        </w:rPr>
        <w:t xml:space="preserve"> </w:t>
      </w:r>
      <w:r>
        <w:rPr>
          <w:b w:val="0"/>
          <w:color w:val="687D91"/>
          <w:w w:val="85"/>
        </w:rPr>
        <w:t>Get</w:t>
      </w:r>
      <w:r>
        <w:rPr>
          <w:b w:val="0"/>
          <w:color w:val="687D91"/>
          <w:spacing w:val="9"/>
        </w:rPr>
        <w:t xml:space="preserve"> </w:t>
      </w:r>
      <w:r>
        <w:rPr>
          <w:b w:val="0"/>
          <w:color w:val="687D91"/>
          <w:w w:val="85"/>
        </w:rPr>
        <w:t>to</w:t>
      </w:r>
      <w:r>
        <w:rPr>
          <w:b w:val="0"/>
          <w:color w:val="687D91"/>
          <w:spacing w:val="9"/>
        </w:rPr>
        <w:t xml:space="preserve"> </w:t>
      </w:r>
      <w:r>
        <w:rPr>
          <w:b w:val="0"/>
          <w:color w:val="687D91"/>
          <w:w w:val="85"/>
        </w:rPr>
        <w:t>Generalisable</w:t>
      </w:r>
      <w:r>
        <w:rPr>
          <w:b w:val="0"/>
          <w:color w:val="687D91"/>
          <w:spacing w:val="9"/>
        </w:rPr>
        <w:t xml:space="preserve"> </w:t>
      </w:r>
      <w:r>
        <w:rPr>
          <w:b w:val="0"/>
          <w:color w:val="687D91"/>
          <w:spacing w:val="-2"/>
          <w:w w:val="85"/>
        </w:rPr>
        <w:t>Rules</w:t>
      </w:r>
    </w:p>
    <w:p w14:paraId="4C3C7A3F" w14:textId="77777777" w:rsidR="000655EC" w:rsidRDefault="00000000">
      <w:pPr>
        <w:pStyle w:val="Textkrper"/>
        <w:spacing w:before="226" w:line="216" w:lineRule="auto"/>
        <w:ind w:left="142" w:right="848"/>
        <w:jc w:val="both"/>
      </w:pP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generalisable</w:t>
      </w:r>
      <w:r>
        <w:rPr>
          <w:spacing w:val="-7"/>
        </w:rPr>
        <w:t xml:space="preserve"> </w:t>
      </w:r>
      <w:r>
        <w:t>rule,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DQM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proceed,</w:t>
      </w:r>
      <w:r>
        <w:rPr>
          <w:spacing w:val="-6"/>
        </w:rPr>
        <w:t xml:space="preserve"> </w:t>
      </w:r>
      <w:r>
        <w:t>was the next task.</w:t>
      </w:r>
      <w:r>
        <w:rPr>
          <w:spacing w:val="35"/>
        </w:rPr>
        <w:t xml:space="preserve"> </w:t>
      </w:r>
      <w:r>
        <w:t>The next step was therefore to remove the unnecessary aggregations from the full query. Then, the checks to be executed on the query results had to be brought into a generalisable format.</w:t>
      </w:r>
    </w:p>
    <w:p w14:paraId="4C3C7A40" w14:textId="77777777" w:rsidR="000655EC" w:rsidRDefault="000655EC">
      <w:pPr>
        <w:pStyle w:val="Textkrper"/>
        <w:spacing w:before="7"/>
      </w:pPr>
    </w:p>
    <w:p w14:paraId="4C3C7A41" w14:textId="77777777" w:rsidR="000655EC" w:rsidRDefault="00000000">
      <w:pPr>
        <w:pStyle w:val="berschrift3"/>
        <w:jc w:val="both"/>
        <w:rPr>
          <w:b w:val="0"/>
        </w:rPr>
      </w:pPr>
      <w:r>
        <w:rPr>
          <w:b w:val="0"/>
          <w:color w:val="687D91"/>
          <w:w w:val="85"/>
        </w:rPr>
        <w:t>Shorter</w:t>
      </w:r>
      <w:r>
        <w:rPr>
          <w:b w:val="0"/>
          <w:color w:val="687D91"/>
          <w:spacing w:val="-1"/>
          <w:w w:val="95"/>
        </w:rPr>
        <w:t xml:space="preserve"> </w:t>
      </w:r>
      <w:r>
        <w:rPr>
          <w:b w:val="0"/>
          <w:color w:val="687D91"/>
          <w:spacing w:val="-2"/>
          <w:w w:val="95"/>
        </w:rPr>
        <w:t>Query</w:t>
      </w:r>
    </w:p>
    <w:p w14:paraId="4C3C7A42" w14:textId="77777777" w:rsidR="000655EC" w:rsidRDefault="00000000">
      <w:pPr>
        <w:pStyle w:val="Textkrper"/>
        <w:spacing w:before="155" w:line="216" w:lineRule="auto"/>
        <w:ind w:left="142" w:right="848"/>
        <w:jc w:val="both"/>
      </w:pPr>
      <w:r>
        <w:t>To</w:t>
      </w:r>
      <w:r>
        <w:rPr>
          <w:spacing w:val="-11"/>
        </w:rPr>
        <w:t xml:space="preserve"> </w:t>
      </w:r>
      <w:r>
        <w:t>reduce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queried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MVP,</w:t>
      </w:r>
      <w:r>
        <w:rPr>
          <w:spacing w:val="-11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aggregations</w:t>
      </w:r>
      <w:r>
        <w:rPr>
          <w:spacing w:val="-11"/>
        </w:rPr>
        <w:t xml:space="preserve"> </w:t>
      </w:r>
      <w:r>
        <w:t>had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removed. Only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aggregations</w:t>
      </w:r>
      <w:r>
        <w:rPr>
          <w:spacing w:val="-11"/>
        </w:rPr>
        <w:t xml:space="preserve"> </w:t>
      </w:r>
      <w:r>
        <w:t>for submitted and discharged were kept. Thus, the following query is much shorter.</w:t>
      </w:r>
    </w:p>
    <w:p w14:paraId="4C3C7A43" w14:textId="77777777" w:rsidR="000655EC" w:rsidRDefault="00000000">
      <w:pPr>
        <w:pStyle w:val="Textkrper"/>
        <w:spacing w:before="11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anchor distT="0" distB="0" distL="0" distR="0" simplePos="0" relativeHeight="487603712" behindDoc="1" locked="0" layoutInCell="1" allowOverlap="1" wp14:anchorId="4C3C7CA2" wp14:editId="4C3C7CA3">
                <wp:simplePos x="0" y="0"/>
                <wp:positionH relativeFrom="page">
                  <wp:posOffset>496976</wp:posOffset>
                </wp:positionH>
                <wp:positionV relativeFrom="paragraph">
                  <wp:posOffset>50882</wp:posOffset>
                </wp:positionV>
                <wp:extent cx="6566534" cy="3383915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6534" cy="3383915"/>
                          <a:chOff x="0" y="0"/>
                          <a:chExt cx="6566534" cy="338391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3027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523025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563512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40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563512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40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563512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40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563512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40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563512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40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563512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40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563512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40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563512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40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563512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40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563512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40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563512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40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563512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40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563512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40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563512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40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563512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40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563512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40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563512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40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563512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40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563512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40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563512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40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563512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40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563512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40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563512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53644" y="43273"/>
                            <a:ext cx="1350645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BC" w14:textId="77777777" w:rsidR="000655EC" w:rsidRDefault="00000000">
                              <w:pPr>
                                <w:spacing w:line="211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8"/>
                                  <w:sz w:val="20"/>
                                </w:rPr>
                                <w:t>WITH</w:t>
                              </w:r>
                            </w:p>
                            <w:p w14:paraId="4C3C7DBD" w14:textId="77777777" w:rsidR="000655EC" w:rsidRDefault="00000000">
                              <w:pPr>
                                <w:spacing w:before="4"/>
                                <w:ind w:left="253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</w:rPr>
                                <w:t>key_to_plz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73176" y="346930"/>
                            <a:ext cx="2707005" cy="197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BE" w14:textId="77777777" w:rsidR="000655EC" w:rsidRDefault="00000000">
                              <w:pPr>
                                <w:spacing w:line="211" w:lineRule="exact"/>
                                <w:jc w:val="both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w w:val="110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4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w w:val="110"/>
                                  <w:sz w:val="20"/>
                                </w:rPr>
                                <w:t>VET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4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3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10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5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10"/>
                                  <w:sz w:val="20"/>
                                </w:rPr>
                                <w:t>196000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0"/>
                                  <w:w w:val="125"/>
                                  <w:sz w:val="20"/>
                                </w:rPr>
                                <w:t>’</w:t>
                              </w:r>
                            </w:p>
                            <w:p w14:paraId="4C3C7DBF" w14:textId="77777777" w:rsidR="000655EC" w:rsidRDefault="00000000">
                              <w:pPr>
                                <w:spacing w:before="4" w:line="244" w:lineRule="auto"/>
                                <w:ind w:right="18"/>
                                <w:jc w:val="both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HRK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2"/>
                                  <w:w w:val="2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462150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0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CAD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659100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0"/>
                                  <w:w w:val="1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WAL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1"/>
                                  <w:w w:val="1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1"/>
                                  <w:w w:val="1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1"/>
                                  <w:w w:val="1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830000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0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HAE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462000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UTZ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2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720000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PRA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413400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FRA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2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852000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10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1"/>
                                  <w:w w:val="1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40"/>
                                  <w:sz w:val="20"/>
                                </w:rPr>
                                <w:t>DAI’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9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1"/>
                                  <w:w w:val="1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1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131000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95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URD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2"/>
                                  <w:w w:val="2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892000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0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BCH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503000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RUE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2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815000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05"/>
                                  <w:sz w:val="20"/>
                                </w:rPr>
                                <w:t xml:space="preserve">’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38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42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OMU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34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4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45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307100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0"/>
                                  <w:w w:val="145"/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161016" y="346930"/>
                            <a:ext cx="232410" cy="197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C0" w14:textId="77777777" w:rsidR="000655EC" w:rsidRDefault="00000000">
                              <w:pPr>
                                <w:spacing w:line="211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5"/>
                                  <w:w w:val="130"/>
                                  <w:sz w:val="20"/>
                                </w:rPr>
                                <w:t>plz</w:t>
                              </w:r>
                            </w:p>
                            <w:p w14:paraId="4C3C7DC1" w14:textId="77777777" w:rsidR="000655EC" w:rsidRDefault="00000000">
                              <w:pPr>
                                <w:spacing w:before="4" w:line="244" w:lineRule="auto"/>
                                <w:ind w:right="18"/>
                                <w:jc w:val="both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6"/>
                                  <w:w w:val="120"/>
                                  <w:sz w:val="20"/>
                                </w:rPr>
                                <w:t xml:space="preserve">plz plz plz plz plz plz plz plz plz plz plz 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20"/>
                                  <w:sz w:val="20"/>
                                </w:rPr>
                                <w:t>plz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480834" y="346930"/>
                            <a:ext cx="709295" cy="18218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C2" w14:textId="77777777" w:rsidR="000655EC" w:rsidRDefault="00000000">
                              <w:pPr>
                                <w:spacing w:line="211" w:lineRule="exact"/>
                                <w:jc w:val="both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>UNION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3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-5"/>
                                  <w:sz w:val="20"/>
                                </w:rPr>
                                <w:t>ALL</w:t>
                              </w:r>
                            </w:p>
                            <w:p w14:paraId="4C3C7DC3" w14:textId="77777777" w:rsidR="000655EC" w:rsidRDefault="00000000">
                              <w:pPr>
                                <w:spacing w:before="4" w:line="244" w:lineRule="auto"/>
                                <w:ind w:right="18"/>
                                <w:jc w:val="both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sz w:val="20"/>
                                </w:rPr>
                                <w:t xml:space="preserve">UNION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sz w:val="20"/>
                                </w:rPr>
                                <w:t xml:space="preserve">UNION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sz w:val="20"/>
                                </w:rPr>
                                <w:t xml:space="preserve">UNION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sz w:val="20"/>
                                </w:rPr>
                                <w:t xml:space="preserve">UNION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sz w:val="20"/>
                                </w:rPr>
                                <w:t xml:space="preserve">UNION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sz w:val="20"/>
                                </w:rPr>
                                <w:t xml:space="preserve">UNION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sz w:val="20"/>
                                </w:rPr>
                                <w:t xml:space="preserve">UNION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sz w:val="20"/>
                                </w:rPr>
                                <w:t xml:space="preserve">UNION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sz w:val="20"/>
                                </w:rPr>
                                <w:t xml:space="preserve">UNION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sz w:val="20"/>
                                </w:rPr>
                                <w:t xml:space="preserve">UNION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>ALL UNION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3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-5"/>
                                  <w:sz w:val="2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09054" y="2320726"/>
                            <a:ext cx="3980815" cy="1062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C4" w14:textId="77777777" w:rsidR="000655EC" w:rsidRDefault="00000000">
                              <w:pPr>
                                <w:spacing w:line="211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5"/>
                                  <w:w w:val="195"/>
                                  <w:sz w:val="20"/>
                                </w:rPr>
                                <w:t>),</w:t>
                              </w:r>
                            </w:p>
                            <w:p w14:paraId="4C3C7DC5" w14:textId="77777777" w:rsidR="000655EC" w:rsidRDefault="000655EC">
                              <w:pPr>
                                <w:spacing w:before="9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C3C7DC6" w14:textId="77777777" w:rsidR="000655EC" w:rsidRDefault="00000000">
                              <w:pPr>
                                <w:ind w:left="8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</w:rPr>
                                <w:t>plz_to_key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0"/>
                                </w:rPr>
                                <w:t>(</w:t>
                              </w:r>
                            </w:p>
                            <w:p w14:paraId="4C3C7DC7" w14:textId="77777777" w:rsidR="000655EC" w:rsidRDefault="00000000">
                              <w:pPr>
                                <w:spacing w:before="5" w:line="244" w:lineRule="auto"/>
                                <w:ind w:left="258" w:right="18"/>
                                <w:jc w:val="both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4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196000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40"/>
                                  <w:sz w:val="20"/>
                                </w:rPr>
                                <w:t>plz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VET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3"/>
                                  <w:sz w:val="20"/>
                                </w:rPr>
                                <w:t>UNION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6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0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4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462150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40"/>
                                  <w:sz w:val="20"/>
                                </w:rPr>
                                <w:t>plz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HRK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3"/>
                                  <w:sz w:val="20"/>
                                </w:rPr>
                                <w:t>UNION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5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0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4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659100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40"/>
                                  <w:sz w:val="20"/>
                                </w:rPr>
                                <w:t>plz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CAD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2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3"/>
                                  <w:sz w:val="20"/>
                                </w:rPr>
                                <w:t>UNION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6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0"/>
                                  <w:sz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4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25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7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54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sz w:val="20"/>
                                </w:rPr>
                                <w:t>830470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7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40"/>
                                  <w:sz w:val="20"/>
                                </w:rPr>
                                <w:t>plz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7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spacing w:val="21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7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55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WAL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7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35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4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42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7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13"/>
                                  <w:sz w:val="20"/>
                                </w:rPr>
                                <w:t>UNION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7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5"/>
                                  <w:sz w:val="2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C7CA2" id="Group 80" o:spid="_x0000_s1031" style="position:absolute;margin-left:39.15pt;margin-top:4pt;width:517.05pt;height:266.45pt;z-index:-15712768;mso-wrap-distance-left:0;mso-wrap-distance-right:0;mso-position-horizontal-relative:page" coordsize="65665,3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">
                <v:shape id="Graphic 81" o:spid="_x0000_s1032" style="position:absolute;left:25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" path="m,43014l,e" filled="f" strokeweight=".14039mm">
                  <v:path arrowok="t"/>
                </v:shape>
                <v:shape id="Graphic 82" o:spid="_x0000_s1033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" path="m,l43014,e" filled="f" strokeweight=".14039mm">
                  <v:path arrowok="t"/>
                </v:shape>
                <v:shape id="Graphic 83" o:spid="_x0000_s1034" style="position:absolute;left:430;top:25;width:64802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" path="m,l6479997,e" filled="f" strokeweight=".14039mm">
                  <v:path arrowok="t"/>
                </v:shape>
                <v:shape id="Graphic 84" o:spid="_x0000_s1035" style="position:absolute;left:65230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" path="m,l43014,e" filled="f" strokeweight=".14039mm">
                  <v:path arrowok="t"/>
                </v:shape>
                <v:shape id="Graphic 85" o:spid="_x0000_s1036" style="position:absolute;left:6563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" path="m,43014l,e" filled="f" strokeweight=".14039mm">
                  <v:path arrowok="t"/>
                </v:shape>
                <v:shape id="Graphic 86" o:spid="_x0000_s1037" style="position:absolute;left:25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" path="m,151828l,e" filled="f" strokeweight=".14039mm">
                  <v:path arrowok="t"/>
                </v:shape>
                <v:shape id="Graphic 87" o:spid="_x0000_s1038" style="position:absolute;left:6563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" path="m,151828l,e" filled="f" strokeweight=".14039mm">
                  <v:path arrowok="t"/>
                </v:shape>
                <v:shape id="Graphic 88" o:spid="_x0000_s1039" style="position:absolute;left:25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iFO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" path="m,151828l,e" filled="f" strokeweight=".14039mm">
                  <v:path arrowok="t"/>
                </v:shape>
                <v:shape id="Graphic 89" o:spid="_x0000_s1040" style="position:absolute;left:6563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" path="m,151828l,e" filled="f" strokeweight=".14039mm">
                  <v:path arrowok="t"/>
                </v:shape>
                <v:shape id="Graphic 90" o:spid="_x0000_s1041" style="position:absolute;left:25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" path="m,151828l,e" filled="f" strokeweight=".14039mm">
                  <v:path arrowok="t"/>
                </v:shape>
                <v:shape id="Graphic 91" o:spid="_x0000_s1042" style="position:absolute;left:6563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" path="m,151828l,e" filled="f" strokeweight=".14039mm">
                  <v:path arrowok="t"/>
                </v:shape>
                <v:shape id="Graphic 92" o:spid="_x0000_s1043" style="position:absolute;left:25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" path="m,151828l,e" filled="f" strokeweight=".14039mm">
                  <v:path arrowok="t"/>
                </v:shape>
                <v:shape id="Graphic 93" o:spid="_x0000_s1044" style="position:absolute;left:6563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" path="m,151828l,e" filled="f" strokeweight=".14039mm">
                  <v:path arrowok="t"/>
                </v:shape>
                <v:shape id="Graphic 94" o:spid="_x0000_s1045" style="position:absolute;left:25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" path="m,151828l,e" filled="f" strokeweight=".14039mm">
                  <v:path arrowok="t"/>
                </v:shape>
                <v:shape id="Graphic 95" o:spid="_x0000_s1046" style="position:absolute;left:6563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" path="m,151828l,e" filled="f" strokeweight=".14039mm">
                  <v:path arrowok="t"/>
                </v:shape>
                <v:shape id="Graphic 96" o:spid="_x0000_s1047" style="position:absolute;left:25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" path="m,151828l,e" filled="f" strokeweight=".14039mm">
                  <v:path arrowok="t"/>
                </v:shape>
                <v:shape id="Graphic 97" o:spid="_x0000_s1048" style="position:absolute;left:6563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" path="m,151828l,e" filled="f" strokeweight=".14039mm">
                  <v:path arrowok="t"/>
                </v:shape>
                <v:shape id="Graphic 98" o:spid="_x0000_s1049" style="position:absolute;left:25;top:95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" path="m,151828l,e" filled="f" strokeweight=".14039mm">
                  <v:path arrowok="t"/>
                </v:shape>
                <v:shape id="Graphic 99" o:spid="_x0000_s1050" style="position:absolute;left:6563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" path="m,151828l,e" filled="f" strokeweight=".14039mm">
                  <v:path arrowok="t"/>
                </v:shape>
                <v:shape id="Graphic 100" o:spid="_x0000_s1051" style="position:absolute;left:25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" path="m,151828l,e" filled="f" strokeweight=".14039mm">
                  <v:path arrowok="t"/>
                </v:shape>
                <v:shape id="Graphic 101" o:spid="_x0000_s1052" style="position:absolute;left:6563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" path="m,151828l,e" filled="f" strokeweight=".14039mm">
                  <v:path arrowok="t"/>
                </v:shape>
                <v:shape id="Graphic 102" o:spid="_x0000_s1053" style="position:absolute;left:25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" path="m,151828l,e" filled="f" strokeweight=".14039mm">
                  <v:path arrowok="t"/>
                </v:shape>
                <v:shape id="Graphic 103" o:spid="_x0000_s1054" style="position:absolute;left:6563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" path="m,151828l,e" filled="f" strokeweight=".14039mm">
                  <v:path arrowok="t"/>
                </v:shape>
                <v:shape id="Graphic 104" o:spid="_x0000_s1055" style="position:absolute;left:25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" path="m,151828l,e" filled="f" strokeweight=".14039mm">
                  <v:path arrowok="t"/>
                </v:shape>
                <v:shape id="Graphic 105" o:spid="_x0000_s1056" style="position:absolute;left:6563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" path="m,151828l,e" filled="f" strokeweight=".14039mm">
                  <v:path arrowok="t"/>
                </v:shape>
                <v:shape id="Graphic 106" o:spid="_x0000_s1057" style="position:absolute;left:25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" path="m,151828l,e" filled="f" strokeweight=".14039mm">
                  <v:path arrowok="t"/>
                </v:shape>
                <v:shape id="Graphic 107" o:spid="_x0000_s1058" style="position:absolute;left:6563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" path="m,151828l,e" filled="f" strokeweight=".14039mm">
                  <v:path arrowok="t"/>
                </v:shape>
                <v:shape id="Graphic 108" o:spid="_x0000_s1059" style="position:absolute;left:25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" path="m,151828l,e" filled="f" strokeweight=".14039mm">
                  <v:path arrowok="t"/>
                </v:shape>
                <v:shape id="Graphic 109" o:spid="_x0000_s1060" style="position:absolute;left:6563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" path="m,151828l,e" filled="f" strokeweight=".14039mm">
                  <v:path arrowok="t"/>
                </v:shape>
                <v:shape id="Graphic 110" o:spid="_x0000_s1061" style="position:absolute;left:25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" path="m,151828l,e" filled="f" strokeweight=".14039mm">
                  <v:path arrowok="t"/>
                </v:shape>
                <v:shape id="Graphic 111" o:spid="_x0000_s1062" style="position:absolute;left:6563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" path="m,151828l,e" filled="f" strokeweight=".14039mm">
                  <v:path arrowok="t"/>
                </v:shape>
                <v:shape id="Graphic 112" o:spid="_x0000_s1063" style="position:absolute;left:25;top:201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" path="m,151828l,e" filled="f" strokeweight=".14039mm">
                  <v:path arrowok="t"/>
                </v:shape>
                <v:shape id="Graphic 113" o:spid="_x0000_s1064" style="position:absolute;left:6563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" path="m,151828l,e" filled="f" strokeweight=".14039mm">
                  <v:path arrowok="t"/>
                </v:shape>
                <v:shape id="Graphic 114" o:spid="_x0000_s1065" style="position:absolute;left:25;top:2168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" path="m,151828l,e" filled="f" strokeweight=".14039mm">
                  <v:path arrowok="t"/>
                </v:shape>
                <v:shape id="Graphic 115" o:spid="_x0000_s1066" style="position:absolute;left:6563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5Y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YMx&#10;fJ4JF8jlGwAA//8DAFBLAQItABQABgAIAAAAIQDb4fbL7gAAAIUBAAATAAAAAAAAAAAAAAAAAAAA&#10;AABbQ29udGVudF9UeXBlc10ueG1sUEsBAi0AFAAGAAgAAAAhAFr0LFu/AAAAFQEAAAsAAAAAAAAA&#10;AAAAAAAAHwEAAF9yZWxzLy5yZWxzUEsBAi0AFAAGAAgAAAAhABVqfli+AAAA3AAAAA8AAAAAAAAA&#10;AAAAAAAABwIAAGRycy9kb3ducmV2LnhtbFBLBQYAAAAAAwADALcAAADyAgAAAAA=&#10;" path="m,151828l,e" filled="f" strokeweight=".14039mm">
                  <v:path arrowok="t"/>
                </v:shape>
                <v:shape id="Graphic 116" o:spid="_x0000_s1067" style="position:absolute;left:25;top:232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OAv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YMJ&#10;fJ4JF8jlGwAA//8DAFBLAQItABQABgAIAAAAIQDb4fbL7gAAAIUBAAATAAAAAAAAAAAAAAAAAAAA&#10;AABbQ29udGVudF9UeXBlc10ueG1sUEsBAi0AFAAGAAgAAAAhAFr0LFu/AAAAFQEAAAsAAAAAAAAA&#10;AAAAAAAAHwEAAF9yZWxzLy5yZWxzUEsBAi0AFAAGAAgAAAAhAOW44C++AAAA3AAAAA8AAAAAAAAA&#10;AAAAAAAABwIAAGRycy9kb3ducmV2LnhtbFBLBQYAAAAAAwADALcAAADyAgAAAAA=&#10;" path="m,151828l,e" filled="f" strokeweight=".14039mm">
                  <v:path arrowok="t"/>
                </v:shape>
                <v:shape id="Graphic 117" o:spid="_x0000_s1068" style="position:absolute;left:6563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" path="m,151828l,e" filled="f" strokeweight=".14039mm">
                  <v:path arrowok="t"/>
                </v:shape>
                <v:shape id="Graphic 118" o:spid="_x0000_s1069" style="position:absolute;left:25;top:2472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" path="m,151828l,e" filled="f" strokeweight=".14039mm">
                  <v:path arrowok="t"/>
                </v:shape>
                <v:shape id="Graphic 119" o:spid="_x0000_s1070" style="position:absolute;left:6563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" path="m,151828l,e" filled="f" strokeweight=".14039mm">
                  <v:path arrowok="t"/>
                </v:shape>
                <v:shape id="Graphic 120" o:spid="_x0000_s1071" style="position:absolute;left:25;top:26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" path="m,151828l,e" filled="f" strokeweight=".14039mm">
                  <v:path arrowok="t"/>
                </v:shape>
                <v:shape id="Graphic 121" o:spid="_x0000_s1072" style="position:absolute;left:6563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" path="m,151828l,e" filled="f" strokeweight=".14039mm">
                  <v:path arrowok="t"/>
                </v:shape>
                <v:shape id="Graphic 122" o:spid="_x0000_s1073" style="position:absolute;left:25;top:2775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" path="m,151828l,e" filled="f" strokeweight=".14039mm">
                  <v:path arrowok="t"/>
                </v:shape>
                <v:shape id="Graphic 123" o:spid="_x0000_s1074" style="position:absolute;left:6563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4kK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T2fwfCZcIJMHAAAA//8DAFBLAQItABQABgAIAAAAIQDb4fbL7gAAAIUBAAATAAAAAAAAAAAAAAAA&#10;AAAAAABbQ29udGVudF9UeXBlc10ueG1sUEsBAi0AFAAGAAgAAAAhAFr0LFu/AAAAFQEAAAsAAAAA&#10;AAAAAAAAAAAAHwEAAF9yZWxzLy5yZWxzUEsBAi0AFAAGAAgAAAAhADujiQrBAAAA3AAAAA8AAAAA&#10;AAAAAAAAAAAABwIAAGRycy9kb3ducmV2LnhtbFBLBQYAAAAAAwADALcAAAD1AgAAAAA=&#10;" path="m,151828l,e" filled="f" strokeweight=".14039mm">
                  <v:path arrowok="t"/>
                </v:shape>
                <v:shape id="Graphic 124" o:spid="_x0000_s1075" style="position:absolute;left:25;top:2927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" path="m,151828l,e" filled="f" strokeweight=".14039mm">
                  <v:path arrowok="t"/>
                </v:shape>
                <v:shape id="Graphic 125" o:spid="_x0000_s1076" style="position:absolute;left:65635;top:2927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rTl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T+fwfCZcIJMHAAAA//8DAFBLAQItABQABgAIAAAAIQDb4fbL7gAAAIUBAAATAAAAAAAAAAAAAAAA&#10;AAAAAABbQ29udGVudF9UeXBlc10ueG1sUEsBAi0AFAAGAAgAAAAhAFr0LFu/AAAAFQEAAAsAAAAA&#10;AAAAAAAAAAAAHwEAAF9yZWxzLy5yZWxzUEsBAi0AFAAGAAgAAAAhANsGtOXBAAAA3AAAAA8AAAAA&#10;AAAAAAAAAAAABwIAAGRycy9kb3ducmV2LnhtbFBLBQYAAAAAAwADALcAAAD1AgAAAAA=&#10;" path="m,151828l,e" filled="f" strokeweight=".14039mm">
                  <v:path arrowok="t"/>
                </v:shape>
                <v:shape id="Graphic 126" o:spid="_x0000_s1077" style="position:absolute;left:25;top:3079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CqS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TxfwfCZcIJMHAAAA//8DAFBLAQItABQABgAIAAAAIQDb4fbL7gAAAIUBAAATAAAAAAAAAAAAAAAA&#10;AAAAAABbQ29udGVudF9UeXBlc10ueG1sUEsBAi0AFAAGAAgAAAAhAFr0LFu/AAAAFQEAAAsAAAAA&#10;AAAAAAAAAAAAHwEAAF9yZWxzLy5yZWxzUEsBAi0AFAAGAAgAAAAhACvUKpLBAAAA3AAAAA8AAAAA&#10;AAAAAAAAAAAABwIAAGRycy9kb3ducmV2LnhtbFBLBQYAAAAAAwADALcAAAD1AgAAAAA=&#10;" path="m,151828l,e" filled="f" strokeweight=".14039mm">
                  <v:path arrowok="t"/>
                </v:shape>
                <v:shape id="Graphic 127" o:spid="_x0000_s1078" style="position:absolute;left:6563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" path="m,151828l,e" filled="f" strokeweight=".14039mm">
                  <v:path arrowok="t"/>
                </v:shape>
                <v:shape id="Graphic 128" o:spid="_x0000_s1079" style="position:absolute;left:25;top:323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" path="m,151828l,e" filled="f" strokeweight=".14039mm">
                  <v:path arrowok="t"/>
                </v:shape>
                <v:shape id="Graphic 129" o:spid="_x0000_s1080" style="position:absolute;left:6563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" path="m,151828l,e" filled="f" strokeweight=".14039mm">
                  <v:path arrowok="t"/>
                </v:shape>
                <v:shape id="Textbox 130" o:spid="_x0000_s1081" type="#_x0000_t202" style="position:absolute;left:536;top:432;width:13506;height: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4C3C7DBC" w14:textId="77777777" w:rsidR="000655EC" w:rsidRDefault="00000000">
                        <w:pPr>
                          <w:spacing w:line="211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8"/>
                            <w:sz w:val="20"/>
                          </w:rPr>
                          <w:t>WITH</w:t>
                        </w:r>
                      </w:p>
                      <w:p w14:paraId="4C3C7DBD" w14:textId="77777777" w:rsidR="000655EC" w:rsidRDefault="00000000">
                        <w:pPr>
                          <w:spacing w:before="4"/>
                          <w:ind w:left="253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16"/>
                            <w:w w:val="120"/>
                            <w:sz w:val="20"/>
                          </w:rPr>
                          <w:t>key_to_plz</w:t>
                        </w:r>
                        <w:r>
                          <w:rPr>
                            <w:rFonts w:ascii="Cambria"/>
                            <w:spacing w:val="7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0"/>
                          </w:rPr>
                          <w:t>AS</w:t>
                        </w:r>
                        <w:r>
                          <w:rPr>
                            <w:rFonts w:ascii="Cambria"/>
                            <w:color w:val="0000FF"/>
                            <w:spacing w:val="6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(</w:t>
                        </w:r>
                      </w:p>
                    </w:txbxContent>
                  </v:textbox>
                </v:shape>
                <v:shape id="Textbox 131" o:spid="_x0000_s1082" type="#_x0000_t202" style="position:absolute;left:3731;top:3469;width:27070;height:19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4C3C7DBE" w14:textId="77777777" w:rsidR="000655EC" w:rsidRDefault="00000000">
                        <w:pPr>
                          <w:spacing w:line="211" w:lineRule="exact"/>
                          <w:jc w:val="both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w w:val="110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4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w w:val="110"/>
                            <w:sz w:val="20"/>
                          </w:rPr>
                          <w:t>VET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4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3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w w:val="110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5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w w:val="110"/>
                            <w:sz w:val="20"/>
                          </w:rPr>
                          <w:t>196000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0"/>
                            <w:w w:val="125"/>
                            <w:sz w:val="20"/>
                          </w:rPr>
                          <w:t>’</w:t>
                        </w:r>
                      </w:p>
                      <w:p w14:paraId="4C3C7DBF" w14:textId="77777777" w:rsidR="000655EC" w:rsidRDefault="00000000">
                        <w:pPr>
                          <w:spacing w:before="4" w:line="244" w:lineRule="auto"/>
                          <w:ind w:right="18"/>
                          <w:jc w:val="both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HRK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0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2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462150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0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CAD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0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3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659100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0"/>
                            <w:w w:val="1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WAL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1"/>
                            <w:w w:val="1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6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9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1"/>
                            <w:w w:val="1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1"/>
                            <w:w w:val="1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830000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0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HAE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0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3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462000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UTZ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1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3"/>
                            <w:w w:val="2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720000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PRA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0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3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413400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FRA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1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3"/>
                            <w:w w:val="2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852000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10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1"/>
                            <w:w w:val="1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w w:val="140"/>
                            <w:sz w:val="20"/>
                          </w:rPr>
                          <w:t>DAI’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6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9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1"/>
                            <w:w w:val="1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1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131000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95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URD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0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2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892000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0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BCH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0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3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503000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RUE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3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0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3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2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815000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05"/>
                            <w:sz w:val="20"/>
                          </w:rPr>
                          <w:t xml:space="preserve">’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38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42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OMU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34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4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4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1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4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45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4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307100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0"/>
                            <w:w w:val="145"/>
                            <w:sz w:val="20"/>
                          </w:rPr>
                          <w:t>’</w:t>
                        </w:r>
                      </w:p>
                    </w:txbxContent>
                  </v:textbox>
                </v:shape>
                <v:shape id="Textbox 132" o:spid="_x0000_s1083" type="#_x0000_t202" style="position:absolute;left:31610;top:3469;width:2324;height:19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4C3C7DC0" w14:textId="77777777" w:rsidR="000655EC" w:rsidRDefault="00000000">
                        <w:pPr>
                          <w:spacing w:line="211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5"/>
                            <w:w w:val="130"/>
                            <w:sz w:val="20"/>
                          </w:rPr>
                          <w:t>plz</w:t>
                        </w:r>
                      </w:p>
                      <w:p w14:paraId="4C3C7DC1" w14:textId="77777777" w:rsidR="000655EC" w:rsidRDefault="00000000">
                        <w:pPr>
                          <w:spacing w:before="4" w:line="244" w:lineRule="auto"/>
                          <w:ind w:right="18"/>
                          <w:jc w:val="both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6"/>
                            <w:w w:val="120"/>
                            <w:sz w:val="20"/>
                          </w:rPr>
                          <w:t xml:space="preserve">plz plz plz plz plz plz plz plz plz plz plz </w:t>
                        </w:r>
                        <w:r>
                          <w:rPr>
                            <w:rFonts w:ascii="Cambria"/>
                            <w:spacing w:val="5"/>
                            <w:w w:val="120"/>
                            <w:sz w:val="20"/>
                          </w:rPr>
                          <w:t>plz</w:t>
                        </w:r>
                      </w:p>
                    </w:txbxContent>
                  </v:textbox>
                </v:shape>
                <v:shape id="Textbox 133" o:spid="_x0000_s1084" type="#_x0000_t202" style="position:absolute;left:34808;top:3469;width:7093;height:18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4C3C7DC2" w14:textId="77777777" w:rsidR="000655EC" w:rsidRDefault="00000000">
                        <w:pPr>
                          <w:spacing w:line="211" w:lineRule="exact"/>
                          <w:jc w:val="both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>UNION</w:t>
                        </w:r>
                        <w:r>
                          <w:rPr>
                            <w:rFonts w:ascii="Cambria"/>
                            <w:color w:val="0000FF"/>
                            <w:spacing w:val="3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FF"/>
                            <w:spacing w:val="-5"/>
                            <w:sz w:val="20"/>
                          </w:rPr>
                          <w:t>ALL</w:t>
                        </w:r>
                      </w:p>
                      <w:p w14:paraId="4C3C7DC3" w14:textId="77777777" w:rsidR="000655EC" w:rsidRDefault="00000000">
                        <w:pPr>
                          <w:spacing w:before="4" w:line="244" w:lineRule="auto"/>
                          <w:ind w:right="18"/>
                          <w:jc w:val="both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3"/>
                            <w:sz w:val="20"/>
                          </w:rPr>
                          <w:t xml:space="preserve">UNION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sz w:val="20"/>
                          </w:rPr>
                          <w:t xml:space="preserve">UNION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sz w:val="20"/>
                          </w:rPr>
                          <w:t xml:space="preserve">UNION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sz w:val="20"/>
                          </w:rPr>
                          <w:t xml:space="preserve">UNION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sz w:val="20"/>
                          </w:rPr>
                          <w:t xml:space="preserve">UNION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sz w:val="20"/>
                          </w:rPr>
                          <w:t xml:space="preserve">UNION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sz w:val="20"/>
                          </w:rPr>
                          <w:t xml:space="preserve">UNION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sz w:val="20"/>
                          </w:rPr>
                          <w:t xml:space="preserve">UNION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sz w:val="20"/>
                          </w:rPr>
                          <w:t xml:space="preserve">UNION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sz w:val="20"/>
                          </w:rPr>
                          <w:t xml:space="preserve">UNION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>ALL UNION</w:t>
                        </w:r>
                        <w:r>
                          <w:rPr>
                            <w:rFonts w:ascii="Cambria"/>
                            <w:color w:val="0000FF"/>
                            <w:spacing w:val="3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0000FF"/>
                            <w:spacing w:val="-5"/>
                            <w:sz w:val="20"/>
                          </w:rPr>
                          <w:t>ALL</w:t>
                        </w:r>
                      </w:p>
                    </w:txbxContent>
                  </v:textbox>
                </v:shape>
                <v:shape id="Textbox 134" o:spid="_x0000_s1085" type="#_x0000_t202" style="position:absolute;left:2090;top:23207;width:39808;height:10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4C3C7DC4" w14:textId="77777777" w:rsidR="000655EC" w:rsidRDefault="00000000">
                        <w:pPr>
                          <w:spacing w:line="211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5"/>
                            <w:w w:val="195"/>
                            <w:sz w:val="20"/>
                          </w:rPr>
                          <w:t>),</w:t>
                        </w:r>
                      </w:p>
                      <w:p w14:paraId="4C3C7DC5" w14:textId="77777777" w:rsidR="000655EC" w:rsidRDefault="000655EC">
                        <w:pPr>
                          <w:spacing w:before="9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C3C7DC6" w14:textId="77777777" w:rsidR="000655EC" w:rsidRDefault="00000000">
                        <w:pPr>
                          <w:ind w:left="8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16"/>
                            <w:w w:val="120"/>
                            <w:sz w:val="20"/>
                          </w:rPr>
                          <w:t>plz_to_key</w:t>
                        </w:r>
                        <w:r>
                          <w:rPr>
                            <w:rFonts w:ascii="Cambria"/>
                            <w:spacing w:val="7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0"/>
                          </w:rPr>
                          <w:t>AS</w:t>
                        </w:r>
                        <w:r>
                          <w:rPr>
                            <w:rFonts w:ascii="Cambria"/>
                            <w:color w:val="0000FF"/>
                            <w:spacing w:val="6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0"/>
                          </w:rPr>
                          <w:t>(</w:t>
                        </w:r>
                      </w:p>
                      <w:p w14:paraId="4C3C7DC7" w14:textId="77777777" w:rsidR="000655EC" w:rsidRDefault="00000000">
                        <w:pPr>
                          <w:spacing w:before="5" w:line="244" w:lineRule="auto"/>
                          <w:ind w:left="258" w:right="18"/>
                          <w:jc w:val="both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4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196000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40"/>
                            <w:sz w:val="20"/>
                          </w:rPr>
                          <w:t>plz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2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VET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3"/>
                            <w:sz w:val="20"/>
                          </w:rPr>
                          <w:t>UNION</w:t>
                        </w:r>
                        <w:r>
                          <w:rPr>
                            <w:rFonts w:ascii="Cambria" w:hAnsi="Cambria"/>
                            <w:color w:val="0000FF"/>
                            <w:spacing w:val="6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0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4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462150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40"/>
                            <w:sz w:val="20"/>
                          </w:rPr>
                          <w:t>plz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2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HRK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3"/>
                            <w:sz w:val="20"/>
                          </w:rPr>
                          <w:t>UNION</w:t>
                        </w:r>
                        <w:r>
                          <w:rPr>
                            <w:rFonts w:ascii="Cambria" w:hAnsi="Cambria"/>
                            <w:color w:val="0000FF"/>
                            <w:spacing w:val="5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0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4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659100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40"/>
                            <w:sz w:val="20"/>
                          </w:rPr>
                          <w:t>plz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22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CAD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22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2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1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3"/>
                            <w:sz w:val="20"/>
                          </w:rPr>
                          <w:t>UNION</w:t>
                        </w:r>
                        <w:r>
                          <w:rPr>
                            <w:rFonts w:ascii="Cambria" w:hAnsi="Cambria"/>
                            <w:color w:val="0000FF"/>
                            <w:spacing w:val="6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0"/>
                            <w:sz w:val="20"/>
                          </w:rPr>
                          <w:t xml:space="preserve">ALL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4"/>
                            <w:sz w:val="20"/>
                          </w:rPr>
                          <w:t>SELECT</w:t>
                        </w:r>
                        <w:r>
                          <w:rPr>
                            <w:rFonts w:ascii="Cambria" w:hAnsi="Cambria"/>
                            <w:color w:val="0000FF"/>
                            <w:spacing w:val="25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7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54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sz w:val="20"/>
                          </w:rPr>
                          <w:t>830470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7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40"/>
                            <w:sz w:val="20"/>
                          </w:rPr>
                          <w:t>plz</w:t>
                        </w:r>
                        <w:r>
                          <w:rPr>
                            <w:rFonts w:ascii="Cambria" w:hAnsi="Cambria"/>
                            <w:spacing w:val="-2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7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spacing w:val="21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7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55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WAL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w w:val="17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35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4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42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7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spacing w:val="13"/>
                            <w:sz w:val="20"/>
                          </w:rPr>
                          <w:t>UNION</w:t>
                        </w:r>
                        <w:r>
                          <w:rPr>
                            <w:rFonts w:ascii="Cambria" w:hAnsi="Cambria"/>
                            <w:color w:val="0000FF"/>
                            <w:spacing w:val="7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spacing w:val="5"/>
                            <w:sz w:val="20"/>
                          </w:rPr>
                          <w:t>ALL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3C7A44" w14:textId="77777777" w:rsidR="000655EC" w:rsidRDefault="000655EC">
      <w:pPr>
        <w:pStyle w:val="Textkrper"/>
        <w:rPr>
          <w:sz w:val="3"/>
        </w:rPr>
        <w:sectPr w:rsidR="000655EC">
          <w:pgSz w:w="11910" w:h="16840"/>
          <w:pgMar w:top="440" w:right="0" w:bottom="180" w:left="708" w:header="182" w:footer="0" w:gutter="0"/>
          <w:cols w:space="720"/>
        </w:sectPr>
      </w:pPr>
    </w:p>
    <w:p w14:paraId="4C3C7A45" w14:textId="77777777" w:rsidR="000655EC" w:rsidRDefault="00000000">
      <w:pPr>
        <w:pStyle w:val="Textkrper"/>
        <w:spacing w:before="17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5024" behindDoc="0" locked="0" layoutInCell="1" allowOverlap="1" wp14:anchorId="4C3C7CA4" wp14:editId="4C3C7CA5">
                <wp:simplePos x="0" y="0"/>
                <wp:positionH relativeFrom="page">
                  <wp:posOffset>496989</wp:posOffset>
                </wp:positionH>
                <wp:positionV relativeFrom="page">
                  <wp:posOffset>572897</wp:posOffset>
                </wp:positionV>
                <wp:extent cx="5080" cy="956564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9565640"/>
                          <a:chOff x="0" y="0"/>
                          <a:chExt cx="5080" cy="956564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1518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3036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10628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12146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19738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21256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28847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30366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37957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2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47067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48585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2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2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56177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57695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2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27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65287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66805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68323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27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27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27" y="72878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74397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75915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77433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27" y="78951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27" y="80470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7" y="81988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83506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85025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86543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27" y="88061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27" y="89580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27" y="91098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92616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94135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E0941" id="Group 141" o:spid="_x0000_s1026" style="position:absolute;margin-left:39.15pt;margin-top:45.1pt;width:.4pt;height:753.2pt;z-index:15745024;mso-wrap-distance-left:0;mso-wrap-distance-right:0;mso-position-horizontal-relative:page;mso-position-vertical-relative:page" coordsize="50,95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">
                <v:shape id="Graphic 142" o:spid="_x0000_s1027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" path="m,151828l,e" filled="f" strokeweight=".14039mm">
                  <v:path arrowok="t"/>
                </v:shape>
                <v:shape id="Graphic 143" o:spid="_x0000_s1028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" path="m,151828l,e" filled="f" strokeweight=".14039mm">
                  <v:path arrowok="t"/>
                </v:shape>
                <v:shape id="Graphic 144" o:spid="_x0000_s1029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" path="m,151828l,e" filled="f" strokeweight=".14039mm">
                  <v:path arrowok="t"/>
                </v:shape>
                <v:shape id="Graphic 145" o:spid="_x0000_s1030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" path="m,151828l,e" filled="f" strokeweight=".14039mm">
                  <v:path arrowok="t"/>
                </v:shape>
                <v:shape id="Graphic 146" o:spid="_x0000_s1031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" path="m,151828l,e" filled="f" strokeweight=".14039mm">
                  <v:path arrowok="t"/>
                </v:shape>
                <v:shape id="Graphic 147" o:spid="_x0000_s1032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" path="m,151828l,e" filled="f" strokeweight=".14039mm">
                  <v:path arrowok="t"/>
                </v:shape>
                <v:shape id="Graphic 148" o:spid="_x0000_s1033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" path="m,151828l,e" filled="f" strokeweight=".14039mm">
                  <v:path arrowok="t"/>
                </v:shape>
                <v:shape id="Graphic 149" o:spid="_x0000_s1034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" path="m,151828l,e" filled="f" strokeweight=".14039mm">
                  <v:path arrowok="t"/>
                </v:shape>
                <v:shape id="Graphic 150" o:spid="_x0000_s1035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" path="m,151828l,e" filled="f" strokeweight=".14039mm">
                  <v:path arrowok="t"/>
                </v:shape>
                <v:shape id="Graphic 151" o:spid="_x0000_s1036" style="position:absolute;left:2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8Gb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eMB&#10;fJ4JF8jlGwAA//8DAFBLAQItABQABgAIAAAAIQDb4fbL7gAAAIUBAAATAAAAAAAAAAAAAAAAAAAA&#10;AABbQ29udGVudF9UeXBlc10ueG1sUEsBAi0AFAAGAAgAAAAhAFr0LFu/AAAAFQEAAAsAAAAAAAAA&#10;AAAAAAAAHwEAAF9yZWxzLy5yZWxzUEsBAi0AFAAGAAgAAAAhAPw7wZu+AAAA3AAAAA8AAAAAAAAA&#10;AAAAAAAABwIAAGRycy9kb3ducmV2LnhtbFBLBQYAAAAAAwADALcAAADyAgAAAAA=&#10;" path="m,151828l,e" filled="f" strokeweight=".14039mm">
                  <v:path arrowok="t"/>
                </v:shape>
                <v:shape id="Graphic 152" o:spid="_x0000_s1037" style="position:absolute;left:2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V/s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z6fwfCZcIJMHAAAA//8DAFBLAQItABQABgAIAAAAIQDb4fbL7gAAAIUBAAATAAAAAAAAAAAAAAAA&#10;AAAAAABbQ29udGVudF9UeXBlc10ueG1sUEsBAi0AFAAGAAgAAAAhAFr0LFu/AAAAFQEAAAsAAAAA&#10;AAAAAAAAAAAAHwEAAF9yZWxzLy5yZWxzUEsBAi0AFAAGAAgAAAAhAAzpX+zBAAAA3AAAAA8AAAAA&#10;AAAAAAAAAAAABwIAAGRycy9kb3ducmV2LnhtbFBLBQYAAAAAAwADALcAAAD1AgAAAAA=&#10;" path="m,151828l,e" filled="f" strokeweight=".14039mm">
                  <v:path arrowok="t"/>
                </v:shape>
                <v:shape id="Graphic 153" o:spid="_x0000_s1038" style="position:absolute;left:2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" path="m,151828l,e" filled="f" strokeweight=".14039mm">
                  <v:path arrowok="t"/>
                </v:shape>
                <v:shape id="Graphic 154" o:spid="_x0000_s1039" style="position:absolute;left:2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" path="m,151828l,e" filled="f" strokeweight=".14039mm">
                  <v:path arrowok="t"/>
                </v:shape>
                <v:shape id="Graphic 155" o:spid="_x0000_s1040" style="position:absolute;left:25;top:1973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" path="m,151828l,e" filled="f" strokeweight=".14039mm">
                  <v:path arrowok="t"/>
                </v:shape>
                <v:shape id="Graphic 156" o:spid="_x0000_s1041" style="position:absolute;left:2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" path="m,151828l,e" filled="f" strokeweight=".14039mm">
                  <v:path arrowok="t"/>
                </v:shape>
                <v:shape id="Graphic 157" o:spid="_x0000_s1042" style="position:absolute;left:2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vx0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eMp&#10;fJ4JF8jlGwAA//8DAFBLAQItABQABgAIAAAAIQDb4fbL7gAAAIUBAAATAAAAAAAAAAAAAAAAAAAA&#10;AABbQ29udGVudF9UeXBlc10ueG1sUEsBAi0AFAAGAAgAAAAhAFr0LFu/AAAAFQEAAAsAAAAAAAAA&#10;AAAAAAAAHwEAAF9yZWxzLy5yZWxzUEsBAi0AFAAGAAgAAAAhABye/HS+AAAA3AAAAA8AAAAAAAAA&#10;AAAAAAAABwIAAGRycy9kb3ducmV2LnhtbFBLBQYAAAAAAwADALcAAADyAgAAAAA=&#10;" path="m,151828l,e" filled="f" strokeweight=".14039mm">
                  <v:path arrowok="t"/>
                </v:shape>
                <v:shape id="Graphic 158" o:spid="_x0000_s1043" style="position:absolute;left:2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" path="m,151828l,e" filled="f" strokeweight=".14039mm">
                  <v:path arrowok="t"/>
                </v:shape>
                <v:shape id="Graphic 159" o:spid="_x0000_s1044" style="position:absolute;left:2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" path="m,151828l,e" filled="f" strokeweight=".14039mm">
                  <v:path arrowok="t"/>
                </v:shape>
                <v:shape id="Graphic 160" o:spid="_x0000_s1045" style="position:absolute;left:2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" path="m,151828l,e" filled="f" strokeweight=".14039mm">
                  <v:path arrowok="t"/>
                </v:shape>
                <v:shape id="Graphic 161" o:spid="_x0000_s1046" style="position:absolute;left:25;top:288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wsm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ZMB&#10;fJ4JF8jlGwAA//8DAFBLAQItABQABgAIAAAAIQDb4fbL7gAAAIUBAAATAAAAAAAAAAAAAAAAAAAA&#10;AABbQ29udGVudF9UeXBlc10ueG1sUEsBAi0AFAAGAAgAAAAhAFr0LFu/AAAAFQEAAAsAAAAAAAAA&#10;AAAAAAAAHwEAAF9yZWxzLy5yZWxzUEsBAi0AFAAGAAgAAAAhADJXCya+AAAA3AAAAA8AAAAAAAAA&#10;AAAAAAAABwIAAGRycy9kb3ducmV2LnhtbFBLBQYAAAAAAwADALcAAADyAgAAAAA=&#10;" path="m,151828l,e" filled="f" strokeweight=".14039mm">
                  <v:path arrowok="t"/>
                </v:shape>
                <v:shape id="Graphic 162" o:spid="_x0000_s1047" style="position:absolute;left:25;top:303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ZVR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L6bwfCZcIJMHAAAA//8DAFBLAQItABQABgAIAAAAIQDb4fbL7gAAAIUBAAATAAAAAAAAAAAAAAAA&#10;AAAAAABbQ29udGVudF9UeXBlc10ueG1sUEsBAi0AFAAGAAgAAAAhAFr0LFu/AAAAFQEAAAsAAAAA&#10;AAAAAAAAAAAAHwEAAF9yZWxzLy5yZWxzUEsBAi0AFAAGAAgAAAAhAMKFlVHBAAAA3AAAAA8AAAAA&#10;AAAAAAAAAAAABwIAAGRycy9kb3ducmV2LnhtbFBLBQYAAAAAAwADALcAAAD1AgAAAAA=&#10;" path="m,151828l,e" filled="f" strokeweight=".14039mm">
                  <v:path arrowok="t"/>
                </v:shape>
                <v:shape id="Graphic 163" o:spid="_x0000_s1048" style="position:absolute;left:25;top:318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" path="m,151828l,e" filled="f" strokeweight=".14039mm">
                  <v:path arrowok="t"/>
                </v:shape>
                <v:shape id="Graphic 164" o:spid="_x0000_s1049" style="position:absolute;left:25;top:334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" path="m,151828l,e" filled="f" strokeweight=".14039mm">
                  <v:path arrowok="t"/>
                </v:shape>
                <v:shape id="Graphic 165" o:spid="_x0000_s1050" style="position:absolute;left:25;top:349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" path="m,151828l,e" filled="f" strokeweight=".14039mm">
                  <v:path arrowok="t"/>
                </v:shape>
                <v:shape id="Graphic 166" o:spid="_x0000_s1051" style="position:absolute;left:25;top:364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" path="m,151828l,e" filled="f" strokeweight=".14039mm">
                  <v:path arrowok="t"/>
                </v:shape>
                <v:shape id="Graphic 167" o:spid="_x0000_s1052" style="position:absolute;left:25;top:379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J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ZMp&#10;fJ4JF8jlGwAA//8DAFBLAQItABQABgAIAAAAIQDb4fbL7gAAAIUBAAATAAAAAAAAAAAAAAAAAAAA&#10;AABbQ29udGVudF9UeXBlc10ueG1sUEsBAi0AFAAGAAgAAAAhAFr0LFu/AAAAFQEAAAsAAAAAAAAA&#10;AAAAAAAAHwEAAF9yZWxzLy5yZWxzUEsBAi0AFAAGAAgAAAAhANLyNsm+AAAA3AAAAA8AAAAAAAAA&#10;AAAAAAAABwIAAGRycy9kb3ducmV2LnhtbFBLBQYAAAAAAwADALcAAADyAgAAAAA=&#10;" path="m,151828l,e" filled="f" strokeweight=".14039mm">
                  <v:path arrowok="t"/>
                </v:shape>
                <v:shape id="Graphic 168" o:spid="_x0000_s1053" style="position:absolute;left:25;top:394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" path="m,151828l,e" filled="f" strokeweight=".14039mm">
                  <v:path arrowok="t"/>
                </v:shape>
                <v:shape id="Graphic 169" o:spid="_x0000_s1054" style="position:absolute;left:25;top:409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" path="m,151828l,e" filled="f" strokeweight=".14039mm">
                  <v:path arrowok="t"/>
                </v:shape>
                <v:shape id="Graphic 170" o:spid="_x0000_s1055" style="position:absolute;left:25;top:425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" path="m,151828l,e" filled="f" strokeweight=".14039mm">
                  <v:path arrowok="t"/>
                </v:shape>
                <v:shape id="Graphic 171" o:spid="_x0000_s1056" style="position:absolute;left:25;top:440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" path="m,151828l,e" filled="f" strokeweight=".14039mm">
                  <v:path arrowok="t"/>
                </v:shape>
                <v:shape id="Graphic 172" o:spid="_x0000_s1057" style="position:absolute;left:25;top:455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" path="m,151828l,e" filled="f" strokeweight=".14039mm">
                  <v:path arrowok="t"/>
                </v:shape>
                <v:shape id="Graphic 173" o:spid="_x0000_s1058" style="position:absolute;left:25;top:470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" path="m,151828l,e" filled="f" strokeweight=".14039mm">
                  <v:path arrowok="t"/>
                </v:shape>
                <v:shape id="Graphic 174" o:spid="_x0000_s1059" style="position:absolute;left:25;top:485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" path="m,151828l,e" filled="f" strokeweight=".14039mm">
                  <v:path arrowok="t"/>
                </v:shape>
                <v:shape id="Graphic 175" o:spid="_x0000_s1060" style="position:absolute;left:25;top:501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v4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dMx&#10;fJ4JF8jlGwAA//8DAFBLAQItABQABgAIAAAAIQDb4fbL7gAAAIUBAAATAAAAAAAAAAAAAAAAAAAA&#10;AABbQ29udGVudF9UeXBlc10ueG1sUEsBAi0AFAAGAAgAAAAhAFr0LFu/AAAAFQEAAAsAAAAAAAAA&#10;AAAAAAAAHwEAAF9yZWxzLy5yZWxzUEsBAi0AFAAGAAgAAAAhAMi1m/i+AAAA3AAAAA8AAAAAAAAA&#10;AAAAAAAABwIAAGRycy9kb3ducmV2LnhtbFBLBQYAAAAAAwADALcAAADyAgAAAAA=&#10;" path="m,151828l,e" filled="f" strokeweight=".14039mm">
                  <v:path arrowok="t"/>
                </v:shape>
                <v:shape id="Graphic 176" o:spid="_x0000_s1061" style="position:absolute;left:25;top:516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" path="m,151828l,e" filled="f" strokeweight=".14039mm">
                  <v:path arrowok="t"/>
                </v:shape>
                <v:shape id="Graphic 177" o:spid="_x0000_s1062" style="position:absolute;left:25;top:531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" path="m,151828l,e" filled="f" strokeweight=".14039mm">
                  <v:path arrowok="t"/>
                </v:shape>
                <v:shape id="Graphic 178" o:spid="_x0000_s1063" style="position:absolute;left:25;top:546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" path="m,151828l,e" filled="f" strokeweight=".14039mm">
                  <v:path arrowok="t"/>
                </v:shape>
                <v:shape id="Graphic 179" o:spid="_x0000_s1064" style="position:absolute;left:25;top:561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" path="m,151828l,e" filled="f" strokeweight=".14039mm">
                  <v:path arrowok="t"/>
                </v:shape>
                <v:shape id="Graphic 180" o:spid="_x0000_s1065" style="position:absolute;left:25;top:5769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" path="m,151828l,e" filled="f" strokeweight=".14039mm">
                  <v:path arrowok="t"/>
                </v:shape>
                <v:shape id="Graphic 181" o:spid="_x0000_s1066" style="position:absolute;left:25;top:592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" path="m,151828l,e" filled="f" strokeweight=".14039mm">
                  <v:path arrowok="t"/>
                </v:shape>
                <v:shape id="Graphic 182" o:spid="_x0000_s1067" style="position:absolute;left:25;top:607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" path="m,151828l,e" filled="f" strokeweight=".14039mm">
                  <v:path arrowok="t"/>
                </v:shape>
                <v:shape id="Graphic 183" o:spid="_x0000_s1068" style="position:absolute;left:25;top:6225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" path="m,151828l,e" filled="f" strokeweight=".14039mm">
                  <v:path arrowok="t"/>
                </v:shape>
                <v:shape id="Graphic 184" o:spid="_x0000_s1069" style="position:absolute;left:25;top:637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" path="m,151828l,e" filled="f" strokeweight=".14039mm">
                  <v:path arrowok="t"/>
                </v:shape>
                <v:shape id="Graphic 185" o:spid="_x0000_s1070" style="position:absolute;left:25;top:652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" path="m,151828l,e" filled="f" strokeweight=".14039mm">
                  <v:path arrowok="t"/>
                </v:shape>
                <v:shape id="Graphic 186" o:spid="_x0000_s1071" style="position:absolute;left:25;top:6680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" path="m,151828l,e" filled="f" strokeweight=".14039mm">
                  <v:path arrowok="t"/>
                </v:shape>
                <v:shape id="Graphic 187" o:spid="_x0000_s1072" style="position:absolute;left:25;top:683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" path="m,151828l,e" filled="f" strokeweight=".14039mm">
                  <v:path arrowok="t"/>
                </v:shape>
                <v:shape id="Graphic 188" o:spid="_x0000_s1073" style="position:absolute;left:25;top:698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" path="m,151828l,e" filled="f" strokeweight=".14039mm">
                  <v:path arrowok="t"/>
                </v:shape>
                <v:shape id="Graphic 189" o:spid="_x0000_s1074" style="position:absolute;left:25;top:7136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" path="m,151828l,e" filled="f" strokeweight=".14039mm">
                  <v:path arrowok="t"/>
                </v:shape>
                <v:shape id="Graphic 190" o:spid="_x0000_s1075" style="position:absolute;left:25;top:7287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" path="m,151828l,e" filled="f" strokeweight=".14039mm">
                  <v:path arrowok="t"/>
                </v:shape>
                <v:shape id="Graphic 191" o:spid="_x0000_s1076" style="position:absolute;left:25;top:743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" path="m,151828l,e" filled="f" strokeweight=".14039mm">
                  <v:path arrowok="t"/>
                </v:shape>
                <v:shape id="Graphic 192" o:spid="_x0000_s1077" style="position:absolute;left:25;top:7591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" path="m,151828l,e" filled="f" strokeweight=".14039mm">
                  <v:path arrowok="t"/>
                </v:shape>
                <v:shape id="Graphic 193" o:spid="_x0000_s1078" style="position:absolute;left:25;top:7743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" path="m,151828l,e" filled="f" strokeweight=".14039mm">
                  <v:path arrowok="t"/>
                </v:shape>
                <v:shape id="Graphic 194" o:spid="_x0000_s1079" style="position:absolute;left:25;top:789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" path="m,151828l,e" filled="f" strokeweight=".14039mm">
                  <v:path arrowok="t"/>
                </v:shape>
                <v:shape id="Graphic 195" o:spid="_x0000_s1080" style="position:absolute;left:25;top:8047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" path="m,151828l,e" filled="f" strokeweight=".14039mm">
                  <v:path arrowok="t"/>
                </v:shape>
                <v:shape id="Graphic 196" o:spid="_x0000_s1081" style="position:absolute;left:25;top:8198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" path="m,151828l,e" filled="f" strokeweight=".14039mm">
                  <v:path arrowok="t"/>
                </v:shape>
                <v:shape id="Graphic 197" o:spid="_x0000_s1082" style="position:absolute;left:25;top:835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" path="m,151828l,e" filled="f" strokeweight=".14039mm">
                  <v:path arrowok="t"/>
                </v:shape>
                <v:shape id="Graphic 198" o:spid="_x0000_s1083" style="position:absolute;left:25;top:850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" path="m,151828l,e" filled="f" strokeweight=".14039mm">
                  <v:path arrowok="t"/>
                </v:shape>
                <v:shape id="Graphic 199" o:spid="_x0000_s1084" style="position:absolute;left:25;top:8654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" path="m,151828l,e" filled="f" strokeweight=".14039mm">
                  <v:path arrowok="t"/>
                </v:shape>
                <v:shape id="Graphic 200" o:spid="_x0000_s1085" style="position:absolute;left:25;top:880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" path="m,151828l,e" filled="f" strokeweight=".14039mm">
                  <v:path arrowok="t"/>
                </v:shape>
                <v:shape id="Graphic 201" o:spid="_x0000_s1086" style="position:absolute;left:25;top:8958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" path="m,151828l,e" filled="f" strokeweight=".14039mm">
                  <v:path arrowok="t"/>
                </v:shape>
                <v:shape id="Graphic 202" o:spid="_x0000_s1087" style="position:absolute;left:25;top:9109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" path="m,151828l,e" filled="f" strokeweight=".14039mm">
                  <v:path arrowok="t"/>
                </v:shape>
                <v:shape id="Graphic 203" o:spid="_x0000_s1088" style="position:absolute;left:25;top:9261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" path="m,151828l,e" filled="f" strokeweight=".14039mm">
                  <v:path arrowok="t"/>
                </v:shape>
                <v:shape id="Graphic 204" o:spid="_x0000_s1089" style="position:absolute;left:25;top:9413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" path="m,151828l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4C3C7CA6" wp14:editId="4C3C7CA7">
                <wp:simplePos x="0" y="0"/>
                <wp:positionH relativeFrom="page">
                  <wp:posOffset>7057961</wp:posOffset>
                </wp:positionH>
                <wp:positionV relativeFrom="page">
                  <wp:posOffset>572897</wp:posOffset>
                </wp:positionV>
                <wp:extent cx="5080" cy="956564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9565640"/>
                          <a:chOff x="0" y="0"/>
                          <a:chExt cx="5080" cy="956564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27" y="1518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27" y="3036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27" y="10628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27" y="12146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27" y="19738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27" y="21256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27" y="28847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27" y="30366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27" y="37957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27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27" y="47067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27" y="48585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7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2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27" y="56177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27" y="57695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27" y="63768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527" y="65287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27" y="66805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68323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69842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71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27" y="72878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27" y="74397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27" y="75915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77433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78951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80470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27" y="81988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27" y="83506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27" y="85025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27" y="86543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88061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89580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91098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27" y="92616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7" y="94135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8C413C" id="Group 205" o:spid="_x0000_s1026" style="position:absolute;margin-left:555.75pt;margin-top:45.1pt;width:.4pt;height:753.2pt;z-index:15745536;mso-wrap-distance-left:0;mso-wrap-distance-right:0;mso-position-horizontal-relative:page;mso-position-vertical-relative:page" coordsize="50,95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">
                <v:shape id="Graphic 206" o:spid="_x0000_s1027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" path="m,151828l,e" filled="f" strokeweight=".14039mm">
                  <v:path arrowok="t"/>
                </v:shape>
                <v:shape id="Graphic 207" o:spid="_x0000_s1028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" path="m,151828l,e" filled="f" strokeweight=".14039mm">
                  <v:path arrowok="t"/>
                </v:shape>
                <v:shape id="Graphic 208" o:spid="_x0000_s1029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" path="m,151828l,e" filled="f" strokeweight=".14039mm">
                  <v:path arrowok="t"/>
                </v:shape>
                <v:shape id="Graphic 209" o:spid="_x0000_s1030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" path="m,151828l,e" filled="f" strokeweight=".14039mm">
                  <v:path arrowok="t"/>
                </v:shape>
                <v:shape id="Graphic 210" o:spid="_x0000_s1031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Ly8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wHYX44&#10;E46AXH4BAAD//wMAUEsBAi0AFAAGAAgAAAAhANvh9svuAAAAhQEAABMAAAAAAAAAAAAAAAAAAAAA&#10;AFtDb250ZW50X1R5cGVzXS54bWxQSwECLQAUAAYACAAAACEAWvQsW78AAAAVAQAACwAAAAAAAAAA&#10;AAAAAAAfAQAAX3JlbHMvLnJlbHNQSwECLQAUAAYACAAAACEA3ji8vL0AAADcAAAADwAAAAAAAAAA&#10;AAAAAAAHAgAAZHJzL2Rvd25yZXYueG1sUEsFBgAAAAADAAMAtwAAAPECAAAAAA==&#10;" path="m,151828l,e" filled="f" strokeweight=".14039mm">
                  <v:path arrowok="t"/>
                </v:shape>
                <v:shape id="Graphic 211" o:spid="_x0000_s1032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" path="m,151828l,e" filled="f" strokeweight=".14039mm">
                  <v:path arrowok="t"/>
                </v:shape>
                <v:shape id="Graphic 212" o:spid="_x0000_s1033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" path="m,151828l,e" filled="f" strokeweight=".14039mm">
                  <v:path arrowok="t"/>
                </v:shape>
                <v:shape id="Graphic 213" o:spid="_x0000_s1034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LL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" path="m,151828l,e" filled="f" strokeweight=".14039mm">
                  <v:path arrowok="t"/>
                </v:shape>
                <v:shape id="Graphic 214" o:spid="_x0000_s1035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" path="m,151828l,e" filled="f" strokeweight=".14039mm">
                  <v:path arrowok="t"/>
                </v:shape>
                <v:shape id="Graphic 215" o:spid="_x0000_s1036" style="position:absolute;left:2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x8k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" path="m,151828l,e" filled="f" strokeweight=".14039mm">
                  <v:path arrowok="t"/>
                </v:shape>
                <v:shape id="Graphic 216" o:spid="_x0000_s1037" style="position:absolute;left:2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" path="m,151828l,e" filled="f" strokeweight=".14039mm">
                  <v:path arrowok="t"/>
                </v:shape>
                <v:shape id="Graphic 217" o:spid="_x0000_s1038" style="position:absolute;left:2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" path="m,151828l,e" filled="f" strokeweight=".14039mm">
                  <v:path arrowok="t"/>
                </v:shape>
                <v:shape id="Graphic 218" o:spid="_x0000_s1039" style="position:absolute;left:2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rC6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wHYW04&#10;E46AXH4BAAD//wMAUEsBAi0AFAAGAAgAAAAhANvh9svuAAAAhQEAABMAAAAAAAAAAAAAAAAAAAAA&#10;AFtDb250ZW50X1R5cGVzXS54bWxQSwECLQAUAAYACAAAACEAWvQsW78AAAAVAQAACwAAAAAAAAAA&#10;AAAAAAAfAQAAX3JlbHMvLnJlbHNQSwECLQAUAAYACAAAACEAIE6wur0AAADcAAAADwAAAAAAAAAA&#10;AAAAAAAHAgAAZHJzL2Rvd25yZXYueG1sUEsFBgAAAAADAAMAtwAAAPECAAAAAA==&#10;" path="m,151828l,e" filled="f" strokeweight=".14039mm">
                  <v:path arrowok="t"/>
                </v:shape>
                <v:shape id="Graphic 219" o:spid="_x0000_s1040" style="position:absolute;left:25;top:1973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" path="m,151828l,e" filled="f" strokeweight=".14039mm">
                  <v:path arrowok="t"/>
                </v:shape>
                <v:shape id="Graphic 220" o:spid="_x0000_s1041" style="position:absolute;left:2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" path="m,151828l,e" filled="f" strokeweight=".14039mm">
                  <v:path arrowok="t"/>
                </v:shape>
                <v:shape id="Graphic 221" o:spid="_x0000_s1042" style="position:absolute;left:2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" path="m,151828l,e" filled="f" strokeweight=".14039mm">
                  <v:path arrowok="t"/>
                </v:shape>
                <v:shape id="Graphic 222" o:spid="_x0000_s1043" style="position:absolute;left:2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" path="m,151828l,e" filled="f" strokeweight=".14039mm">
                  <v:path arrowok="t"/>
                </v:shape>
                <v:shape id="Graphic 223" o:spid="_x0000_s1044" style="position:absolute;left:2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" path="m,151828l,e" filled="f" strokeweight=".14039mm">
                  <v:path arrowok="t"/>
                </v:shape>
                <v:shape id="Graphic 224" o:spid="_x0000_s1045" style="position:absolute;left:2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" path="m,151828l,e" filled="f" strokeweight=".14039mm">
                  <v:path arrowok="t"/>
                </v:shape>
                <v:shape id="Graphic 225" o:spid="_x0000_s1046" style="position:absolute;left:25;top:288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" path="m,151828l,e" filled="f" strokeweight=".14039mm">
                  <v:path arrowok="t"/>
                </v:shape>
                <v:shape id="Graphic 226" o:spid="_x0000_s1047" style="position:absolute;left:25;top:303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" path="m,151828l,e" filled="f" strokeweight=".14039mm">
                  <v:path arrowok="t"/>
                </v:shape>
                <v:shape id="Graphic 227" o:spid="_x0000_s1048" style="position:absolute;left:25;top:318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" path="m,151828l,e" filled="f" strokeweight=".14039mm">
                  <v:path arrowok="t"/>
                </v:shape>
                <v:shape id="Graphic 228" o:spid="_x0000_s1049" style="position:absolute;left:25;top:334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" path="m,151828l,e" filled="f" strokeweight=".14039mm">
                  <v:path arrowok="t"/>
                </v:shape>
                <v:shape id="Graphic 229" o:spid="_x0000_s1050" style="position:absolute;left:25;top:349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" path="m,151828l,e" filled="f" strokeweight=".14039mm">
                  <v:path arrowok="t"/>
                </v:shape>
                <v:shape id="Graphic 230" o:spid="_x0000_s1051" style="position:absolute;left:25;top:364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eDc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xHYX44&#10;E46AXH4BAAD//wMAUEsBAi0AFAAGAAgAAAAhANvh9svuAAAAhQEAABMAAAAAAAAAAAAAAAAAAAAA&#10;AFtDb250ZW50X1R5cGVzXS54bWxQSwECLQAUAAYACAAAACEAWvQsW78AAAAVAQAACwAAAAAAAAAA&#10;AAAAAAAfAQAAX3JlbHMvLnJlbHNQSwECLQAUAAYACAAAACEAlY3g3L0AAADcAAAADwAAAAAAAAAA&#10;AAAAAAAHAgAAZHJzL2Rvd25yZXYueG1sUEsFBgAAAAADAAMAtwAAAPECAAAAAA==&#10;" path="m,151828l,e" filled="f" strokeweight=".14039mm">
                  <v:path arrowok="t"/>
                </v:shape>
                <v:shape id="Graphic 231" o:spid="_x0000_s1052" style="position:absolute;left:25;top:379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UVH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" path="m,151828l,e" filled="f" strokeweight=".14039mm">
                  <v:path arrowok="t"/>
                </v:shape>
                <v:shape id="Graphic 232" o:spid="_x0000_s1053" style="position:absolute;left:25;top:394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" path="m,151828l,e" filled="f" strokeweight=".14039mm">
                  <v:path arrowok="t"/>
                </v:shape>
                <v:shape id="Graphic 233" o:spid="_x0000_s1054" style="position:absolute;left:25;top:409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" path="m,151828l,e" filled="f" strokeweight=".14039mm">
                  <v:path arrowok="t"/>
                </v:shape>
                <v:shape id="Graphic 234" o:spid="_x0000_s1055" style="position:absolute;left:25;top:425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bf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oW8RLuZ8IRkJsbAAAA//8DAFBLAQItABQABgAIAAAAIQDb4fbL7gAAAIUBAAATAAAAAAAAAAAA&#10;AAAAAAAAAABbQ29udGVudF9UeXBlc10ueG1sUEsBAi0AFAAGAAgAAAAhAFr0LFu/AAAAFQEAAAsA&#10;AAAAAAAAAAAAAAAAHwEAAF9yZWxzLy5yZWxzUEsBAi0AFAAGAAgAAAAhAOq25t/EAAAA3AAAAA8A&#10;AAAAAAAAAAAAAAAABwIAAGRycy9kb3ducmV2LnhtbFBLBQYAAAAAAwADALcAAAD4AgAAAAA=&#10;" path="m,151828l,e" filled="f" strokeweight=".14039mm">
                  <v:path arrowok="t"/>
                </v:shape>
                <v:shape id="Graphic 235" o:spid="_x0000_s1056" style="position:absolute;left:25;top:440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kNE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" path="m,151828l,e" filled="f" strokeweight=".14039mm">
                  <v:path arrowok="t"/>
                </v:shape>
                <v:shape id="Graphic 236" o:spid="_x0000_s1057" style="position:absolute;left:25;top:455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" path="m,151828l,e" filled="f" strokeweight=".14039mm">
                  <v:path arrowok="t"/>
                </v:shape>
                <v:shape id="Graphic 237" o:spid="_x0000_s1058" style="position:absolute;left:25;top:470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Hio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pW6w38nolHQGYPAAAA//8DAFBLAQItABQABgAIAAAAIQDb4fbL7gAAAIUBAAATAAAAAAAAAAAA&#10;AAAAAAAAAABbQ29udGVudF9UeXBlc10ueG1sUEsBAi0AFAAGAAgAAAAhAFr0LFu/AAAAFQEAAAsA&#10;AAAAAAAAAAAAAAAAHwEAAF9yZWxzLy5yZWxzUEsBAi0AFAAGAAgAAAAhABpkeKjEAAAA3AAAAA8A&#10;AAAAAAAAAAAAAAAABwIAAGRycy9kb3ducmV2LnhtbFBLBQYAAAAAAwADALcAAAD4AgAAAAA=&#10;" path="m,151828l,e" filled="f" strokeweight=".14039mm">
                  <v:path arrowok="t"/>
                </v:shape>
                <v:shape id="Graphic 238" o:spid="_x0000_s1059" style="position:absolute;left:25;top:485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+za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xHYW04&#10;E46AXH4BAAD//wMAUEsBAi0AFAAGAAgAAAAhANvh9svuAAAAhQEAABMAAAAAAAAAAAAAAAAAAAAA&#10;AFtDb250ZW50X1R5cGVzXS54bWxQSwECLQAUAAYACAAAACEAWvQsW78AAAAVAQAACwAAAAAAAAAA&#10;AAAAAAAfAQAAX3JlbHMvLnJlbHNQSwECLQAUAAYACAAAACEAa/vs2r0AAADcAAAADwAAAAAAAAAA&#10;AAAAAAAHAgAAZHJzL2Rvd25yZXYueG1sUEsFBgAAAAADAAMAtwAAAPECAAAAAA==&#10;" path="m,151828l,e" filled="f" strokeweight=".14039mm">
                  <v:path arrowok="t"/>
                </v:shape>
                <v:shape id="Graphic 239" o:spid="_x0000_s1060" style="position:absolute;left:25;top:501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" path="m,151828l,e" filled="f" strokeweight=".14039mm">
                  <v:path arrowok="t"/>
                </v:shape>
                <v:shape id="Graphic 240" o:spid="_x0000_s1061" style="position:absolute;left:25;top:516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" path="m,151828l,e" filled="f" strokeweight=".14039mm">
                  <v:path arrowok="t"/>
                </v:shape>
                <v:shape id="Graphic 241" o:spid="_x0000_s1062" style="position:absolute;left:25;top:531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" path="m,151828l,e" filled="f" strokeweight=".14039mm">
                  <v:path arrowok="t"/>
                </v:shape>
                <v:shape id="Graphic 242" o:spid="_x0000_s1063" style="position:absolute;left:25;top:546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" path="m,151828l,e" filled="f" strokeweight=".14039mm">
                  <v:path arrowok="t"/>
                </v:shape>
                <v:shape id="Graphic 243" o:spid="_x0000_s1064" style="position:absolute;left:25;top:561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Q3W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oWyxjuZ8IRkJsbAAAA//8DAFBLAQItABQABgAIAAAAIQDb4fbL7gAAAIUBAAATAAAAAAAAAAAA&#10;AAAAAAAAAABbQ29udGVudF9UeXBlc10ueG1sUEsBAi0AFAAGAAgAAAAhAFr0LFu/AAAAFQEAAAsA&#10;AAAAAAAAAAAAAAAAHwEAAF9yZWxzLy5yZWxzUEsBAi0AFAAGAAgAAAAhAD1ZDdbEAAAA3AAAAA8A&#10;AAAAAAAAAAAAAAAABwIAAGRycy9kb3ducmV2LnhtbFBLBQYAAAAAAwADALcAAAD4AgAAAAA=&#10;" path="m,151828l,e" filled="f" strokeweight=".14039mm">
                  <v:path arrowok="t"/>
                </v:shape>
                <v:shape id="Graphic 244" o:spid="_x0000_s1065" style="position:absolute;left:25;top:5769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" path="m,151828l,e" filled="f" strokeweight=".14039mm">
                  <v:path arrowok="t"/>
                </v:shape>
                <v:shape id="Graphic 245" o:spid="_x0000_s1066" style="position:absolute;left:25;top:592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" path="m,151828l,e" filled="f" strokeweight=".14039mm">
                  <v:path arrowok="t"/>
                </v:shape>
                <v:shape id="Graphic 246" o:spid="_x0000_s1067" style="position:absolute;left:25;top:607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q5O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pB&#10;fziGvzPhCMjFBwAA//8DAFBLAQItABQABgAIAAAAIQDb4fbL7gAAAIUBAAATAAAAAAAAAAAAAAAA&#10;AAAAAABbQ29udGVudF9UeXBlc10ueG1sUEsBAi0AFAAGAAgAAAAhAFr0LFu/AAAAFQEAAAsAAAAA&#10;AAAAAAAAAAAAHwEAAF9yZWxzLy5yZWxzUEsBAi0AFAAGAAgAAAAhAC0urk7BAAAA3AAAAA8AAAAA&#10;AAAAAAAAAAAABwIAAGRycy9kb3ducmV2LnhtbFBLBQYAAAAAAwADALcAAAD1AgAAAAA=&#10;" path="m,151828l,e" filled="f" strokeweight=".14039mm">
                  <v:path arrowok="t"/>
                </v:shape>
                <v:shape id="Graphic 247" o:spid="_x0000_s1068" style="position:absolute;left:25;top:6225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gvV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pB&#10;fziBvzPhCMjFBwAA//8DAFBLAQItABQABgAIAAAAIQDb4fbL7gAAAIUBAAATAAAAAAAAAAAAAAAA&#10;AAAAAABbQ29udGVudF9UeXBlc10ueG1sUEsBAi0AFAAGAAgAAAAhAFr0LFu/AAAAFQEAAAsAAAAA&#10;AAAAAAAAAAAAHwEAAF9yZWxzLy5yZWxzUEsBAi0AFAAGAAgAAAAhAEJiC9XBAAAA3AAAAA8AAAAA&#10;AAAAAAAAAAAABwIAAGRycy9kb3ducmV2LnhtbFBLBQYAAAAAAwADALcAAAD1AgAAAAA=&#10;" path="m,151828l,e" filled="f" strokeweight=".14039mm">
                  <v:path arrowok="t"/>
                </v:shape>
                <v:shape id="Graphic 248" o:spid="_x0000_s1069" style="position:absolute;left:25;top:637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" path="m,151828l,e" filled="f" strokeweight=".14039mm">
                  <v:path arrowok="t"/>
                </v:shape>
                <v:shape id="Graphic 249" o:spid="_x0000_s1070" style="position:absolute;left:25;top:652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" path="m,151828l,e" filled="f" strokeweight=".14039mm">
                  <v:path arrowok="t"/>
                </v:shape>
                <v:shape id="Graphic 250" o:spid="_x0000_s1071" style="position:absolute;left:25;top:6680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gV8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zHYX44&#10;E46AXH4BAAD//wMAUEsBAi0AFAAGAAgAAAAhANvh9svuAAAAhQEAABMAAAAAAAAAAAAAAAAAAAAA&#10;AFtDb250ZW50X1R5cGVzXS54bWxQSwECLQAUAAYACAAAACEAWvQsW78AAAAVAQAACwAAAAAAAAAA&#10;AAAAAAAfAQAAX3JlbHMvLnJlbHNQSwECLQAUAAYACAAAACEASFIFfL0AAADcAAAADwAAAAAAAAAA&#10;AAAAAAAHAgAAZHJzL2Rvd25yZXYueG1sUEsFBgAAAAADAAMAtwAAAPECAAAAAA==&#10;" path="m,151828l,e" filled="f" strokeweight=".14039mm">
                  <v:path arrowok="t"/>
                </v:shape>
                <v:shape id="Graphic 251" o:spid="_x0000_s1072" style="position:absolute;left:25;top:683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qDn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" path="m,151828l,e" filled="f" strokeweight=".14039mm">
                  <v:path arrowok="t"/>
                </v:shape>
                <v:shape id="Graphic 252" o:spid="_x0000_s1073" style="position:absolute;left:25;top:698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" path="m,151828l,e" filled="f" strokeweight=".14039mm">
                  <v:path arrowok="t"/>
                </v:shape>
                <v:shape id="Graphic 253" o:spid="_x0000_s1074" style="position:absolute;left:25;top:7136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JsL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" path="m,151828l,e" filled="f" strokeweight=".14039mm">
                  <v:path arrowok="t"/>
                </v:shape>
                <v:shape id="Graphic 254" o:spid="_x0000_s1075" style="position:absolute;left:25;top:7287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" path="m,151828l,e" filled="f" strokeweight=".14039mm">
                  <v:path arrowok="t"/>
                </v:shape>
                <v:shape id="Graphic 255" o:spid="_x0000_s1076" style="position:absolute;left:25;top:743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" path="m,151828l,e" filled="f" strokeweight=".14039mm">
                  <v:path arrowok="t"/>
                </v:shape>
                <v:shape id="Graphic 256" o:spid="_x0000_s1077" style="position:absolute;left:25;top:7591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" path="m,151828l,e" filled="f" strokeweight=".14039mm">
                  <v:path arrowok="t"/>
                </v:shape>
                <v:shape id="Graphic 257" o:spid="_x0000_s1078" style="position:absolute;left:25;top:7743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" path="m,151828l,e" filled="f" strokeweight=".14039mm">
                  <v:path arrowok="t"/>
                </v:shape>
                <v:shape id="Graphic 258" o:spid="_x0000_s1079" style="position:absolute;left:25;top:789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Al6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zHYW04&#10;E46AXH4BAAD//wMAUEsBAi0AFAAGAAgAAAAhANvh9svuAAAAhQEAABMAAAAAAAAAAAAAAAAAAAAA&#10;AFtDb250ZW50X1R5cGVzXS54bWxQSwECLQAUAAYACAAAACEAWvQsW78AAAAVAQAACwAAAAAAAAAA&#10;AAAAAAAfAQAAX3JlbHMvLnJlbHNQSwECLQAUAAYACAAAACEAtiQJer0AAADcAAAADwAAAAAAAAAA&#10;AAAAAAAHAgAAZHJzL2Rvd25yZXYueG1sUEsFBgAAAAADAAMAtwAAAPECAAAAAA==&#10;" path="m,151828l,e" filled="f" strokeweight=".14039mm">
                  <v:path arrowok="t"/>
                </v:shape>
                <v:shape id="Graphic 259" o:spid="_x0000_s1080" style="position:absolute;left:25;top:8047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" path="m,151828l,e" filled="f" strokeweight=".14039mm">
                  <v:path arrowok="t"/>
                </v:shape>
                <v:shape id="Graphic 260" o:spid="_x0000_s1081" style="position:absolute;left:25;top:8198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/B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wnYX44&#10;E46AXH4BAAD//wMAUEsBAi0AFAAGAAgAAAAhANvh9svuAAAAhQEAABMAAAAAAAAAAAAAAAAAAAAA&#10;AFtDb250ZW50X1R5cGVzXS54bWxQSwECLQAUAAYACAAAACEAWvQsW78AAAAVAQAACwAAAAAAAAAA&#10;AAAAAAAfAQAAX3JlbHMvLnJlbHNQSwECLQAUAAYACAAAACEAhj7Pwb0AAADcAAAADwAAAAAAAAAA&#10;AAAAAAAHAgAAZHJzL2Rvd25yZXYueG1sUEsFBgAAAAADAAMAtwAAAPECAAAAAA==&#10;" path="m,151828l,e" filled="f" strokeweight=".14039mm">
                  <v:path arrowok="t"/>
                </v:shape>
                <v:shape id="Graphic 261" o:spid="_x0000_s1082" style="position:absolute;left:25;top:835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" path="m,151828l,e" filled="f" strokeweight=".14039mm">
                  <v:path arrowok="t"/>
                </v:shape>
                <v:shape id="Graphic 262" o:spid="_x0000_s1083" style="position:absolute;left:25;top:850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" path="m,151828l,e" filled="f" strokeweight=".14039mm">
                  <v:path arrowok="t"/>
                </v:shape>
                <v:shape id="Graphic 263" o:spid="_x0000_s1084" style="position:absolute;left:25;top:8654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" path="m,151828l,e" filled="f" strokeweight=".14039mm">
                  <v:path arrowok="t"/>
                </v:shape>
                <v:shape id="Graphic 264" o:spid="_x0000_s1085" style="position:absolute;left:25;top:880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cnC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pB&#10;fzyEvzPhCMjFBwAA//8DAFBLAQItABQABgAIAAAAIQDb4fbL7gAAAIUBAAATAAAAAAAAAAAAAAAA&#10;AAAAAABbQ29udGVudF9UeXBlc10ueG1sUEsBAi0AFAAGAAgAAAAhAFr0LFu/AAAAFQEAAAsAAAAA&#10;AAAAAAAAAAAAHwEAAF9yZWxzLy5yZWxzUEsBAi0AFAAGAAgAAAAhAPkFycLBAAAA3AAAAA8AAAAA&#10;AAAAAAAAAAAABwIAAGRycy9kb3ducmV2LnhtbFBLBQYAAAAAAwADALcAAAD1AgAAAAA=&#10;" path="m,151828l,e" filled="f" strokeweight=".14039mm">
                  <v:path arrowok="t"/>
                </v:shape>
                <v:shape id="Graphic 265" o:spid="_x0000_s1086" style="position:absolute;left:25;top:8958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" path="m,151828l,e" filled="f" strokeweight=".14039mm">
                  <v:path arrowok="t"/>
                </v:shape>
                <v:shape id="Graphic 266" o:spid="_x0000_s1087" style="position:absolute;left:25;top:9109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" path="m,151828l,e" filled="f" strokeweight=".14039mm">
                  <v:path arrowok="t"/>
                </v:shape>
                <v:shape id="Graphic 267" o:spid="_x0000_s1088" style="position:absolute;left:25;top:9261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" path="m,151828l,e" filled="f" strokeweight=".14039mm">
                  <v:path arrowok="t"/>
                </v:shape>
                <v:shape id="Graphic 268" o:spid="_x0000_s1089" style="position:absolute;left:25;top:9413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MPH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wnYW04&#10;E46AXH4BAAD//wMAUEsBAi0AFAAGAAgAAAAhANvh9svuAAAAhQEAABMAAAAAAAAAAAAAAAAAAAAA&#10;AFtDb250ZW50X1R5cGVzXS54bWxQSwECLQAUAAYACAAAACEAWvQsW78AAAAVAQAACwAAAAAAAAAA&#10;AAAAAAAfAQAAX3JlbHMvLnJlbHNQSwECLQAUAAYACAAAACEAeEjDx70AAADcAAAADwAAAAAAAAAA&#10;AAAAAAAHAgAAZHJzL2Rvd25yZXYueG1sUEsFBgAAAAADAAMAtwAAAPECAAAAAA==&#10;" path="m,151828l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1134"/>
        <w:gridCol w:w="626"/>
        <w:gridCol w:w="757"/>
        <w:gridCol w:w="1498"/>
        <w:gridCol w:w="1227"/>
      </w:tblGrid>
      <w:tr w:rsidR="000655EC" w14:paraId="4C3C7A4C" w14:textId="77777777">
        <w:trPr>
          <w:trHeight w:val="238"/>
        </w:trPr>
        <w:tc>
          <w:tcPr>
            <w:tcW w:w="1104" w:type="dxa"/>
          </w:tcPr>
          <w:p w14:paraId="4C3C7A46" w14:textId="77777777" w:rsidR="000655EC" w:rsidRDefault="00000000">
            <w:pPr>
              <w:pStyle w:val="TableParagraph"/>
              <w:spacing w:line="211" w:lineRule="exact"/>
              <w:ind w:right="7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2"/>
                <w:sz w:val="20"/>
              </w:rPr>
              <w:t>SELECT</w:t>
            </w:r>
          </w:p>
        </w:tc>
        <w:tc>
          <w:tcPr>
            <w:tcW w:w="1134" w:type="dxa"/>
          </w:tcPr>
          <w:p w14:paraId="4C3C7A47" w14:textId="77777777" w:rsidR="000655EC" w:rsidRDefault="00000000">
            <w:pPr>
              <w:pStyle w:val="TableParagraph"/>
              <w:spacing w:line="211" w:lineRule="exact"/>
              <w:ind w:left="7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4"/>
                <w:sz w:val="20"/>
              </w:rPr>
              <w:t>830000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626" w:type="dxa"/>
          </w:tcPr>
          <w:p w14:paraId="4C3C7A48" w14:textId="77777777" w:rsidR="000655EC" w:rsidRDefault="00000000">
            <w:pPr>
              <w:pStyle w:val="TableParagraph"/>
              <w:spacing w:line="211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plz</w:t>
            </w:r>
            <w:r>
              <w:rPr>
                <w:rFonts w:ascii="Cambria"/>
                <w:spacing w:val="-35"/>
                <w:w w:val="225"/>
                <w:sz w:val="20"/>
              </w:rPr>
              <w:t xml:space="preserve"> </w:t>
            </w:r>
            <w:r>
              <w:rPr>
                <w:rFonts w:ascii="Cambria"/>
                <w:spacing w:val="-10"/>
                <w:w w:val="225"/>
                <w:sz w:val="20"/>
              </w:rPr>
              <w:t>,</w:t>
            </w:r>
          </w:p>
        </w:tc>
        <w:tc>
          <w:tcPr>
            <w:tcW w:w="757" w:type="dxa"/>
          </w:tcPr>
          <w:p w14:paraId="4C3C7A49" w14:textId="77777777" w:rsidR="000655EC" w:rsidRDefault="00000000">
            <w:pPr>
              <w:pStyle w:val="TableParagraph"/>
              <w:spacing w:line="211" w:lineRule="exact"/>
              <w:ind w:lef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w w:val="9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8"/>
                <w:w w:val="9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w w:val="90"/>
                <w:sz w:val="20"/>
              </w:rPr>
              <w:t>WAL</w:t>
            </w:r>
            <w:r>
              <w:rPr>
                <w:rFonts w:ascii="Cambria" w:hAnsi="Cambria"/>
                <w:color w:val="FF0000"/>
                <w:spacing w:val="-10"/>
                <w:w w:val="90"/>
                <w:sz w:val="20"/>
              </w:rPr>
              <w:t xml:space="preserve"> ’</w:t>
            </w:r>
          </w:p>
        </w:tc>
        <w:tc>
          <w:tcPr>
            <w:tcW w:w="1498" w:type="dxa"/>
          </w:tcPr>
          <w:p w14:paraId="4C3C7A4A" w14:textId="77777777" w:rsidR="000655EC" w:rsidRDefault="00000000">
            <w:pPr>
              <w:pStyle w:val="TableParagraph"/>
              <w:spacing w:line="211" w:lineRule="exact"/>
              <w:ind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/>
                <w:spacing w:val="-21"/>
                <w:w w:val="120"/>
                <w:sz w:val="20"/>
              </w:rPr>
              <w:t xml:space="preserve"> </w:t>
            </w:r>
            <w:r>
              <w:rPr>
                <w:rFonts w:ascii="Cambria"/>
                <w:spacing w:val="7"/>
                <w:w w:val="120"/>
                <w:sz w:val="20"/>
              </w:rPr>
              <w:t>Key</w:t>
            </w:r>
          </w:p>
        </w:tc>
        <w:tc>
          <w:tcPr>
            <w:tcW w:w="1227" w:type="dxa"/>
          </w:tcPr>
          <w:p w14:paraId="4C3C7A4B" w14:textId="77777777" w:rsidR="000655EC" w:rsidRDefault="00000000">
            <w:pPr>
              <w:pStyle w:val="TableParagraph"/>
              <w:spacing w:line="211" w:lineRule="exact"/>
              <w:ind w:left="3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z w:val="20"/>
              </w:rPr>
              <w:t>UNION</w:t>
            </w:r>
            <w:r>
              <w:rPr>
                <w:rFonts w:ascii="Cambria"/>
                <w:color w:val="0000FF"/>
                <w:spacing w:val="30"/>
                <w:sz w:val="20"/>
              </w:rPr>
              <w:t xml:space="preserve">  </w:t>
            </w:r>
            <w:r>
              <w:rPr>
                <w:rFonts w:ascii="Cambria"/>
                <w:color w:val="0000FF"/>
                <w:spacing w:val="-5"/>
                <w:sz w:val="20"/>
              </w:rPr>
              <w:t>ALL</w:t>
            </w:r>
          </w:p>
        </w:tc>
      </w:tr>
      <w:tr w:rsidR="000655EC" w14:paraId="4C3C7A53" w14:textId="77777777">
        <w:trPr>
          <w:trHeight w:val="239"/>
        </w:trPr>
        <w:tc>
          <w:tcPr>
            <w:tcW w:w="1104" w:type="dxa"/>
          </w:tcPr>
          <w:p w14:paraId="4C3C7A4D" w14:textId="77777777" w:rsidR="000655EC" w:rsidRDefault="00000000">
            <w:pPr>
              <w:pStyle w:val="TableParagraph"/>
              <w:spacing w:line="212" w:lineRule="exact"/>
              <w:ind w:right="7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2"/>
                <w:sz w:val="20"/>
              </w:rPr>
              <w:t>SELECT</w:t>
            </w:r>
          </w:p>
        </w:tc>
        <w:tc>
          <w:tcPr>
            <w:tcW w:w="1134" w:type="dxa"/>
          </w:tcPr>
          <w:p w14:paraId="4C3C7A4E" w14:textId="77777777" w:rsidR="000655EC" w:rsidRDefault="00000000">
            <w:pPr>
              <w:pStyle w:val="TableParagraph"/>
              <w:spacing w:line="212" w:lineRule="exact"/>
              <w:ind w:left="7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4"/>
                <w:sz w:val="20"/>
              </w:rPr>
              <w:t>462000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626" w:type="dxa"/>
          </w:tcPr>
          <w:p w14:paraId="4C3C7A4F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plz</w:t>
            </w:r>
            <w:r>
              <w:rPr>
                <w:rFonts w:ascii="Cambria"/>
                <w:spacing w:val="-35"/>
                <w:w w:val="225"/>
                <w:sz w:val="20"/>
              </w:rPr>
              <w:t xml:space="preserve"> </w:t>
            </w:r>
            <w:r>
              <w:rPr>
                <w:rFonts w:ascii="Cambria"/>
                <w:spacing w:val="-10"/>
                <w:w w:val="225"/>
                <w:sz w:val="20"/>
              </w:rPr>
              <w:t>,</w:t>
            </w:r>
          </w:p>
        </w:tc>
        <w:tc>
          <w:tcPr>
            <w:tcW w:w="757" w:type="dxa"/>
          </w:tcPr>
          <w:p w14:paraId="4C3C7A50" w14:textId="77777777" w:rsidR="000655EC" w:rsidRDefault="00000000">
            <w:pPr>
              <w:pStyle w:val="TableParagraph"/>
              <w:spacing w:line="212" w:lineRule="exact"/>
              <w:ind w:lef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z w:val="20"/>
              </w:rPr>
              <w:t>HAE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1498" w:type="dxa"/>
          </w:tcPr>
          <w:p w14:paraId="4C3C7A51" w14:textId="77777777" w:rsidR="000655EC" w:rsidRDefault="00000000">
            <w:pPr>
              <w:pStyle w:val="TableParagraph"/>
              <w:spacing w:line="212" w:lineRule="exact"/>
              <w:ind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/>
                <w:spacing w:val="-21"/>
                <w:w w:val="120"/>
                <w:sz w:val="20"/>
              </w:rPr>
              <w:t xml:space="preserve"> </w:t>
            </w:r>
            <w:r>
              <w:rPr>
                <w:rFonts w:ascii="Cambria"/>
                <w:spacing w:val="7"/>
                <w:w w:val="120"/>
                <w:sz w:val="20"/>
              </w:rPr>
              <w:t>Key</w:t>
            </w:r>
          </w:p>
        </w:tc>
        <w:tc>
          <w:tcPr>
            <w:tcW w:w="1227" w:type="dxa"/>
          </w:tcPr>
          <w:p w14:paraId="4C3C7A52" w14:textId="77777777" w:rsidR="000655EC" w:rsidRDefault="00000000">
            <w:pPr>
              <w:pStyle w:val="TableParagraph"/>
              <w:spacing w:line="212" w:lineRule="exact"/>
              <w:ind w:left="3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z w:val="20"/>
              </w:rPr>
              <w:t>UNION</w:t>
            </w:r>
            <w:r>
              <w:rPr>
                <w:rFonts w:ascii="Cambria"/>
                <w:color w:val="0000FF"/>
                <w:spacing w:val="30"/>
                <w:sz w:val="20"/>
              </w:rPr>
              <w:t xml:space="preserve">  </w:t>
            </w:r>
            <w:r>
              <w:rPr>
                <w:rFonts w:ascii="Cambria"/>
                <w:color w:val="0000FF"/>
                <w:spacing w:val="-5"/>
                <w:sz w:val="20"/>
              </w:rPr>
              <w:t>ALL</w:t>
            </w:r>
          </w:p>
        </w:tc>
      </w:tr>
      <w:tr w:rsidR="000655EC" w14:paraId="4C3C7A5A" w14:textId="77777777">
        <w:trPr>
          <w:trHeight w:val="239"/>
        </w:trPr>
        <w:tc>
          <w:tcPr>
            <w:tcW w:w="1104" w:type="dxa"/>
          </w:tcPr>
          <w:p w14:paraId="4C3C7A54" w14:textId="77777777" w:rsidR="000655EC" w:rsidRDefault="00000000">
            <w:pPr>
              <w:pStyle w:val="TableParagraph"/>
              <w:spacing w:line="212" w:lineRule="exact"/>
              <w:ind w:right="7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2"/>
                <w:sz w:val="20"/>
              </w:rPr>
              <w:t>SELECT</w:t>
            </w:r>
          </w:p>
        </w:tc>
        <w:tc>
          <w:tcPr>
            <w:tcW w:w="1134" w:type="dxa"/>
          </w:tcPr>
          <w:p w14:paraId="4C3C7A55" w14:textId="77777777" w:rsidR="000655EC" w:rsidRDefault="00000000">
            <w:pPr>
              <w:pStyle w:val="TableParagraph"/>
              <w:spacing w:line="212" w:lineRule="exact"/>
              <w:ind w:left="7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4"/>
                <w:sz w:val="20"/>
              </w:rPr>
              <w:t>720000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626" w:type="dxa"/>
          </w:tcPr>
          <w:p w14:paraId="4C3C7A56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plz</w:t>
            </w:r>
            <w:r>
              <w:rPr>
                <w:rFonts w:ascii="Cambria"/>
                <w:spacing w:val="-35"/>
                <w:w w:val="225"/>
                <w:sz w:val="20"/>
              </w:rPr>
              <w:t xml:space="preserve"> </w:t>
            </w:r>
            <w:r>
              <w:rPr>
                <w:rFonts w:ascii="Cambria"/>
                <w:spacing w:val="-10"/>
                <w:w w:val="225"/>
                <w:sz w:val="20"/>
              </w:rPr>
              <w:t>,</w:t>
            </w:r>
          </w:p>
        </w:tc>
        <w:tc>
          <w:tcPr>
            <w:tcW w:w="757" w:type="dxa"/>
          </w:tcPr>
          <w:p w14:paraId="4C3C7A57" w14:textId="77777777" w:rsidR="000655EC" w:rsidRDefault="00000000">
            <w:pPr>
              <w:pStyle w:val="TableParagraph"/>
              <w:spacing w:line="212" w:lineRule="exact"/>
              <w:ind w:lef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UTZ</w:t>
            </w:r>
            <w:r>
              <w:rPr>
                <w:rFonts w:ascii="Cambria" w:hAnsi="Cambria"/>
                <w:color w:val="FF0000"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1498" w:type="dxa"/>
          </w:tcPr>
          <w:p w14:paraId="4C3C7A58" w14:textId="77777777" w:rsidR="000655EC" w:rsidRDefault="00000000">
            <w:pPr>
              <w:pStyle w:val="TableParagraph"/>
              <w:spacing w:line="212" w:lineRule="exact"/>
              <w:ind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/>
                <w:spacing w:val="-21"/>
                <w:w w:val="120"/>
                <w:sz w:val="20"/>
              </w:rPr>
              <w:t xml:space="preserve"> </w:t>
            </w:r>
            <w:r>
              <w:rPr>
                <w:rFonts w:ascii="Cambria"/>
                <w:spacing w:val="7"/>
                <w:w w:val="120"/>
                <w:sz w:val="20"/>
              </w:rPr>
              <w:t>Key</w:t>
            </w:r>
          </w:p>
        </w:tc>
        <w:tc>
          <w:tcPr>
            <w:tcW w:w="1227" w:type="dxa"/>
          </w:tcPr>
          <w:p w14:paraId="4C3C7A59" w14:textId="77777777" w:rsidR="000655EC" w:rsidRDefault="00000000">
            <w:pPr>
              <w:pStyle w:val="TableParagraph"/>
              <w:spacing w:line="212" w:lineRule="exact"/>
              <w:ind w:left="3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z w:val="20"/>
              </w:rPr>
              <w:t>UNION</w:t>
            </w:r>
            <w:r>
              <w:rPr>
                <w:rFonts w:ascii="Cambria"/>
                <w:color w:val="0000FF"/>
                <w:spacing w:val="30"/>
                <w:sz w:val="20"/>
              </w:rPr>
              <w:t xml:space="preserve">  </w:t>
            </w:r>
            <w:r>
              <w:rPr>
                <w:rFonts w:ascii="Cambria"/>
                <w:color w:val="0000FF"/>
                <w:spacing w:val="-5"/>
                <w:sz w:val="20"/>
              </w:rPr>
              <w:t>ALL</w:t>
            </w:r>
          </w:p>
        </w:tc>
      </w:tr>
      <w:tr w:rsidR="000655EC" w14:paraId="4C3C7A61" w14:textId="77777777">
        <w:trPr>
          <w:trHeight w:val="239"/>
        </w:trPr>
        <w:tc>
          <w:tcPr>
            <w:tcW w:w="1104" w:type="dxa"/>
          </w:tcPr>
          <w:p w14:paraId="4C3C7A5B" w14:textId="77777777" w:rsidR="000655EC" w:rsidRDefault="00000000">
            <w:pPr>
              <w:pStyle w:val="TableParagraph"/>
              <w:spacing w:line="212" w:lineRule="exact"/>
              <w:ind w:right="7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2"/>
                <w:sz w:val="20"/>
              </w:rPr>
              <w:t>SELECT</w:t>
            </w:r>
          </w:p>
        </w:tc>
        <w:tc>
          <w:tcPr>
            <w:tcW w:w="1134" w:type="dxa"/>
          </w:tcPr>
          <w:p w14:paraId="4C3C7A5C" w14:textId="77777777" w:rsidR="000655EC" w:rsidRDefault="00000000">
            <w:pPr>
              <w:pStyle w:val="TableParagraph"/>
              <w:spacing w:line="212" w:lineRule="exact"/>
              <w:ind w:left="7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4"/>
                <w:sz w:val="20"/>
              </w:rPr>
              <w:t>413400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626" w:type="dxa"/>
          </w:tcPr>
          <w:p w14:paraId="4C3C7A5D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plz</w:t>
            </w:r>
            <w:r>
              <w:rPr>
                <w:rFonts w:ascii="Cambria"/>
                <w:spacing w:val="-35"/>
                <w:w w:val="225"/>
                <w:sz w:val="20"/>
              </w:rPr>
              <w:t xml:space="preserve"> </w:t>
            </w:r>
            <w:r>
              <w:rPr>
                <w:rFonts w:ascii="Cambria"/>
                <w:spacing w:val="-10"/>
                <w:w w:val="225"/>
                <w:sz w:val="20"/>
              </w:rPr>
              <w:t>,</w:t>
            </w:r>
          </w:p>
        </w:tc>
        <w:tc>
          <w:tcPr>
            <w:tcW w:w="757" w:type="dxa"/>
          </w:tcPr>
          <w:p w14:paraId="4C3C7A5E" w14:textId="77777777" w:rsidR="000655EC" w:rsidRDefault="00000000">
            <w:pPr>
              <w:pStyle w:val="TableParagraph"/>
              <w:spacing w:line="212" w:lineRule="exact"/>
              <w:ind w:lef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8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PRA</w:t>
            </w:r>
            <w:r>
              <w:rPr>
                <w:rFonts w:ascii="Cambria" w:hAnsi="Cambria"/>
                <w:color w:val="FF0000"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1498" w:type="dxa"/>
          </w:tcPr>
          <w:p w14:paraId="4C3C7A5F" w14:textId="77777777" w:rsidR="000655EC" w:rsidRDefault="00000000">
            <w:pPr>
              <w:pStyle w:val="TableParagraph"/>
              <w:spacing w:line="212" w:lineRule="exact"/>
              <w:ind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/>
                <w:spacing w:val="-21"/>
                <w:w w:val="120"/>
                <w:sz w:val="20"/>
              </w:rPr>
              <w:t xml:space="preserve"> </w:t>
            </w:r>
            <w:r>
              <w:rPr>
                <w:rFonts w:ascii="Cambria"/>
                <w:spacing w:val="7"/>
                <w:w w:val="120"/>
                <w:sz w:val="20"/>
              </w:rPr>
              <w:t>Key</w:t>
            </w:r>
          </w:p>
        </w:tc>
        <w:tc>
          <w:tcPr>
            <w:tcW w:w="1227" w:type="dxa"/>
          </w:tcPr>
          <w:p w14:paraId="4C3C7A60" w14:textId="77777777" w:rsidR="000655EC" w:rsidRDefault="00000000">
            <w:pPr>
              <w:pStyle w:val="TableParagraph"/>
              <w:spacing w:line="212" w:lineRule="exact"/>
              <w:ind w:left="3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z w:val="20"/>
              </w:rPr>
              <w:t>UNION</w:t>
            </w:r>
            <w:r>
              <w:rPr>
                <w:rFonts w:ascii="Cambria"/>
                <w:color w:val="0000FF"/>
                <w:spacing w:val="30"/>
                <w:sz w:val="20"/>
              </w:rPr>
              <w:t xml:space="preserve">  </w:t>
            </w:r>
            <w:r>
              <w:rPr>
                <w:rFonts w:ascii="Cambria"/>
                <w:color w:val="0000FF"/>
                <w:spacing w:val="-5"/>
                <w:sz w:val="20"/>
              </w:rPr>
              <w:t>ALL</w:t>
            </w:r>
          </w:p>
        </w:tc>
      </w:tr>
      <w:tr w:rsidR="000655EC" w14:paraId="4C3C7A68" w14:textId="77777777">
        <w:trPr>
          <w:trHeight w:val="239"/>
        </w:trPr>
        <w:tc>
          <w:tcPr>
            <w:tcW w:w="1104" w:type="dxa"/>
          </w:tcPr>
          <w:p w14:paraId="4C3C7A62" w14:textId="77777777" w:rsidR="000655EC" w:rsidRDefault="00000000">
            <w:pPr>
              <w:pStyle w:val="TableParagraph"/>
              <w:spacing w:line="212" w:lineRule="exact"/>
              <w:ind w:right="7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2"/>
                <w:sz w:val="20"/>
              </w:rPr>
              <w:t>SELECT</w:t>
            </w:r>
          </w:p>
        </w:tc>
        <w:tc>
          <w:tcPr>
            <w:tcW w:w="1134" w:type="dxa"/>
          </w:tcPr>
          <w:p w14:paraId="4C3C7A63" w14:textId="77777777" w:rsidR="000655EC" w:rsidRDefault="00000000">
            <w:pPr>
              <w:pStyle w:val="TableParagraph"/>
              <w:spacing w:line="212" w:lineRule="exact"/>
              <w:ind w:left="7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4"/>
                <w:sz w:val="20"/>
              </w:rPr>
              <w:t>852000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626" w:type="dxa"/>
          </w:tcPr>
          <w:p w14:paraId="4C3C7A64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plz</w:t>
            </w:r>
            <w:r>
              <w:rPr>
                <w:rFonts w:ascii="Cambria"/>
                <w:spacing w:val="-35"/>
                <w:w w:val="225"/>
                <w:sz w:val="20"/>
              </w:rPr>
              <w:t xml:space="preserve"> </w:t>
            </w:r>
            <w:r>
              <w:rPr>
                <w:rFonts w:ascii="Cambria"/>
                <w:spacing w:val="-10"/>
                <w:w w:val="225"/>
                <w:sz w:val="20"/>
              </w:rPr>
              <w:t>,</w:t>
            </w:r>
          </w:p>
        </w:tc>
        <w:tc>
          <w:tcPr>
            <w:tcW w:w="757" w:type="dxa"/>
          </w:tcPr>
          <w:p w14:paraId="4C3C7A65" w14:textId="77777777" w:rsidR="000655EC" w:rsidRDefault="00000000">
            <w:pPr>
              <w:pStyle w:val="TableParagraph"/>
              <w:spacing w:line="212" w:lineRule="exact"/>
              <w:ind w:lef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6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FRA</w:t>
            </w:r>
            <w:r>
              <w:rPr>
                <w:rFonts w:ascii="Cambria" w:hAnsi="Cambria"/>
                <w:color w:val="FF0000"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1498" w:type="dxa"/>
          </w:tcPr>
          <w:p w14:paraId="4C3C7A66" w14:textId="77777777" w:rsidR="000655EC" w:rsidRDefault="00000000">
            <w:pPr>
              <w:pStyle w:val="TableParagraph"/>
              <w:spacing w:line="212" w:lineRule="exact"/>
              <w:ind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/>
                <w:spacing w:val="-21"/>
                <w:w w:val="120"/>
                <w:sz w:val="20"/>
              </w:rPr>
              <w:t xml:space="preserve"> </w:t>
            </w:r>
            <w:r>
              <w:rPr>
                <w:rFonts w:ascii="Cambria"/>
                <w:spacing w:val="7"/>
                <w:w w:val="120"/>
                <w:sz w:val="20"/>
              </w:rPr>
              <w:t>Key</w:t>
            </w:r>
          </w:p>
        </w:tc>
        <w:tc>
          <w:tcPr>
            <w:tcW w:w="1227" w:type="dxa"/>
          </w:tcPr>
          <w:p w14:paraId="4C3C7A67" w14:textId="77777777" w:rsidR="000655EC" w:rsidRDefault="00000000">
            <w:pPr>
              <w:pStyle w:val="TableParagraph"/>
              <w:spacing w:line="212" w:lineRule="exact"/>
              <w:ind w:left="3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z w:val="20"/>
              </w:rPr>
              <w:t>UNION</w:t>
            </w:r>
            <w:r>
              <w:rPr>
                <w:rFonts w:ascii="Cambria"/>
                <w:color w:val="0000FF"/>
                <w:spacing w:val="30"/>
                <w:sz w:val="20"/>
              </w:rPr>
              <w:t xml:space="preserve">  </w:t>
            </w:r>
            <w:r>
              <w:rPr>
                <w:rFonts w:ascii="Cambria"/>
                <w:color w:val="0000FF"/>
                <w:spacing w:val="-5"/>
                <w:sz w:val="20"/>
              </w:rPr>
              <w:t>ALL</w:t>
            </w:r>
          </w:p>
        </w:tc>
      </w:tr>
      <w:tr w:rsidR="000655EC" w14:paraId="4C3C7A6F" w14:textId="77777777">
        <w:trPr>
          <w:trHeight w:val="239"/>
        </w:trPr>
        <w:tc>
          <w:tcPr>
            <w:tcW w:w="1104" w:type="dxa"/>
          </w:tcPr>
          <w:p w14:paraId="4C3C7A69" w14:textId="77777777" w:rsidR="000655EC" w:rsidRDefault="00000000">
            <w:pPr>
              <w:pStyle w:val="TableParagraph"/>
              <w:spacing w:line="212" w:lineRule="exact"/>
              <w:ind w:right="7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2"/>
                <w:sz w:val="20"/>
              </w:rPr>
              <w:t>SELECT</w:t>
            </w:r>
          </w:p>
        </w:tc>
        <w:tc>
          <w:tcPr>
            <w:tcW w:w="1134" w:type="dxa"/>
          </w:tcPr>
          <w:p w14:paraId="4C3C7A6A" w14:textId="77777777" w:rsidR="000655EC" w:rsidRDefault="00000000">
            <w:pPr>
              <w:pStyle w:val="TableParagraph"/>
              <w:spacing w:line="212" w:lineRule="exact"/>
              <w:ind w:left="7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4"/>
                <w:sz w:val="20"/>
              </w:rPr>
              <w:t>131000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626" w:type="dxa"/>
          </w:tcPr>
          <w:p w14:paraId="4C3C7A6B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plz</w:t>
            </w:r>
            <w:r>
              <w:rPr>
                <w:rFonts w:ascii="Cambria"/>
                <w:spacing w:val="-35"/>
                <w:w w:val="225"/>
                <w:sz w:val="20"/>
              </w:rPr>
              <w:t xml:space="preserve"> </w:t>
            </w:r>
            <w:r>
              <w:rPr>
                <w:rFonts w:ascii="Cambria"/>
                <w:spacing w:val="-10"/>
                <w:w w:val="225"/>
                <w:sz w:val="20"/>
              </w:rPr>
              <w:t>,</w:t>
            </w:r>
          </w:p>
        </w:tc>
        <w:tc>
          <w:tcPr>
            <w:tcW w:w="757" w:type="dxa"/>
          </w:tcPr>
          <w:p w14:paraId="4C3C7A6C" w14:textId="77777777" w:rsidR="000655EC" w:rsidRDefault="00000000">
            <w:pPr>
              <w:pStyle w:val="TableParagraph"/>
              <w:spacing w:line="212" w:lineRule="exact"/>
              <w:ind w:lef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w w:val="21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59"/>
                <w:w w:val="21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w w:val="155"/>
                <w:sz w:val="20"/>
              </w:rPr>
              <w:t>DAI’</w:t>
            </w:r>
          </w:p>
        </w:tc>
        <w:tc>
          <w:tcPr>
            <w:tcW w:w="1498" w:type="dxa"/>
          </w:tcPr>
          <w:p w14:paraId="4C3C7A6D" w14:textId="77777777" w:rsidR="000655EC" w:rsidRDefault="00000000">
            <w:pPr>
              <w:pStyle w:val="TableParagraph"/>
              <w:spacing w:line="212" w:lineRule="exact"/>
              <w:ind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/>
                <w:spacing w:val="-21"/>
                <w:w w:val="120"/>
                <w:sz w:val="20"/>
              </w:rPr>
              <w:t xml:space="preserve"> </w:t>
            </w:r>
            <w:r>
              <w:rPr>
                <w:rFonts w:ascii="Cambria"/>
                <w:spacing w:val="7"/>
                <w:w w:val="120"/>
                <w:sz w:val="20"/>
              </w:rPr>
              <w:t>Key</w:t>
            </w:r>
          </w:p>
        </w:tc>
        <w:tc>
          <w:tcPr>
            <w:tcW w:w="1227" w:type="dxa"/>
          </w:tcPr>
          <w:p w14:paraId="4C3C7A6E" w14:textId="77777777" w:rsidR="000655EC" w:rsidRDefault="00000000">
            <w:pPr>
              <w:pStyle w:val="TableParagraph"/>
              <w:spacing w:line="212" w:lineRule="exact"/>
              <w:ind w:left="3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z w:val="20"/>
              </w:rPr>
              <w:t>UNION</w:t>
            </w:r>
            <w:r>
              <w:rPr>
                <w:rFonts w:ascii="Cambria"/>
                <w:color w:val="0000FF"/>
                <w:spacing w:val="30"/>
                <w:sz w:val="20"/>
              </w:rPr>
              <w:t xml:space="preserve">  </w:t>
            </w:r>
            <w:r>
              <w:rPr>
                <w:rFonts w:ascii="Cambria"/>
                <w:color w:val="0000FF"/>
                <w:spacing w:val="-5"/>
                <w:sz w:val="20"/>
              </w:rPr>
              <w:t>ALL</w:t>
            </w:r>
          </w:p>
        </w:tc>
      </w:tr>
      <w:tr w:rsidR="000655EC" w14:paraId="4C3C7A76" w14:textId="77777777">
        <w:trPr>
          <w:trHeight w:val="239"/>
        </w:trPr>
        <w:tc>
          <w:tcPr>
            <w:tcW w:w="1104" w:type="dxa"/>
          </w:tcPr>
          <w:p w14:paraId="4C3C7A70" w14:textId="77777777" w:rsidR="000655EC" w:rsidRDefault="00000000">
            <w:pPr>
              <w:pStyle w:val="TableParagraph"/>
              <w:spacing w:line="212" w:lineRule="exact"/>
              <w:ind w:right="7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2"/>
                <w:sz w:val="20"/>
              </w:rPr>
              <w:t>SELECT</w:t>
            </w:r>
          </w:p>
        </w:tc>
        <w:tc>
          <w:tcPr>
            <w:tcW w:w="1134" w:type="dxa"/>
          </w:tcPr>
          <w:p w14:paraId="4C3C7A71" w14:textId="77777777" w:rsidR="000655EC" w:rsidRDefault="00000000">
            <w:pPr>
              <w:pStyle w:val="TableParagraph"/>
              <w:spacing w:line="212" w:lineRule="exact"/>
              <w:ind w:left="7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4"/>
                <w:sz w:val="20"/>
              </w:rPr>
              <w:t>892000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626" w:type="dxa"/>
          </w:tcPr>
          <w:p w14:paraId="4C3C7A72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plz</w:t>
            </w:r>
            <w:r>
              <w:rPr>
                <w:rFonts w:ascii="Cambria"/>
                <w:spacing w:val="-35"/>
                <w:w w:val="225"/>
                <w:sz w:val="20"/>
              </w:rPr>
              <w:t xml:space="preserve"> </w:t>
            </w:r>
            <w:r>
              <w:rPr>
                <w:rFonts w:ascii="Cambria"/>
                <w:spacing w:val="-10"/>
                <w:w w:val="225"/>
                <w:sz w:val="20"/>
              </w:rPr>
              <w:t>,</w:t>
            </w:r>
          </w:p>
        </w:tc>
        <w:tc>
          <w:tcPr>
            <w:tcW w:w="757" w:type="dxa"/>
          </w:tcPr>
          <w:p w14:paraId="4C3C7A73" w14:textId="77777777" w:rsidR="000655EC" w:rsidRDefault="00000000">
            <w:pPr>
              <w:pStyle w:val="TableParagraph"/>
              <w:spacing w:line="212" w:lineRule="exact"/>
              <w:ind w:lef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z w:val="20"/>
              </w:rPr>
              <w:t>URD</w:t>
            </w:r>
            <w:r>
              <w:rPr>
                <w:rFonts w:ascii="Cambria" w:hAnsi="Cambria"/>
                <w:color w:val="FF0000"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1498" w:type="dxa"/>
          </w:tcPr>
          <w:p w14:paraId="4C3C7A74" w14:textId="77777777" w:rsidR="000655EC" w:rsidRDefault="00000000">
            <w:pPr>
              <w:pStyle w:val="TableParagraph"/>
              <w:spacing w:line="212" w:lineRule="exact"/>
              <w:ind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/>
                <w:spacing w:val="-21"/>
                <w:w w:val="120"/>
                <w:sz w:val="20"/>
              </w:rPr>
              <w:t xml:space="preserve"> </w:t>
            </w:r>
            <w:r>
              <w:rPr>
                <w:rFonts w:ascii="Cambria"/>
                <w:spacing w:val="7"/>
                <w:w w:val="120"/>
                <w:sz w:val="20"/>
              </w:rPr>
              <w:t>Key</w:t>
            </w:r>
          </w:p>
        </w:tc>
        <w:tc>
          <w:tcPr>
            <w:tcW w:w="1227" w:type="dxa"/>
          </w:tcPr>
          <w:p w14:paraId="4C3C7A75" w14:textId="77777777" w:rsidR="000655EC" w:rsidRDefault="00000000">
            <w:pPr>
              <w:pStyle w:val="TableParagraph"/>
              <w:spacing w:line="212" w:lineRule="exact"/>
              <w:ind w:left="3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z w:val="20"/>
              </w:rPr>
              <w:t>UNION</w:t>
            </w:r>
            <w:r>
              <w:rPr>
                <w:rFonts w:ascii="Cambria"/>
                <w:color w:val="0000FF"/>
                <w:spacing w:val="30"/>
                <w:sz w:val="20"/>
              </w:rPr>
              <w:t xml:space="preserve">  </w:t>
            </w:r>
            <w:r>
              <w:rPr>
                <w:rFonts w:ascii="Cambria"/>
                <w:color w:val="0000FF"/>
                <w:spacing w:val="-5"/>
                <w:sz w:val="20"/>
              </w:rPr>
              <w:t>ALL</w:t>
            </w:r>
          </w:p>
        </w:tc>
      </w:tr>
      <w:tr w:rsidR="000655EC" w14:paraId="4C3C7A7D" w14:textId="77777777">
        <w:trPr>
          <w:trHeight w:val="239"/>
        </w:trPr>
        <w:tc>
          <w:tcPr>
            <w:tcW w:w="1104" w:type="dxa"/>
          </w:tcPr>
          <w:p w14:paraId="4C3C7A77" w14:textId="77777777" w:rsidR="000655EC" w:rsidRDefault="00000000">
            <w:pPr>
              <w:pStyle w:val="TableParagraph"/>
              <w:spacing w:line="212" w:lineRule="exact"/>
              <w:ind w:right="7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2"/>
                <w:sz w:val="20"/>
              </w:rPr>
              <w:t>SELECT</w:t>
            </w:r>
          </w:p>
        </w:tc>
        <w:tc>
          <w:tcPr>
            <w:tcW w:w="1134" w:type="dxa"/>
          </w:tcPr>
          <w:p w14:paraId="4C3C7A78" w14:textId="77777777" w:rsidR="000655EC" w:rsidRDefault="00000000">
            <w:pPr>
              <w:pStyle w:val="TableParagraph"/>
              <w:spacing w:line="212" w:lineRule="exact"/>
              <w:ind w:left="7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4"/>
                <w:sz w:val="20"/>
              </w:rPr>
              <w:t>503000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626" w:type="dxa"/>
          </w:tcPr>
          <w:p w14:paraId="4C3C7A79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plz</w:t>
            </w:r>
            <w:r>
              <w:rPr>
                <w:rFonts w:ascii="Cambria"/>
                <w:spacing w:val="-35"/>
                <w:w w:val="225"/>
                <w:sz w:val="20"/>
              </w:rPr>
              <w:t xml:space="preserve"> </w:t>
            </w:r>
            <w:r>
              <w:rPr>
                <w:rFonts w:ascii="Cambria"/>
                <w:spacing w:val="-10"/>
                <w:w w:val="225"/>
                <w:sz w:val="20"/>
              </w:rPr>
              <w:t>,</w:t>
            </w:r>
          </w:p>
        </w:tc>
        <w:tc>
          <w:tcPr>
            <w:tcW w:w="757" w:type="dxa"/>
          </w:tcPr>
          <w:p w14:paraId="4C3C7A7A" w14:textId="77777777" w:rsidR="000655EC" w:rsidRDefault="00000000">
            <w:pPr>
              <w:pStyle w:val="TableParagraph"/>
              <w:spacing w:line="212" w:lineRule="exact"/>
              <w:ind w:lef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z w:val="20"/>
              </w:rPr>
              <w:t>BCH</w:t>
            </w:r>
            <w:r>
              <w:rPr>
                <w:rFonts w:ascii="Cambria" w:hAnsi="Cambria"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1498" w:type="dxa"/>
          </w:tcPr>
          <w:p w14:paraId="4C3C7A7B" w14:textId="77777777" w:rsidR="000655EC" w:rsidRDefault="00000000">
            <w:pPr>
              <w:pStyle w:val="TableParagraph"/>
              <w:spacing w:line="212" w:lineRule="exact"/>
              <w:ind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/>
                <w:spacing w:val="-21"/>
                <w:w w:val="120"/>
                <w:sz w:val="20"/>
              </w:rPr>
              <w:t xml:space="preserve"> </w:t>
            </w:r>
            <w:r>
              <w:rPr>
                <w:rFonts w:ascii="Cambria"/>
                <w:spacing w:val="7"/>
                <w:w w:val="120"/>
                <w:sz w:val="20"/>
              </w:rPr>
              <w:t>Key</w:t>
            </w:r>
          </w:p>
        </w:tc>
        <w:tc>
          <w:tcPr>
            <w:tcW w:w="1227" w:type="dxa"/>
          </w:tcPr>
          <w:p w14:paraId="4C3C7A7C" w14:textId="77777777" w:rsidR="000655EC" w:rsidRDefault="00000000">
            <w:pPr>
              <w:pStyle w:val="TableParagraph"/>
              <w:spacing w:line="212" w:lineRule="exact"/>
              <w:ind w:left="3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z w:val="20"/>
              </w:rPr>
              <w:t>UNION</w:t>
            </w:r>
            <w:r>
              <w:rPr>
                <w:rFonts w:ascii="Cambria"/>
                <w:color w:val="0000FF"/>
                <w:spacing w:val="30"/>
                <w:sz w:val="20"/>
              </w:rPr>
              <w:t xml:space="preserve">  </w:t>
            </w:r>
            <w:r>
              <w:rPr>
                <w:rFonts w:ascii="Cambria"/>
                <w:color w:val="0000FF"/>
                <w:spacing w:val="-5"/>
                <w:sz w:val="20"/>
              </w:rPr>
              <w:t>ALL</w:t>
            </w:r>
          </w:p>
        </w:tc>
      </w:tr>
      <w:tr w:rsidR="000655EC" w14:paraId="4C3C7A84" w14:textId="77777777">
        <w:trPr>
          <w:trHeight w:val="239"/>
        </w:trPr>
        <w:tc>
          <w:tcPr>
            <w:tcW w:w="1104" w:type="dxa"/>
          </w:tcPr>
          <w:p w14:paraId="4C3C7A7E" w14:textId="77777777" w:rsidR="000655EC" w:rsidRDefault="00000000">
            <w:pPr>
              <w:pStyle w:val="TableParagraph"/>
              <w:spacing w:line="212" w:lineRule="exact"/>
              <w:ind w:right="7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2"/>
                <w:sz w:val="20"/>
              </w:rPr>
              <w:t>SELECT</w:t>
            </w:r>
          </w:p>
        </w:tc>
        <w:tc>
          <w:tcPr>
            <w:tcW w:w="1134" w:type="dxa"/>
          </w:tcPr>
          <w:p w14:paraId="4C3C7A7F" w14:textId="77777777" w:rsidR="000655EC" w:rsidRDefault="00000000">
            <w:pPr>
              <w:pStyle w:val="TableParagraph"/>
              <w:spacing w:line="212" w:lineRule="exact"/>
              <w:ind w:left="7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4"/>
                <w:sz w:val="20"/>
              </w:rPr>
              <w:t>815000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626" w:type="dxa"/>
          </w:tcPr>
          <w:p w14:paraId="4C3C7A80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plz</w:t>
            </w:r>
            <w:r>
              <w:rPr>
                <w:rFonts w:ascii="Cambria"/>
                <w:spacing w:val="-35"/>
                <w:w w:val="225"/>
                <w:sz w:val="20"/>
              </w:rPr>
              <w:t xml:space="preserve"> </w:t>
            </w:r>
            <w:r>
              <w:rPr>
                <w:rFonts w:ascii="Cambria"/>
                <w:spacing w:val="-10"/>
                <w:w w:val="225"/>
                <w:sz w:val="20"/>
              </w:rPr>
              <w:t>,</w:t>
            </w:r>
          </w:p>
        </w:tc>
        <w:tc>
          <w:tcPr>
            <w:tcW w:w="757" w:type="dxa"/>
          </w:tcPr>
          <w:p w14:paraId="4C3C7A81" w14:textId="77777777" w:rsidR="000655EC" w:rsidRDefault="00000000">
            <w:pPr>
              <w:pStyle w:val="TableParagraph"/>
              <w:spacing w:line="212" w:lineRule="exact"/>
              <w:ind w:lef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2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RUE</w:t>
            </w:r>
            <w:r>
              <w:rPr>
                <w:rFonts w:ascii="Cambria" w:hAnsi="Cambria"/>
                <w:color w:val="FF0000"/>
                <w:spacing w:val="-14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1498" w:type="dxa"/>
          </w:tcPr>
          <w:p w14:paraId="4C3C7A82" w14:textId="77777777" w:rsidR="000655EC" w:rsidRDefault="00000000">
            <w:pPr>
              <w:pStyle w:val="TableParagraph"/>
              <w:spacing w:line="212" w:lineRule="exact"/>
              <w:ind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/>
                <w:spacing w:val="-21"/>
                <w:w w:val="120"/>
                <w:sz w:val="20"/>
              </w:rPr>
              <w:t xml:space="preserve"> </w:t>
            </w:r>
            <w:r>
              <w:rPr>
                <w:rFonts w:ascii="Cambria"/>
                <w:spacing w:val="7"/>
                <w:w w:val="120"/>
                <w:sz w:val="20"/>
              </w:rPr>
              <w:t>Key</w:t>
            </w:r>
          </w:p>
        </w:tc>
        <w:tc>
          <w:tcPr>
            <w:tcW w:w="1227" w:type="dxa"/>
          </w:tcPr>
          <w:p w14:paraId="4C3C7A83" w14:textId="77777777" w:rsidR="000655EC" w:rsidRDefault="00000000">
            <w:pPr>
              <w:pStyle w:val="TableParagraph"/>
              <w:spacing w:line="212" w:lineRule="exact"/>
              <w:ind w:left="3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z w:val="20"/>
              </w:rPr>
              <w:t>UNION</w:t>
            </w:r>
            <w:r>
              <w:rPr>
                <w:rFonts w:ascii="Cambria"/>
                <w:color w:val="0000FF"/>
                <w:spacing w:val="30"/>
                <w:sz w:val="20"/>
              </w:rPr>
              <w:t xml:space="preserve">  </w:t>
            </w:r>
            <w:r>
              <w:rPr>
                <w:rFonts w:ascii="Cambria"/>
                <w:color w:val="0000FF"/>
                <w:spacing w:val="-5"/>
                <w:sz w:val="20"/>
              </w:rPr>
              <w:t>ALL</w:t>
            </w:r>
          </w:p>
        </w:tc>
      </w:tr>
      <w:tr w:rsidR="000655EC" w14:paraId="4C3C7A8B" w14:textId="77777777">
        <w:trPr>
          <w:trHeight w:val="239"/>
        </w:trPr>
        <w:tc>
          <w:tcPr>
            <w:tcW w:w="1104" w:type="dxa"/>
          </w:tcPr>
          <w:p w14:paraId="4C3C7A85" w14:textId="77777777" w:rsidR="000655EC" w:rsidRDefault="00000000">
            <w:pPr>
              <w:pStyle w:val="TableParagraph"/>
              <w:spacing w:line="212" w:lineRule="exact"/>
              <w:ind w:right="7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2"/>
                <w:sz w:val="20"/>
              </w:rPr>
              <w:t>SELECT</w:t>
            </w:r>
          </w:p>
        </w:tc>
        <w:tc>
          <w:tcPr>
            <w:tcW w:w="1134" w:type="dxa"/>
          </w:tcPr>
          <w:p w14:paraId="4C3C7A86" w14:textId="77777777" w:rsidR="000655EC" w:rsidRDefault="00000000">
            <w:pPr>
              <w:pStyle w:val="TableParagraph"/>
              <w:spacing w:line="212" w:lineRule="exact"/>
              <w:ind w:left="7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4"/>
                <w:sz w:val="20"/>
              </w:rPr>
              <w:t>307100</w:t>
            </w:r>
            <w:r>
              <w:rPr>
                <w:rFonts w:ascii="Cambria" w:hAnsi="Cambria"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sz w:val="20"/>
              </w:rPr>
              <w:t>’</w:t>
            </w:r>
          </w:p>
        </w:tc>
        <w:tc>
          <w:tcPr>
            <w:tcW w:w="626" w:type="dxa"/>
          </w:tcPr>
          <w:p w14:paraId="4C3C7A87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20"/>
                <w:sz w:val="20"/>
              </w:rPr>
              <w:t>plz</w:t>
            </w:r>
            <w:r>
              <w:rPr>
                <w:rFonts w:ascii="Cambria"/>
                <w:spacing w:val="-35"/>
                <w:w w:val="225"/>
                <w:sz w:val="20"/>
              </w:rPr>
              <w:t xml:space="preserve"> </w:t>
            </w:r>
            <w:r>
              <w:rPr>
                <w:rFonts w:ascii="Cambria"/>
                <w:spacing w:val="-10"/>
                <w:w w:val="225"/>
                <w:sz w:val="20"/>
              </w:rPr>
              <w:t>,</w:t>
            </w:r>
          </w:p>
        </w:tc>
        <w:tc>
          <w:tcPr>
            <w:tcW w:w="757" w:type="dxa"/>
          </w:tcPr>
          <w:p w14:paraId="4C3C7A88" w14:textId="77777777" w:rsidR="000655EC" w:rsidRDefault="00000000">
            <w:pPr>
              <w:pStyle w:val="TableParagraph"/>
              <w:spacing w:line="212" w:lineRule="exact"/>
              <w:ind w:lef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0000"/>
                <w:w w:val="85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7"/>
                <w:w w:val="8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w w:val="85"/>
                <w:sz w:val="20"/>
              </w:rPr>
              <w:t>OMU</w:t>
            </w:r>
            <w:r>
              <w:rPr>
                <w:rFonts w:ascii="Cambria" w:hAnsi="Cambria"/>
                <w:color w:val="FF0000"/>
                <w:spacing w:val="2"/>
                <w:w w:val="8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w w:val="85"/>
                <w:sz w:val="20"/>
              </w:rPr>
              <w:t>’</w:t>
            </w:r>
          </w:p>
        </w:tc>
        <w:tc>
          <w:tcPr>
            <w:tcW w:w="1498" w:type="dxa"/>
          </w:tcPr>
          <w:p w14:paraId="4C3C7A89" w14:textId="77777777" w:rsidR="000655EC" w:rsidRDefault="00000000">
            <w:pPr>
              <w:pStyle w:val="TableParagraph"/>
              <w:spacing w:line="212" w:lineRule="exact"/>
              <w:ind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/>
                <w:spacing w:val="-21"/>
                <w:w w:val="120"/>
                <w:sz w:val="20"/>
              </w:rPr>
              <w:t xml:space="preserve"> </w:t>
            </w:r>
            <w:r>
              <w:rPr>
                <w:rFonts w:ascii="Cambria"/>
                <w:spacing w:val="7"/>
                <w:w w:val="120"/>
                <w:sz w:val="20"/>
              </w:rPr>
              <w:t>Key</w:t>
            </w:r>
          </w:p>
        </w:tc>
        <w:tc>
          <w:tcPr>
            <w:tcW w:w="1227" w:type="dxa"/>
          </w:tcPr>
          <w:p w14:paraId="4C3C7A8A" w14:textId="77777777" w:rsidR="000655EC" w:rsidRDefault="000655E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55EC" w14:paraId="4C3C7A92" w14:textId="77777777">
        <w:trPr>
          <w:trHeight w:val="238"/>
        </w:trPr>
        <w:tc>
          <w:tcPr>
            <w:tcW w:w="1104" w:type="dxa"/>
          </w:tcPr>
          <w:p w14:paraId="4C3C7A8C" w14:textId="77777777" w:rsidR="000655EC" w:rsidRDefault="00000000">
            <w:pPr>
              <w:pStyle w:val="TableParagraph"/>
              <w:spacing w:line="212" w:lineRule="exact"/>
              <w:ind w:left="50"/>
              <w:rPr>
                <w:rFonts w:ascii="Cambria"/>
                <w:sz w:val="20"/>
              </w:rPr>
            </w:pPr>
            <w:r>
              <w:rPr>
                <w:rFonts w:ascii="Cambria"/>
                <w:spacing w:val="5"/>
                <w:w w:val="195"/>
                <w:sz w:val="20"/>
              </w:rPr>
              <w:t>),</w:t>
            </w:r>
          </w:p>
        </w:tc>
        <w:tc>
          <w:tcPr>
            <w:tcW w:w="1134" w:type="dxa"/>
          </w:tcPr>
          <w:p w14:paraId="4C3C7A8D" w14:textId="77777777" w:rsidR="000655EC" w:rsidRDefault="000655E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4C3C7A8E" w14:textId="77777777" w:rsidR="000655EC" w:rsidRDefault="000655E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7" w:type="dxa"/>
          </w:tcPr>
          <w:p w14:paraId="4C3C7A8F" w14:textId="77777777" w:rsidR="000655EC" w:rsidRDefault="000655E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8" w:type="dxa"/>
          </w:tcPr>
          <w:p w14:paraId="4C3C7A90" w14:textId="77777777" w:rsidR="000655EC" w:rsidRDefault="000655E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7" w:type="dxa"/>
          </w:tcPr>
          <w:p w14:paraId="4C3C7A91" w14:textId="77777777" w:rsidR="000655EC" w:rsidRDefault="000655E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C3C7A93" w14:textId="77777777" w:rsidR="000655EC" w:rsidRDefault="00000000">
      <w:pPr>
        <w:spacing w:before="219" w:line="244" w:lineRule="auto"/>
        <w:ind w:left="662" w:right="7924" w:hanging="250"/>
        <w:rPr>
          <w:rFonts w:ascii="Cambria"/>
          <w:sz w:val="20"/>
        </w:rPr>
      </w:pPr>
      <w:r>
        <w:rPr>
          <w:rFonts w:ascii="Cambria"/>
          <w:spacing w:val="17"/>
          <w:w w:val="110"/>
          <w:sz w:val="20"/>
        </w:rPr>
        <w:t>mp_discharged_raw</w:t>
      </w:r>
      <w:r>
        <w:rPr>
          <w:rFonts w:ascii="Cambria"/>
          <w:spacing w:val="59"/>
          <w:w w:val="110"/>
          <w:sz w:val="20"/>
        </w:rPr>
        <w:t xml:space="preserve"> </w:t>
      </w:r>
      <w:r>
        <w:rPr>
          <w:rFonts w:ascii="Cambria"/>
          <w:color w:val="0000FF"/>
          <w:w w:val="110"/>
          <w:sz w:val="20"/>
        </w:rPr>
        <w:t>AS</w:t>
      </w:r>
      <w:r>
        <w:rPr>
          <w:rFonts w:ascii="Cambria"/>
          <w:color w:val="0000FF"/>
          <w:spacing w:val="53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 xml:space="preserve">( </w:t>
      </w:r>
      <w:r>
        <w:rPr>
          <w:rFonts w:ascii="Cambria"/>
          <w:color w:val="0000FF"/>
          <w:spacing w:val="12"/>
          <w:w w:val="110"/>
          <w:sz w:val="20"/>
        </w:rPr>
        <w:t>SELECT</w:t>
      </w:r>
    </w:p>
    <w:p w14:paraId="4C3C7A94" w14:textId="77777777" w:rsidR="000655EC" w:rsidRDefault="00000000">
      <w:pPr>
        <w:ind w:left="912"/>
        <w:rPr>
          <w:rFonts w:ascii="Cambria" w:hAnsi="Cambria"/>
          <w:sz w:val="20"/>
        </w:rPr>
      </w:pPr>
      <w:r>
        <w:rPr>
          <w:rFonts w:ascii="Cambria" w:hAnsi="Cambria"/>
          <w:color w:val="0000FF"/>
          <w:spacing w:val="12"/>
          <w:sz w:val="20"/>
        </w:rPr>
        <w:t>CAST</w:t>
      </w:r>
      <w:r>
        <w:rPr>
          <w:rFonts w:ascii="Cambria" w:hAnsi="Cambria"/>
          <w:color w:val="0000FF"/>
          <w:spacing w:val="-17"/>
          <w:sz w:val="20"/>
        </w:rPr>
        <w:t xml:space="preserve"> </w:t>
      </w:r>
      <w:r>
        <w:rPr>
          <w:rFonts w:ascii="Cambria" w:hAnsi="Cambria"/>
          <w:w w:val="145"/>
          <w:sz w:val="20"/>
        </w:rPr>
        <w:t>(</w:t>
      </w:r>
      <w:r>
        <w:rPr>
          <w:rFonts w:ascii="Cambria" w:hAnsi="Cambria"/>
          <w:spacing w:val="-35"/>
          <w:w w:val="145"/>
          <w:sz w:val="20"/>
        </w:rPr>
        <w:t xml:space="preserve"> </w:t>
      </w:r>
      <w:r>
        <w:rPr>
          <w:rFonts w:ascii="Cambria" w:hAnsi="Cambria"/>
          <w:spacing w:val="15"/>
          <w:sz w:val="20"/>
        </w:rPr>
        <w:t>DATE_ADD</w:t>
      </w:r>
      <w:r>
        <w:rPr>
          <w:rFonts w:ascii="Cambria" w:hAnsi="Cambria"/>
          <w:spacing w:val="-15"/>
          <w:sz w:val="20"/>
        </w:rPr>
        <w:t xml:space="preserve"> </w:t>
      </w:r>
      <w:r>
        <w:rPr>
          <w:rFonts w:ascii="Cambria" w:hAnsi="Cambria"/>
          <w:spacing w:val="12"/>
          <w:w w:val="145"/>
          <w:sz w:val="20"/>
        </w:rPr>
        <w:t>(</w:t>
      </w:r>
      <w:r>
        <w:rPr>
          <w:rFonts w:ascii="Cambria" w:hAnsi="Cambria"/>
          <w:color w:val="FF0000"/>
          <w:spacing w:val="12"/>
          <w:w w:val="145"/>
          <w:sz w:val="20"/>
        </w:rPr>
        <w:t>’</w:t>
      </w:r>
      <w:r>
        <w:rPr>
          <w:rFonts w:ascii="Cambria" w:hAnsi="Cambria"/>
          <w:color w:val="FF0000"/>
          <w:spacing w:val="-41"/>
          <w:w w:val="145"/>
          <w:sz w:val="20"/>
        </w:rPr>
        <w:t xml:space="preserve"> </w:t>
      </w:r>
      <w:r>
        <w:rPr>
          <w:rFonts w:ascii="Cambria" w:hAnsi="Cambria"/>
          <w:color w:val="FF0000"/>
          <w:spacing w:val="12"/>
          <w:sz w:val="20"/>
        </w:rPr>
        <w:t>hour</w:t>
      </w:r>
      <w:r>
        <w:rPr>
          <w:rFonts w:ascii="Cambria" w:hAnsi="Cambria"/>
          <w:color w:val="FF0000"/>
          <w:spacing w:val="-14"/>
          <w:sz w:val="20"/>
        </w:rPr>
        <w:t xml:space="preserve"> </w:t>
      </w:r>
      <w:r>
        <w:rPr>
          <w:rFonts w:ascii="Cambria" w:hAnsi="Cambria"/>
          <w:color w:val="FF0000"/>
          <w:spacing w:val="10"/>
          <w:w w:val="145"/>
          <w:sz w:val="20"/>
        </w:rPr>
        <w:t>’</w:t>
      </w:r>
      <w:r>
        <w:rPr>
          <w:rFonts w:ascii="Cambria" w:hAnsi="Cambria"/>
          <w:spacing w:val="10"/>
          <w:w w:val="145"/>
          <w:sz w:val="20"/>
        </w:rPr>
        <w:t>,</w:t>
      </w:r>
      <w:r>
        <w:rPr>
          <w:rFonts w:ascii="Cambria" w:hAnsi="Cambria"/>
          <w:spacing w:val="54"/>
          <w:w w:val="145"/>
          <w:sz w:val="20"/>
        </w:rPr>
        <w:t xml:space="preserve"> </w:t>
      </w:r>
      <w:r>
        <w:rPr>
          <w:rFonts w:ascii="Cambria" w:hAnsi="Cambria"/>
          <w:spacing w:val="10"/>
          <w:w w:val="145"/>
          <w:sz w:val="20"/>
        </w:rPr>
        <w:t>-</w:t>
      </w:r>
      <w:r>
        <w:rPr>
          <w:rFonts w:ascii="Cambria" w:hAnsi="Cambria"/>
          <w:sz w:val="20"/>
        </w:rPr>
        <w:t>6</w:t>
      </w:r>
      <w:r>
        <w:rPr>
          <w:rFonts w:ascii="Cambria" w:hAnsi="Cambria"/>
          <w:spacing w:val="-24"/>
          <w:sz w:val="20"/>
        </w:rPr>
        <w:t xml:space="preserve"> </w:t>
      </w:r>
      <w:r>
        <w:rPr>
          <w:rFonts w:ascii="Cambria" w:hAnsi="Cambria"/>
          <w:spacing w:val="-10"/>
          <w:w w:val="145"/>
          <w:sz w:val="20"/>
        </w:rPr>
        <w:t>,</w:t>
      </w:r>
    </w:p>
    <w:p w14:paraId="4C3C7A95" w14:textId="77777777" w:rsidR="000655EC" w:rsidRDefault="00000000">
      <w:pPr>
        <w:spacing w:before="4" w:line="244" w:lineRule="auto"/>
        <w:ind w:left="914" w:right="552" w:firstLine="251"/>
        <w:rPr>
          <w:rFonts w:ascii="Cambria" w:hAnsi="Cambria"/>
          <w:sz w:val="20"/>
        </w:rPr>
      </w:pPr>
      <w:r>
        <w:rPr>
          <w:rFonts w:ascii="Cambria" w:hAnsi="Cambria"/>
          <w:spacing w:val="16"/>
          <w:w w:val="105"/>
          <w:sz w:val="20"/>
        </w:rPr>
        <w:t>discharged</w:t>
      </w:r>
      <w:r>
        <w:rPr>
          <w:rFonts w:ascii="Cambria" w:hAnsi="Cambria"/>
          <w:spacing w:val="-18"/>
          <w:w w:val="105"/>
          <w:sz w:val="20"/>
        </w:rPr>
        <w:t xml:space="preserve"> </w:t>
      </w:r>
      <w:r>
        <w:rPr>
          <w:rFonts w:ascii="Cambria" w:hAnsi="Cambria"/>
          <w:w w:val="225"/>
          <w:sz w:val="20"/>
        </w:rPr>
        <w:t>.</w:t>
      </w:r>
      <w:r>
        <w:rPr>
          <w:rFonts w:ascii="Cambria" w:hAnsi="Cambria"/>
          <w:spacing w:val="-70"/>
          <w:w w:val="225"/>
          <w:sz w:val="20"/>
        </w:rPr>
        <w:t xml:space="preserve"> </w:t>
      </w:r>
      <w:r>
        <w:rPr>
          <w:rFonts w:ascii="Cambria" w:hAnsi="Cambria"/>
          <w:color w:val="0000FF"/>
          <w:spacing w:val="16"/>
          <w:w w:val="105"/>
          <w:sz w:val="20"/>
        </w:rPr>
        <w:t>timestamp</w:t>
      </w:r>
      <w:r>
        <w:rPr>
          <w:rFonts w:ascii="Cambria" w:hAnsi="Cambria"/>
          <w:color w:val="0000FF"/>
          <w:spacing w:val="80"/>
          <w:w w:val="105"/>
          <w:sz w:val="20"/>
        </w:rPr>
        <w:t xml:space="preserve"> </w:t>
      </w:r>
      <w:r>
        <w:rPr>
          <w:rFonts w:ascii="Cambria" w:hAnsi="Cambria"/>
          <w:color w:val="0000FF"/>
          <w:w w:val="105"/>
          <w:sz w:val="20"/>
        </w:rPr>
        <w:t>AT</w:t>
      </w:r>
      <w:r>
        <w:rPr>
          <w:rFonts w:ascii="Cambria" w:hAnsi="Cambria"/>
          <w:color w:val="0000FF"/>
          <w:spacing w:val="80"/>
          <w:w w:val="105"/>
          <w:sz w:val="20"/>
        </w:rPr>
        <w:t xml:space="preserve"> </w:t>
      </w:r>
      <w:r>
        <w:rPr>
          <w:rFonts w:ascii="Cambria" w:hAnsi="Cambria"/>
          <w:color w:val="0000FF"/>
          <w:spacing w:val="12"/>
          <w:w w:val="105"/>
          <w:sz w:val="20"/>
        </w:rPr>
        <w:t>TIME</w:t>
      </w:r>
      <w:r>
        <w:rPr>
          <w:rFonts w:ascii="Cambria" w:hAnsi="Cambria"/>
          <w:color w:val="0000FF"/>
          <w:spacing w:val="80"/>
          <w:w w:val="105"/>
          <w:sz w:val="20"/>
        </w:rPr>
        <w:t xml:space="preserve"> </w:t>
      </w:r>
      <w:r>
        <w:rPr>
          <w:rFonts w:ascii="Cambria" w:hAnsi="Cambria"/>
          <w:color w:val="0000FF"/>
          <w:spacing w:val="12"/>
          <w:w w:val="105"/>
          <w:sz w:val="20"/>
        </w:rPr>
        <w:t>ZONE</w:t>
      </w:r>
      <w:r>
        <w:rPr>
          <w:rFonts w:ascii="Cambria" w:hAnsi="Cambria"/>
          <w:color w:val="0000FF"/>
          <w:spacing w:val="12"/>
          <w:w w:val="225"/>
          <w:sz w:val="20"/>
        </w:rPr>
        <w:t xml:space="preserve"> </w:t>
      </w:r>
      <w:r>
        <w:rPr>
          <w:rFonts w:ascii="Cambria" w:hAnsi="Cambria"/>
          <w:color w:val="FF0000"/>
          <w:w w:val="225"/>
          <w:sz w:val="20"/>
        </w:rPr>
        <w:t>’</w:t>
      </w:r>
      <w:r>
        <w:rPr>
          <w:rFonts w:ascii="Cambria" w:hAnsi="Cambria"/>
          <w:color w:val="FF0000"/>
          <w:spacing w:val="-76"/>
          <w:w w:val="225"/>
          <w:sz w:val="20"/>
        </w:rPr>
        <w:t xml:space="preserve"> </w:t>
      </w:r>
      <w:r>
        <w:rPr>
          <w:rFonts w:ascii="Cambria" w:hAnsi="Cambria"/>
          <w:color w:val="FF0000"/>
          <w:spacing w:val="14"/>
          <w:w w:val="105"/>
          <w:sz w:val="20"/>
        </w:rPr>
        <w:t>Europe</w:t>
      </w:r>
      <w:r>
        <w:rPr>
          <w:rFonts w:ascii="Cambria" w:hAnsi="Cambria"/>
          <w:color w:val="FF0000"/>
          <w:spacing w:val="-18"/>
          <w:w w:val="105"/>
          <w:sz w:val="20"/>
        </w:rPr>
        <w:t xml:space="preserve"> </w:t>
      </w:r>
      <w:r>
        <w:rPr>
          <w:rFonts w:ascii="Cambria" w:hAnsi="Cambria"/>
          <w:color w:val="FF0000"/>
          <w:w w:val="105"/>
          <w:sz w:val="20"/>
        </w:rPr>
        <w:t>/</w:t>
      </w:r>
      <w:r>
        <w:rPr>
          <w:rFonts w:ascii="Cambria" w:hAnsi="Cambria"/>
          <w:color w:val="FF0000"/>
          <w:spacing w:val="-18"/>
          <w:w w:val="105"/>
          <w:sz w:val="20"/>
        </w:rPr>
        <w:t xml:space="preserve"> </w:t>
      </w:r>
      <w:r>
        <w:rPr>
          <w:rFonts w:ascii="Cambria" w:hAnsi="Cambria"/>
          <w:color w:val="FF0000"/>
          <w:spacing w:val="14"/>
          <w:w w:val="105"/>
          <w:sz w:val="20"/>
        </w:rPr>
        <w:t>Zurich</w:t>
      </w:r>
      <w:r>
        <w:rPr>
          <w:rFonts w:ascii="Cambria" w:hAnsi="Cambria"/>
          <w:color w:val="FF0000"/>
          <w:spacing w:val="-15"/>
          <w:w w:val="105"/>
          <w:sz w:val="20"/>
        </w:rPr>
        <w:t xml:space="preserve"> </w:t>
      </w:r>
      <w:r>
        <w:rPr>
          <w:rFonts w:ascii="Cambria" w:hAnsi="Cambria"/>
          <w:color w:val="FF0000"/>
          <w:w w:val="165"/>
          <w:sz w:val="20"/>
        </w:rPr>
        <w:t>’</w:t>
      </w:r>
      <w:r>
        <w:rPr>
          <w:rFonts w:ascii="Cambria" w:hAnsi="Cambria"/>
          <w:w w:val="165"/>
          <w:sz w:val="20"/>
        </w:rPr>
        <w:t>)</w:t>
      </w:r>
      <w:r>
        <w:rPr>
          <w:rFonts w:ascii="Cambria" w:hAnsi="Cambria"/>
          <w:spacing w:val="40"/>
          <w:w w:val="165"/>
          <w:sz w:val="20"/>
        </w:rPr>
        <w:t xml:space="preserve"> </w:t>
      </w:r>
      <w:r>
        <w:rPr>
          <w:rFonts w:ascii="Cambria" w:hAnsi="Cambria"/>
          <w:color w:val="0000FF"/>
          <w:w w:val="105"/>
          <w:sz w:val="20"/>
        </w:rPr>
        <w:t>AS</w:t>
      </w:r>
      <w:r>
        <w:rPr>
          <w:rFonts w:ascii="Cambria" w:hAnsi="Cambria"/>
          <w:color w:val="0000FF"/>
          <w:spacing w:val="80"/>
          <w:w w:val="105"/>
          <w:sz w:val="20"/>
        </w:rPr>
        <w:t xml:space="preserve"> </w:t>
      </w:r>
      <w:r>
        <w:rPr>
          <w:rFonts w:ascii="Cambria" w:hAnsi="Cambria"/>
          <w:color w:val="0000FF"/>
          <w:spacing w:val="12"/>
          <w:w w:val="105"/>
          <w:sz w:val="20"/>
        </w:rPr>
        <w:t>DATE</w:t>
      </w:r>
      <w:r>
        <w:rPr>
          <w:rFonts w:ascii="Cambria" w:hAnsi="Cambria"/>
          <w:color w:val="0000FF"/>
          <w:spacing w:val="-20"/>
          <w:w w:val="105"/>
          <w:sz w:val="20"/>
        </w:rPr>
        <w:t xml:space="preserve"> </w:t>
      </w:r>
      <w:r>
        <w:rPr>
          <w:rFonts w:ascii="Cambria" w:hAnsi="Cambria"/>
          <w:w w:val="140"/>
          <w:sz w:val="20"/>
        </w:rPr>
        <w:t>)</w:t>
      </w:r>
      <w:r>
        <w:rPr>
          <w:rFonts w:ascii="Cambria" w:hAnsi="Cambria"/>
          <w:spacing w:val="78"/>
          <w:w w:val="140"/>
          <w:sz w:val="20"/>
        </w:rPr>
        <w:t xml:space="preserve"> </w:t>
      </w:r>
      <w:r>
        <w:rPr>
          <w:rFonts w:ascii="Cambria" w:hAnsi="Cambria"/>
          <w:spacing w:val="13"/>
          <w:w w:val="105"/>
          <w:sz w:val="20"/>
        </w:rPr>
        <w:t>Posttag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w w:val="225"/>
          <w:sz w:val="20"/>
        </w:rPr>
        <w:t xml:space="preserve">, </w:t>
      </w:r>
      <w:r>
        <w:rPr>
          <w:rFonts w:ascii="Cambria" w:hAnsi="Cambria"/>
          <w:spacing w:val="16"/>
          <w:w w:val="105"/>
          <w:sz w:val="20"/>
        </w:rPr>
        <w:t>discharged</w:t>
      </w:r>
      <w:r>
        <w:rPr>
          <w:rFonts w:ascii="Cambria" w:hAnsi="Cambria"/>
          <w:spacing w:val="-16"/>
          <w:w w:val="105"/>
          <w:sz w:val="20"/>
        </w:rPr>
        <w:t xml:space="preserve"> </w:t>
      </w:r>
      <w:r>
        <w:rPr>
          <w:rFonts w:ascii="Cambria" w:hAnsi="Cambria"/>
          <w:w w:val="135"/>
          <w:sz w:val="20"/>
        </w:rPr>
        <w:t>.</w:t>
      </w:r>
      <w:r>
        <w:rPr>
          <w:rFonts w:ascii="Cambria" w:hAnsi="Cambria"/>
          <w:spacing w:val="-29"/>
          <w:w w:val="135"/>
          <w:sz w:val="20"/>
        </w:rPr>
        <w:t xml:space="preserve"> </w:t>
      </w:r>
      <w:r>
        <w:rPr>
          <w:rFonts w:ascii="Cambria" w:hAnsi="Cambria"/>
          <w:spacing w:val="18"/>
          <w:w w:val="135"/>
          <w:sz w:val="20"/>
        </w:rPr>
        <w:t>sortingunit.</w:t>
      </w:r>
      <w:r>
        <w:rPr>
          <w:rFonts w:ascii="Cambria" w:hAnsi="Cambria"/>
          <w:spacing w:val="-29"/>
          <w:w w:val="135"/>
          <w:sz w:val="20"/>
        </w:rPr>
        <w:t xml:space="preserve"> </w:t>
      </w:r>
      <w:r>
        <w:rPr>
          <w:rFonts w:ascii="Cambria" w:hAnsi="Cambria"/>
          <w:spacing w:val="16"/>
          <w:w w:val="135"/>
          <w:sz w:val="20"/>
        </w:rPr>
        <w:t>location</w:t>
      </w:r>
      <w:r>
        <w:rPr>
          <w:rFonts w:ascii="Cambria" w:hAnsi="Cambria"/>
          <w:spacing w:val="-40"/>
          <w:w w:val="135"/>
          <w:sz w:val="20"/>
        </w:rPr>
        <w:t xml:space="preserve"> </w:t>
      </w:r>
      <w:r>
        <w:rPr>
          <w:rFonts w:ascii="Cambria" w:hAnsi="Cambria"/>
          <w:spacing w:val="12"/>
          <w:w w:val="105"/>
          <w:sz w:val="20"/>
        </w:rPr>
        <w:t>Key</w:t>
      </w:r>
      <w:r>
        <w:rPr>
          <w:rFonts w:ascii="Cambria" w:hAnsi="Cambria"/>
          <w:spacing w:val="80"/>
          <w:w w:val="135"/>
          <w:sz w:val="20"/>
        </w:rPr>
        <w:t xml:space="preserve"> </w:t>
      </w:r>
      <w:r>
        <w:rPr>
          <w:rFonts w:ascii="Cambria" w:hAnsi="Cambria"/>
          <w:spacing w:val="14"/>
          <w:w w:val="135"/>
          <w:sz w:val="20"/>
        </w:rPr>
        <w:t>location</w:t>
      </w:r>
      <w:r>
        <w:rPr>
          <w:rFonts w:ascii="Cambria" w:hAnsi="Cambria"/>
          <w:spacing w:val="-42"/>
          <w:w w:val="135"/>
          <w:sz w:val="20"/>
        </w:rPr>
        <w:t xml:space="preserve"> </w:t>
      </w:r>
      <w:r>
        <w:rPr>
          <w:rFonts w:ascii="Cambria" w:hAnsi="Cambria"/>
          <w:spacing w:val="11"/>
          <w:w w:val="105"/>
          <w:sz w:val="20"/>
        </w:rPr>
        <w:t>Key</w:t>
      </w:r>
      <w:r>
        <w:rPr>
          <w:rFonts w:ascii="Cambria" w:hAnsi="Cambria"/>
          <w:spacing w:val="1"/>
          <w:w w:val="105"/>
          <w:sz w:val="20"/>
        </w:rPr>
        <w:t xml:space="preserve"> </w:t>
      </w:r>
      <w:r>
        <w:rPr>
          <w:rFonts w:ascii="Cambria" w:hAnsi="Cambria"/>
          <w:w w:val="135"/>
          <w:sz w:val="20"/>
        </w:rPr>
        <w:t>,</w:t>
      </w:r>
    </w:p>
    <w:p w14:paraId="4C3C7A96" w14:textId="77777777" w:rsidR="000655EC" w:rsidRDefault="00000000">
      <w:pPr>
        <w:ind w:left="914"/>
        <w:rPr>
          <w:rFonts w:ascii="Cambria"/>
          <w:sz w:val="20"/>
        </w:rPr>
      </w:pPr>
      <w:r>
        <w:rPr>
          <w:rFonts w:ascii="Cambria"/>
          <w:spacing w:val="16"/>
          <w:w w:val="115"/>
          <w:sz w:val="20"/>
        </w:rPr>
        <w:t>discharged</w:t>
      </w:r>
      <w:r>
        <w:rPr>
          <w:rFonts w:ascii="Cambria"/>
          <w:spacing w:val="-22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.</w:t>
      </w:r>
      <w:r>
        <w:rPr>
          <w:rFonts w:ascii="Cambria"/>
          <w:spacing w:val="-23"/>
          <w:w w:val="115"/>
          <w:sz w:val="20"/>
        </w:rPr>
        <w:t xml:space="preserve"> </w:t>
      </w:r>
      <w:r>
        <w:rPr>
          <w:rFonts w:ascii="Cambria"/>
          <w:spacing w:val="15"/>
          <w:w w:val="115"/>
          <w:sz w:val="20"/>
        </w:rPr>
        <w:t>source</w:t>
      </w:r>
      <w:r>
        <w:rPr>
          <w:rFonts w:ascii="Cambria"/>
          <w:spacing w:val="-32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Id</w:t>
      </w:r>
      <w:r>
        <w:rPr>
          <w:rFonts w:ascii="Cambria"/>
          <w:spacing w:val="23"/>
          <w:w w:val="115"/>
          <w:sz w:val="20"/>
        </w:rPr>
        <w:t xml:space="preserve">  </w:t>
      </w:r>
      <w:r>
        <w:rPr>
          <w:rFonts w:ascii="Cambria"/>
          <w:spacing w:val="15"/>
          <w:w w:val="115"/>
          <w:sz w:val="20"/>
        </w:rPr>
        <w:t>source</w:t>
      </w:r>
      <w:r>
        <w:rPr>
          <w:rFonts w:ascii="Cambria"/>
          <w:spacing w:val="-32"/>
          <w:w w:val="115"/>
          <w:sz w:val="20"/>
        </w:rPr>
        <w:t xml:space="preserve"> </w:t>
      </w:r>
      <w:r>
        <w:rPr>
          <w:rFonts w:ascii="Cambria"/>
          <w:spacing w:val="-5"/>
          <w:w w:val="115"/>
          <w:sz w:val="20"/>
        </w:rPr>
        <w:t>Id</w:t>
      </w:r>
    </w:p>
    <w:p w14:paraId="4C3C7A97" w14:textId="77777777" w:rsidR="000655EC" w:rsidRDefault="00000000">
      <w:pPr>
        <w:spacing w:before="5" w:line="244" w:lineRule="auto"/>
        <w:ind w:left="661" w:right="5667" w:hanging="1"/>
        <w:rPr>
          <w:rFonts w:ascii="Cambria"/>
          <w:sz w:val="20"/>
        </w:rPr>
      </w:pPr>
      <w:r>
        <w:rPr>
          <w:rFonts w:ascii="Cambria"/>
          <w:color w:val="0000FF"/>
          <w:spacing w:val="12"/>
          <w:w w:val="105"/>
          <w:sz w:val="20"/>
        </w:rPr>
        <w:t>FROM</w:t>
      </w:r>
      <w:r>
        <w:rPr>
          <w:rFonts w:ascii="Cambria"/>
          <w:color w:val="0000FF"/>
          <w:spacing w:val="54"/>
          <w:w w:val="115"/>
          <w:sz w:val="20"/>
        </w:rPr>
        <w:t xml:space="preserve"> </w:t>
      </w:r>
      <w:r>
        <w:rPr>
          <w:rFonts w:ascii="Cambria"/>
          <w:spacing w:val="18"/>
          <w:w w:val="115"/>
          <w:sz w:val="20"/>
        </w:rPr>
        <w:t>curated_lsops.</w:t>
      </w:r>
      <w:r>
        <w:rPr>
          <w:rFonts w:ascii="Cambria"/>
          <w:spacing w:val="-21"/>
          <w:w w:val="115"/>
          <w:sz w:val="20"/>
        </w:rPr>
        <w:t xml:space="preserve"> </w:t>
      </w:r>
      <w:r>
        <w:rPr>
          <w:rFonts w:ascii="Cambria"/>
          <w:spacing w:val="18"/>
          <w:w w:val="115"/>
          <w:sz w:val="20"/>
        </w:rPr>
        <w:t xml:space="preserve">mailpiece_discharged </w:t>
      </w:r>
      <w:r>
        <w:rPr>
          <w:rFonts w:ascii="Cambria"/>
          <w:color w:val="0000FF"/>
          <w:spacing w:val="13"/>
          <w:w w:val="105"/>
          <w:sz w:val="20"/>
        </w:rPr>
        <w:t>WHERE</w:t>
      </w:r>
      <w:r>
        <w:rPr>
          <w:rFonts w:ascii="Cambria"/>
          <w:color w:val="0000FF"/>
          <w:spacing w:val="80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(1</w:t>
      </w:r>
      <w:r>
        <w:rPr>
          <w:rFonts w:ascii="Cambria"/>
          <w:spacing w:val="80"/>
          <w:w w:val="115"/>
          <w:sz w:val="20"/>
        </w:rPr>
        <w:t xml:space="preserve"> </w:t>
      </w:r>
      <w:r>
        <w:rPr>
          <w:rFonts w:ascii="Cambria"/>
          <w:w w:val="105"/>
          <w:sz w:val="20"/>
        </w:rPr>
        <w:t>=</w:t>
      </w:r>
      <w:r>
        <w:rPr>
          <w:rFonts w:ascii="Cambria"/>
          <w:spacing w:val="80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1)</w:t>
      </w:r>
    </w:p>
    <w:p w14:paraId="4C3C7A98" w14:textId="77777777" w:rsidR="000655EC" w:rsidRDefault="00000000">
      <w:pPr>
        <w:ind w:left="403"/>
        <w:rPr>
          <w:rFonts w:ascii="Cambria"/>
          <w:sz w:val="20"/>
        </w:rPr>
      </w:pPr>
      <w:r>
        <w:rPr>
          <w:rFonts w:ascii="Cambria"/>
          <w:spacing w:val="5"/>
          <w:w w:val="195"/>
          <w:sz w:val="20"/>
        </w:rPr>
        <w:t>),</w:t>
      </w:r>
    </w:p>
    <w:p w14:paraId="4C3C7A99" w14:textId="77777777" w:rsidR="000655EC" w:rsidRDefault="000655EC">
      <w:pPr>
        <w:pStyle w:val="Textkrper"/>
        <w:spacing w:before="9"/>
        <w:rPr>
          <w:rFonts w:ascii="Cambria"/>
          <w:sz w:val="20"/>
        </w:rPr>
      </w:pPr>
    </w:p>
    <w:p w14:paraId="4C3C7A9A" w14:textId="77777777" w:rsidR="000655EC" w:rsidRDefault="00000000">
      <w:pPr>
        <w:spacing w:line="244" w:lineRule="auto"/>
        <w:ind w:left="662" w:right="7924" w:hanging="250"/>
        <w:rPr>
          <w:rFonts w:ascii="Cambria"/>
          <w:sz w:val="20"/>
        </w:rPr>
      </w:pPr>
      <w:r>
        <w:rPr>
          <w:rFonts w:ascii="Cambria"/>
          <w:spacing w:val="17"/>
          <w:w w:val="110"/>
          <w:sz w:val="20"/>
        </w:rPr>
        <w:t>mp_discharged</w:t>
      </w:r>
      <w:r>
        <w:rPr>
          <w:rFonts w:ascii="Cambria"/>
          <w:spacing w:val="67"/>
          <w:w w:val="110"/>
          <w:sz w:val="20"/>
        </w:rPr>
        <w:t xml:space="preserve"> </w:t>
      </w:r>
      <w:r>
        <w:rPr>
          <w:rFonts w:ascii="Cambria"/>
          <w:color w:val="0000FF"/>
          <w:w w:val="110"/>
          <w:sz w:val="20"/>
        </w:rPr>
        <w:t>AS</w:t>
      </w:r>
      <w:r>
        <w:rPr>
          <w:rFonts w:ascii="Cambria"/>
          <w:color w:val="0000FF"/>
          <w:spacing w:val="61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 xml:space="preserve">( </w:t>
      </w:r>
      <w:r>
        <w:rPr>
          <w:rFonts w:ascii="Cambria"/>
          <w:color w:val="0000FF"/>
          <w:spacing w:val="12"/>
          <w:w w:val="110"/>
          <w:sz w:val="20"/>
        </w:rPr>
        <w:t>SELECT</w:t>
      </w:r>
    </w:p>
    <w:p w14:paraId="4C3C7A9B" w14:textId="77777777" w:rsidR="000655EC" w:rsidRDefault="00000000">
      <w:pPr>
        <w:spacing w:line="244" w:lineRule="auto"/>
        <w:ind w:left="912" w:right="8318" w:hanging="1"/>
        <w:rPr>
          <w:rFonts w:ascii="Cambria"/>
          <w:sz w:val="20"/>
        </w:rPr>
      </w:pPr>
      <w:r>
        <w:rPr>
          <w:rFonts w:ascii="Cambria"/>
          <w:spacing w:val="13"/>
          <w:w w:val="130"/>
          <w:sz w:val="20"/>
        </w:rPr>
        <w:t>Posttag</w:t>
      </w:r>
      <w:r>
        <w:rPr>
          <w:rFonts w:ascii="Cambria"/>
          <w:spacing w:val="-14"/>
          <w:w w:val="130"/>
          <w:sz w:val="20"/>
        </w:rPr>
        <w:t xml:space="preserve"> </w:t>
      </w:r>
      <w:r>
        <w:rPr>
          <w:rFonts w:ascii="Cambria"/>
          <w:w w:val="225"/>
          <w:sz w:val="20"/>
        </w:rPr>
        <w:t xml:space="preserve">, </w:t>
      </w:r>
      <w:r>
        <w:rPr>
          <w:rFonts w:ascii="Cambria"/>
          <w:spacing w:val="14"/>
          <w:w w:val="120"/>
          <w:sz w:val="20"/>
        </w:rPr>
        <w:t>location</w:t>
      </w:r>
      <w:r>
        <w:rPr>
          <w:rFonts w:ascii="Cambria"/>
          <w:spacing w:val="-36"/>
          <w:w w:val="120"/>
          <w:sz w:val="20"/>
        </w:rPr>
        <w:t xml:space="preserve"> </w:t>
      </w:r>
      <w:r>
        <w:rPr>
          <w:rFonts w:ascii="Cambria"/>
          <w:spacing w:val="11"/>
          <w:w w:val="115"/>
          <w:sz w:val="20"/>
        </w:rPr>
        <w:t>Key</w:t>
      </w:r>
      <w:r>
        <w:rPr>
          <w:rFonts w:ascii="Cambria"/>
          <w:spacing w:val="-13"/>
          <w:w w:val="115"/>
          <w:sz w:val="20"/>
        </w:rPr>
        <w:t xml:space="preserve"> </w:t>
      </w:r>
      <w:r>
        <w:rPr>
          <w:rFonts w:ascii="Cambria"/>
          <w:w w:val="120"/>
          <w:sz w:val="20"/>
        </w:rPr>
        <w:t xml:space="preserve">, </w:t>
      </w:r>
      <w:r>
        <w:rPr>
          <w:rFonts w:ascii="Cambria"/>
          <w:color w:val="0000FF"/>
          <w:spacing w:val="8"/>
          <w:w w:val="115"/>
          <w:sz w:val="20"/>
        </w:rPr>
        <w:t>CASE</w:t>
      </w:r>
    </w:p>
    <w:p w14:paraId="4C3C7A9C" w14:textId="77777777" w:rsidR="000655EC" w:rsidRDefault="00000000">
      <w:pPr>
        <w:ind w:left="1163"/>
        <w:rPr>
          <w:rFonts w:ascii="Cambria" w:hAnsi="Cambria"/>
          <w:sz w:val="20"/>
        </w:rPr>
      </w:pPr>
      <w:r>
        <w:rPr>
          <w:rFonts w:ascii="Cambria" w:hAnsi="Cambria"/>
          <w:color w:val="0000FF"/>
          <w:spacing w:val="12"/>
          <w:sz w:val="20"/>
        </w:rPr>
        <w:t>WHEN</w:t>
      </w:r>
      <w:r>
        <w:rPr>
          <w:rFonts w:ascii="Cambria" w:hAnsi="Cambria"/>
          <w:color w:val="0000FF"/>
          <w:spacing w:val="43"/>
          <w:w w:val="140"/>
          <w:sz w:val="20"/>
        </w:rPr>
        <w:t xml:space="preserve"> </w:t>
      </w:r>
      <w:r>
        <w:rPr>
          <w:rFonts w:ascii="Cambria" w:hAnsi="Cambria"/>
          <w:spacing w:val="16"/>
          <w:w w:val="140"/>
          <w:sz w:val="20"/>
        </w:rPr>
        <w:t>location</w:t>
      </w:r>
      <w:r>
        <w:rPr>
          <w:rFonts w:ascii="Cambria" w:hAnsi="Cambria"/>
          <w:spacing w:val="-43"/>
          <w:w w:val="140"/>
          <w:sz w:val="20"/>
        </w:rPr>
        <w:t xml:space="preserve"> </w:t>
      </w:r>
      <w:r>
        <w:rPr>
          <w:rFonts w:ascii="Cambria" w:hAnsi="Cambria"/>
          <w:spacing w:val="12"/>
          <w:sz w:val="20"/>
        </w:rPr>
        <w:t>Key</w:t>
      </w:r>
      <w:r>
        <w:rPr>
          <w:rFonts w:ascii="Cambria" w:hAnsi="Cambria"/>
          <w:spacing w:val="42"/>
          <w:w w:val="140"/>
          <w:sz w:val="20"/>
        </w:rPr>
        <w:t xml:space="preserve"> </w:t>
      </w:r>
      <w:r>
        <w:rPr>
          <w:rFonts w:ascii="Cambria" w:hAnsi="Cambria"/>
          <w:color w:val="0000FF"/>
          <w:w w:val="140"/>
          <w:sz w:val="20"/>
        </w:rPr>
        <w:t>IN</w:t>
      </w:r>
      <w:r>
        <w:rPr>
          <w:rFonts w:ascii="Cambria" w:hAnsi="Cambria"/>
          <w:color w:val="0000FF"/>
          <w:spacing w:val="55"/>
          <w:w w:val="155"/>
          <w:sz w:val="20"/>
        </w:rPr>
        <w:t xml:space="preserve"> </w:t>
      </w:r>
      <w:r>
        <w:rPr>
          <w:rFonts w:ascii="Cambria" w:hAnsi="Cambria"/>
          <w:spacing w:val="12"/>
          <w:w w:val="155"/>
          <w:sz w:val="20"/>
        </w:rPr>
        <w:t>(</w:t>
      </w:r>
      <w:r>
        <w:rPr>
          <w:rFonts w:ascii="Cambria" w:hAnsi="Cambria"/>
          <w:color w:val="FF0000"/>
          <w:spacing w:val="12"/>
          <w:w w:val="155"/>
          <w:sz w:val="20"/>
        </w:rPr>
        <w:t>’</w:t>
      </w:r>
      <w:r>
        <w:rPr>
          <w:rFonts w:ascii="Cambria" w:hAnsi="Cambria"/>
          <w:color w:val="FF0000"/>
          <w:spacing w:val="-46"/>
          <w:w w:val="155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CAD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spacing w:val="13"/>
          <w:w w:val="155"/>
          <w:sz w:val="20"/>
        </w:rPr>
        <w:t>’</w:t>
      </w:r>
      <w:r>
        <w:rPr>
          <w:rFonts w:ascii="Cambria" w:hAnsi="Cambria"/>
          <w:spacing w:val="13"/>
          <w:w w:val="155"/>
          <w:sz w:val="20"/>
        </w:rPr>
        <w:t>,</w:t>
      </w:r>
      <w:r>
        <w:rPr>
          <w:rFonts w:ascii="Cambria" w:hAnsi="Cambria"/>
          <w:color w:val="FF0000"/>
          <w:spacing w:val="13"/>
          <w:w w:val="155"/>
          <w:sz w:val="20"/>
        </w:rPr>
        <w:t>’</w:t>
      </w:r>
      <w:r>
        <w:rPr>
          <w:rFonts w:ascii="Cambria" w:hAnsi="Cambria"/>
          <w:color w:val="FF0000"/>
          <w:spacing w:val="-46"/>
          <w:w w:val="155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HRK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spacing w:val="13"/>
          <w:w w:val="155"/>
          <w:sz w:val="20"/>
        </w:rPr>
        <w:t>’</w:t>
      </w:r>
      <w:r>
        <w:rPr>
          <w:rFonts w:ascii="Cambria" w:hAnsi="Cambria"/>
          <w:spacing w:val="13"/>
          <w:w w:val="155"/>
          <w:sz w:val="20"/>
        </w:rPr>
        <w:t>,</w:t>
      </w:r>
      <w:r>
        <w:rPr>
          <w:rFonts w:ascii="Cambria" w:hAnsi="Cambria"/>
          <w:color w:val="FF0000"/>
          <w:spacing w:val="13"/>
          <w:w w:val="155"/>
          <w:sz w:val="20"/>
        </w:rPr>
        <w:t>’</w:t>
      </w:r>
      <w:r>
        <w:rPr>
          <w:rFonts w:ascii="Cambria" w:hAnsi="Cambria"/>
          <w:color w:val="FF0000"/>
          <w:spacing w:val="-46"/>
          <w:w w:val="155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PRA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spacing w:val="13"/>
          <w:w w:val="155"/>
          <w:sz w:val="20"/>
        </w:rPr>
        <w:t>’</w:t>
      </w:r>
      <w:r>
        <w:rPr>
          <w:rFonts w:ascii="Cambria" w:hAnsi="Cambria"/>
          <w:spacing w:val="13"/>
          <w:w w:val="155"/>
          <w:sz w:val="20"/>
        </w:rPr>
        <w:t>,</w:t>
      </w:r>
      <w:r>
        <w:rPr>
          <w:rFonts w:ascii="Cambria" w:hAnsi="Cambria"/>
          <w:color w:val="FF0000"/>
          <w:spacing w:val="13"/>
          <w:w w:val="155"/>
          <w:sz w:val="20"/>
        </w:rPr>
        <w:t>’</w:t>
      </w:r>
      <w:r>
        <w:rPr>
          <w:rFonts w:ascii="Cambria" w:hAnsi="Cambria"/>
          <w:color w:val="FF0000"/>
          <w:spacing w:val="-47"/>
          <w:w w:val="155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UTZ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spacing w:val="13"/>
          <w:w w:val="155"/>
          <w:sz w:val="20"/>
        </w:rPr>
        <w:t>’</w:t>
      </w:r>
      <w:r>
        <w:rPr>
          <w:rFonts w:ascii="Cambria" w:hAnsi="Cambria"/>
          <w:spacing w:val="13"/>
          <w:w w:val="155"/>
          <w:sz w:val="20"/>
        </w:rPr>
        <w:t>,</w:t>
      </w:r>
      <w:r>
        <w:rPr>
          <w:rFonts w:ascii="Cambria" w:hAnsi="Cambria"/>
          <w:color w:val="FF0000"/>
          <w:spacing w:val="13"/>
          <w:w w:val="155"/>
          <w:sz w:val="20"/>
        </w:rPr>
        <w:t>’</w:t>
      </w:r>
      <w:r>
        <w:rPr>
          <w:rFonts w:ascii="Cambria" w:hAnsi="Cambria"/>
          <w:color w:val="FF0000"/>
          <w:spacing w:val="-46"/>
          <w:w w:val="155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VET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spacing w:val="13"/>
          <w:w w:val="155"/>
          <w:sz w:val="20"/>
        </w:rPr>
        <w:t>’</w:t>
      </w:r>
      <w:r>
        <w:rPr>
          <w:rFonts w:ascii="Cambria" w:hAnsi="Cambria"/>
          <w:spacing w:val="13"/>
          <w:w w:val="155"/>
          <w:sz w:val="20"/>
        </w:rPr>
        <w:t>,</w:t>
      </w:r>
      <w:r>
        <w:rPr>
          <w:rFonts w:ascii="Cambria" w:hAnsi="Cambria"/>
          <w:color w:val="FF0000"/>
          <w:spacing w:val="13"/>
          <w:w w:val="155"/>
          <w:sz w:val="20"/>
        </w:rPr>
        <w:t>’</w:t>
      </w:r>
      <w:r>
        <w:rPr>
          <w:rFonts w:ascii="Cambria" w:hAnsi="Cambria"/>
          <w:color w:val="FF0000"/>
          <w:spacing w:val="-46"/>
          <w:w w:val="155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WAL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spacing w:val="-5"/>
          <w:w w:val="155"/>
          <w:sz w:val="20"/>
        </w:rPr>
        <w:t>’</w:t>
      </w:r>
      <w:r>
        <w:rPr>
          <w:rFonts w:ascii="Cambria" w:hAnsi="Cambria"/>
          <w:spacing w:val="-5"/>
          <w:w w:val="155"/>
          <w:sz w:val="20"/>
        </w:rPr>
        <w:t>)</w:t>
      </w:r>
    </w:p>
    <w:p w14:paraId="4C3C7A9D" w14:textId="77777777" w:rsidR="000655EC" w:rsidRDefault="00000000">
      <w:pPr>
        <w:spacing w:before="4" w:line="244" w:lineRule="auto"/>
        <w:ind w:left="1789" w:right="5667"/>
        <w:rPr>
          <w:rFonts w:ascii="Cambria" w:hAnsi="Cambria"/>
          <w:sz w:val="20"/>
        </w:rPr>
      </w:pPr>
      <w:r>
        <w:rPr>
          <w:rFonts w:ascii="Cambria" w:hAnsi="Cambria"/>
          <w:color w:val="0000FF"/>
          <w:spacing w:val="10"/>
          <w:sz w:val="20"/>
        </w:rPr>
        <w:t>AND</w:t>
      </w:r>
      <w:r>
        <w:rPr>
          <w:rFonts w:ascii="Cambria" w:hAnsi="Cambria"/>
          <w:color w:val="0000FF"/>
          <w:spacing w:val="78"/>
          <w:sz w:val="20"/>
        </w:rPr>
        <w:t xml:space="preserve"> </w:t>
      </w:r>
      <w:r>
        <w:rPr>
          <w:rFonts w:ascii="Cambria" w:hAnsi="Cambria"/>
          <w:color w:val="0000FF"/>
          <w:spacing w:val="10"/>
          <w:sz w:val="20"/>
        </w:rPr>
        <w:t>NOT</w:t>
      </w:r>
      <w:r>
        <w:rPr>
          <w:rFonts w:ascii="Cambria" w:hAnsi="Cambria"/>
          <w:color w:val="0000FF"/>
          <w:spacing w:val="71"/>
          <w:w w:val="125"/>
          <w:sz w:val="20"/>
        </w:rPr>
        <w:t xml:space="preserve"> </w:t>
      </w:r>
      <w:r>
        <w:rPr>
          <w:rFonts w:ascii="Cambria" w:hAnsi="Cambria"/>
          <w:w w:val="125"/>
          <w:sz w:val="20"/>
        </w:rPr>
        <w:t>(</w:t>
      </w:r>
      <w:r>
        <w:rPr>
          <w:rFonts w:ascii="Cambria" w:hAnsi="Cambria"/>
          <w:spacing w:val="-27"/>
          <w:w w:val="125"/>
          <w:sz w:val="20"/>
        </w:rPr>
        <w:t xml:space="preserve"> </w:t>
      </w:r>
      <w:r>
        <w:rPr>
          <w:rFonts w:ascii="Cambria" w:hAnsi="Cambria"/>
          <w:spacing w:val="15"/>
          <w:w w:val="115"/>
          <w:sz w:val="20"/>
        </w:rPr>
        <w:t>source</w:t>
      </w:r>
      <w:r>
        <w:rPr>
          <w:rFonts w:ascii="Cambria" w:hAnsi="Cambria"/>
          <w:spacing w:val="-32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Id</w:t>
      </w:r>
      <w:r>
        <w:rPr>
          <w:rFonts w:ascii="Cambria" w:hAnsi="Cambria"/>
          <w:spacing w:val="80"/>
          <w:w w:val="115"/>
          <w:sz w:val="20"/>
        </w:rPr>
        <w:t xml:space="preserve"> </w:t>
      </w:r>
      <w:r>
        <w:rPr>
          <w:rFonts w:ascii="Cambria" w:hAnsi="Cambria"/>
          <w:color w:val="0000FF"/>
          <w:spacing w:val="12"/>
          <w:w w:val="115"/>
          <w:sz w:val="20"/>
        </w:rPr>
        <w:t>LIKE</w:t>
      </w:r>
      <w:r>
        <w:rPr>
          <w:rFonts w:ascii="Cambria" w:hAnsi="Cambria"/>
          <w:color w:val="0000FF"/>
          <w:spacing w:val="75"/>
          <w:w w:val="124"/>
          <w:sz w:val="20"/>
        </w:rPr>
        <w:t xml:space="preserve"> </w:t>
      </w:r>
      <w:r>
        <w:rPr>
          <w:rFonts w:ascii="Cambria" w:hAnsi="Cambria"/>
          <w:color w:val="FF0000"/>
          <w:spacing w:val="17"/>
          <w:w w:val="214"/>
          <w:sz w:val="20"/>
        </w:rPr>
        <w:t>’</w:t>
      </w:r>
      <w:r>
        <w:rPr>
          <w:rFonts w:ascii="Cambria" w:hAnsi="Cambria"/>
          <w:color w:val="FF0000"/>
          <w:spacing w:val="20"/>
          <w:w w:val="45"/>
          <w:sz w:val="20"/>
        </w:rPr>
        <w:t>w</w:t>
      </w:r>
      <w:r>
        <w:rPr>
          <w:rFonts w:ascii="Cambria" w:hAnsi="Cambria"/>
          <w:color w:val="FF0000"/>
          <w:spacing w:val="24"/>
          <w:w w:val="36"/>
          <w:sz w:val="20"/>
        </w:rPr>
        <w:t>%</w:t>
      </w:r>
      <w:r>
        <w:rPr>
          <w:rFonts w:ascii="Cambria" w:hAnsi="Cambria"/>
          <w:color w:val="FF0000"/>
          <w:spacing w:val="17"/>
          <w:w w:val="214"/>
          <w:sz w:val="20"/>
        </w:rPr>
        <w:t>’</w:t>
      </w:r>
      <w:r>
        <w:rPr>
          <w:rFonts w:ascii="Cambria" w:hAnsi="Cambria"/>
          <w:w w:val="114"/>
          <w:sz w:val="20"/>
        </w:rPr>
        <w:t>)</w:t>
      </w:r>
      <w:r>
        <w:rPr>
          <w:rFonts w:ascii="Cambria" w:hAnsi="Cambria"/>
          <w:spacing w:val="15"/>
          <w:w w:val="124"/>
          <w:sz w:val="20"/>
        </w:rPr>
        <w:t xml:space="preserve"> </w:t>
      </w:r>
      <w:r>
        <w:rPr>
          <w:rFonts w:ascii="Cambria" w:hAnsi="Cambria"/>
          <w:color w:val="0000FF"/>
          <w:spacing w:val="10"/>
          <w:sz w:val="20"/>
        </w:rPr>
        <w:t>AND</w:t>
      </w:r>
      <w:r>
        <w:rPr>
          <w:rFonts w:ascii="Cambria" w:hAnsi="Cambria"/>
          <w:color w:val="0000FF"/>
          <w:spacing w:val="74"/>
          <w:sz w:val="20"/>
        </w:rPr>
        <w:t xml:space="preserve"> </w:t>
      </w:r>
      <w:r>
        <w:rPr>
          <w:rFonts w:ascii="Cambria" w:hAnsi="Cambria"/>
          <w:color w:val="0000FF"/>
          <w:spacing w:val="10"/>
          <w:sz w:val="20"/>
        </w:rPr>
        <w:t>NOT</w:t>
      </w:r>
      <w:r>
        <w:rPr>
          <w:rFonts w:ascii="Cambria" w:hAnsi="Cambria"/>
          <w:color w:val="0000FF"/>
          <w:spacing w:val="75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(</w:t>
      </w:r>
      <w:r>
        <w:rPr>
          <w:rFonts w:ascii="Cambria" w:hAnsi="Cambria"/>
          <w:spacing w:val="-20"/>
          <w:w w:val="110"/>
          <w:sz w:val="20"/>
        </w:rPr>
        <w:t xml:space="preserve"> </w:t>
      </w:r>
      <w:r>
        <w:rPr>
          <w:rFonts w:ascii="Cambria" w:hAnsi="Cambria"/>
          <w:spacing w:val="15"/>
          <w:w w:val="110"/>
          <w:sz w:val="20"/>
        </w:rPr>
        <w:t>source</w:t>
      </w:r>
      <w:r>
        <w:rPr>
          <w:rFonts w:ascii="Cambria" w:hAnsi="Cambria"/>
          <w:spacing w:val="-30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Id</w:t>
      </w:r>
      <w:r>
        <w:rPr>
          <w:rFonts w:ascii="Cambria" w:hAnsi="Cambria"/>
          <w:spacing w:val="64"/>
          <w:w w:val="150"/>
          <w:sz w:val="20"/>
        </w:rPr>
        <w:t xml:space="preserve"> </w:t>
      </w:r>
      <w:r>
        <w:rPr>
          <w:rFonts w:ascii="Cambria" w:hAnsi="Cambria"/>
          <w:color w:val="0000FF"/>
          <w:spacing w:val="12"/>
          <w:w w:val="110"/>
          <w:sz w:val="20"/>
        </w:rPr>
        <w:t>LIKE</w:t>
      </w:r>
      <w:r>
        <w:rPr>
          <w:rFonts w:ascii="Cambria" w:hAnsi="Cambria"/>
          <w:color w:val="0000FF"/>
          <w:spacing w:val="79"/>
          <w:w w:val="110"/>
          <w:sz w:val="20"/>
        </w:rPr>
        <w:t xml:space="preserve"> </w:t>
      </w:r>
      <w:r>
        <w:rPr>
          <w:rFonts w:ascii="Cambria" w:hAnsi="Cambria"/>
          <w:color w:val="FF0000"/>
          <w:spacing w:val="13"/>
          <w:w w:val="201"/>
          <w:sz w:val="20"/>
        </w:rPr>
        <w:t>’</w:t>
      </w:r>
      <w:r>
        <w:rPr>
          <w:rFonts w:ascii="Cambria" w:hAnsi="Cambria"/>
          <w:color w:val="FF0000"/>
          <w:spacing w:val="16"/>
          <w:w w:val="21"/>
          <w:sz w:val="20"/>
        </w:rPr>
        <w:t>W</w:t>
      </w:r>
      <w:r>
        <w:rPr>
          <w:rFonts w:ascii="Cambria" w:hAnsi="Cambria"/>
          <w:color w:val="FF0000"/>
          <w:spacing w:val="20"/>
          <w:w w:val="23"/>
          <w:sz w:val="20"/>
        </w:rPr>
        <w:t>%</w:t>
      </w:r>
      <w:r>
        <w:rPr>
          <w:rFonts w:ascii="Cambria" w:hAnsi="Cambria"/>
          <w:color w:val="FF0000"/>
          <w:spacing w:val="13"/>
          <w:w w:val="201"/>
          <w:sz w:val="20"/>
        </w:rPr>
        <w:t>’</w:t>
      </w:r>
      <w:r>
        <w:rPr>
          <w:rFonts w:ascii="Cambria" w:hAnsi="Cambria"/>
          <w:spacing w:val="-4"/>
          <w:w w:val="101"/>
          <w:sz w:val="20"/>
        </w:rPr>
        <w:t>)</w:t>
      </w:r>
    </w:p>
    <w:p w14:paraId="4C3C7A9E" w14:textId="77777777" w:rsidR="000655EC" w:rsidRDefault="00000000">
      <w:pPr>
        <w:spacing w:line="244" w:lineRule="auto"/>
        <w:ind w:left="1163" w:right="3080" w:firstLine="626"/>
        <w:rPr>
          <w:rFonts w:ascii="Cambria" w:hAnsi="Cambria"/>
          <w:sz w:val="20"/>
        </w:rPr>
      </w:pPr>
      <w:r>
        <w:rPr>
          <w:rFonts w:ascii="Cambria" w:hAnsi="Cambria"/>
          <w:color w:val="0000FF"/>
          <w:spacing w:val="10"/>
          <w:sz w:val="20"/>
        </w:rPr>
        <w:t>AND</w:t>
      </w:r>
      <w:r>
        <w:rPr>
          <w:rFonts w:ascii="Cambria" w:hAnsi="Cambria"/>
          <w:color w:val="0000FF"/>
          <w:spacing w:val="57"/>
          <w:sz w:val="20"/>
        </w:rPr>
        <w:t xml:space="preserve"> </w:t>
      </w:r>
      <w:r>
        <w:rPr>
          <w:rFonts w:ascii="Cambria" w:hAnsi="Cambria"/>
          <w:color w:val="0000FF"/>
          <w:spacing w:val="10"/>
          <w:sz w:val="20"/>
        </w:rPr>
        <w:t>NOT</w:t>
      </w:r>
      <w:r>
        <w:rPr>
          <w:rFonts w:ascii="Cambria" w:hAnsi="Cambria"/>
          <w:color w:val="0000FF"/>
          <w:spacing w:val="45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(</w:t>
      </w:r>
      <w:r>
        <w:rPr>
          <w:rFonts w:ascii="Cambria" w:hAnsi="Cambria"/>
          <w:spacing w:val="-26"/>
          <w:w w:val="120"/>
          <w:sz w:val="20"/>
        </w:rPr>
        <w:t xml:space="preserve"> </w:t>
      </w:r>
      <w:r>
        <w:rPr>
          <w:rFonts w:ascii="Cambria" w:hAnsi="Cambria"/>
          <w:color w:val="0000FF"/>
          <w:spacing w:val="12"/>
          <w:sz w:val="20"/>
        </w:rPr>
        <w:t>TRIM</w:t>
      </w:r>
      <w:r>
        <w:rPr>
          <w:rFonts w:ascii="Cambria" w:hAnsi="Cambria"/>
          <w:color w:val="0000FF"/>
          <w:spacing w:val="-17"/>
          <w:sz w:val="20"/>
        </w:rPr>
        <w:t xml:space="preserve"> </w:t>
      </w:r>
      <w:r>
        <w:rPr>
          <w:rFonts w:ascii="Cambria" w:hAnsi="Cambria"/>
          <w:w w:val="120"/>
          <w:sz w:val="20"/>
        </w:rPr>
        <w:t>(</w:t>
      </w:r>
      <w:r>
        <w:rPr>
          <w:rFonts w:ascii="Cambria" w:hAnsi="Cambria"/>
          <w:spacing w:val="-25"/>
          <w:w w:val="120"/>
          <w:sz w:val="20"/>
        </w:rPr>
        <w:t xml:space="preserve"> </w:t>
      </w:r>
      <w:r>
        <w:rPr>
          <w:rFonts w:ascii="Cambria" w:hAnsi="Cambria"/>
          <w:color w:val="0000FF"/>
          <w:spacing w:val="12"/>
          <w:sz w:val="20"/>
        </w:rPr>
        <w:t>BOTH</w:t>
      </w:r>
      <w:r>
        <w:rPr>
          <w:rFonts w:ascii="Cambria" w:hAnsi="Cambria"/>
          <w:color w:val="0000FF"/>
          <w:spacing w:val="58"/>
          <w:sz w:val="20"/>
        </w:rPr>
        <w:t xml:space="preserve"> </w:t>
      </w:r>
      <w:r>
        <w:rPr>
          <w:rFonts w:ascii="Cambria" w:hAnsi="Cambria"/>
          <w:color w:val="0000FF"/>
          <w:spacing w:val="12"/>
          <w:sz w:val="20"/>
        </w:rPr>
        <w:t>FROM</w:t>
      </w:r>
      <w:r>
        <w:rPr>
          <w:rFonts w:ascii="Cambria" w:hAnsi="Cambria"/>
          <w:color w:val="0000FF"/>
          <w:spacing w:val="51"/>
          <w:w w:val="120"/>
          <w:sz w:val="20"/>
        </w:rPr>
        <w:t xml:space="preserve"> </w:t>
      </w:r>
      <w:r>
        <w:rPr>
          <w:rFonts w:ascii="Cambria" w:hAnsi="Cambria"/>
          <w:spacing w:val="15"/>
          <w:w w:val="120"/>
          <w:sz w:val="20"/>
        </w:rPr>
        <w:t>source</w:t>
      </w:r>
      <w:r>
        <w:rPr>
          <w:rFonts w:ascii="Cambria" w:hAnsi="Cambria"/>
          <w:spacing w:val="-34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Id</w:t>
      </w:r>
      <w:r>
        <w:rPr>
          <w:rFonts w:ascii="Cambria" w:hAnsi="Cambria"/>
          <w:spacing w:val="-24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)</w:t>
      </w:r>
      <w:r>
        <w:rPr>
          <w:rFonts w:ascii="Cambria" w:hAnsi="Cambria"/>
          <w:spacing w:val="42"/>
          <w:w w:val="120"/>
          <w:sz w:val="20"/>
        </w:rPr>
        <w:t xml:space="preserve"> </w:t>
      </w:r>
      <w:r>
        <w:rPr>
          <w:rFonts w:ascii="Cambria" w:hAnsi="Cambria"/>
          <w:sz w:val="20"/>
        </w:rPr>
        <w:t>=</w:t>
      </w:r>
      <w:r>
        <w:rPr>
          <w:rFonts w:ascii="Cambria" w:hAnsi="Cambria"/>
          <w:spacing w:val="31"/>
          <w:w w:val="150"/>
          <w:sz w:val="20"/>
        </w:rPr>
        <w:t xml:space="preserve"> </w:t>
      </w:r>
      <w:r>
        <w:rPr>
          <w:rFonts w:ascii="Cambria" w:hAnsi="Cambria"/>
          <w:color w:val="FF0000"/>
          <w:spacing w:val="12"/>
          <w:w w:val="150"/>
          <w:sz w:val="20"/>
        </w:rPr>
        <w:t>’’</w:t>
      </w:r>
      <w:r>
        <w:rPr>
          <w:rFonts w:ascii="Cambria" w:hAnsi="Cambria"/>
          <w:spacing w:val="12"/>
          <w:w w:val="150"/>
          <w:sz w:val="20"/>
        </w:rPr>
        <w:t>)</w:t>
      </w:r>
      <w:r>
        <w:rPr>
          <w:rFonts w:ascii="Cambria" w:hAnsi="Cambria"/>
          <w:spacing w:val="33"/>
          <w:w w:val="150"/>
          <w:sz w:val="20"/>
        </w:rPr>
        <w:t xml:space="preserve"> </w:t>
      </w:r>
      <w:r>
        <w:rPr>
          <w:rFonts w:ascii="Cambria" w:hAnsi="Cambria"/>
          <w:color w:val="0000FF"/>
          <w:spacing w:val="12"/>
          <w:sz w:val="20"/>
        </w:rPr>
        <w:t>THEN</w:t>
      </w:r>
      <w:r>
        <w:rPr>
          <w:rFonts w:ascii="Cambria" w:hAnsi="Cambria"/>
          <w:color w:val="0000FF"/>
          <w:spacing w:val="54"/>
          <w:sz w:val="20"/>
        </w:rPr>
        <w:t xml:space="preserve"> </w:t>
      </w:r>
      <w:r>
        <w:rPr>
          <w:rFonts w:ascii="Cambria" w:hAnsi="Cambria"/>
          <w:sz w:val="20"/>
        </w:rPr>
        <w:t xml:space="preserve">1 </w:t>
      </w:r>
      <w:r>
        <w:rPr>
          <w:rFonts w:ascii="Cambria" w:hAnsi="Cambria"/>
          <w:color w:val="0000FF"/>
          <w:spacing w:val="12"/>
          <w:sz w:val="20"/>
        </w:rPr>
        <w:t>WHEN</w:t>
      </w:r>
      <w:r>
        <w:rPr>
          <w:rFonts w:ascii="Cambria" w:hAnsi="Cambria"/>
          <w:color w:val="0000FF"/>
          <w:spacing w:val="51"/>
          <w:w w:val="120"/>
          <w:sz w:val="20"/>
        </w:rPr>
        <w:t xml:space="preserve"> </w:t>
      </w:r>
      <w:r>
        <w:rPr>
          <w:rFonts w:ascii="Cambria" w:hAnsi="Cambria"/>
          <w:spacing w:val="16"/>
          <w:w w:val="120"/>
          <w:sz w:val="20"/>
        </w:rPr>
        <w:t>location</w:t>
      </w:r>
      <w:r>
        <w:rPr>
          <w:rFonts w:ascii="Cambria" w:hAnsi="Cambria"/>
          <w:spacing w:val="-33"/>
          <w:w w:val="120"/>
          <w:sz w:val="20"/>
        </w:rPr>
        <w:t xml:space="preserve"> </w:t>
      </w:r>
      <w:r>
        <w:rPr>
          <w:rFonts w:ascii="Cambria" w:hAnsi="Cambria"/>
          <w:spacing w:val="12"/>
          <w:sz w:val="20"/>
        </w:rPr>
        <w:t>Key</w:t>
      </w:r>
      <w:r>
        <w:rPr>
          <w:rFonts w:ascii="Cambria" w:hAnsi="Cambria"/>
          <w:spacing w:val="49"/>
          <w:w w:val="120"/>
          <w:sz w:val="20"/>
        </w:rPr>
        <w:t xml:space="preserve"> </w:t>
      </w:r>
      <w:r>
        <w:rPr>
          <w:rFonts w:ascii="Cambria" w:hAnsi="Cambria"/>
          <w:color w:val="0000FF"/>
          <w:w w:val="120"/>
          <w:sz w:val="20"/>
        </w:rPr>
        <w:t>IN</w:t>
      </w:r>
      <w:r>
        <w:rPr>
          <w:rFonts w:ascii="Cambria" w:hAnsi="Cambria"/>
          <w:color w:val="0000FF"/>
          <w:spacing w:val="18"/>
          <w:w w:val="180"/>
          <w:sz w:val="20"/>
        </w:rPr>
        <w:t xml:space="preserve"> </w:t>
      </w:r>
      <w:r>
        <w:rPr>
          <w:rFonts w:ascii="Cambria" w:hAnsi="Cambria"/>
          <w:spacing w:val="12"/>
          <w:w w:val="180"/>
          <w:sz w:val="20"/>
        </w:rPr>
        <w:t>(</w:t>
      </w:r>
      <w:r>
        <w:rPr>
          <w:rFonts w:ascii="Cambria" w:hAnsi="Cambria"/>
          <w:color w:val="FF0000"/>
          <w:spacing w:val="12"/>
          <w:w w:val="180"/>
          <w:sz w:val="20"/>
        </w:rPr>
        <w:t>’</w:t>
      </w:r>
      <w:r>
        <w:rPr>
          <w:rFonts w:ascii="Cambria" w:hAnsi="Cambria"/>
          <w:color w:val="FF0000"/>
          <w:spacing w:val="-57"/>
          <w:w w:val="180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BCH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spacing w:val="13"/>
          <w:w w:val="215"/>
          <w:sz w:val="20"/>
        </w:rPr>
        <w:t>’</w:t>
      </w:r>
      <w:r>
        <w:rPr>
          <w:rFonts w:ascii="Cambria" w:hAnsi="Cambria"/>
          <w:spacing w:val="13"/>
          <w:w w:val="215"/>
          <w:sz w:val="20"/>
        </w:rPr>
        <w:t>,</w:t>
      </w:r>
      <w:r>
        <w:rPr>
          <w:rFonts w:ascii="Cambria" w:hAnsi="Cambria"/>
          <w:color w:val="FF0000"/>
          <w:spacing w:val="13"/>
          <w:w w:val="215"/>
          <w:sz w:val="20"/>
        </w:rPr>
        <w:t>’</w:t>
      </w:r>
      <w:r>
        <w:rPr>
          <w:rFonts w:ascii="Cambria" w:hAnsi="Cambria"/>
          <w:color w:val="FF0000"/>
          <w:spacing w:val="-73"/>
          <w:w w:val="215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RUE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spacing w:val="13"/>
          <w:w w:val="215"/>
          <w:sz w:val="20"/>
        </w:rPr>
        <w:t>’</w:t>
      </w:r>
      <w:r>
        <w:rPr>
          <w:rFonts w:ascii="Cambria" w:hAnsi="Cambria"/>
          <w:spacing w:val="13"/>
          <w:w w:val="215"/>
          <w:sz w:val="20"/>
        </w:rPr>
        <w:t>,</w:t>
      </w:r>
      <w:r>
        <w:rPr>
          <w:rFonts w:ascii="Cambria" w:hAnsi="Cambria"/>
          <w:color w:val="FF0000"/>
          <w:spacing w:val="13"/>
          <w:w w:val="215"/>
          <w:sz w:val="20"/>
        </w:rPr>
        <w:t>’</w:t>
      </w:r>
      <w:r>
        <w:rPr>
          <w:rFonts w:ascii="Cambria" w:hAnsi="Cambria"/>
          <w:color w:val="FF0000"/>
          <w:spacing w:val="-73"/>
          <w:w w:val="215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OMU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w w:val="180"/>
          <w:sz w:val="20"/>
        </w:rPr>
        <w:t>’</w:t>
      </w:r>
      <w:r>
        <w:rPr>
          <w:rFonts w:ascii="Cambria" w:hAnsi="Cambria"/>
          <w:w w:val="180"/>
          <w:sz w:val="20"/>
        </w:rPr>
        <w:t>)</w:t>
      </w:r>
      <w:r>
        <w:rPr>
          <w:rFonts w:ascii="Cambria" w:hAnsi="Cambria"/>
          <w:spacing w:val="29"/>
          <w:w w:val="180"/>
          <w:sz w:val="20"/>
        </w:rPr>
        <w:t xml:space="preserve"> </w:t>
      </w:r>
      <w:r>
        <w:rPr>
          <w:rFonts w:ascii="Cambria" w:hAnsi="Cambria"/>
          <w:color w:val="0000FF"/>
          <w:spacing w:val="12"/>
          <w:sz w:val="20"/>
        </w:rPr>
        <w:t>THEN</w:t>
      </w:r>
      <w:r>
        <w:rPr>
          <w:rFonts w:ascii="Cambria" w:hAnsi="Cambria"/>
          <w:color w:val="0000FF"/>
          <w:spacing w:val="68"/>
          <w:sz w:val="20"/>
        </w:rPr>
        <w:t xml:space="preserve"> </w:t>
      </w:r>
      <w:r>
        <w:rPr>
          <w:rFonts w:ascii="Cambria" w:hAnsi="Cambria"/>
          <w:sz w:val="20"/>
        </w:rPr>
        <w:t>1</w:t>
      </w:r>
    </w:p>
    <w:p w14:paraId="4C3C7A9F" w14:textId="77777777" w:rsidR="000655EC" w:rsidRDefault="00000000">
      <w:pPr>
        <w:spacing w:line="244" w:lineRule="auto"/>
        <w:ind w:left="1163" w:right="3109"/>
        <w:rPr>
          <w:rFonts w:ascii="Cambria" w:hAnsi="Cambria"/>
          <w:sz w:val="20"/>
        </w:rPr>
      </w:pPr>
      <w:r>
        <w:rPr>
          <w:rFonts w:ascii="Cambria" w:hAnsi="Cambria"/>
          <w:color w:val="0000FF"/>
          <w:spacing w:val="12"/>
          <w:sz w:val="20"/>
        </w:rPr>
        <w:t>WHEN</w:t>
      </w:r>
      <w:r>
        <w:rPr>
          <w:rFonts w:ascii="Cambria" w:hAnsi="Cambria"/>
          <w:color w:val="0000FF"/>
          <w:spacing w:val="47"/>
          <w:w w:val="130"/>
          <w:sz w:val="20"/>
        </w:rPr>
        <w:t xml:space="preserve"> </w:t>
      </w:r>
      <w:r>
        <w:rPr>
          <w:rFonts w:ascii="Cambria" w:hAnsi="Cambria"/>
          <w:spacing w:val="16"/>
          <w:w w:val="130"/>
          <w:sz w:val="20"/>
        </w:rPr>
        <w:t>location</w:t>
      </w:r>
      <w:r>
        <w:rPr>
          <w:rFonts w:ascii="Cambria" w:hAnsi="Cambria"/>
          <w:spacing w:val="-38"/>
          <w:w w:val="130"/>
          <w:sz w:val="20"/>
        </w:rPr>
        <w:t xml:space="preserve"> </w:t>
      </w:r>
      <w:r>
        <w:rPr>
          <w:rFonts w:ascii="Cambria" w:hAnsi="Cambria"/>
          <w:spacing w:val="12"/>
          <w:sz w:val="20"/>
        </w:rPr>
        <w:t>Key</w:t>
      </w:r>
      <w:r>
        <w:rPr>
          <w:rFonts w:ascii="Cambria" w:hAnsi="Cambria"/>
          <w:spacing w:val="45"/>
          <w:w w:val="130"/>
          <w:sz w:val="20"/>
        </w:rPr>
        <w:t xml:space="preserve"> </w:t>
      </w:r>
      <w:r>
        <w:rPr>
          <w:rFonts w:ascii="Cambria" w:hAnsi="Cambria"/>
          <w:color w:val="0000FF"/>
          <w:w w:val="130"/>
          <w:sz w:val="20"/>
        </w:rPr>
        <w:t>IN</w:t>
      </w:r>
      <w:r>
        <w:rPr>
          <w:rFonts w:ascii="Cambria" w:hAnsi="Cambria"/>
          <w:color w:val="0000FF"/>
          <w:spacing w:val="31"/>
          <w:w w:val="150"/>
          <w:sz w:val="20"/>
        </w:rPr>
        <w:t xml:space="preserve"> </w:t>
      </w:r>
      <w:r>
        <w:rPr>
          <w:rFonts w:ascii="Cambria" w:hAnsi="Cambria"/>
          <w:spacing w:val="12"/>
          <w:w w:val="150"/>
          <w:sz w:val="20"/>
        </w:rPr>
        <w:t>(</w:t>
      </w:r>
      <w:r>
        <w:rPr>
          <w:rFonts w:ascii="Cambria" w:hAnsi="Cambria"/>
          <w:color w:val="FF0000"/>
          <w:spacing w:val="12"/>
          <w:w w:val="150"/>
          <w:sz w:val="20"/>
        </w:rPr>
        <w:t>’</w:t>
      </w:r>
      <w:r>
        <w:rPr>
          <w:rFonts w:ascii="Cambria" w:hAnsi="Cambria"/>
          <w:color w:val="FF0000"/>
          <w:spacing w:val="-44"/>
          <w:w w:val="150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HAE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spacing w:val="13"/>
          <w:w w:val="150"/>
          <w:sz w:val="20"/>
        </w:rPr>
        <w:t>’</w:t>
      </w:r>
      <w:r>
        <w:rPr>
          <w:rFonts w:ascii="Cambria" w:hAnsi="Cambria"/>
          <w:spacing w:val="13"/>
          <w:w w:val="150"/>
          <w:sz w:val="20"/>
        </w:rPr>
        <w:t>,</w:t>
      </w:r>
      <w:r>
        <w:rPr>
          <w:rFonts w:ascii="Cambria" w:hAnsi="Cambria"/>
          <w:color w:val="FF0000"/>
          <w:spacing w:val="13"/>
          <w:w w:val="150"/>
          <w:sz w:val="20"/>
        </w:rPr>
        <w:t>’</w:t>
      </w:r>
      <w:r>
        <w:rPr>
          <w:rFonts w:ascii="Cambria" w:hAnsi="Cambria"/>
          <w:color w:val="FF0000"/>
          <w:spacing w:val="-44"/>
          <w:w w:val="150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FRA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spacing w:val="13"/>
          <w:w w:val="150"/>
          <w:sz w:val="20"/>
        </w:rPr>
        <w:t>’</w:t>
      </w:r>
      <w:r>
        <w:rPr>
          <w:rFonts w:ascii="Cambria" w:hAnsi="Cambria"/>
          <w:spacing w:val="13"/>
          <w:w w:val="150"/>
          <w:sz w:val="20"/>
        </w:rPr>
        <w:t>,</w:t>
      </w:r>
      <w:r>
        <w:rPr>
          <w:rFonts w:ascii="Cambria" w:hAnsi="Cambria"/>
          <w:color w:val="FF0000"/>
          <w:spacing w:val="13"/>
          <w:w w:val="150"/>
          <w:sz w:val="20"/>
        </w:rPr>
        <w:t>’</w:t>
      </w:r>
      <w:r>
        <w:rPr>
          <w:rFonts w:ascii="Cambria" w:hAnsi="Cambria"/>
          <w:color w:val="FF0000"/>
          <w:spacing w:val="-44"/>
          <w:w w:val="150"/>
          <w:sz w:val="20"/>
        </w:rPr>
        <w:t xml:space="preserve"> </w:t>
      </w:r>
      <w:r>
        <w:rPr>
          <w:rFonts w:ascii="Cambria" w:hAnsi="Cambria"/>
          <w:color w:val="FF0000"/>
          <w:spacing w:val="16"/>
          <w:w w:val="150"/>
          <w:sz w:val="20"/>
        </w:rPr>
        <w:t>DAI’</w:t>
      </w:r>
      <w:r>
        <w:rPr>
          <w:rFonts w:ascii="Cambria" w:hAnsi="Cambria"/>
          <w:spacing w:val="16"/>
          <w:w w:val="150"/>
          <w:sz w:val="20"/>
        </w:rPr>
        <w:t>,</w:t>
      </w:r>
      <w:r>
        <w:rPr>
          <w:rFonts w:ascii="Cambria" w:hAnsi="Cambria"/>
          <w:color w:val="FF0000"/>
          <w:spacing w:val="16"/>
          <w:w w:val="150"/>
          <w:sz w:val="20"/>
        </w:rPr>
        <w:t>’</w:t>
      </w:r>
      <w:r>
        <w:rPr>
          <w:rFonts w:ascii="Cambria" w:hAnsi="Cambria"/>
          <w:color w:val="FF0000"/>
          <w:spacing w:val="-44"/>
          <w:w w:val="150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URD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w w:val="150"/>
          <w:sz w:val="20"/>
        </w:rPr>
        <w:t>’</w:t>
      </w:r>
      <w:r>
        <w:rPr>
          <w:rFonts w:ascii="Cambria" w:hAnsi="Cambria"/>
          <w:w w:val="150"/>
          <w:sz w:val="20"/>
        </w:rPr>
        <w:t>)</w:t>
      </w:r>
      <w:r>
        <w:rPr>
          <w:rFonts w:ascii="Cambria" w:hAnsi="Cambria"/>
          <w:spacing w:val="33"/>
          <w:w w:val="150"/>
          <w:sz w:val="20"/>
        </w:rPr>
        <w:t xml:space="preserve"> </w:t>
      </w:r>
      <w:r>
        <w:rPr>
          <w:rFonts w:ascii="Cambria" w:hAnsi="Cambria"/>
          <w:color w:val="0000FF"/>
          <w:spacing w:val="12"/>
          <w:sz w:val="20"/>
        </w:rPr>
        <w:t>THEN</w:t>
      </w:r>
      <w:r>
        <w:rPr>
          <w:rFonts w:ascii="Cambria" w:hAnsi="Cambria"/>
          <w:color w:val="0000FF"/>
          <w:spacing w:val="60"/>
          <w:sz w:val="20"/>
        </w:rPr>
        <w:t xml:space="preserve"> </w:t>
      </w:r>
      <w:r>
        <w:rPr>
          <w:rFonts w:ascii="Cambria" w:hAnsi="Cambria"/>
          <w:sz w:val="20"/>
        </w:rPr>
        <w:t xml:space="preserve">1 </w:t>
      </w:r>
      <w:r>
        <w:rPr>
          <w:rFonts w:ascii="Cambria" w:hAnsi="Cambria"/>
          <w:color w:val="0000FF"/>
          <w:spacing w:val="12"/>
          <w:sz w:val="20"/>
        </w:rPr>
        <w:t>ELSE</w:t>
      </w:r>
      <w:r>
        <w:rPr>
          <w:rFonts w:ascii="Cambria" w:hAnsi="Cambria"/>
          <w:color w:val="0000FF"/>
          <w:spacing w:val="80"/>
          <w:sz w:val="20"/>
        </w:rPr>
        <w:t xml:space="preserve"> </w:t>
      </w:r>
      <w:r>
        <w:rPr>
          <w:rFonts w:ascii="Cambria" w:hAnsi="Cambria"/>
          <w:sz w:val="20"/>
        </w:rPr>
        <w:t>0</w:t>
      </w:r>
    </w:p>
    <w:p w14:paraId="4C3C7AA0" w14:textId="77777777" w:rsidR="000655EC" w:rsidRDefault="00000000">
      <w:pPr>
        <w:spacing w:line="244" w:lineRule="auto"/>
        <w:ind w:left="661" w:right="6788" w:firstLine="249"/>
        <w:rPr>
          <w:rFonts w:ascii="Cambria"/>
          <w:sz w:val="20"/>
        </w:rPr>
      </w:pPr>
      <w:r>
        <w:rPr>
          <w:rFonts w:ascii="Cambria"/>
          <w:color w:val="0000FF"/>
          <w:spacing w:val="10"/>
          <w:sz w:val="20"/>
        </w:rPr>
        <w:t>END</w:t>
      </w:r>
      <w:r>
        <w:rPr>
          <w:rFonts w:ascii="Cambria"/>
          <w:color w:val="0000FF"/>
          <w:spacing w:val="80"/>
          <w:sz w:val="20"/>
        </w:rPr>
        <w:t xml:space="preserve"> </w:t>
      </w:r>
      <w:r>
        <w:rPr>
          <w:rFonts w:ascii="Cambria"/>
          <w:color w:val="0000FF"/>
          <w:sz w:val="20"/>
        </w:rPr>
        <w:t>AS</w:t>
      </w:r>
      <w:r>
        <w:rPr>
          <w:rFonts w:ascii="Cambria"/>
          <w:color w:val="0000FF"/>
          <w:spacing w:val="80"/>
          <w:sz w:val="20"/>
        </w:rPr>
        <w:t xml:space="preserve"> </w:t>
      </w:r>
      <w:r>
        <w:rPr>
          <w:rFonts w:ascii="Cambria"/>
          <w:spacing w:val="18"/>
          <w:sz w:val="20"/>
        </w:rPr>
        <w:t>relevant_discharged</w:t>
      </w:r>
      <w:r>
        <w:rPr>
          <w:rFonts w:ascii="Cambria"/>
          <w:spacing w:val="80"/>
          <w:sz w:val="20"/>
        </w:rPr>
        <w:t xml:space="preserve"> </w:t>
      </w:r>
      <w:r>
        <w:rPr>
          <w:rFonts w:ascii="Cambria"/>
          <w:color w:val="0000FF"/>
          <w:spacing w:val="12"/>
          <w:sz w:val="20"/>
        </w:rPr>
        <w:t>FROM</w:t>
      </w:r>
      <w:r>
        <w:rPr>
          <w:rFonts w:ascii="Cambria"/>
          <w:color w:val="0000FF"/>
          <w:spacing w:val="80"/>
          <w:sz w:val="20"/>
        </w:rPr>
        <w:t xml:space="preserve"> </w:t>
      </w:r>
      <w:r>
        <w:rPr>
          <w:rFonts w:ascii="Cambria"/>
          <w:spacing w:val="17"/>
          <w:sz w:val="20"/>
        </w:rPr>
        <w:t>mp_discharged_raw</w:t>
      </w:r>
    </w:p>
    <w:p w14:paraId="4C3C7AA1" w14:textId="77777777" w:rsidR="000655EC" w:rsidRDefault="00000000">
      <w:pPr>
        <w:ind w:left="403"/>
        <w:rPr>
          <w:rFonts w:ascii="Cambria"/>
          <w:sz w:val="20"/>
        </w:rPr>
      </w:pPr>
      <w:r>
        <w:rPr>
          <w:rFonts w:ascii="Cambria"/>
          <w:spacing w:val="5"/>
          <w:w w:val="195"/>
          <w:sz w:val="20"/>
        </w:rPr>
        <w:t>),</w:t>
      </w:r>
    </w:p>
    <w:p w14:paraId="4C3C7AA2" w14:textId="77777777" w:rsidR="000655EC" w:rsidRDefault="000655EC">
      <w:pPr>
        <w:pStyle w:val="Textkrper"/>
        <w:spacing w:before="9"/>
        <w:rPr>
          <w:rFonts w:ascii="Cambria"/>
          <w:sz w:val="20"/>
        </w:rPr>
      </w:pPr>
    </w:p>
    <w:p w14:paraId="4C3C7AA3" w14:textId="77777777" w:rsidR="000655EC" w:rsidRDefault="00000000">
      <w:pPr>
        <w:spacing w:line="244" w:lineRule="auto"/>
        <w:ind w:left="662" w:right="7924" w:hanging="250"/>
        <w:rPr>
          <w:rFonts w:ascii="Cambria"/>
          <w:sz w:val="20"/>
        </w:rPr>
      </w:pPr>
      <w:r>
        <w:rPr>
          <w:rFonts w:ascii="Cambria"/>
          <w:spacing w:val="17"/>
          <w:w w:val="110"/>
          <w:sz w:val="20"/>
        </w:rPr>
        <w:t>discharged_agg</w:t>
      </w:r>
      <w:r>
        <w:rPr>
          <w:rFonts w:ascii="Cambria"/>
          <w:spacing w:val="80"/>
          <w:w w:val="110"/>
          <w:sz w:val="20"/>
        </w:rPr>
        <w:t xml:space="preserve"> </w:t>
      </w:r>
      <w:r>
        <w:rPr>
          <w:rFonts w:ascii="Cambria"/>
          <w:color w:val="0000FF"/>
          <w:w w:val="110"/>
          <w:sz w:val="20"/>
        </w:rPr>
        <w:t>AS</w:t>
      </w:r>
      <w:r>
        <w:rPr>
          <w:rFonts w:ascii="Cambria"/>
          <w:color w:val="0000FF"/>
          <w:spacing w:val="80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 xml:space="preserve">( </w:t>
      </w:r>
      <w:r>
        <w:rPr>
          <w:rFonts w:ascii="Cambria"/>
          <w:color w:val="0000FF"/>
          <w:spacing w:val="12"/>
          <w:w w:val="110"/>
          <w:sz w:val="20"/>
        </w:rPr>
        <w:t>SELECT</w:t>
      </w:r>
    </w:p>
    <w:p w14:paraId="4C3C7AA4" w14:textId="77777777" w:rsidR="000655EC" w:rsidRDefault="00000000">
      <w:pPr>
        <w:spacing w:line="244" w:lineRule="auto"/>
        <w:ind w:left="913" w:right="8318" w:hanging="2"/>
        <w:rPr>
          <w:rFonts w:ascii="Cambria"/>
          <w:sz w:val="20"/>
        </w:rPr>
      </w:pPr>
      <w:r>
        <w:rPr>
          <w:rFonts w:ascii="Cambria"/>
          <w:spacing w:val="13"/>
          <w:w w:val="135"/>
          <w:sz w:val="20"/>
        </w:rPr>
        <w:t>Posttag</w:t>
      </w:r>
      <w:r>
        <w:rPr>
          <w:rFonts w:ascii="Cambria"/>
          <w:spacing w:val="-16"/>
          <w:w w:val="135"/>
          <w:sz w:val="20"/>
        </w:rPr>
        <w:t xml:space="preserve"> </w:t>
      </w:r>
      <w:r>
        <w:rPr>
          <w:rFonts w:ascii="Cambria"/>
          <w:w w:val="225"/>
          <w:sz w:val="20"/>
        </w:rPr>
        <w:t xml:space="preserve">, </w:t>
      </w:r>
      <w:r>
        <w:rPr>
          <w:rFonts w:ascii="Cambria"/>
          <w:spacing w:val="14"/>
          <w:w w:val="120"/>
          <w:sz w:val="20"/>
        </w:rPr>
        <w:t>location</w:t>
      </w:r>
      <w:r>
        <w:rPr>
          <w:rFonts w:ascii="Cambria"/>
          <w:spacing w:val="-36"/>
          <w:w w:val="120"/>
          <w:sz w:val="20"/>
        </w:rPr>
        <w:t xml:space="preserve"> </w:t>
      </w:r>
      <w:r>
        <w:rPr>
          <w:rFonts w:ascii="Cambria"/>
          <w:spacing w:val="11"/>
          <w:w w:val="120"/>
          <w:sz w:val="20"/>
        </w:rPr>
        <w:t>Key</w:t>
      </w:r>
      <w:r>
        <w:rPr>
          <w:rFonts w:ascii="Cambria"/>
          <w:spacing w:val="-14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,</w:t>
      </w:r>
    </w:p>
    <w:p w14:paraId="4C3C7AA5" w14:textId="77777777" w:rsidR="000655EC" w:rsidRDefault="00000000">
      <w:pPr>
        <w:spacing w:line="244" w:lineRule="auto"/>
        <w:ind w:left="661" w:right="4853" w:firstLine="249"/>
        <w:rPr>
          <w:rFonts w:ascii="Cambria"/>
          <w:sz w:val="20"/>
        </w:rPr>
      </w:pPr>
      <w:r>
        <w:rPr>
          <w:rFonts w:ascii="Cambria"/>
          <w:color w:val="0000FF"/>
          <w:spacing w:val="10"/>
          <w:w w:val="110"/>
          <w:sz w:val="20"/>
        </w:rPr>
        <w:t>SUM</w:t>
      </w:r>
      <w:r>
        <w:rPr>
          <w:rFonts w:ascii="Cambria"/>
          <w:color w:val="0000FF"/>
          <w:spacing w:val="-23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(</w:t>
      </w:r>
      <w:r>
        <w:rPr>
          <w:rFonts w:ascii="Cambria"/>
          <w:spacing w:val="-18"/>
          <w:w w:val="110"/>
          <w:sz w:val="20"/>
        </w:rPr>
        <w:t xml:space="preserve"> </w:t>
      </w:r>
      <w:r>
        <w:rPr>
          <w:rFonts w:ascii="Cambria"/>
          <w:spacing w:val="18"/>
          <w:w w:val="110"/>
          <w:sz w:val="20"/>
        </w:rPr>
        <w:t>relevant_discharged</w:t>
      </w:r>
      <w:r>
        <w:rPr>
          <w:rFonts w:ascii="Cambria"/>
          <w:spacing w:val="-19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)</w:t>
      </w:r>
      <w:r>
        <w:rPr>
          <w:rFonts w:ascii="Cambria"/>
          <w:spacing w:val="53"/>
          <w:w w:val="110"/>
          <w:sz w:val="20"/>
        </w:rPr>
        <w:t xml:space="preserve"> </w:t>
      </w:r>
      <w:r>
        <w:rPr>
          <w:rFonts w:ascii="Cambria"/>
          <w:spacing w:val="17"/>
          <w:w w:val="110"/>
          <w:sz w:val="20"/>
        </w:rPr>
        <w:t xml:space="preserve">num_discharged </w:t>
      </w:r>
      <w:r>
        <w:rPr>
          <w:rFonts w:ascii="Cambria"/>
          <w:color w:val="0000FF"/>
          <w:spacing w:val="12"/>
          <w:w w:val="110"/>
          <w:sz w:val="20"/>
        </w:rPr>
        <w:t>FROM</w:t>
      </w:r>
      <w:r>
        <w:rPr>
          <w:rFonts w:ascii="Cambria"/>
          <w:color w:val="0000FF"/>
          <w:spacing w:val="60"/>
          <w:w w:val="110"/>
          <w:sz w:val="20"/>
        </w:rPr>
        <w:t xml:space="preserve"> </w:t>
      </w:r>
      <w:r>
        <w:rPr>
          <w:rFonts w:ascii="Cambria"/>
          <w:spacing w:val="17"/>
          <w:w w:val="110"/>
          <w:sz w:val="20"/>
        </w:rPr>
        <w:t>mp_discharged</w:t>
      </w:r>
    </w:p>
    <w:p w14:paraId="4C3C7AA6" w14:textId="77777777" w:rsidR="000655EC" w:rsidRDefault="00000000">
      <w:pPr>
        <w:ind w:left="661"/>
        <w:rPr>
          <w:rFonts w:ascii="Cambria"/>
          <w:sz w:val="20"/>
        </w:rPr>
      </w:pPr>
      <w:r>
        <w:rPr>
          <w:rFonts w:ascii="Cambria"/>
          <w:color w:val="0000FF"/>
          <w:sz w:val="20"/>
        </w:rPr>
        <w:t>GROUP</w:t>
      </w:r>
      <w:r>
        <w:rPr>
          <w:rFonts w:ascii="Cambria"/>
          <w:color w:val="0000FF"/>
          <w:spacing w:val="60"/>
          <w:w w:val="150"/>
          <w:sz w:val="20"/>
        </w:rPr>
        <w:t xml:space="preserve"> </w:t>
      </w:r>
      <w:r>
        <w:rPr>
          <w:rFonts w:ascii="Cambria"/>
          <w:color w:val="0000FF"/>
          <w:sz w:val="20"/>
        </w:rPr>
        <w:t>BY</w:t>
      </w:r>
      <w:r>
        <w:rPr>
          <w:rFonts w:ascii="Cambria"/>
          <w:color w:val="0000FF"/>
          <w:spacing w:val="61"/>
          <w:w w:val="150"/>
          <w:sz w:val="20"/>
        </w:rPr>
        <w:t xml:space="preserve"> </w:t>
      </w:r>
      <w:r>
        <w:rPr>
          <w:rFonts w:ascii="Cambria"/>
          <w:sz w:val="20"/>
        </w:rPr>
        <w:t>1</w:t>
      </w:r>
      <w:r>
        <w:rPr>
          <w:rFonts w:ascii="Cambria"/>
          <w:spacing w:val="-19"/>
          <w:sz w:val="20"/>
        </w:rPr>
        <w:t xml:space="preserve"> </w:t>
      </w:r>
      <w:r>
        <w:rPr>
          <w:rFonts w:ascii="Cambria"/>
          <w:spacing w:val="-5"/>
          <w:sz w:val="20"/>
        </w:rPr>
        <w:t>,2</w:t>
      </w:r>
    </w:p>
    <w:p w14:paraId="4C3C7AA7" w14:textId="77777777" w:rsidR="000655EC" w:rsidRDefault="00000000">
      <w:pPr>
        <w:spacing w:before="4"/>
        <w:ind w:left="403"/>
        <w:rPr>
          <w:rFonts w:ascii="Cambria"/>
          <w:sz w:val="20"/>
        </w:rPr>
      </w:pPr>
      <w:r>
        <w:rPr>
          <w:rFonts w:ascii="Cambria"/>
          <w:spacing w:val="5"/>
          <w:w w:val="195"/>
          <w:sz w:val="20"/>
        </w:rPr>
        <w:t>),</w:t>
      </w:r>
    </w:p>
    <w:p w14:paraId="4C3C7AA8" w14:textId="77777777" w:rsidR="000655EC" w:rsidRDefault="000655EC">
      <w:pPr>
        <w:pStyle w:val="Textkrper"/>
        <w:spacing w:before="10"/>
        <w:rPr>
          <w:rFonts w:ascii="Cambria"/>
          <w:sz w:val="20"/>
        </w:rPr>
      </w:pPr>
    </w:p>
    <w:p w14:paraId="4C3C7AA9" w14:textId="77777777" w:rsidR="000655EC" w:rsidRDefault="00000000">
      <w:pPr>
        <w:spacing w:line="244" w:lineRule="auto"/>
        <w:ind w:left="662" w:right="7924" w:hanging="250"/>
        <w:rPr>
          <w:rFonts w:ascii="Cambria"/>
          <w:sz w:val="20"/>
        </w:rPr>
      </w:pPr>
      <w:r>
        <w:rPr>
          <w:rFonts w:ascii="Cambria"/>
          <w:spacing w:val="17"/>
          <w:sz w:val="20"/>
        </w:rPr>
        <w:t>mp_submitted_raw</w:t>
      </w:r>
      <w:r>
        <w:rPr>
          <w:rFonts w:ascii="Cambria"/>
          <w:spacing w:val="80"/>
          <w:sz w:val="20"/>
        </w:rPr>
        <w:t xml:space="preserve"> </w:t>
      </w:r>
      <w:r>
        <w:rPr>
          <w:rFonts w:ascii="Cambria"/>
          <w:color w:val="0000FF"/>
          <w:sz w:val="20"/>
        </w:rPr>
        <w:t>AS</w:t>
      </w:r>
      <w:r>
        <w:rPr>
          <w:rFonts w:ascii="Cambria"/>
          <w:color w:val="0000FF"/>
          <w:spacing w:val="80"/>
          <w:sz w:val="20"/>
        </w:rPr>
        <w:t xml:space="preserve"> </w:t>
      </w:r>
      <w:r>
        <w:rPr>
          <w:rFonts w:ascii="Cambria"/>
          <w:sz w:val="20"/>
        </w:rPr>
        <w:t xml:space="preserve">( </w:t>
      </w:r>
      <w:r>
        <w:rPr>
          <w:rFonts w:ascii="Cambria"/>
          <w:color w:val="0000FF"/>
          <w:spacing w:val="12"/>
          <w:w w:val="110"/>
          <w:sz w:val="20"/>
        </w:rPr>
        <w:t>SELECT</w:t>
      </w:r>
    </w:p>
    <w:p w14:paraId="4C3C7AAA" w14:textId="77777777" w:rsidR="000655EC" w:rsidRDefault="00000000">
      <w:pPr>
        <w:ind w:left="912"/>
        <w:rPr>
          <w:rFonts w:ascii="Cambria" w:hAnsi="Cambria"/>
          <w:sz w:val="20"/>
        </w:rPr>
      </w:pPr>
      <w:r>
        <w:rPr>
          <w:rFonts w:ascii="Cambria" w:hAnsi="Cambria"/>
          <w:color w:val="0000FF"/>
          <w:spacing w:val="12"/>
          <w:sz w:val="20"/>
        </w:rPr>
        <w:t>CAST</w:t>
      </w:r>
      <w:r>
        <w:rPr>
          <w:rFonts w:ascii="Cambria" w:hAnsi="Cambria"/>
          <w:color w:val="0000FF"/>
          <w:spacing w:val="-17"/>
          <w:sz w:val="20"/>
        </w:rPr>
        <w:t xml:space="preserve"> </w:t>
      </w:r>
      <w:r>
        <w:rPr>
          <w:rFonts w:ascii="Cambria" w:hAnsi="Cambria"/>
          <w:w w:val="145"/>
          <w:sz w:val="20"/>
        </w:rPr>
        <w:t>(</w:t>
      </w:r>
      <w:r>
        <w:rPr>
          <w:rFonts w:ascii="Cambria" w:hAnsi="Cambria"/>
          <w:spacing w:val="-35"/>
          <w:w w:val="145"/>
          <w:sz w:val="20"/>
        </w:rPr>
        <w:t xml:space="preserve"> </w:t>
      </w:r>
      <w:r>
        <w:rPr>
          <w:rFonts w:ascii="Cambria" w:hAnsi="Cambria"/>
          <w:spacing w:val="15"/>
          <w:sz w:val="20"/>
        </w:rPr>
        <w:t>DATE_ADD</w:t>
      </w:r>
      <w:r>
        <w:rPr>
          <w:rFonts w:ascii="Cambria" w:hAnsi="Cambria"/>
          <w:spacing w:val="-15"/>
          <w:sz w:val="20"/>
        </w:rPr>
        <w:t xml:space="preserve"> </w:t>
      </w:r>
      <w:r>
        <w:rPr>
          <w:rFonts w:ascii="Cambria" w:hAnsi="Cambria"/>
          <w:spacing w:val="12"/>
          <w:w w:val="145"/>
          <w:sz w:val="20"/>
        </w:rPr>
        <w:t>(</w:t>
      </w:r>
      <w:r>
        <w:rPr>
          <w:rFonts w:ascii="Cambria" w:hAnsi="Cambria"/>
          <w:color w:val="FF0000"/>
          <w:spacing w:val="12"/>
          <w:w w:val="145"/>
          <w:sz w:val="20"/>
        </w:rPr>
        <w:t>’</w:t>
      </w:r>
      <w:r>
        <w:rPr>
          <w:rFonts w:ascii="Cambria" w:hAnsi="Cambria"/>
          <w:color w:val="FF0000"/>
          <w:spacing w:val="-41"/>
          <w:w w:val="145"/>
          <w:sz w:val="20"/>
        </w:rPr>
        <w:t xml:space="preserve"> </w:t>
      </w:r>
      <w:r>
        <w:rPr>
          <w:rFonts w:ascii="Cambria" w:hAnsi="Cambria"/>
          <w:color w:val="FF0000"/>
          <w:spacing w:val="12"/>
          <w:sz w:val="20"/>
        </w:rPr>
        <w:t>hour</w:t>
      </w:r>
      <w:r>
        <w:rPr>
          <w:rFonts w:ascii="Cambria" w:hAnsi="Cambria"/>
          <w:color w:val="FF0000"/>
          <w:spacing w:val="-14"/>
          <w:sz w:val="20"/>
        </w:rPr>
        <w:t xml:space="preserve"> </w:t>
      </w:r>
      <w:r>
        <w:rPr>
          <w:rFonts w:ascii="Cambria" w:hAnsi="Cambria"/>
          <w:color w:val="FF0000"/>
          <w:spacing w:val="10"/>
          <w:w w:val="145"/>
          <w:sz w:val="20"/>
        </w:rPr>
        <w:t>’</w:t>
      </w:r>
      <w:r>
        <w:rPr>
          <w:rFonts w:ascii="Cambria" w:hAnsi="Cambria"/>
          <w:spacing w:val="10"/>
          <w:w w:val="145"/>
          <w:sz w:val="20"/>
        </w:rPr>
        <w:t>,</w:t>
      </w:r>
      <w:r>
        <w:rPr>
          <w:rFonts w:ascii="Cambria" w:hAnsi="Cambria"/>
          <w:spacing w:val="54"/>
          <w:w w:val="145"/>
          <w:sz w:val="20"/>
        </w:rPr>
        <w:t xml:space="preserve"> </w:t>
      </w:r>
      <w:r>
        <w:rPr>
          <w:rFonts w:ascii="Cambria" w:hAnsi="Cambria"/>
          <w:spacing w:val="10"/>
          <w:w w:val="145"/>
          <w:sz w:val="20"/>
        </w:rPr>
        <w:t>-</w:t>
      </w:r>
      <w:r>
        <w:rPr>
          <w:rFonts w:ascii="Cambria" w:hAnsi="Cambria"/>
          <w:sz w:val="20"/>
        </w:rPr>
        <w:t>6</w:t>
      </w:r>
      <w:r>
        <w:rPr>
          <w:rFonts w:ascii="Cambria" w:hAnsi="Cambria"/>
          <w:spacing w:val="-24"/>
          <w:sz w:val="20"/>
        </w:rPr>
        <w:t xml:space="preserve"> </w:t>
      </w:r>
      <w:r>
        <w:rPr>
          <w:rFonts w:ascii="Cambria" w:hAnsi="Cambria"/>
          <w:spacing w:val="-10"/>
          <w:w w:val="145"/>
          <w:sz w:val="20"/>
        </w:rPr>
        <w:t>,</w:t>
      </w:r>
    </w:p>
    <w:p w14:paraId="4C3C7AAB" w14:textId="77777777" w:rsidR="000655EC" w:rsidRDefault="00000000">
      <w:pPr>
        <w:spacing w:before="4" w:line="244" w:lineRule="auto"/>
        <w:ind w:left="914" w:right="1678" w:firstLine="251"/>
        <w:rPr>
          <w:rFonts w:ascii="Cambria" w:hAnsi="Cambria"/>
          <w:sz w:val="20"/>
        </w:rPr>
      </w:pPr>
      <w:r>
        <w:rPr>
          <w:rFonts w:ascii="Cambria" w:hAnsi="Cambria"/>
          <w:spacing w:val="16"/>
          <w:w w:val="115"/>
          <w:sz w:val="20"/>
        </w:rPr>
        <w:t>submitted</w:t>
      </w:r>
      <w:r>
        <w:rPr>
          <w:rFonts w:ascii="Cambria" w:hAnsi="Cambria"/>
          <w:spacing w:val="-22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.</w:t>
      </w:r>
      <w:r>
        <w:rPr>
          <w:rFonts w:ascii="Cambria" w:hAnsi="Cambria"/>
          <w:spacing w:val="-22"/>
          <w:w w:val="115"/>
          <w:sz w:val="20"/>
        </w:rPr>
        <w:t xml:space="preserve"> </w:t>
      </w:r>
      <w:r>
        <w:rPr>
          <w:rFonts w:ascii="Cambria" w:hAnsi="Cambria"/>
          <w:color w:val="0000FF"/>
          <w:spacing w:val="16"/>
          <w:w w:val="115"/>
          <w:sz w:val="20"/>
        </w:rPr>
        <w:t>timestamp</w:t>
      </w:r>
      <w:r>
        <w:rPr>
          <w:rFonts w:ascii="Cambria" w:hAnsi="Cambria"/>
          <w:color w:val="0000FF"/>
          <w:spacing w:val="52"/>
          <w:w w:val="115"/>
          <w:sz w:val="20"/>
        </w:rPr>
        <w:t xml:space="preserve"> </w:t>
      </w:r>
      <w:r>
        <w:rPr>
          <w:rFonts w:ascii="Cambria" w:hAnsi="Cambria"/>
          <w:color w:val="0000FF"/>
          <w:w w:val="105"/>
          <w:sz w:val="20"/>
        </w:rPr>
        <w:t>AT</w:t>
      </w:r>
      <w:r>
        <w:rPr>
          <w:rFonts w:ascii="Cambria" w:hAnsi="Cambria"/>
          <w:color w:val="0000FF"/>
          <w:spacing w:val="70"/>
          <w:w w:val="105"/>
          <w:sz w:val="20"/>
        </w:rPr>
        <w:t xml:space="preserve"> </w:t>
      </w:r>
      <w:r>
        <w:rPr>
          <w:rFonts w:ascii="Cambria" w:hAnsi="Cambria"/>
          <w:color w:val="0000FF"/>
          <w:spacing w:val="12"/>
          <w:w w:val="105"/>
          <w:sz w:val="20"/>
        </w:rPr>
        <w:t>TIME</w:t>
      </w:r>
      <w:r>
        <w:rPr>
          <w:rFonts w:ascii="Cambria" w:hAnsi="Cambria"/>
          <w:color w:val="0000FF"/>
          <w:spacing w:val="80"/>
          <w:w w:val="105"/>
          <w:sz w:val="20"/>
        </w:rPr>
        <w:t xml:space="preserve"> </w:t>
      </w:r>
      <w:r>
        <w:rPr>
          <w:rFonts w:ascii="Cambria" w:hAnsi="Cambria"/>
          <w:color w:val="0000FF"/>
          <w:spacing w:val="12"/>
          <w:w w:val="105"/>
          <w:sz w:val="20"/>
        </w:rPr>
        <w:t>ZONE</w:t>
      </w:r>
      <w:r>
        <w:rPr>
          <w:rFonts w:ascii="Cambria" w:hAnsi="Cambria"/>
          <w:color w:val="0000FF"/>
          <w:spacing w:val="77"/>
          <w:w w:val="115"/>
          <w:sz w:val="20"/>
        </w:rPr>
        <w:t xml:space="preserve"> </w:t>
      </w:r>
      <w:r>
        <w:rPr>
          <w:rFonts w:ascii="Cambria" w:hAnsi="Cambria"/>
          <w:color w:val="FF0000"/>
          <w:w w:val="115"/>
          <w:sz w:val="20"/>
        </w:rPr>
        <w:t>’</w:t>
      </w:r>
      <w:r>
        <w:rPr>
          <w:rFonts w:ascii="Cambria" w:hAnsi="Cambria"/>
          <w:color w:val="FF0000"/>
          <w:spacing w:val="-27"/>
          <w:w w:val="115"/>
          <w:sz w:val="20"/>
        </w:rPr>
        <w:t xml:space="preserve"> </w:t>
      </w:r>
      <w:r>
        <w:rPr>
          <w:rFonts w:ascii="Cambria" w:hAnsi="Cambria"/>
          <w:color w:val="FF0000"/>
          <w:spacing w:val="14"/>
          <w:w w:val="105"/>
          <w:sz w:val="20"/>
        </w:rPr>
        <w:t>Europe</w:t>
      </w:r>
      <w:r>
        <w:rPr>
          <w:rFonts w:ascii="Cambria" w:hAnsi="Cambria"/>
          <w:color w:val="FF0000"/>
          <w:spacing w:val="-18"/>
          <w:w w:val="105"/>
          <w:sz w:val="20"/>
        </w:rPr>
        <w:t xml:space="preserve"> </w:t>
      </w:r>
      <w:r>
        <w:rPr>
          <w:rFonts w:ascii="Cambria" w:hAnsi="Cambria"/>
          <w:color w:val="FF0000"/>
          <w:w w:val="115"/>
          <w:sz w:val="20"/>
        </w:rPr>
        <w:t>/</w:t>
      </w:r>
      <w:r>
        <w:rPr>
          <w:rFonts w:ascii="Cambria" w:hAnsi="Cambria"/>
          <w:color w:val="FF0000"/>
          <w:spacing w:val="-23"/>
          <w:w w:val="115"/>
          <w:sz w:val="20"/>
        </w:rPr>
        <w:t xml:space="preserve"> </w:t>
      </w:r>
      <w:r>
        <w:rPr>
          <w:rFonts w:ascii="Cambria" w:hAnsi="Cambria"/>
          <w:color w:val="FF0000"/>
          <w:spacing w:val="14"/>
          <w:w w:val="115"/>
          <w:sz w:val="20"/>
        </w:rPr>
        <w:t>Zurich</w:t>
      </w:r>
      <w:r>
        <w:rPr>
          <w:rFonts w:ascii="Cambria" w:hAnsi="Cambria"/>
          <w:color w:val="FF0000"/>
          <w:spacing w:val="-20"/>
          <w:w w:val="115"/>
          <w:sz w:val="20"/>
        </w:rPr>
        <w:t xml:space="preserve"> </w:t>
      </w:r>
      <w:r>
        <w:rPr>
          <w:rFonts w:ascii="Cambria" w:hAnsi="Cambria"/>
          <w:color w:val="FF0000"/>
          <w:w w:val="115"/>
          <w:sz w:val="20"/>
        </w:rPr>
        <w:t>’</w:t>
      </w:r>
      <w:r>
        <w:rPr>
          <w:rFonts w:ascii="Cambria" w:hAnsi="Cambria"/>
          <w:w w:val="115"/>
          <w:sz w:val="20"/>
        </w:rPr>
        <w:t>)</w:t>
      </w:r>
      <w:r>
        <w:rPr>
          <w:rFonts w:ascii="Cambria" w:hAnsi="Cambria"/>
          <w:spacing w:val="72"/>
          <w:w w:val="115"/>
          <w:sz w:val="20"/>
        </w:rPr>
        <w:t xml:space="preserve"> </w:t>
      </w:r>
      <w:r>
        <w:rPr>
          <w:rFonts w:ascii="Cambria" w:hAnsi="Cambria"/>
          <w:color w:val="0000FF"/>
          <w:w w:val="105"/>
          <w:sz w:val="20"/>
        </w:rPr>
        <w:t>AS</w:t>
      </w:r>
      <w:r>
        <w:rPr>
          <w:rFonts w:ascii="Cambria" w:hAnsi="Cambria"/>
          <w:color w:val="0000FF"/>
          <w:spacing w:val="80"/>
          <w:w w:val="105"/>
          <w:sz w:val="20"/>
        </w:rPr>
        <w:t xml:space="preserve"> </w:t>
      </w:r>
      <w:r>
        <w:rPr>
          <w:rFonts w:ascii="Cambria" w:hAnsi="Cambria"/>
          <w:color w:val="0000FF"/>
          <w:spacing w:val="12"/>
          <w:w w:val="105"/>
          <w:sz w:val="20"/>
        </w:rPr>
        <w:t>DATE</w:t>
      </w:r>
      <w:r>
        <w:rPr>
          <w:rFonts w:ascii="Cambria" w:hAnsi="Cambria"/>
          <w:color w:val="0000FF"/>
          <w:spacing w:val="-20"/>
          <w:w w:val="10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)</w:t>
      </w:r>
      <w:r>
        <w:rPr>
          <w:rFonts w:ascii="Cambria" w:hAnsi="Cambria"/>
          <w:spacing w:val="74"/>
          <w:w w:val="115"/>
          <w:sz w:val="20"/>
        </w:rPr>
        <w:t xml:space="preserve"> </w:t>
      </w:r>
      <w:r>
        <w:rPr>
          <w:rFonts w:ascii="Cambria" w:hAnsi="Cambria"/>
          <w:spacing w:val="13"/>
          <w:w w:val="115"/>
          <w:sz w:val="20"/>
        </w:rPr>
        <w:t>Posttag</w:t>
      </w:r>
      <w:r>
        <w:rPr>
          <w:rFonts w:ascii="Cambria" w:hAnsi="Cambria"/>
          <w:spacing w:val="-13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 xml:space="preserve">, </w:t>
      </w:r>
      <w:r>
        <w:rPr>
          <w:rFonts w:ascii="Cambria" w:hAnsi="Cambria"/>
          <w:spacing w:val="16"/>
          <w:w w:val="125"/>
          <w:sz w:val="20"/>
        </w:rPr>
        <w:t>submitted</w:t>
      </w:r>
      <w:r>
        <w:rPr>
          <w:rFonts w:ascii="Cambria" w:hAnsi="Cambria"/>
          <w:spacing w:val="22"/>
          <w:w w:val="125"/>
          <w:sz w:val="20"/>
        </w:rPr>
        <w:t xml:space="preserve">  </w:t>
      </w:r>
      <w:r>
        <w:rPr>
          <w:rFonts w:ascii="Cambria" w:hAnsi="Cambria"/>
          <w:w w:val="125"/>
          <w:sz w:val="20"/>
        </w:rPr>
        <w:t>.</w:t>
      </w:r>
      <w:r>
        <w:rPr>
          <w:rFonts w:ascii="Cambria" w:hAnsi="Cambria"/>
          <w:spacing w:val="22"/>
          <w:w w:val="125"/>
          <w:sz w:val="20"/>
        </w:rPr>
        <w:t xml:space="preserve">  </w:t>
      </w:r>
      <w:r>
        <w:rPr>
          <w:rFonts w:ascii="Cambria" w:hAnsi="Cambria"/>
          <w:spacing w:val="18"/>
          <w:w w:val="125"/>
          <w:sz w:val="20"/>
        </w:rPr>
        <w:t>sortingunit.</w:t>
      </w:r>
      <w:r>
        <w:rPr>
          <w:rFonts w:ascii="Cambria" w:hAnsi="Cambria"/>
          <w:spacing w:val="22"/>
          <w:w w:val="125"/>
          <w:sz w:val="20"/>
        </w:rPr>
        <w:t xml:space="preserve">  </w:t>
      </w:r>
      <w:r>
        <w:rPr>
          <w:rFonts w:ascii="Cambria" w:hAnsi="Cambria"/>
          <w:spacing w:val="16"/>
          <w:w w:val="125"/>
          <w:sz w:val="20"/>
        </w:rPr>
        <w:t>location</w:t>
      </w:r>
      <w:r>
        <w:rPr>
          <w:rFonts w:ascii="Cambria" w:hAnsi="Cambria"/>
          <w:spacing w:val="47"/>
          <w:w w:val="125"/>
          <w:sz w:val="20"/>
        </w:rPr>
        <w:t xml:space="preserve"> </w:t>
      </w:r>
      <w:r>
        <w:rPr>
          <w:rFonts w:ascii="Cambria" w:hAnsi="Cambria"/>
          <w:spacing w:val="12"/>
          <w:w w:val="105"/>
          <w:sz w:val="20"/>
        </w:rPr>
        <w:t>Key</w:t>
      </w:r>
      <w:r>
        <w:rPr>
          <w:rFonts w:ascii="Cambria" w:hAnsi="Cambria"/>
          <w:spacing w:val="77"/>
          <w:w w:val="150"/>
          <w:sz w:val="20"/>
        </w:rPr>
        <w:t xml:space="preserve">      </w:t>
      </w:r>
      <w:r>
        <w:rPr>
          <w:rFonts w:ascii="Cambria" w:hAnsi="Cambria"/>
          <w:spacing w:val="14"/>
          <w:w w:val="125"/>
          <w:sz w:val="20"/>
        </w:rPr>
        <w:t>location</w:t>
      </w:r>
      <w:r>
        <w:rPr>
          <w:rFonts w:ascii="Cambria" w:hAnsi="Cambria"/>
          <w:spacing w:val="38"/>
          <w:w w:val="125"/>
          <w:sz w:val="20"/>
        </w:rPr>
        <w:t xml:space="preserve"> </w:t>
      </w:r>
      <w:r>
        <w:rPr>
          <w:rFonts w:ascii="Cambria" w:hAnsi="Cambria"/>
          <w:spacing w:val="11"/>
          <w:w w:val="105"/>
          <w:sz w:val="20"/>
        </w:rPr>
        <w:t>Key</w:t>
      </w:r>
      <w:r>
        <w:rPr>
          <w:rFonts w:ascii="Cambria" w:hAnsi="Cambria"/>
          <w:spacing w:val="65"/>
          <w:w w:val="125"/>
          <w:sz w:val="20"/>
        </w:rPr>
        <w:t xml:space="preserve">  </w:t>
      </w:r>
      <w:r>
        <w:rPr>
          <w:rFonts w:ascii="Cambria" w:hAnsi="Cambria"/>
          <w:w w:val="125"/>
          <w:sz w:val="20"/>
        </w:rPr>
        <w:t>,</w:t>
      </w:r>
      <w:r>
        <w:rPr>
          <w:rFonts w:ascii="Cambria" w:hAnsi="Cambria"/>
          <w:spacing w:val="80"/>
          <w:w w:val="150"/>
          <w:sz w:val="20"/>
        </w:rPr>
        <w:t xml:space="preserve"> </w:t>
      </w:r>
      <w:r>
        <w:rPr>
          <w:rFonts w:ascii="Cambria" w:hAnsi="Cambria"/>
          <w:spacing w:val="16"/>
          <w:w w:val="130"/>
          <w:sz w:val="20"/>
        </w:rPr>
        <w:t>submitted</w:t>
      </w:r>
      <w:r>
        <w:rPr>
          <w:rFonts w:ascii="Cambria" w:hAnsi="Cambria"/>
          <w:spacing w:val="-29"/>
          <w:w w:val="130"/>
          <w:sz w:val="20"/>
        </w:rPr>
        <w:t xml:space="preserve"> </w:t>
      </w:r>
      <w:r>
        <w:rPr>
          <w:rFonts w:ascii="Cambria" w:hAnsi="Cambria"/>
          <w:w w:val="225"/>
          <w:sz w:val="20"/>
        </w:rPr>
        <w:t>.</w:t>
      </w:r>
      <w:r>
        <w:rPr>
          <w:rFonts w:ascii="Cambria" w:hAnsi="Cambria"/>
          <w:spacing w:val="-70"/>
          <w:w w:val="225"/>
          <w:sz w:val="20"/>
        </w:rPr>
        <w:t xml:space="preserve"> </w:t>
      </w:r>
      <w:r>
        <w:rPr>
          <w:rFonts w:ascii="Cambria" w:hAnsi="Cambria"/>
          <w:spacing w:val="16"/>
          <w:w w:val="130"/>
          <w:sz w:val="20"/>
        </w:rPr>
        <w:t>sorting</w:t>
      </w:r>
      <w:r>
        <w:rPr>
          <w:rFonts w:ascii="Cambria" w:hAnsi="Cambria"/>
          <w:spacing w:val="-38"/>
          <w:w w:val="130"/>
          <w:sz w:val="20"/>
        </w:rPr>
        <w:t xml:space="preserve"> </w:t>
      </w:r>
      <w:r>
        <w:rPr>
          <w:rFonts w:ascii="Cambria" w:hAnsi="Cambria"/>
          <w:spacing w:val="16"/>
          <w:w w:val="105"/>
          <w:sz w:val="20"/>
        </w:rPr>
        <w:t>Process</w:t>
      </w:r>
      <w:r>
        <w:rPr>
          <w:rFonts w:ascii="Cambria" w:hAnsi="Cambria"/>
          <w:spacing w:val="56"/>
          <w:w w:val="130"/>
          <w:sz w:val="20"/>
        </w:rPr>
        <w:t xml:space="preserve"> </w:t>
      </w:r>
      <w:r>
        <w:rPr>
          <w:rFonts w:ascii="Cambria" w:hAnsi="Cambria"/>
          <w:spacing w:val="16"/>
          <w:w w:val="130"/>
          <w:sz w:val="20"/>
        </w:rPr>
        <w:t>sorting</w:t>
      </w:r>
      <w:r>
        <w:rPr>
          <w:rFonts w:ascii="Cambria" w:hAnsi="Cambria"/>
          <w:spacing w:val="-38"/>
          <w:w w:val="130"/>
          <w:sz w:val="20"/>
        </w:rPr>
        <w:t xml:space="preserve"> </w:t>
      </w:r>
      <w:r>
        <w:rPr>
          <w:rFonts w:ascii="Cambria" w:hAnsi="Cambria"/>
          <w:spacing w:val="16"/>
          <w:w w:val="105"/>
          <w:sz w:val="20"/>
        </w:rPr>
        <w:t>Process</w:t>
      </w:r>
    </w:p>
    <w:p w14:paraId="4C3C7AAC" w14:textId="77777777" w:rsidR="000655EC" w:rsidRDefault="00000000">
      <w:pPr>
        <w:ind w:left="661"/>
        <w:rPr>
          <w:rFonts w:ascii="Cambria"/>
          <w:sz w:val="20"/>
        </w:rPr>
      </w:pPr>
      <w:r>
        <w:rPr>
          <w:rFonts w:ascii="Cambria"/>
          <w:color w:val="0000FF"/>
          <w:spacing w:val="12"/>
          <w:w w:val="110"/>
          <w:sz w:val="20"/>
        </w:rPr>
        <w:t>FROM</w:t>
      </w:r>
      <w:r>
        <w:rPr>
          <w:rFonts w:ascii="Cambria"/>
          <w:color w:val="0000FF"/>
          <w:spacing w:val="63"/>
          <w:w w:val="150"/>
          <w:sz w:val="20"/>
        </w:rPr>
        <w:t xml:space="preserve"> </w:t>
      </w:r>
      <w:r>
        <w:rPr>
          <w:rFonts w:ascii="Cambria"/>
          <w:spacing w:val="18"/>
          <w:w w:val="110"/>
          <w:sz w:val="20"/>
        </w:rPr>
        <w:t>curated_lsops.</w:t>
      </w:r>
      <w:r>
        <w:rPr>
          <w:rFonts w:ascii="Cambria"/>
          <w:spacing w:val="-18"/>
          <w:w w:val="110"/>
          <w:sz w:val="20"/>
        </w:rPr>
        <w:t xml:space="preserve"> </w:t>
      </w:r>
      <w:r>
        <w:rPr>
          <w:rFonts w:ascii="Cambria"/>
          <w:spacing w:val="16"/>
          <w:w w:val="110"/>
          <w:sz w:val="20"/>
        </w:rPr>
        <w:t>mailpiece_submitted</w:t>
      </w:r>
    </w:p>
    <w:p w14:paraId="4C3C7AAD" w14:textId="77777777" w:rsidR="000655EC" w:rsidRDefault="00000000">
      <w:pPr>
        <w:spacing w:before="5"/>
        <w:ind w:left="403"/>
        <w:rPr>
          <w:rFonts w:ascii="Cambria"/>
          <w:sz w:val="20"/>
        </w:rPr>
      </w:pPr>
      <w:r>
        <w:rPr>
          <w:rFonts w:ascii="Cambria"/>
          <w:spacing w:val="5"/>
          <w:w w:val="195"/>
          <w:sz w:val="20"/>
        </w:rPr>
        <w:t>),</w:t>
      </w:r>
    </w:p>
    <w:p w14:paraId="4C3C7AAE" w14:textId="77777777" w:rsidR="000655EC" w:rsidRDefault="000655EC">
      <w:pPr>
        <w:pStyle w:val="Textkrper"/>
        <w:spacing w:before="9"/>
        <w:rPr>
          <w:rFonts w:ascii="Cambria"/>
          <w:sz w:val="20"/>
        </w:rPr>
      </w:pPr>
    </w:p>
    <w:p w14:paraId="4C3C7AAF" w14:textId="77777777" w:rsidR="000655EC" w:rsidRDefault="00000000">
      <w:pPr>
        <w:spacing w:line="244" w:lineRule="auto"/>
        <w:ind w:left="662" w:right="7924" w:hanging="250"/>
        <w:rPr>
          <w:rFonts w:ascii="Cambria"/>
          <w:sz w:val="20"/>
        </w:rPr>
      </w:pPr>
      <w:r>
        <w:rPr>
          <w:rFonts w:ascii="Cambria"/>
          <w:spacing w:val="17"/>
          <w:w w:val="110"/>
          <w:sz w:val="20"/>
        </w:rPr>
        <w:t>mp_submitted</w:t>
      </w:r>
      <w:r>
        <w:rPr>
          <w:rFonts w:ascii="Cambria"/>
          <w:spacing w:val="54"/>
          <w:w w:val="110"/>
          <w:sz w:val="20"/>
        </w:rPr>
        <w:t xml:space="preserve"> </w:t>
      </w:r>
      <w:r>
        <w:rPr>
          <w:rFonts w:ascii="Cambria"/>
          <w:color w:val="0000FF"/>
          <w:w w:val="110"/>
          <w:sz w:val="20"/>
        </w:rPr>
        <w:t>AS</w:t>
      </w:r>
      <w:r>
        <w:rPr>
          <w:rFonts w:ascii="Cambria"/>
          <w:color w:val="0000FF"/>
          <w:spacing w:val="48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 xml:space="preserve">( </w:t>
      </w:r>
      <w:r>
        <w:rPr>
          <w:rFonts w:ascii="Cambria"/>
          <w:color w:val="0000FF"/>
          <w:spacing w:val="12"/>
          <w:w w:val="110"/>
          <w:sz w:val="20"/>
        </w:rPr>
        <w:t>SELECT</w:t>
      </w:r>
    </w:p>
    <w:p w14:paraId="4C3C7AB0" w14:textId="77777777" w:rsidR="000655EC" w:rsidRDefault="00000000">
      <w:pPr>
        <w:spacing w:line="244" w:lineRule="auto"/>
        <w:ind w:left="912" w:right="8318" w:hanging="1"/>
        <w:rPr>
          <w:rFonts w:ascii="Cambria"/>
          <w:sz w:val="20"/>
        </w:rPr>
      </w:pPr>
      <w:r>
        <w:rPr>
          <w:rFonts w:ascii="Cambria"/>
          <w:spacing w:val="13"/>
          <w:w w:val="130"/>
          <w:sz w:val="20"/>
        </w:rPr>
        <w:t>Posttag</w:t>
      </w:r>
      <w:r>
        <w:rPr>
          <w:rFonts w:ascii="Cambria"/>
          <w:spacing w:val="-14"/>
          <w:w w:val="130"/>
          <w:sz w:val="20"/>
        </w:rPr>
        <w:t xml:space="preserve"> </w:t>
      </w:r>
      <w:r>
        <w:rPr>
          <w:rFonts w:ascii="Cambria"/>
          <w:w w:val="225"/>
          <w:sz w:val="20"/>
        </w:rPr>
        <w:t xml:space="preserve">, </w:t>
      </w:r>
      <w:r>
        <w:rPr>
          <w:rFonts w:ascii="Cambria"/>
          <w:spacing w:val="14"/>
          <w:w w:val="120"/>
          <w:sz w:val="20"/>
        </w:rPr>
        <w:t>location</w:t>
      </w:r>
      <w:r>
        <w:rPr>
          <w:rFonts w:ascii="Cambria"/>
          <w:spacing w:val="-36"/>
          <w:w w:val="120"/>
          <w:sz w:val="20"/>
        </w:rPr>
        <w:t xml:space="preserve"> </w:t>
      </w:r>
      <w:r>
        <w:rPr>
          <w:rFonts w:ascii="Cambria"/>
          <w:spacing w:val="11"/>
          <w:w w:val="115"/>
          <w:sz w:val="20"/>
        </w:rPr>
        <w:t>Key</w:t>
      </w:r>
      <w:r>
        <w:rPr>
          <w:rFonts w:ascii="Cambria"/>
          <w:spacing w:val="-13"/>
          <w:w w:val="115"/>
          <w:sz w:val="20"/>
        </w:rPr>
        <w:t xml:space="preserve"> </w:t>
      </w:r>
      <w:r>
        <w:rPr>
          <w:rFonts w:ascii="Cambria"/>
          <w:w w:val="120"/>
          <w:sz w:val="20"/>
        </w:rPr>
        <w:t xml:space="preserve">, </w:t>
      </w:r>
      <w:r>
        <w:rPr>
          <w:rFonts w:ascii="Cambria"/>
          <w:color w:val="0000FF"/>
          <w:spacing w:val="8"/>
          <w:w w:val="115"/>
          <w:sz w:val="20"/>
        </w:rPr>
        <w:t>CASE</w:t>
      </w:r>
    </w:p>
    <w:p w14:paraId="4C3C7AB1" w14:textId="77777777" w:rsidR="000655EC" w:rsidRDefault="00000000">
      <w:pPr>
        <w:spacing w:line="244" w:lineRule="auto"/>
        <w:ind w:left="1163" w:right="2020"/>
        <w:rPr>
          <w:rFonts w:ascii="Cambria" w:hAnsi="Cambria"/>
          <w:sz w:val="20"/>
        </w:rPr>
      </w:pPr>
      <w:r>
        <w:rPr>
          <w:rFonts w:ascii="Cambria" w:hAnsi="Cambria"/>
          <w:color w:val="0000FF"/>
          <w:spacing w:val="12"/>
          <w:sz w:val="20"/>
        </w:rPr>
        <w:t>WHEN</w:t>
      </w:r>
      <w:r>
        <w:rPr>
          <w:rFonts w:ascii="Cambria" w:hAnsi="Cambria"/>
          <w:color w:val="0000FF"/>
          <w:spacing w:val="49"/>
          <w:w w:val="125"/>
          <w:sz w:val="20"/>
        </w:rPr>
        <w:t xml:space="preserve"> </w:t>
      </w:r>
      <w:r>
        <w:rPr>
          <w:rFonts w:ascii="Cambria" w:hAnsi="Cambria"/>
          <w:spacing w:val="16"/>
          <w:w w:val="125"/>
          <w:sz w:val="20"/>
        </w:rPr>
        <w:t>location</w:t>
      </w:r>
      <w:r>
        <w:rPr>
          <w:rFonts w:ascii="Cambria" w:hAnsi="Cambria"/>
          <w:spacing w:val="-36"/>
          <w:w w:val="125"/>
          <w:sz w:val="20"/>
        </w:rPr>
        <w:t xml:space="preserve"> </w:t>
      </w:r>
      <w:r>
        <w:rPr>
          <w:rFonts w:ascii="Cambria" w:hAnsi="Cambria"/>
          <w:spacing w:val="12"/>
          <w:sz w:val="20"/>
        </w:rPr>
        <w:t>Key</w:t>
      </w:r>
      <w:r>
        <w:rPr>
          <w:rFonts w:ascii="Cambria" w:hAnsi="Cambria"/>
          <w:spacing w:val="57"/>
          <w:sz w:val="20"/>
        </w:rPr>
        <w:t xml:space="preserve"> </w:t>
      </w:r>
      <w:r>
        <w:rPr>
          <w:rFonts w:ascii="Cambria" w:hAnsi="Cambria"/>
          <w:sz w:val="20"/>
        </w:rPr>
        <w:t>=</w:t>
      </w:r>
      <w:r>
        <w:rPr>
          <w:rFonts w:ascii="Cambria" w:hAnsi="Cambria"/>
          <w:spacing w:val="42"/>
          <w:w w:val="125"/>
          <w:sz w:val="20"/>
        </w:rPr>
        <w:t xml:space="preserve"> </w:t>
      </w:r>
      <w:r>
        <w:rPr>
          <w:rFonts w:ascii="Cambria" w:hAnsi="Cambria"/>
          <w:color w:val="FF0000"/>
          <w:w w:val="125"/>
          <w:sz w:val="20"/>
        </w:rPr>
        <w:t>’</w:t>
      </w:r>
      <w:r>
        <w:rPr>
          <w:rFonts w:ascii="Cambria" w:hAnsi="Cambria"/>
          <w:color w:val="FF0000"/>
          <w:spacing w:val="-33"/>
          <w:w w:val="125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HRK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w w:val="125"/>
          <w:sz w:val="20"/>
        </w:rPr>
        <w:t>’</w:t>
      </w:r>
      <w:r>
        <w:rPr>
          <w:rFonts w:ascii="Cambria" w:hAnsi="Cambria"/>
          <w:color w:val="FF0000"/>
          <w:spacing w:val="40"/>
          <w:w w:val="125"/>
          <w:sz w:val="20"/>
        </w:rPr>
        <w:t xml:space="preserve"> </w:t>
      </w:r>
      <w:r>
        <w:rPr>
          <w:rFonts w:ascii="Cambria" w:hAnsi="Cambria"/>
          <w:color w:val="0000FF"/>
          <w:spacing w:val="10"/>
          <w:sz w:val="20"/>
        </w:rPr>
        <w:t>AND</w:t>
      </w:r>
      <w:r>
        <w:rPr>
          <w:rFonts w:ascii="Cambria" w:hAnsi="Cambria"/>
          <w:color w:val="0000FF"/>
          <w:spacing w:val="49"/>
          <w:w w:val="125"/>
          <w:sz w:val="20"/>
        </w:rPr>
        <w:t xml:space="preserve"> </w:t>
      </w:r>
      <w:r>
        <w:rPr>
          <w:rFonts w:ascii="Cambria" w:hAnsi="Cambria"/>
          <w:spacing w:val="16"/>
          <w:w w:val="125"/>
          <w:sz w:val="20"/>
        </w:rPr>
        <w:t>sorting</w:t>
      </w:r>
      <w:r>
        <w:rPr>
          <w:rFonts w:ascii="Cambria" w:hAnsi="Cambria"/>
          <w:spacing w:val="-36"/>
          <w:w w:val="125"/>
          <w:sz w:val="20"/>
        </w:rPr>
        <w:t xml:space="preserve"> </w:t>
      </w:r>
      <w:r>
        <w:rPr>
          <w:rFonts w:ascii="Cambria" w:hAnsi="Cambria"/>
          <w:spacing w:val="16"/>
          <w:w w:val="125"/>
          <w:sz w:val="20"/>
        </w:rPr>
        <w:t>Process</w:t>
      </w:r>
      <w:r>
        <w:rPr>
          <w:rFonts w:ascii="Cambria" w:hAnsi="Cambria"/>
          <w:spacing w:val="46"/>
          <w:w w:val="125"/>
          <w:sz w:val="20"/>
        </w:rPr>
        <w:t xml:space="preserve"> </w:t>
      </w:r>
      <w:r>
        <w:rPr>
          <w:rFonts w:ascii="Cambria" w:hAnsi="Cambria"/>
          <w:sz w:val="20"/>
        </w:rPr>
        <w:t>=</w:t>
      </w:r>
      <w:r>
        <w:rPr>
          <w:rFonts w:ascii="Cambria" w:hAnsi="Cambria"/>
          <w:spacing w:val="42"/>
          <w:w w:val="125"/>
          <w:sz w:val="20"/>
        </w:rPr>
        <w:t xml:space="preserve"> </w:t>
      </w:r>
      <w:r>
        <w:rPr>
          <w:rFonts w:ascii="Cambria" w:hAnsi="Cambria"/>
          <w:color w:val="FF0000"/>
          <w:w w:val="125"/>
          <w:sz w:val="20"/>
        </w:rPr>
        <w:t>’</w:t>
      </w:r>
      <w:r>
        <w:rPr>
          <w:rFonts w:ascii="Cambria" w:hAnsi="Cambria"/>
          <w:color w:val="FF0000"/>
          <w:spacing w:val="-30"/>
          <w:w w:val="125"/>
          <w:sz w:val="20"/>
        </w:rPr>
        <w:t xml:space="preserve"> </w:t>
      </w:r>
      <w:r>
        <w:rPr>
          <w:rFonts w:ascii="Cambria" w:hAnsi="Cambria"/>
          <w:color w:val="FF0000"/>
          <w:spacing w:val="16"/>
          <w:sz w:val="20"/>
        </w:rPr>
        <w:t>AUTOMATIC</w:t>
      </w:r>
      <w:r>
        <w:rPr>
          <w:rFonts w:ascii="Cambria" w:hAnsi="Cambria"/>
          <w:color w:val="FF0000"/>
          <w:spacing w:val="-12"/>
          <w:sz w:val="20"/>
        </w:rPr>
        <w:t xml:space="preserve"> </w:t>
      </w:r>
      <w:r>
        <w:rPr>
          <w:rFonts w:ascii="Cambria" w:hAnsi="Cambria"/>
          <w:color w:val="FF0000"/>
          <w:w w:val="125"/>
          <w:sz w:val="20"/>
        </w:rPr>
        <w:t>’</w:t>
      </w:r>
      <w:r>
        <w:rPr>
          <w:rFonts w:ascii="Cambria" w:hAnsi="Cambria"/>
          <w:color w:val="FF0000"/>
          <w:spacing w:val="42"/>
          <w:w w:val="125"/>
          <w:sz w:val="20"/>
        </w:rPr>
        <w:t xml:space="preserve"> </w:t>
      </w:r>
      <w:r>
        <w:rPr>
          <w:rFonts w:ascii="Cambria" w:hAnsi="Cambria"/>
          <w:color w:val="0000FF"/>
          <w:spacing w:val="12"/>
          <w:sz w:val="20"/>
        </w:rPr>
        <w:t>THEN</w:t>
      </w:r>
      <w:r>
        <w:rPr>
          <w:rFonts w:ascii="Cambria" w:hAnsi="Cambria"/>
          <w:color w:val="0000FF"/>
          <w:spacing w:val="54"/>
          <w:sz w:val="20"/>
        </w:rPr>
        <w:t xml:space="preserve"> </w:t>
      </w:r>
      <w:r>
        <w:rPr>
          <w:rFonts w:ascii="Cambria" w:hAnsi="Cambria"/>
          <w:sz w:val="20"/>
        </w:rPr>
        <w:t xml:space="preserve">1 </w:t>
      </w:r>
      <w:r>
        <w:rPr>
          <w:rFonts w:ascii="Cambria" w:hAnsi="Cambria"/>
          <w:color w:val="0000FF"/>
          <w:spacing w:val="12"/>
          <w:sz w:val="20"/>
        </w:rPr>
        <w:t>WHEN</w:t>
      </w:r>
      <w:r>
        <w:rPr>
          <w:rFonts w:ascii="Cambria" w:hAnsi="Cambria"/>
          <w:color w:val="0000FF"/>
          <w:spacing w:val="51"/>
          <w:w w:val="120"/>
          <w:sz w:val="20"/>
        </w:rPr>
        <w:t xml:space="preserve"> </w:t>
      </w:r>
      <w:r>
        <w:rPr>
          <w:rFonts w:ascii="Cambria" w:hAnsi="Cambria"/>
          <w:spacing w:val="16"/>
          <w:w w:val="120"/>
          <w:sz w:val="20"/>
        </w:rPr>
        <w:t>location</w:t>
      </w:r>
      <w:r>
        <w:rPr>
          <w:rFonts w:ascii="Cambria" w:hAnsi="Cambria"/>
          <w:spacing w:val="-33"/>
          <w:w w:val="120"/>
          <w:sz w:val="20"/>
        </w:rPr>
        <w:t xml:space="preserve"> </w:t>
      </w:r>
      <w:r>
        <w:rPr>
          <w:rFonts w:ascii="Cambria" w:hAnsi="Cambria"/>
          <w:spacing w:val="12"/>
          <w:sz w:val="20"/>
        </w:rPr>
        <w:t>Key</w:t>
      </w:r>
      <w:r>
        <w:rPr>
          <w:rFonts w:ascii="Cambria" w:hAnsi="Cambria"/>
          <w:spacing w:val="56"/>
          <w:sz w:val="20"/>
        </w:rPr>
        <w:t xml:space="preserve"> </w:t>
      </w:r>
      <w:r>
        <w:rPr>
          <w:rFonts w:ascii="Cambria" w:hAnsi="Cambria"/>
          <w:sz w:val="20"/>
        </w:rPr>
        <w:t>=</w:t>
      </w:r>
      <w:r>
        <w:rPr>
          <w:rFonts w:ascii="Cambria" w:hAnsi="Cambria"/>
          <w:spacing w:val="51"/>
          <w:w w:val="120"/>
          <w:sz w:val="20"/>
        </w:rPr>
        <w:t xml:space="preserve"> </w:t>
      </w:r>
      <w:r>
        <w:rPr>
          <w:rFonts w:ascii="Cambria" w:hAnsi="Cambria"/>
          <w:color w:val="FF0000"/>
          <w:w w:val="120"/>
          <w:sz w:val="20"/>
        </w:rPr>
        <w:t>’</w:t>
      </w:r>
      <w:r>
        <w:rPr>
          <w:rFonts w:ascii="Cambria" w:hAnsi="Cambria"/>
          <w:color w:val="FF0000"/>
          <w:spacing w:val="-31"/>
          <w:w w:val="120"/>
          <w:sz w:val="20"/>
        </w:rPr>
        <w:t xml:space="preserve"> </w:t>
      </w:r>
      <w:r>
        <w:rPr>
          <w:rFonts w:ascii="Cambria" w:hAnsi="Cambria"/>
          <w:color w:val="FF0000"/>
          <w:spacing w:val="10"/>
          <w:sz w:val="20"/>
        </w:rPr>
        <w:t>VET</w:t>
      </w:r>
      <w:r>
        <w:rPr>
          <w:rFonts w:ascii="Cambria" w:hAnsi="Cambria"/>
          <w:color w:val="FF0000"/>
          <w:spacing w:val="-15"/>
          <w:sz w:val="20"/>
        </w:rPr>
        <w:t xml:space="preserve"> </w:t>
      </w:r>
      <w:r>
        <w:rPr>
          <w:rFonts w:ascii="Cambria" w:hAnsi="Cambria"/>
          <w:color w:val="FF0000"/>
          <w:w w:val="120"/>
          <w:sz w:val="20"/>
        </w:rPr>
        <w:t>’</w:t>
      </w:r>
      <w:r>
        <w:rPr>
          <w:rFonts w:ascii="Cambria" w:hAnsi="Cambria"/>
          <w:color w:val="FF0000"/>
          <w:spacing w:val="57"/>
          <w:w w:val="120"/>
          <w:sz w:val="20"/>
        </w:rPr>
        <w:t xml:space="preserve"> </w:t>
      </w:r>
      <w:r>
        <w:rPr>
          <w:rFonts w:ascii="Cambria" w:hAnsi="Cambria"/>
          <w:color w:val="0000FF"/>
          <w:spacing w:val="10"/>
          <w:sz w:val="20"/>
        </w:rPr>
        <w:t>AND</w:t>
      </w:r>
      <w:r>
        <w:rPr>
          <w:rFonts w:ascii="Cambria" w:hAnsi="Cambria"/>
          <w:color w:val="0000FF"/>
          <w:spacing w:val="66"/>
          <w:w w:val="120"/>
          <w:sz w:val="20"/>
        </w:rPr>
        <w:t xml:space="preserve"> </w:t>
      </w:r>
      <w:r>
        <w:rPr>
          <w:rFonts w:ascii="Cambria" w:hAnsi="Cambria"/>
          <w:spacing w:val="16"/>
          <w:w w:val="120"/>
          <w:sz w:val="20"/>
        </w:rPr>
        <w:t>sorting</w:t>
      </w:r>
      <w:r>
        <w:rPr>
          <w:rFonts w:ascii="Cambria" w:hAnsi="Cambria"/>
          <w:spacing w:val="-34"/>
          <w:w w:val="120"/>
          <w:sz w:val="20"/>
        </w:rPr>
        <w:t xml:space="preserve"> </w:t>
      </w:r>
      <w:r>
        <w:rPr>
          <w:rFonts w:ascii="Cambria" w:hAnsi="Cambria"/>
          <w:spacing w:val="16"/>
          <w:w w:val="120"/>
          <w:sz w:val="20"/>
        </w:rPr>
        <w:t>Process</w:t>
      </w:r>
      <w:r>
        <w:rPr>
          <w:rFonts w:ascii="Cambria" w:hAnsi="Cambria"/>
          <w:spacing w:val="63"/>
          <w:w w:val="120"/>
          <w:sz w:val="20"/>
        </w:rPr>
        <w:t xml:space="preserve"> </w:t>
      </w:r>
      <w:r>
        <w:rPr>
          <w:rFonts w:ascii="Cambria" w:hAnsi="Cambria"/>
          <w:sz w:val="20"/>
        </w:rPr>
        <w:t>=</w:t>
      </w:r>
      <w:r>
        <w:rPr>
          <w:rFonts w:ascii="Cambria" w:hAnsi="Cambria"/>
          <w:spacing w:val="58"/>
          <w:w w:val="120"/>
          <w:sz w:val="20"/>
        </w:rPr>
        <w:t xml:space="preserve"> </w:t>
      </w:r>
      <w:r>
        <w:rPr>
          <w:rFonts w:ascii="Cambria" w:hAnsi="Cambria"/>
          <w:color w:val="FF0000"/>
          <w:w w:val="120"/>
          <w:sz w:val="20"/>
        </w:rPr>
        <w:t>’</w:t>
      </w:r>
      <w:r>
        <w:rPr>
          <w:rFonts w:ascii="Cambria" w:hAnsi="Cambria"/>
          <w:color w:val="FF0000"/>
          <w:spacing w:val="-28"/>
          <w:w w:val="120"/>
          <w:sz w:val="20"/>
        </w:rPr>
        <w:t xml:space="preserve"> </w:t>
      </w:r>
      <w:r>
        <w:rPr>
          <w:rFonts w:ascii="Cambria" w:hAnsi="Cambria"/>
          <w:color w:val="FF0000"/>
          <w:spacing w:val="16"/>
          <w:sz w:val="20"/>
        </w:rPr>
        <w:t>AUTOMATIC</w:t>
      </w:r>
      <w:r>
        <w:rPr>
          <w:rFonts w:ascii="Cambria" w:hAnsi="Cambria"/>
          <w:color w:val="FF0000"/>
          <w:spacing w:val="-12"/>
          <w:sz w:val="20"/>
        </w:rPr>
        <w:t xml:space="preserve"> </w:t>
      </w:r>
      <w:r>
        <w:rPr>
          <w:rFonts w:ascii="Cambria" w:hAnsi="Cambria"/>
          <w:color w:val="FF0000"/>
          <w:w w:val="120"/>
          <w:sz w:val="20"/>
        </w:rPr>
        <w:t>’</w:t>
      </w:r>
      <w:r>
        <w:rPr>
          <w:rFonts w:ascii="Cambria" w:hAnsi="Cambria"/>
          <w:color w:val="FF0000"/>
          <w:spacing w:val="58"/>
          <w:w w:val="120"/>
          <w:sz w:val="20"/>
        </w:rPr>
        <w:t xml:space="preserve"> </w:t>
      </w:r>
      <w:r>
        <w:rPr>
          <w:rFonts w:ascii="Cambria" w:hAnsi="Cambria"/>
          <w:color w:val="0000FF"/>
          <w:spacing w:val="12"/>
          <w:sz w:val="20"/>
        </w:rPr>
        <w:t>THEN</w:t>
      </w:r>
      <w:r>
        <w:rPr>
          <w:rFonts w:ascii="Cambria" w:hAnsi="Cambria"/>
          <w:color w:val="0000FF"/>
          <w:spacing w:val="69"/>
          <w:sz w:val="20"/>
        </w:rPr>
        <w:t xml:space="preserve"> </w:t>
      </w:r>
      <w:r>
        <w:rPr>
          <w:rFonts w:ascii="Cambria" w:hAnsi="Cambria"/>
          <w:spacing w:val="-10"/>
          <w:sz w:val="20"/>
        </w:rPr>
        <w:t>1</w:t>
      </w:r>
    </w:p>
    <w:p w14:paraId="4C3C7AB2" w14:textId="77777777" w:rsidR="000655EC" w:rsidRDefault="000655EC">
      <w:pPr>
        <w:spacing w:line="244" w:lineRule="auto"/>
        <w:rPr>
          <w:rFonts w:ascii="Cambria" w:hAnsi="Cambria"/>
          <w:sz w:val="20"/>
        </w:rPr>
        <w:sectPr w:rsidR="000655EC">
          <w:headerReference w:type="even" r:id="rId78"/>
          <w:headerReference w:type="default" r:id="rId79"/>
          <w:footerReference w:type="even" r:id="rId80"/>
          <w:footerReference w:type="default" r:id="rId81"/>
          <w:pgSz w:w="11910" w:h="16840"/>
          <w:pgMar w:top="440" w:right="0" w:bottom="180" w:left="708" w:header="182" w:footer="0" w:gutter="0"/>
          <w:pgNumType w:start="27"/>
          <w:cols w:space="720"/>
        </w:sectPr>
      </w:pPr>
    </w:p>
    <w:p w14:paraId="4C3C7AB3" w14:textId="77777777" w:rsidR="000655EC" w:rsidRDefault="000655EC">
      <w:pPr>
        <w:pStyle w:val="Textkrper"/>
        <w:spacing w:before="216"/>
        <w:rPr>
          <w:rFonts w:ascii="Cambria"/>
          <w:sz w:val="20"/>
        </w:rPr>
      </w:pPr>
    </w:p>
    <w:tbl>
      <w:tblPr>
        <w:tblW w:w="0" w:type="auto"/>
        <w:tblInd w:w="1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4"/>
        <w:gridCol w:w="619"/>
        <w:gridCol w:w="231"/>
      </w:tblGrid>
      <w:tr w:rsidR="000655EC" w14:paraId="4C3C7AB7" w14:textId="77777777">
        <w:trPr>
          <w:trHeight w:val="238"/>
        </w:trPr>
        <w:tc>
          <w:tcPr>
            <w:tcW w:w="7254" w:type="dxa"/>
          </w:tcPr>
          <w:p w14:paraId="4C3C7AB4" w14:textId="77777777" w:rsidR="000655EC" w:rsidRDefault="00000000">
            <w:pPr>
              <w:pStyle w:val="TableParagraph"/>
              <w:spacing w:line="211" w:lineRule="exact"/>
              <w:ind w:left="50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0000FF"/>
                <w:spacing w:val="12"/>
                <w:sz w:val="20"/>
              </w:rPr>
              <w:t>WHEN</w:t>
            </w:r>
            <w:r>
              <w:rPr>
                <w:rFonts w:ascii="Cambria" w:hAnsi="Cambria"/>
                <w:color w:val="0000FF"/>
                <w:spacing w:val="51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 w:hAnsi="Cambria"/>
                <w:spacing w:val="-33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2"/>
                <w:sz w:val="20"/>
              </w:rPr>
              <w:t>Key</w:t>
            </w:r>
            <w:r>
              <w:rPr>
                <w:rFonts w:ascii="Cambria" w:hAnsi="Cambria"/>
                <w:spacing w:val="56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=</w:t>
            </w:r>
            <w:r>
              <w:rPr>
                <w:rFonts w:ascii="Cambria" w:hAnsi="Cambria"/>
                <w:spacing w:val="44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2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31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CAD</w:t>
            </w:r>
            <w:r>
              <w:rPr>
                <w:rFonts w:ascii="Cambria" w:hAnsi="Cambria"/>
                <w:color w:val="FF0000"/>
                <w:spacing w:val="-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2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43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0000FF"/>
                <w:spacing w:val="10"/>
                <w:sz w:val="20"/>
              </w:rPr>
              <w:t>AND</w:t>
            </w:r>
            <w:r>
              <w:rPr>
                <w:rFonts w:ascii="Cambria" w:hAnsi="Cambria"/>
                <w:color w:val="0000FF"/>
                <w:spacing w:val="51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20"/>
                <w:sz w:val="20"/>
              </w:rPr>
              <w:t>sorting</w:t>
            </w:r>
            <w:r>
              <w:rPr>
                <w:rFonts w:ascii="Cambria" w:hAnsi="Cambria"/>
                <w:spacing w:val="-33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20"/>
                <w:sz w:val="20"/>
              </w:rPr>
              <w:t>Process</w:t>
            </w:r>
            <w:r>
              <w:rPr>
                <w:rFonts w:ascii="Cambria" w:hAnsi="Cambria"/>
                <w:spacing w:val="52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=</w:t>
            </w:r>
            <w:r>
              <w:rPr>
                <w:rFonts w:ascii="Cambria" w:hAnsi="Cambria"/>
                <w:spacing w:val="51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2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27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6"/>
                <w:sz w:val="20"/>
              </w:rPr>
              <w:t>AUTOMATIC</w:t>
            </w:r>
            <w:r>
              <w:rPr>
                <w:rFonts w:ascii="Cambria" w:hAnsi="Cambria"/>
                <w:color w:val="FF0000"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w w:val="120"/>
                <w:sz w:val="20"/>
              </w:rPr>
              <w:t>’</w:t>
            </w:r>
          </w:p>
        </w:tc>
        <w:tc>
          <w:tcPr>
            <w:tcW w:w="619" w:type="dxa"/>
          </w:tcPr>
          <w:p w14:paraId="4C3C7AB5" w14:textId="77777777" w:rsidR="000655EC" w:rsidRDefault="00000000">
            <w:pPr>
              <w:pStyle w:val="TableParagraph"/>
              <w:spacing w:line="211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8"/>
                <w:w w:val="95"/>
                <w:sz w:val="20"/>
              </w:rPr>
              <w:t>THEN</w:t>
            </w:r>
          </w:p>
        </w:tc>
        <w:tc>
          <w:tcPr>
            <w:tcW w:w="231" w:type="dxa"/>
          </w:tcPr>
          <w:p w14:paraId="4C3C7AB6" w14:textId="77777777" w:rsidR="000655EC" w:rsidRDefault="00000000">
            <w:pPr>
              <w:pStyle w:val="TableParagraph"/>
              <w:spacing w:line="211" w:lineRule="exact"/>
              <w:ind w:left="28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1</w:t>
            </w:r>
          </w:p>
        </w:tc>
      </w:tr>
      <w:tr w:rsidR="000655EC" w14:paraId="4C3C7ABB" w14:textId="77777777">
        <w:trPr>
          <w:trHeight w:val="239"/>
        </w:trPr>
        <w:tc>
          <w:tcPr>
            <w:tcW w:w="7254" w:type="dxa"/>
          </w:tcPr>
          <w:p w14:paraId="4C3C7AB8" w14:textId="77777777" w:rsidR="000655EC" w:rsidRDefault="00000000">
            <w:pPr>
              <w:pStyle w:val="TableParagraph"/>
              <w:spacing w:line="212" w:lineRule="exact"/>
              <w:ind w:left="50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0000FF"/>
                <w:spacing w:val="12"/>
                <w:sz w:val="20"/>
              </w:rPr>
              <w:t>WHEN</w:t>
            </w:r>
            <w:r>
              <w:rPr>
                <w:rFonts w:ascii="Cambria" w:hAnsi="Cambria"/>
                <w:color w:val="0000FF"/>
                <w:spacing w:val="54"/>
                <w:w w:val="115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15"/>
                <w:sz w:val="20"/>
              </w:rPr>
              <w:t>location</w:t>
            </w:r>
            <w:r>
              <w:rPr>
                <w:rFonts w:ascii="Cambria" w:hAnsi="Cambria"/>
                <w:spacing w:val="-32"/>
                <w:w w:val="115"/>
                <w:sz w:val="20"/>
              </w:rPr>
              <w:t xml:space="preserve"> </w:t>
            </w:r>
            <w:r>
              <w:rPr>
                <w:rFonts w:ascii="Cambria" w:hAnsi="Cambria"/>
                <w:spacing w:val="12"/>
                <w:sz w:val="20"/>
              </w:rPr>
              <w:t>Key</w:t>
            </w:r>
            <w:r>
              <w:rPr>
                <w:rFonts w:ascii="Cambria" w:hAnsi="Cambria"/>
                <w:spacing w:val="57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=</w:t>
            </w:r>
            <w:r>
              <w:rPr>
                <w:rFonts w:ascii="Cambria" w:hAnsi="Cambria"/>
                <w:spacing w:val="55"/>
                <w:w w:val="1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15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29"/>
                <w:w w:val="1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WAL</w:t>
            </w:r>
            <w:r>
              <w:rPr>
                <w:rFonts w:ascii="Cambria" w:hAnsi="Cambria"/>
                <w:color w:val="FF0000"/>
                <w:spacing w:val="-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15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59"/>
                <w:w w:val="115"/>
                <w:sz w:val="20"/>
              </w:rPr>
              <w:t xml:space="preserve"> </w:t>
            </w:r>
            <w:r>
              <w:rPr>
                <w:rFonts w:ascii="Cambria" w:hAnsi="Cambria"/>
                <w:color w:val="0000FF"/>
                <w:spacing w:val="10"/>
                <w:sz w:val="20"/>
              </w:rPr>
              <w:t>AND</w:t>
            </w:r>
            <w:r>
              <w:rPr>
                <w:rFonts w:ascii="Cambria" w:hAnsi="Cambria"/>
                <w:color w:val="0000FF"/>
                <w:spacing w:val="70"/>
                <w:w w:val="115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15"/>
                <w:sz w:val="20"/>
              </w:rPr>
              <w:t>sorting</w:t>
            </w:r>
            <w:r>
              <w:rPr>
                <w:rFonts w:ascii="Cambria" w:hAnsi="Cambria"/>
                <w:spacing w:val="-32"/>
                <w:w w:val="115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15"/>
                <w:sz w:val="20"/>
              </w:rPr>
              <w:t>Process</w:t>
            </w:r>
            <w:r>
              <w:rPr>
                <w:rFonts w:ascii="Cambria" w:hAnsi="Cambria"/>
                <w:spacing w:val="65"/>
                <w:w w:val="115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=</w:t>
            </w:r>
            <w:r>
              <w:rPr>
                <w:rFonts w:ascii="Cambria" w:hAnsi="Cambria"/>
                <w:spacing w:val="61"/>
                <w:w w:val="1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15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25"/>
                <w:w w:val="1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6"/>
                <w:sz w:val="20"/>
              </w:rPr>
              <w:t>AUTOMATIC</w:t>
            </w:r>
            <w:r>
              <w:rPr>
                <w:rFonts w:ascii="Cambria" w:hAnsi="Cambria"/>
                <w:color w:val="FF0000"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w w:val="115"/>
                <w:sz w:val="20"/>
              </w:rPr>
              <w:t>’</w:t>
            </w:r>
          </w:p>
        </w:tc>
        <w:tc>
          <w:tcPr>
            <w:tcW w:w="619" w:type="dxa"/>
          </w:tcPr>
          <w:p w14:paraId="4C3C7AB9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8"/>
                <w:w w:val="95"/>
                <w:sz w:val="20"/>
              </w:rPr>
              <w:t>THEN</w:t>
            </w:r>
          </w:p>
        </w:tc>
        <w:tc>
          <w:tcPr>
            <w:tcW w:w="231" w:type="dxa"/>
          </w:tcPr>
          <w:p w14:paraId="4C3C7ABA" w14:textId="77777777" w:rsidR="000655EC" w:rsidRDefault="00000000">
            <w:pPr>
              <w:pStyle w:val="TableParagraph"/>
              <w:spacing w:line="212" w:lineRule="exact"/>
              <w:ind w:left="28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1</w:t>
            </w:r>
          </w:p>
        </w:tc>
      </w:tr>
      <w:tr w:rsidR="000655EC" w14:paraId="4C3C7ABF" w14:textId="77777777">
        <w:trPr>
          <w:trHeight w:val="239"/>
        </w:trPr>
        <w:tc>
          <w:tcPr>
            <w:tcW w:w="7254" w:type="dxa"/>
          </w:tcPr>
          <w:p w14:paraId="4C3C7ABC" w14:textId="77777777" w:rsidR="000655EC" w:rsidRDefault="00000000">
            <w:pPr>
              <w:pStyle w:val="TableParagraph"/>
              <w:spacing w:line="212" w:lineRule="exact"/>
              <w:ind w:left="50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0000FF"/>
                <w:spacing w:val="12"/>
                <w:sz w:val="20"/>
              </w:rPr>
              <w:t>WHEN</w:t>
            </w:r>
            <w:r>
              <w:rPr>
                <w:rFonts w:ascii="Cambria" w:hAnsi="Cambria"/>
                <w:color w:val="0000FF"/>
                <w:spacing w:val="51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 w:hAnsi="Cambria"/>
                <w:spacing w:val="-33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2"/>
                <w:sz w:val="20"/>
              </w:rPr>
              <w:t>Key</w:t>
            </w:r>
            <w:r>
              <w:rPr>
                <w:rFonts w:ascii="Cambria" w:hAnsi="Cambria"/>
                <w:spacing w:val="56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=</w:t>
            </w:r>
            <w:r>
              <w:rPr>
                <w:rFonts w:ascii="Cambria" w:hAnsi="Cambria"/>
                <w:spacing w:val="44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2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31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UTZ</w:t>
            </w:r>
            <w:r>
              <w:rPr>
                <w:rFonts w:ascii="Cambria" w:hAnsi="Cambria"/>
                <w:color w:val="FF0000"/>
                <w:spacing w:val="-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2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43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0000FF"/>
                <w:spacing w:val="10"/>
                <w:sz w:val="20"/>
              </w:rPr>
              <w:t>AND</w:t>
            </w:r>
            <w:r>
              <w:rPr>
                <w:rFonts w:ascii="Cambria" w:hAnsi="Cambria"/>
                <w:color w:val="0000FF"/>
                <w:spacing w:val="59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20"/>
                <w:sz w:val="20"/>
              </w:rPr>
              <w:t>sorting</w:t>
            </w:r>
            <w:r>
              <w:rPr>
                <w:rFonts w:ascii="Cambria" w:hAnsi="Cambria"/>
                <w:spacing w:val="-34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20"/>
                <w:sz w:val="20"/>
              </w:rPr>
              <w:t>Process</w:t>
            </w:r>
            <w:r>
              <w:rPr>
                <w:rFonts w:ascii="Cambria" w:hAnsi="Cambria"/>
                <w:spacing w:val="58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=</w:t>
            </w:r>
            <w:r>
              <w:rPr>
                <w:rFonts w:ascii="Cambria" w:hAnsi="Cambria"/>
                <w:spacing w:val="53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2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28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6"/>
                <w:sz w:val="20"/>
              </w:rPr>
              <w:t>AUTOMATIC</w:t>
            </w:r>
            <w:r>
              <w:rPr>
                <w:rFonts w:ascii="Cambria" w:hAnsi="Cambria"/>
                <w:color w:val="FF0000"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w w:val="120"/>
                <w:sz w:val="20"/>
              </w:rPr>
              <w:t>’</w:t>
            </w:r>
          </w:p>
        </w:tc>
        <w:tc>
          <w:tcPr>
            <w:tcW w:w="619" w:type="dxa"/>
          </w:tcPr>
          <w:p w14:paraId="4C3C7ABD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8"/>
                <w:w w:val="95"/>
                <w:sz w:val="20"/>
              </w:rPr>
              <w:t>THEN</w:t>
            </w:r>
          </w:p>
        </w:tc>
        <w:tc>
          <w:tcPr>
            <w:tcW w:w="231" w:type="dxa"/>
          </w:tcPr>
          <w:p w14:paraId="4C3C7ABE" w14:textId="77777777" w:rsidR="000655EC" w:rsidRDefault="00000000">
            <w:pPr>
              <w:pStyle w:val="TableParagraph"/>
              <w:spacing w:line="212" w:lineRule="exact"/>
              <w:ind w:left="28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1</w:t>
            </w:r>
          </w:p>
        </w:tc>
      </w:tr>
      <w:tr w:rsidR="000655EC" w14:paraId="4C3C7AC3" w14:textId="77777777">
        <w:trPr>
          <w:trHeight w:val="239"/>
        </w:trPr>
        <w:tc>
          <w:tcPr>
            <w:tcW w:w="7254" w:type="dxa"/>
          </w:tcPr>
          <w:p w14:paraId="4C3C7AC0" w14:textId="77777777" w:rsidR="000655EC" w:rsidRDefault="00000000">
            <w:pPr>
              <w:pStyle w:val="TableParagraph"/>
              <w:spacing w:line="212" w:lineRule="exact"/>
              <w:ind w:left="50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0000FF"/>
                <w:spacing w:val="12"/>
                <w:sz w:val="20"/>
              </w:rPr>
              <w:t>WHEN</w:t>
            </w:r>
            <w:r>
              <w:rPr>
                <w:rFonts w:ascii="Cambria" w:hAnsi="Cambria"/>
                <w:color w:val="0000FF"/>
                <w:spacing w:val="51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20"/>
                <w:sz w:val="20"/>
              </w:rPr>
              <w:t>location</w:t>
            </w:r>
            <w:r>
              <w:rPr>
                <w:rFonts w:ascii="Cambria" w:hAnsi="Cambria"/>
                <w:spacing w:val="-33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2"/>
                <w:sz w:val="20"/>
              </w:rPr>
              <w:t>Key</w:t>
            </w:r>
            <w:r>
              <w:rPr>
                <w:rFonts w:ascii="Cambria" w:hAnsi="Cambria"/>
                <w:spacing w:val="56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=</w:t>
            </w:r>
            <w:r>
              <w:rPr>
                <w:rFonts w:ascii="Cambria" w:hAnsi="Cambria"/>
                <w:spacing w:val="44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2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31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PRA</w:t>
            </w:r>
            <w:r>
              <w:rPr>
                <w:rFonts w:ascii="Cambria" w:hAnsi="Cambria"/>
                <w:color w:val="FF0000"/>
                <w:spacing w:val="-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2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43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0000FF"/>
                <w:spacing w:val="10"/>
                <w:sz w:val="20"/>
              </w:rPr>
              <w:t>AND</w:t>
            </w:r>
            <w:r>
              <w:rPr>
                <w:rFonts w:ascii="Cambria" w:hAnsi="Cambria"/>
                <w:color w:val="0000FF"/>
                <w:spacing w:val="53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20"/>
                <w:sz w:val="20"/>
              </w:rPr>
              <w:t>sorting</w:t>
            </w:r>
            <w:r>
              <w:rPr>
                <w:rFonts w:ascii="Cambria" w:hAnsi="Cambria"/>
                <w:spacing w:val="-33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20"/>
                <w:sz w:val="20"/>
              </w:rPr>
              <w:t>Process</w:t>
            </w:r>
            <w:r>
              <w:rPr>
                <w:rFonts w:ascii="Cambria" w:hAnsi="Cambria"/>
                <w:spacing w:val="57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=</w:t>
            </w:r>
            <w:r>
              <w:rPr>
                <w:rFonts w:ascii="Cambria" w:hAnsi="Cambria"/>
                <w:spacing w:val="52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2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28"/>
                <w:w w:val="12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6"/>
                <w:sz w:val="20"/>
              </w:rPr>
              <w:t>AUTOMATIC</w:t>
            </w:r>
            <w:r>
              <w:rPr>
                <w:rFonts w:ascii="Cambria" w:hAnsi="Cambria"/>
                <w:color w:val="FF0000"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-10"/>
                <w:w w:val="120"/>
                <w:sz w:val="20"/>
              </w:rPr>
              <w:t>’</w:t>
            </w:r>
          </w:p>
        </w:tc>
        <w:tc>
          <w:tcPr>
            <w:tcW w:w="619" w:type="dxa"/>
          </w:tcPr>
          <w:p w14:paraId="4C3C7AC1" w14:textId="77777777" w:rsidR="000655EC" w:rsidRDefault="00000000">
            <w:pPr>
              <w:pStyle w:val="TableParagraph"/>
              <w:spacing w:line="212" w:lineRule="exact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8"/>
                <w:w w:val="95"/>
                <w:sz w:val="20"/>
              </w:rPr>
              <w:t>THEN</w:t>
            </w:r>
          </w:p>
        </w:tc>
        <w:tc>
          <w:tcPr>
            <w:tcW w:w="231" w:type="dxa"/>
          </w:tcPr>
          <w:p w14:paraId="4C3C7AC2" w14:textId="77777777" w:rsidR="000655EC" w:rsidRDefault="00000000">
            <w:pPr>
              <w:pStyle w:val="TableParagraph"/>
              <w:spacing w:line="212" w:lineRule="exact"/>
              <w:ind w:left="28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1</w:t>
            </w:r>
          </w:p>
        </w:tc>
      </w:tr>
      <w:tr w:rsidR="000655EC" w14:paraId="4C3C7AC7" w14:textId="77777777">
        <w:trPr>
          <w:trHeight w:val="238"/>
        </w:trPr>
        <w:tc>
          <w:tcPr>
            <w:tcW w:w="7254" w:type="dxa"/>
          </w:tcPr>
          <w:p w14:paraId="4C3C7AC4" w14:textId="77777777" w:rsidR="000655EC" w:rsidRDefault="00000000">
            <w:pPr>
              <w:pStyle w:val="TableParagraph"/>
              <w:spacing w:line="212" w:lineRule="exact"/>
              <w:ind w:left="50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0000FF"/>
                <w:spacing w:val="12"/>
                <w:sz w:val="20"/>
              </w:rPr>
              <w:t>WHEN</w:t>
            </w:r>
            <w:r>
              <w:rPr>
                <w:rFonts w:ascii="Cambria" w:hAnsi="Cambria"/>
                <w:color w:val="0000FF"/>
                <w:spacing w:val="47"/>
                <w:w w:val="130"/>
                <w:sz w:val="20"/>
              </w:rPr>
              <w:t xml:space="preserve"> </w:t>
            </w:r>
            <w:r>
              <w:rPr>
                <w:rFonts w:ascii="Cambria" w:hAnsi="Cambria"/>
                <w:spacing w:val="16"/>
                <w:w w:val="130"/>
                <w:sz w:val="20"/>
              </w:rPr>
              <w:t>location</w:t>
            </w:r>
            <w:r>
              <w:rPr>
                <w:rFonts w:ascii="Cambria" w:hAnsi="Cambria"/>
                <w:spacing w:val="-38"/>
                <w:w w:val="130"/>
                <w:sz w:val="20"/>
              </w:rPr>
              <w:t xml:space="preserve"> </w:t>
            </w:r>
            <w:r>
              <w:rPr>
                <w:rFonts w:ascii="Cambria" w:hAnsi="Cambria"/>
                <w:spacing w:val="12"/>
                <w:sz w:val="20"/>
              </w:rPr>
              <w:t>Key</w:t>
            </w:r>
            <w:r>
              <w:rPr>
                <w:rFonts w:ascii="Cambria" w:hAnsi="Cambria"/>
                <w:spacing w:val="45"/>
                <w:w w:val="130"/>
                <w:sz w:val="20"/>
              </w:rPr>
              <w:t xml:space="preserve"> </w:t>
            </w:r>
            <w:r>
              <w:rPr>
                <w:rFonts w:ascii="Cambria" w:hAnsi="Cambria"/>
                <w:color w:val="0000FF"/>
                <w:w w:val="130"/>
                <w:sz w:val="20"/>
              </w:rPr>
              <w:t>IN</w:t>
            </w:r>
            <w:r>
              <w:rPr>
                <w:rFonts w:ascii="Cambria" w:hAnsi="Cambria"/>
                <w:color w:val="0000FF"/>
                <w:spacing w:val="49"/>
                <w:w w:val="140"/>
                <w:sz w:val="20"/>
              </w:rPr>
              <w:t xml:space="preserve"> </w:t>
            </w:r>
            <w:r>
              <w:rPr>
                <w:rFonts w:ascii="Cambria" w:hAnsi="Cambria"/>
                <w:spacing w:val="12"/>
                <w:w w:val="140"/>
                <w:sz w:val="20"/>
              </w:rPr>
              <w:t>(</w:t>
            </w:r>
            <w:r>
              <w:rPr>
                <w:rFonts w:ascii="Cambria" w:hAnsi="Cambria"/>
                <w:color w:val="FF0000"/>
                <w:spacing w:val="12"/>
                <w:w w:val="14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39"/>
                <w:w w:val="14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BCH</w:t>
            </w:r>
            <w:r>
              <w:rPr>
                <w:rFonts w:ascii="Cambria" w:hAnsi="Cambria"/>
                <w:color w:val="FF0000"/>
                <w:spacing w:val="-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3"/>
                <w:w w:val="140"/>
                <w:sz w:val="20"/>
              </w:rPr>
              <w:t>’</w:t>
            </w:r>
            <w:r>
              <w:rPr>
                <w:rFonts w:ascii="Cambria" w:hAnsi="Cambria"/>
                <w:spacing w:val="13"/>
                <w:w w:val="140"/>
                <w:sz w:val="20"/>
              </w:rPr>
              <w:t>,</w:t>
            </w:r>
            <w:r>
              <w:rPr>
                <w:rFonts w:ascii="Cambria" w:hAnsi="Cambria"/>
                <w:color w:val="FF0000"/>
                <w:spacing w:val="13"/>
                <w:w w:val="14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40"/>
                <w:w w:val="14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RUE</w:t>
            </w:r>
            <w:r>
              <w:rPr>
                <w:rFonts w:ascii="Cambria" w:hAnsi="Cambria"/>
                <w:color w:val="FF0000"/>
                <w:spacing w:val="-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3"/>
                <w:w w:val="140"/>
                <w:sz w:val="20"/>
              </w:rPr>
              <w:t>’</w:t>
            </w:r>
            <w:r>
              <w:rPr>
                <w:rFonts w:ascii="Cambria" w:hAnsi="Cambria"/>
                <w:spacing w:val="13"/>
                <w:w w:val="140"/>
                <w:sz w:val="20"/>
              </w:rPr>
              <w:t>,</w:t>
            </w:r>
            <w:r>
              <w:rPr>
                <w:rFonts w:ascii="Cambria" w:hAnsi="Cambria"/>
                <w:color w:val="FF0000"/>
                <w:spacing w:val="13"/>
                <w:w w:val="140"/>
                <w:sz w:val="20"/>
              </w:rPr>
              <w:t>’</w:t>
            </w:r>
            <w:r>
              <w:rPr>
                <w:rFonts w:ascii="Cambria" w:hAnsi="Cambria"/>
                <w:color w:val="FF0000"/>
                <w:spacing w:val="-39"/>
                <w:w w:val="140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spacing w:val="10"/>
                <w:sz w:val="20"/>
              </w:rPr>
              <w:t>OMU</w:t>
            </w:r>
            <w:r>
              <w:rPr>
                <w:rFonts w:ascii="Cambria" w:hAnsi="Cambria"/>
                <w:color w:val="FF0000"/>
                <w:spacing w:val="-15"/>
                <w:sz w:val="20"/>
              </w:rPr>
              <w:t xml:space="preserve"> </w:t>
            </w:r>
            <w:r>
              <w:rPr>
                <w:rFonts w:ascii="Cambria" w:hAnsi="Cambria"/>
                <w:color w:val="FF0000"/>
                <w:w w:val="140"/>
                <w:sz w:val="20"/>
              </w:rPr>
              <w:t>’</w:t>
            </w:r>
            <w:r>
              <w:rPr>
                <w:rFonts w:ascii="Cambria" w:hAnsi="Cambria"/>
                <w:w w:val="140"/>
                <w:sz w:val="20"/>
              </w:rPr>
              <w:t>)</w:t>
            </w:r>
            <w:r>
              <w:rPr>
                <w:rFonts w:ascii="Cambria" w:hAnsi="Cambria"/>
                <w:spacing w:val="54"/>
                <w:w w:val="140"/>
                <w:sz w:val="20"/>
              </w:rPr>
              <w:t xml:space="preserve"> </w:t>
            </w:r>
            <w:r>
              <w:rPr>
                <w:rFonts w:ascii="Cambria" w:hAnsi="Cambria"/>
                <w:color w:val="0000FF"/>
                <w:spacing w:val="12"/>
                <w:sz w:val="20"/>
              </w:rPr>
              <w:t>THEN</w:t>
            </w:r>
            <w:r>
              <w:rPr>
                <w:rFonts w:ascii="Cambria" w:hAnsi="Cambria"/>
                <w:color w:val="0000FF"/>
                <w:spacing w:val="73"/>
                <w:sz w:val="20"/>
              </w:rPr>
              <w:t xml:space="preserve"> </w:t>
            </w:r>
            <w:r>
              <w:rPr>
                <w:rFonts w:ascii="Cambria" w:hAnsi="Cambria"/>
                <w:spacing w:val="-10"/>
                <w:sz w:val="20"/>
              </w:rPr>
              <w:t>1</w:t>
            </w:r>
          </w:p>
        </w:tc>
        <w:tc>
          <w:tcPr>
            <w:tcW w:w="619" w:type="dxa"/>
          </w:tcPr>
          <w:p w14:paraId="4C3C7AC5" w14:textId="77777777" w:rsidR="000655EC" w:rsidRDefault="000655E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" w:type="dxa"/>
          </w:tcPr>
          <w:p w14:paraId="4C3C7AC6" w14:textId="77777777" w:rsidR="000655EC" w:rsidRDefault="000655E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C3C7AC8" w14:textId="77777777" w:rsidR="000655EC" w:rsidRDefault="000655EC">
      <w:pPr>
        <w:pStyle w:val="Textkrper"/>
        <w:rPr>
          <w:rFonts w:ascii="Cambria"/>
          <w:sz w:val="24"/>
        </w:rPr>
      </w:pPr>
    </w:p>
    <w:p w14:paraId="4C3C7AC9" w14:textId="77777777" w:rsidR="000655EC" w:rsidRDefault="000655EC">
      <w:pPr>
        <w:pStyle w:val="Textkrper"/>
        <w:rPr>
          <w:rFonts w:ascii="Cambria"/>
          <w:sz w:val="24"/>
        </w:rPr>
      </w:pPr>
    </w:p>
    <w:p w14:paraId="4C3C7ACA" w14:textId="77777777" w:rsidR="000655EC" w:rsidRDefault="000655EC">
      <w:pPr>
        <w:pStyle w:val="Textkrper"/>
        <w:rPr>
          <w:rFonts w:ascii="Cambria"/>
          <w:sz w:val="24"/>
        </w:rPr>
      </w:pPr>
    </w:p>
    <w:p w14:paraId="4C3C7ACB" w14:textId="77777777" w:rsidR="000655EC" w:rsidRDefault="000655EC">
      <w:pPr>
        <w:pStyle w:val="Textkrper"/>
        <w:rPr>
          <w:rFonts w:ascii="Cambria"/>
          <w:sz w:val="24"/>
        </w:rPr>
      </w:pPr>
    </w:p>
    <w:p w14:paraId="4C3C7ACC" w14:textId="77777777" w:rsidR="000655EC" w:rsidRDefault="000655EC">
      <w:pPr>
        <w:pStyle w:val="Textkrper"/>
        <w:rPr>
          <w:rFonts w:ascii="Cambria"/>
          <w:sz w:val="24"/>
        </w:rPr>
      </w:pPr>
    </w:p>
    <w:p w14:paraId="4C3C7ACD" w14:textId="77777777" w:rsidR="000655EC" w:rsidRDefault="000655EC">
      <w:pPr>
        <w:pStyle w:val="Textkrper"/>
        <w:rPr>
          <w:rFonts w:ascii="Cambria"/>
          <w:sz w:val="24"/>
        </w:rPr>
      </w:pPr>
    </w:p>
    <w:p w14:paraId="4C3C7ACE" w14:textId="77777777" w:rsidR="000655EC" w:rsidRDefault="000655EC">
      <w:pPr>
        <w:pStyle w:val="Textkrper"/>
        <w:rPr>
          <w:rFonts w:ascii="Cambria"/>
          <w:sz w:val="24"/>
        </w:rPr>
      </w:pPr>
    </w:p>
    <w:p w14:paraId="4C3C7ACF" w14:textId="77777777" w:rsidR="000655EC" w:rsidRDefault="000655EC">
      <w:pPr>
        <w:pStyle w:val="Textkrper"/>
        <w:rPr>
          <w:rFonts w:ascii="Cambria"/>
          <w:sz w:val="24"/>
        </w:rPr>
      </w:pPr>
    </w:p>
    <w:p w14:paraId="4C3C7AD0" w14:textId="77777777" w:rsidR="000655EC" w:rsidRDefault="000655EC">
      <w:pPr>
        <w:pStyle w:val="Textkrper"/>
        <w:rPr>
          <w:rFonts w:ascii="Cambria"/>
          <w:sz w:val="24"/>
        </w:rPr>
      </w:pPr>
    </w:p>
    <w:p w14:paraId="4C3C7AD1" w14:textId="77777777" w:rsidR="000655EC" w:rsidRDefault="000655EC">
      <w:pPr>
        <w:pStyle w:val="Textkrper"/>
        <w:rPr>
          <w:rFonts w:ascii="Cambria"/>
          <w:sz w:val="24"/>
        </w:rPr>
      </w:pPr>
    </w:p>
    <w:p w14:paraId="4C3C7AD2" w14:textId="77777777" w:rsidR="000655EC" w:rsidRDefault="000655EC">
      <w:pPr>
        <w:pStyle w:val="Textkrper"/>
        <w:rPr>
          <w:rFonts w:ascii="Cambria"/>
          <w:sz w:val="24"/>
        </w:rPr>
      </w:pPr>
    </w:p>
    <w:p w14:paraId="4C3C7AD3" w14:textId="77777777" w:rsidR="000655EC" w:rsidRDefault="000655EC">
      <w:pPr>
        <w:pStyle w:val="Textkrper"/>
        <w:rPr>
          <w:rFonts w:ascii="Cambria"/>
          <w:sz w:val="24"/>
        </w:rPr>
      </w:pPr>
    </w:p>
    <w:p w14:paraId="4C3C7AD4" w14:textId="77777777" w:rsidR="000655EC" w:rsidRDefault="000655EC">
      <w:pPr>
        <w:pStyle w:val="Textkrper"/>
        <w:rPr>
          <w:rFonts w:ascii="Cambria"/>
          <w:sz w:val="24"/>
        </w:rPr>
      </w:pPr>
    </w:p>
    <w:p w14:paraId="4C3C7AD5" w14:textId="77777777" w:rsidR="000655EC" w:rsidRDefault="000655EC">
      <w:pPr>
        <w:pStyle w:val="Textkrper"/>
        <w:rPr>
          <w:rFonts w:ascii="Cambria"/>
          <w:sz w:val="24"/>
        </w:rPr>
      </w:pPr>
    </w:p>
    <w:p w14:paraId="4C3C7AD6" w14:textId="77777777" w:rsidR="000655EC" w:rsidRDefault="000655EC">
      <w:pPr>
        <w:pStyle w:val="Textkrper"/>
        <w:rPr>
          <w:rFonts w:ascii="Cambria"/>
          <w:sz w:val="24"/>
        </w:rPr>
      </w:pPr>
    </w:p>
    <w:p w14:paraId="4C3C7AD7" w14:textId="77777777" w:rsidR="000655EC" w:rsidRDefault="000655EC">
      <w:pPr>
        <w:pStyle w:val="Textkrper"/>
        <w:rPr>
          <w:rFonts w:ascii="Cambria"/>
          <w:sz w:val="24"/>
        </w:rPr>
      </w:pPr>
    </w:p>
    <w:p w14:paraId="4C3C7AD8" w14:textId="77777777" w:rsidR="000655EC" w:rsidRDefault="000655EC">
      <w:pPr>
        <w:pStyle w:val="Textkrper"/>
        <w:rPr>
          <w:rFonts w:ascii="Cambria"/>
          <w:sz w:val="24"/>
        </w:rPr>
      </w:pPr>
    </w:p>
    <w:p w14:paraId="4C3C7AD9" w14:textId="77777777" w:rsidR="000655EC" w:rsidRDefault="000655EC">
      <w:pPr>
        <w:pStyle w:val="Textkrper"/>
        <w:rPr>
          <w:rFonts w:ascii="Cambria"/>
          <w:sz w:val="24"/>
        </w:rPr>
      </w:pPr>
    </w:p>
    <w:p w14:paraId="4C3C7ADA" w14:textId="77777777" w:rsidR="000655EC" w:rsidRDefault="000655EC">
      <w:pPr>
        <w:pStyle w:val="Textkrper"/>
        <w:rPr>
          <w:rFonts w:ascii="Cambria"/>
          <w:sz w:val="24"/>
        </w:rPr>
      </w:pPr>
    </w:p>
    <w:p w14:paraId="4C3C7ADB" w14:textId="77777777" w:rsidR="000655EC" w:rsidRDefault="000655EC">
      <w:pPr>
        <w:pStyle w:val="Textkrper"/>
        <w:rPr>
          <w:rFonts w:ascii="Cambria"/>
          <w:sz w:val="24"/>
        </w:rPr>
      </w:pPr>
    </w:p>
    <w:p w14:paraId="4C3C7ADC" w14:textId="77777777" w:rsidR="000655EC" w:rsidRDefault="000655EC">
      <w:pPr>
        <w:pStyle w:val="Textkrper"/>
        <w:rPr>
          <w:rFonts w:ascii="Cambria"/>
          <w:sz w:val="24"/>
        </w:rPr>
      </w:pPr>
    </w:p>
    <w:p w14:paraId="4C3C7ADD" w14:textId="77777777" w:rsidR="000655EC" w:rsidRDefault="000655EC">
      <w:pPr>
        <w:pStyle w:val="Textkrper"/>
        <w:rPr>
          <w:rFonts w:ascii="Cambria"/>
          <w:sz w:val="24"/>
        </w:rPr>
      </w:pPr>
    </w:p>
    <w:p w14:paraId="4C3C7ADE" w14:textId="77777777" w:rsidR="000655EC" w:rsidRDefault="000655EC">
      <w:pPr>
        <w:pStyle w:val="Textkrper"/>
        <w:rPr>
          <w:rFonts w:ascii="Cambria"/>
          <w:sz w:val="24"/>
        </w:rPr>
      </w:pPr>
    </w:p>
    <w:p w14:paraId="4C3C7ADF" w14:textId="77777777" w:rsidR="000655EC" w:rsidRDefault="000655EC">
      <w:pPr>
        <w:pStyle w:val="Textkrper"/>
        <w:rPr>
          <w:rFonts w:ascii="Cambria"/>
          <w:sz w:val="24"/>
        </w:rPr>
      </w:pPr>
    </w:p>
    <w:p w14:paraId="4C3C7AE0" w14:textId="77777777" w:rsidR="000655EC" w:rsidRDefault="000655EC">
      <w:pPr>
        <w:pStyle w:val="Textkrper"/>
        <w:spacing w:before="121"/>
        <w:rPr>
          <w:rFonts w:ascii="Cambria"/>
          <w:sz w:val="24"/>
        </w:rPr>
      </w:pPr>
    </w:p>
    <w:p w14:paraId="4C3C7AE1" w14:textId="77777777" w:rsidR="000655EC" w:rsidRDefault="00000000">
      <w:pPr>
        <w:pStyle w:val="berschrift3"/>
        <w:jc w:val="both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5849088" behindDoc="1" locked="0" layoutInCell="1" allowOverlap="1" wp14:anchorId="4C3C7CA8" wp14:editId="4C3C7CA9">
                <wp:simplePos x="0" y="0"/>
                <wp:positionH relativeFrom="page">
                  <wp:posOffset>496976</wp:posOffset>
                </wp:positionH>
                <wp:positionV relativeFrom="paragraph">
                  <wp:posOffset>-5301352</wp:posOffset>
                </wp:positionV>
                <wp:extent cx="6566534" cy="5053965"/>
                <wp:effectExtent l="0" t="0" r="0" b="0"/>
                <wp:wrapNone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6534" cy="5053965"/>
                          <a:chOff x="0" y="0"/>
                          <a:chExt cx="6566534" cy="505396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25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563512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40" y="1518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563512" y="1518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40" y="3036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563512" y="3036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40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563512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40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563512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40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563512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40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563512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40" y="10628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563512" y="10628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40" y="12146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563512" y="12146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40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563512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40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563512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40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563512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40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563512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40" y="19738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563512" y="19738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40" y="21256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563512" y="21256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40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563512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40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563512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540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563512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40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563512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40" y="28847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563512" y="28847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40" y="30366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563512" y="303662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40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563512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40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563512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540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563512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40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563512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40" y="37957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563512" y="37957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540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563512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40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563512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40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563512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40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563512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40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563512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40" y="47067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563512" y="47067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40" y="48585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563512" y="48585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40" y="501041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505090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3027" y="5050904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523025" y="505090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563512" y="501041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72414" y="759413"/>
                            <a:ext cx="3900804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C8" w14:textId="77777777" w:rsidR="000655EC" w:rsidRDefault="00000000">
                              <w:pPr>
                                <w:spacing w:line="211" w:lineRule="exact"/>
                                <w:ind w:left="501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FF"/>
                                  <w:spacing w:val="12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7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3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3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7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w w:val="13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7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3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2"/>
                                  <w:w w:val="13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HAE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3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3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FRA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3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3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30"/>
                                  <w:sz w:val="20"/>
                                </w:rPr>
                                <w:t>DAI’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3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URD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5"/>
                                  <w:w w:val="13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30"/>
                                  <w:sz w:val="20"/>
                                </w:rPr>
                                <w:t>)</w:t>
                              </w:r>
                            </w:p>
                            <w:p w14:paraId="4C3C7DC9" w14:textId="77777777" w:rsidR="000655EC" w:rsidRDefault="00000000">
                              <w:pPr>
                                <w:spacing w:before="4"/>
                                <w:ind w:left="50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 w14:paraId="4C3C7DCA" w14:textId="77777777" w:rsidR="000655EC" w:rsidRDefault="00000000">
                              <w:pPr>
                                <w:spacing w:before="5" w:line="244" w:lineRule="auto"/>
                                <w:ind w:right="2361" w:firstLine="249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05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05"/>
                                  <w:sz w:val="20"/>
                                </w:rPr>
                                <w:t xml:space="preserve">relevant_submitted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2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05"/>
                                  <w:sz w:val="20"/>
                                </w:rPr>
                                <w:t>mp_submitted_raw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4357095" y="759413"/>
                            <a:ext cx="31051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CB" w14:textId="77777777" w:rsidR="000655EC" w:rsidRDefault="00000000">
                              <w:pPr>
                                <w:spacing w:line="211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8"/>
                                  <w:w w:val="85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4751550" y="759413"/>
                            <a:ext cx="7937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CC" w14:textId="77777777" w:rsidR="000655EC" w:rsidRDefault="00000000">
                              <w:pPr>
                                <w:spacing w:line="211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209054" y="1366727"/>
                            <a:ext cx="3261360" cy="151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CD" w14:textId="77777777" w:rsidR="000655EC" w:rsidRDefault="00000000">
                              <w:pPr>
                                <w:spacing w:line="211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5"/>
                                  <w:w w:val="195"/>
                                  <w:sz w:val="20"/>
                                </w:rPr>
                                <w:t>),</w:t>
                              </w:r>
                            </w:p>
                            <w:p w14:paraId="4C3C7DCE" w14:textId="77777777" w:rsidR="000655EC" w:rsidRDefault="000655EC">
                              <w:pPr>
                                <w:spacing w:before="9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4C3C7DCF" w14:textId="77777777" w:rsidR="000655EC" w:rsidRDefault="00000000">
                              <w:pPr>
                                <w:spacing w:line="244" w:lineRule="auto"/>
                                <w:ind w:left="258" w:right="2168" w:hanging="250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</w:rPr>
                                <w:t>submitted_agg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 xml:space="preserve">(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2"/>
                                  <w:w w:val="110"/>
                                  <w:sz w:val="20"/>
                                </w:rPr>
                                <w:t>SELECT</w:t>
                              </w:r>
                            </w:p>
                            <w:p w14:paraId="4C3C7DD0" w14:textId="77777777" w:rsidR="000655EC" w:rsidRDefault="00000000">
                              <w:pPr>
                                <w:spacing w:line="244" w:lineRule="auto"/>
                                <w:ind w:left="509" w:right="3143" w:hanging="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35"/>
                                  <w:sz w:val="20"/>
                                </w:rPr>
                                <w:t>Posttag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,</w:t>
                              </w:r>
                            </w:p>
                            <w:p w14:paraId="4C3C7DD1" w14:textId="77777777" w:rsidR="000655EC" w:rsidRDefault="00000000">
                              <w:pPr>
                                <w:spacing w:line="244" w:lineRule="auto"/>
                                <w:ind w:left="257" w:firstLine="249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(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0"/>
                                </w:rPr>
                                <w:t>relevant_submitted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0"/>
                                </w:rPr>
                                <w:t xml:space="preserve">num_submitted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2"/>
                                  <w:w w:val="11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</w:rPr>
                                <w:t>mp_submitted</w:t>
                              </w:r>
                            </w:p>
                            <w:p w14:paraId="4C3C7DD2" w14:textId="77777777" w:rsidR="000655EC" w:rsidRDefault="00000000">
                              <w:pPr>
                                <w:ind w:left="257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0"/>
                                </w:rPr>
                                <w:t>,2</w:t>
                              </w:r>
                            </w:p>
                            <w:p w14:paraId="4C3C7DD3" w14:textId="77777777" w:rsidR="000655EC" w:rsidRDefault="00000000">
                              <w:pPr>
                                <w:spacing w:before="4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53644" y="3036866"/>
                            <a:ext cx="2226945" cy="136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D4" w14:textId="77777777" w:rsidR="000655EC" w:rsidRDefault="00000000">
                              <w:pPr>
                                <w:spacing w:line="211" w:lineRule="exact"/>
                                <w:ind w:left="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2"/>
                                  <w:sz w:val="20"/>
                                </w:rPr>
                                <w:t>SELECT</w:t>
                              </w:r>
                            </w:p>
                            <w:p w14:paraId="4C3C7DD5" w14:textId="77777777" w:rsidR="000655EC" w:rsidRDefault="00000000">
                              <w:pPr>
                                <w:spacing w:before="4" w:line="244" w:lineRule="auto"/>
                                <w:ind w:left="253" w:right="15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</w:rPr>
                                <w:t>submitted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3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0"/>
                                </w:rPr>
                                <w:t xml:space="preserve">Posttag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</w:rPr>
                                <w:t>submitted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6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20"/>
                                </w:rPr>
                                <w:t xml:space="preserve">Key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</w:rPr>
                                <w:t>key_to_plz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0"/>
                                  <w:sz w:val="20"/>
                                </w:rPr>
                                <w:t>plz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20"/>
                                </w:rPr>
                                <w:t>discharged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</w:rPr>
                                <w:t xml:space="preserve">num_discharged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submitted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0"/>
                                </w:rPr>
                                <w:t>num_submitted</w:t>
                              </w:r>
                            </w:p>
                            <w:p w14:paraId="4C3C7DD6" w14:textId="77777777" w:rsidR="000655EC" w:rsidRDefault="00000000">
                              <w:pPr>
                                <w:spacing w:line="244" w:lineRule="auto"/>
                                <w:ind w:hanging="1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0"/>
                                </w:rPr>
                                <w:t>submitted_agg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0"/>
                                </w:rPr>
                                <w:t xml:space="preserve">submitted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w w:val="110"/>
                                  <w:sz w:val="20"/>
                                </w:rPr>
                                <w:t>INNER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2"/>
                                  <w:w w:val="110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20"/>
                                </w:rPr>
                                <w:t>key_to_plz</w:t>
                              </w:r>
                            </w:p>
                            <w:p w14:paraId="4C3C7DD7" w14:textId="77777777" w:rsidR="000655EC" w:rsidRDefault="00000000">
                              <w:pPr>
                                <w:ind w:left="248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23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submitted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3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2446100" y="3188694"/>
                            <a:ext cx="126936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D8" w14:textId="77777777" w:rsidR="000655EC" w:rsidRDefault="00000000">
                              <w:pPr>
                                <w:spacing w:line="211" w:lineRule="exact"/>
                                <w:ind w:left="122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0"/>
                                </w:rPr>
                                <w:t>Posttag</w:t>
                              </w:r>
                              <w:r>
                                <w:rPr>
                                  <w:rFonts w:ascii="Cambria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225"/>
                                  <w:sz w:val="20"/>
                                </w:rPr>
                                <w:t>,</w:t>
                              </w:r>
                            </w:p>
                            <w:p w14:paraId="4C3C7DD9" w14:textId="77777777" w:rsidR="000655EC" w:rsidRDefault="00000000">
                              <w:pPr>
                                <w:spacing w:before="4" w:line="244" w:lineRule="auto"/>
                                <w:ind w:left="118" w:right="15" w:firstLine="5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>plz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20"/>
                                </w:rPr>
                                <w:t>num_discharged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,</w:t>
                              </w:r>
                            </w:p>
                            <w:p w14:paraId="4C3C7DDA" w14:textId="77777777" w:rsidR="000655EC" w:rsidRDefault="00000000">
                              <w:pPr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0"/>
                                </w:rPr>
                                <w:t>num_submitted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2366188" y="4251519"/>
                            <a:ext cx="174180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DB" w14:textId="77777777" w:rsidR="000655EC" w:rsidRDefault="00000000">
                              <w:pPr>
                                <w:spacing w:line="211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</w:rPr>
                                <w:t>key_to_plz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7"/>
                                  <w:w w:val="105"/>
                                  <w:sz w:val="20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54089" y="4403348"/>
                            <a:ext cx="4535805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7DDC" w14:textId="77777777" w:rsidR="000655EC" w:rsidRDefault="00000000">
                              <w:pPr>
                                <w:spacing w:line="211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3"/>
                                  <w:w w:val="110"/>
                                  <w:sz w:val="20"/>
                                </w:rPr>
                                <w:t>INNER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2"/>
                                  <w:w w:val="110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0"/>
                                  <w:sz w:val="20"/>
                                </w:rPr>
                                <w:t>discharged_agg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20"/>
                                </w:rPr>
                                <w:t>discharged</w:t>
                              </w:r>
                            </w:p>
                            <w:p w14:paraId="4C3C7DDD" w14:textId="77777777" w:rsidR="000655EC" w:rsidRDefault="00000000">
                              <w:pPr>
                                <w:spacing w:before="4"/>
                                <w:ind w:left="247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submitted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0"/>
                                </w:rPr>
                                <w:t>Posttag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discharged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0"/>
                                </w:rPr>
                                <w:t>Posttag</w:t>
                              </w:r>
                            </w:p>
                            <w:p w14:paraId="4C3C7DDE" w14:textId="77777777" w:rsidR="000655EC" w:rsidRDefault="00000000">
                              <w:pPr>
                                <w:spacing w:before="5"/>
                                <w:ind w:left="123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30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submitted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discharged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7"/>
                                  <w:sz w:val="20"/>
                                </w:rPr>
                                <w:t>Key</w:t>
                              </w:r>
                            </w:p>
                            <w:p w14:paraId="4C3C7DDF" w14:textId="77777777" w:rsidR="000655EC" w:rsidRDefault="00000000">
                              <w:pPr>
                                <w:spacing w:before="5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FF"/>
                                  <w:spacing w:val="13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5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0"/>
                                  <w:sz w:val="20"/>
                                </w:rPr>
                                <w:t>submitted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spacing w:val="-35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mbria" w:hAnsi="Cambria"/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20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mbria" w:hAnsi="Cambria"/>
                                  <w:spacing w:val="6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w w:val="1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6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2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42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HRK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4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42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VET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4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41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HAE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4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42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sz w:val="20"/>
                                </w:rPr>
                                <w:t>CAD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6"/>
                                  <w:w w:val="14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6"/>
                                  <w:w w:val="145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C7CA8" id="Group 269" o:spid="_x0000_s1086" style="position:absolute;left:0;text-align:left;margin-left:39.15pt;margin-top:-417.45pt;width:517.05pt;height:397.95pt;z-index:-17467392;mso-wrap-distance-left:0;mso-wrap-distance-right:0;mso-position-horizontal-relative:page" coordsize="65665,50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">
                <v:shape id="Graphic 270" o:spid="_x0000_s1087" style="position:absolute;left:2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1kc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ynYX44&#10;E46AXH4BAAD//wMAUEsBAi0AFAAGAAgAAAAhANvh9svuAAAAhQEAABMAAAAAAAAAAAAAAAAAAAAA&#10;AFtDb250ZW50X1R5cGVzXS54bWxQSwECLQAUAAYACAAAACEAWvQsW78AAAAVAQAACwAAAAAAAAAA&#10;AAAAAAAfAQAAX3JlbHMvLnJlbHNQSwECLQAUAAYACAAAACEAA+dZHL0AAADcAAAADwAAAAAAAAAA&#10;AAAAAAAHAgAAZHJzL2Rvd25yZXYueG1sUEsFBgAAAAADAAMAtwAAAPECAAAAAA==&#10;" path="m,151828l,e" filled="f" strokeweight=".14039mm">
                  <v:path arrowok="t"/>
                </v:shape>
                <v:shape id="Graphic 271" o:spid="_x0000_s1088" style="position:absolute;left:6563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" path="m,151828l,e" filled="f" strokeweight=".14039mm">
                  <v:path arrowok="t"/>
                </v:shape>
                <v:shape id="Graphic 272" o:spid="_x0000_s1089" style="position:absolute;left:25;top:151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" path="m,151828l,e" filled="f" strokeweight=".14039mm">
                  <v:path arrowok="t"/>
                </v:shape>
                <v:shape id="Graphic 273" o:spid="_x0000_s1090" style="position:absolute;left:6563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cdr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pWmzX8nolHQGYPAAAA//8DAFBLAQItABQABgAIAAAAIQDb4fbL7gAAAIUBAAATAAAAAAAAAAAA&#10;AAAAAAAAAABbQ29udGVudF9UeXBlc10ueG1sUEsBAi0AFAAGAAgAAAAhAFr0LFu/AAAAFQEAAAsA&#10;AAAAAAAAAAAAAAAAHwEAAF9yZWxzLy5yZWxzUEsBAi0AFAAGAAgAAAAhAPM1x2vEAAAA3AAAAA8A&#10;AAAAAAAAAAAAAAAABwIAAGRycy9kb3ducmV2LnhtbFBLBQYAAAAAAwADALcAAAD4AgAAAAA=&#10;" path="m,151828l,e" filled="f" strokeweight=".14039mm">
                  <v:path arrowok="t"/>
                </v:shape>
                <v:shape id="Graphic 274" o:spid="_x0000_s1091" style="position:absolute;left:25;top:303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F8f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pB&#10;fzKEvzPhCMjFBwAA//8DAFBLAQItABQABgAIAAAAIQDb4fbL7gAAAIUBAAATAAAAAAAAAAAAAAAA&#10;AAAAAABbQ29udGVudF9UeXBlc10ueG1sUEsBAi0AFAAGAAgAAAAhAFr0LFu/AAAAFQEAAAsAAAAA&#10;AAAAAAAAAAAAHwEAAF9yZWxzLy5yZWxzUEsBAi0AFAAGAAgAAAAhAHzcXx/BAAAA3AAAAA8AAAAA&#10;AAAAAAAAAAAABwIAAGRycy9kb3ducmV2LnhtbFBLBQYAAAAAAwADALcAAAD1AgAAAAA=&#10;" path="m,151828l,e" filled="f" strokeweight=".14039mm">
                  <v:path arrowok="t"/>
                </v:shape>
                <v:shape id="Graphic 275" o:spid="_x0000_s1092" style="position:absolute;left:6563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" path="m,151828l,e" filled="f" strokeweight=".14039mm">
                  <v:path arrowok="t"/>
                </v:shape>
                <v:shape id="Graphic 276" o:spid="_x0000_s1093" style="position:absolute;left:25;top:455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" path="m,151828l,e" filled="f" strokeweight=".14039mm">
                  <v:path arrowok="t"/>
                </v:shape>
                <v:shape id="Graphic 277" o:spid="_x0000_s1094" style="position:absolute;left:6563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" path="m,151828l,e" filled="f" strokeweight=".14039mm">
                  <v:path arrowok="t"/>
                </v:shape>
                <v:shape id="Graphic 278" o:spid="_x0000_s1095" style="position:absolute;left:25;top:607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VUa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ynYW04&#10;E46AXH4BAAD//wMAUEsBAi0AFAAGAAgAAAAhANvh9svuAAAAhQEAABMAAAAAAAAAAAAAAAAAAAAA&#10;AFtDb250ZW50X1R5cGVzXS54bWxQSwECLQAUAAYACAAAACEAWvQsW78AAAAVAQAACwAAAAAAAAAA&#10;AAAAAAAfAQAAX3JlbHMvLnJlbHNQSwECLQAUAAYACAAAACEA/ZFVGr0AAADcAAAADwAAAAAAAAAA&#10;AAAAAAAHAgAAZHJzL2Rvd25yZXYueG1sUEsFBgAAAAADAAMAtwAAAPECAAAAAA==&#10;" path="m,151828l,e" filled="f" strokeweight=".14039mm">
                  <v:path arrowok="t"/>
                </v:shape>
                <v:shape id="Graphic 279" o:spid="_x0000_s1096" style="position:absolute;left:6563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CB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" path="m,151828l,e" filled="f" strokeweight=".14039mm">
                  <v:path arrowok="t"/>
                </v:shape>
                <v:shape id="Graphic 280" o:spid="_x0000_s1097" style="position:absolute;left:25;top:759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ik7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xnYX44&#10;E46AXH4BAAD//wMAUEsBAi0AFAAGAAgAAAAhANvh9svuAAAAhQEAABMAAAAAAAAAAAAAAAAAAAAA&#10;AFtDb250ZW50X1R5cGVzXS54bWxQSwECLQAUAAYACAAAACEAWvQsW78AAAAVAQAACwAAAAAAAAAA&#10;AAAAAAAfAQAAX3JlbHMvLnJlbHNQSwECLQAUAAYACAAAACEANjIpO70AAADcAAAADwAAAAAAAAAA&#10;AAAAAAAHAgAAZHJzL2Rvd25yZXYueG1sUEsFBgAAAAADAAMAtwAAAPECAAAAAA==&#10;" path="m,151828l,e" filled="f" strokeweight=".14039mm">
                  <v:path arrowok="t"/>
                </v:shape>
                <v:shape id="Graphic 281" o:spid="_x0000_s1098" style="position:absolute;left:6563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oyg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" path="m,151828l,e" filled="f" strokeweight=".14039mm">
                  <v:path arrowok="t"/>
                </v:shape>
                <v:shape id="Graphic 282" o:spid="_x0000_s1099" style="position:absolute;left:25;top:91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" path="m,151828l,e" filled="f" strokeweight=".14039mm">
                  <v:path arrowok="t"/>
                </v:shape>
                <v:shape id="Graphic 283" o:spid="_x0000_s1100" style="position:absolute;left:6563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" path="m,151828l,e" filled="f" strokeweight=".14039mm">
                  <v:path arrowok="t"/>
                </v:shape>
                <v:shape id="Graphic 284" o:spid="_x0000_s1101" style="position:absolute;left:25;top:106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" path="m,151828l,e" filled="f" strokeweight=".14039mm">
                  <v:path arrowok="t"/>
                </v:shape>
                <v:shape id="Graphic 285" o:spid="_x0000_s1102" style="position:absolute;left:6563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Yqj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" path="m,151828l,e" filled="f" strokeweight=".14039mm">
                  <v:path arrowok="t"/>
                </v:shape>
                <v:shape id="Graphic 286" o:spid="_x0000_s1103" style="position:absolute;left:25;top:1214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" path="m,151828l,e" filled="f" strokeweight=".14039mm">
                  <v:path arrowok="t"/>
                </v:shape>
                <v:shape id="Graphic 287" o:spid="_x0000_s1104" style="position:absolute;left:6563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" path="m,151828l,e" filled="f" strokeweight=".14039mm">
                  <v:path arrowok="t"/>
                </v:shape>
                <v:shape id="Graphic 288" o:spid="_x0000_s1105" style="position:absolute;left:25;top:136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U9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xnYW04&#10;E46AXH4BAAD//wMAUEsBAi0AFAAGAAgAAAAhANvh9svuAAAAhQEAABMAAAAAAAAAAAAAAAAAAAAA&#10;AFtDb250ZW50X1R5cGVzXS54bWxQSwECLQAUAAYACAAAACEAWvQsW78AAAAVAQAACwAAAAAAAAAA&#10;AAAAAAAfAQAAX3JlbHMvLnJlbHNQSwECLQAUAAYACAAAACEAyEQlPb0AAADcAAAADwAAAAAAAAAA&#10;AAAAAAAHAgAAZHJzL2Rvd25yZXYueG1sUEsFBgAAAAADAAMAtwAAAPECAAAAAA==&#10;" path="m,151828l,e" filled="f" strokeweight=".14039mm">
                  <v:path arrowok="t"/>
                </v:shape>
                <v:shape id="Graphic 289" o:spid="_x0000_s1106" style="position:absolute;left:6563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ICm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" path="m,151828l,e" filled="f" strokeweight=".14039mm">
                  <v:path arrowok="t"/>
                </v:shape>
                <v:shape id="Graphic 290" o:spid="_x0000_s1107" style="position:absolute;left:25;top:151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" path="m,151828l,e" filled="f" strokeweight=".14039mm">
                  <v:path arrowok="t"/>
                </v:shape>
                <v:shape id="Graphic 291" o:spid="_x0000_s1108" style="position:absolute;left:6563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" path="m,151828l,e" filled="f" strokeweight=".14039mm">
                  <v:path arrowok="t"/>
                </v:shape>
                <v:shape id="Graphic 292" o:spid="_x0000_s1109" style="position:absolute;left:25;top:167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" path="m,151828l,e" filled="f" strokeweight=".14039mm">
                  <v:path arrowok="t"/>
                </v:shape>
                <v:shape id="Graphic 293" o:spid="_x0000_s1110" style="position:absolute;left:6563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" path="m,151828l,e" filled="f" strokeweight=".14039mm">
                  <v:path arrowok="t"/>
                </v:shape>
                <v:shape id="Graphic 294" o:spid="_x0000_s1111" style="position:absolute;left:25;top:182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" path="m,151828l,e" filled="f" strokeweight=".14039mm">
                  <v:path arrowok="t"/>
                </v:shape>
                <v:shape id="Graphic 295" o:spid="_x0000_s1112" style="position:absolute;left:6563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" path="m,151828l,e" filled="f" strokeweight=".14039mm">
                  <v:path arrowok="t"/>
                </v:shape>
                <v:shape id="Graphic 296" o:spid="_x0000_s1113" style="position:absolute;left:25;top:1973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" path="m,151828l,e" filled="f" strokeweight=".14039mm">
                  <v:path arrowok="t"/>
                </v:shape>
                <v:shape id="Graphic 297" o:spid="_x0000_s1114" style="position:absolute;left:65635;top:1973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ieS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" path="m,151828l,e" filled="f" strokeweight=".14039mm">
                  <v:path arrowok="t"/>
                </v:shape>
                <v:shape id="Graphic 298" o:spid="_x0000_s1115" style="position:absolute;left:25;top:2125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" path="m,151828l,e" filled="f" strokeweight=".14039mm">
                  <v:path arrowok="t"/>
                </v:shape>
                <v:shape id="Graphic 299" o:spid="_x0000_s1116" style="position:absolute;left:6563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" path="m,151828l,e" filled="f" strokeweight=".14039mm">
                  <v:path arrowok="t"/>
                </v:shape>
                <v:shape id="Graphic 300" o:spid="_x0000_s1117" style="position:absolute;left:25;top:227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" path="m,151828l,e" filled="f" strokeweight=".14039mm">
                  <v:path arrowok="t"/>
                </v:shape>
                <v:shape id="Graphic 301" o:spid="_x0000_s1118" style="position:absolute;left:6563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" path="m,151828l,e" filled="f" strokeweight=".14039mm">
                  <v:path arrowok="t"/>
                </v:shape>
                <v:shape id="Graphic 302" o:spid="_x0000_s1119" style="position:absolute;left:25;top:242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" path="m,151828l,e" filled="f" strokeweight=".14039mm">
                  <v:path arrowok="t"/>
                </v:shape>
                <v:shape id="Graphic 303" o:spid="_x0000_s1120" style="position:absolute;left:6563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" path="m,151828l,e" filled="f" strokeweight=".14039mm">
                  <v:path arrowok="t"/>
                </v:shape>
                <v:shape id="Graphic 304" o:spid="_x0000_s1121" style="position:absolute;left:25;top:2581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" path="m,151828l,e" filled="f" strokeweight=".14039mm">
                  <v:path arrowok="t"/>
                </v:shape>
                <v:shape id="Graphic 305" o:spid="_x0000_s1122" style="position:absolute;left:6563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" path="m,151828l,e" filled="f" strokeweight=".14039mm">
                  <v:path arrowok="t"/>
                </v:shape>
                <v:shape id="Graphic 306" o:spid="_x0000_s1123" style="position:absolute;left:25;top:273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" path="m,151828l,e" filled="f" strokeweight=".14039mm">
                  <v:path arrowok="t"/>
                </v:shape>
                <v:shape id="Graphic 307" o:spid="_x0000_s1124" style="position:absolute;left:6563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" path="m,151828l,e" filled="f" strokeweight=".14039mm">
                  <v:path arrowok="t"/>
                </v:shape>
                <v:shape id="Graphic 308" o:spid="_x0000_s1125" style="position:absolute;left:25;top:288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" path="m,151828l,e" filled="f" strokeweight=".14039mm">
                  <v:path arrowok="t"/>
                </v:shape>
                <v:shape id="Graphic 309" o:spid="_x0000_s1126" style="position:absolute;left:65635;top:288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" path="m,151828l,e" filled="f" strokeweight=".14039mm">
                  <v:path arrowok="t"/>
                </v:shape>
                <v:shape id="Graphic 310" o:spid="_x0000_s1127" style="position:absolute;left:25;top:303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bMh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wGYX44&#10;E46AXH4BAAD//wMAUEsBAi0AFAAGAAgAAAAhANvh9svuAAAAhQEAABMAAAAAAAAAAAAAAAAAAAAA&#10;AFtDb250ZW50X1R5cGVzXS54bWxQSwECLQAUAAYACAAAACEAWvQsW78AAAAVAQAACwAAAAAAAAAA&#10;AAAAAAAfAQAAX3JlbHMvLnJlbHNQSwECLQAUAAYACAAAACEAqNmzIb0AAADcAAAADwAAAAAAAAAA&#10;AAAAAAAHAgAAZHJzL2Rvd25yZXYueG1sUEsFBgAAAAADAAMAtwAAAPECAAAAAA==&#10;" path="m,151828l,e" filled="f" strokeweight=".14039mm">
                  <v:path arrowok="t"/>
                </v:shape>
                <v:shape id="Graphic 311" o:spid="_x0000_s1128" style="position:absolute;left:65635;top:303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" path="m,151828l,e" filled="f" strokeweight=".14039mm">
                  <v:path arrowok="t"/>
                </v:shape>
                <v:shape id="Graphic 312" o:spid="_x0000_s1129" style="position:absolute;left:25;top:3188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4jN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" path="m,151828l,e" filled="f" strokeweight=".14039mm">
                  <v:path arrowok="t"/>
                </v:shape>
                <v:shape id="Graphic 313" o:spid="_x0000_s1130" style="position:absolute;left:65635;top:318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" path="m,151828l,e" filled="f" strokeweight=".14039mm">
                  <v:path arrowok="t"/>
                </v:shape>
                <v:shape id="Graphic 314" o:spid="_x0000_s1131" style="position:absolute;left:25;top:334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rUi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rB&#10;oDeEvzPhCMjFBwAA//8DAFBLAQItABQABgAIAAAAIQDb4fbL7gAAAIUBAAATAAAAAAAAAAAAAAAA&#10;AAAAAABbQ29udGVudF9UeXBlc10ueG1sUEsBAi0AFAAGAAgAAAAhAFr0LFu/AAAAFQEAAAsAAAAA&#10;AAAAAAAAAAAAHwEAAF9yZWxzLy5yZWxzUEsBAi0AFAAGAAgAAAAhANfitSLBAAAA3AAAAA8AAAAA&#10;AAAAAAAAAAAABwIAAGRycy9kb3ducmV2LnhtbFBLBQYAAAAAAwADALcAAAD1AgAAAAA=&#10;" path="m,151828l,e" filled="f" strokeweight=".14039mm">
                  <v:path arrowok="t"/>
                </v:shape>
                <v:shape id="Graphic 315" o:spid="_x0000_s1132" style="position:absolute;left:65635;top:334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" path="m,151828l,e" filled="f" strokeweight=".14039mm">
                  <v:path arrowok="t"/>
                </v:shape>
                <v:shape id="Graphic 316" o:spid="_x0000_s1133" style="position:absolute;left:25;top:349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" path="m,151828l,e" filled="f" strokeweight=".14039mm">
                  <v:path arrowok="t"/>
                </v:shape>
                <v:shape id="Graphic 317" o:spid="_x0000_s1134" style="position:absolute;left:65635;top:349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" path="m,151828l,e" filled="f" strokeweight=".14039mm">
                  <v:path arrowok="t"/>
                </v:shape>
                <v:shape id="Graphic 318" o:spid="_x0000_s1135" style="position:absolute;left:25;top:364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78n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wGYW04&#10;E46AXH4BAAD//wMAUEsBAi0AFAAGAAgAAAAhANvh9svuAAAAhQEAABMAAAAAAAAAAAAAAAAAAAAA&#10;AFtDb250ZW50X1R5cGVzXS54bWxQSwECLQAUAAYACAAAACEAWvQsW78AAAAVAQAACwAAAAAAAAAA&#10;AAAAAAAfAQAAX3JlbHMvLnJlbHNQSwECLQAUAAYACAAAACEAVq+/J70AAADcAAAADwAAAAAAAAAA&#10;AAAAAAAHAgAAZHJzL2Rvd25yZXYueG1sUEsFBgAAAAADAAMAtwAAAPECAAAAAA==&#10;" path="m,151828l,e" filled="f" strokeweight=".14039mm">
                  <v:path arrowok="t"/>
                </v:shape>
                <v:shape id="Graphic 319" o:spid="_x0000_s1136" style="position:absolute;left:65635;top:364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xq8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" path="m,151828l,e" filled="f" strokeweight=".14039mm">
                  <v:path arrowok="t"/>
                </v:shape>
                <v:shape id="Graphic 320" o:spid="_x0000_s1137" style="position:absolute;left:25;top:3795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Xmc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yGYX44&#10;E46AXH4BAAD//wMAUEsBAi0AFAAGAAgAAAAhANvh9svuAAAAhQEAABMAAAAAAAAAAAAAAAAAAAAA&#10;AFtDb250ZW50X1R5cGVzXS54bWxQSwECLQAUAAYACAAAACEAWvQsW78AAAAVAQAACwAAAAAAAAAA&#10;AAAAAAAfAQAAX3JlbHMvLnJlbHNQSwECLQAUAAYACAAAACEAZrV5nL0AAADcAAAADwAAAAAAAAAA&#10;AAAAAAAHAgAAZHJzL2Rvd25yZXYueG1sUEsFBgAAAAADAAMAtwAAAPECAAAAAA==&#10;" path="m,151828l,e" filled="f" strokeweight=".14039mm">
                  <v:path arrowok="t"/>
                </v:shape>
                <v:shape id="Graphic 321" o:spid="_x0000_s1138" style="position:absolute;left:65635;top:379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dwH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" path="m,151828l,e" filled="f" strokeweight=".14039mm">
                  <v:path arrowok="t"/>
                </v:shape>
                <v:shape id="Graphic 322" o:spid="_x0000_s1139" style="position:absolute;left:25;top:394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" path="m,151828l,e" filled="f" strokeweight=".14039mm">
                  <v:path arrowok="t"/>
                </v:shape>
                <v:shape id="Graphic 323" o:spid="_x0000_s1140" style="position:absolute;left:65635;top:394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" path="m,151828l,e" filled="f" strokeweight=".14039mm">
                  <v:path arrowok="t"/>
                </v:shape>
                <v:shape id="Graphic 324" o:spid="_x0000_s1141" style="position:absolute;left:25;top:409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n+f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rixRLuZ8IRkJsbAAAA//8DAFBLAQItABQABgAIAAAAIQDb4fbL7gAAAIUBAAATAAAAAAAAAAAA&#10;AAAAAAAAAABbQ29udGVudF9UeXBlc10ueG1sUEsBAi0AFAAGAAgAAAAhAFr0LFu/AAAAFQEAAAsA&#10;AAAAAAAAAAAAAAAAHwEAAF9yZWxzLy5yZWxzUEsBAi0AFAAGAAgAAAAhABmOf5/EAAAA3AAAAA8A&#10;AAAAAAAAAAAAAAAABwIAAGRycy9kb3ducmV2LnhtbFBLBQYAAAAAAwADALcAAAD4AgAAAAA=&#10;" path="m,151828l,e" filled="f" strokeweight=".14039mm">
                  <v:path arrowok="t"/>
                </v:shape>
                <v:shape id="Graphic 325" o:spid="_x0000_s1142" style="position:absolute;left:65635;top:409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toE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" path="m,151828l,e" filled="f" strokeweight=".14039mm">
                  <v:path arrowok="t"/>
                </v:shape>
                <v:shape id="Graphic 326" o:spid="_x0000_s1143" style="position:absolute;left:25;top:4251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" path="m,151828l,e" filled="f" strokeweight=".14039mm">
                  <v:path arrowok="t"/>
                </v:shape>
                <v:shape id="Graphic 327" o:spid="_x0000_s1144" style="position:absolute;left:65635;top:425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OHo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rWqw38nolHQGYPAAAA//8DAFBLAQItABQABgAIAAAAIQDb4fbL7gAAAIUBAAATAAAAAAAAAAAA&#10;AAAAAAAAAABbQ29udGVudF9UeXBlc10ueG1sUEsBAi0AFAAGAAgAAAAhAFr0LFu/AAAAFQEAAAsA&#10;AAAAAAAAAAAAAAAAHwEAAF9yZWxzLy5yZWxzUEsBAi0AFAAGAAgAAAAhAOlc4ejEAAAA3AAAAA8A&#10;AAAAAAAAAAAAAAAABwIAAGRycy9kb3ducmV2LnhtbFBLBQYAAAAAAwADALcAAAD4AgAAAAA=&#10;" path="m,151828l,e" filled="f" strokeweight=".14039mm">
                  <v:path arrowok="t"/>
                </v:shape>
                <v:shape id="Graphic 328" o:spid="_x0000_s1145" style="position:absolute;left:25;top:440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3Wa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yGYW04&#10;E46AXH4BAAD//wMAUEsBAi0AFAAGAAgAAAAhANvh9svuAAAAhQEAABMAAAAAAAAAAAAAAAAAAAAA&#10;AFtDb250ZW50X1R5cGVzXS54bWxQSwECLQAUAAYACAAAACEAWvQsW78AAAAVAQAACwAAAAAAAAAA&#10;AAAAAAAfAQAAX3JlbHMvLnJlbHNQSwECLQAUAAYACAAAACEAmMN1mr0AAADcAAAADwAAAAAAAAAA&#10;AAAAAAAHAgAAZHJzL2Rvd25yZXYueG1sUEsFBgAAAAADAAMAtwAAAPECAAAAAA==&#10;" path="m,151828l,e" filled="f" strokeweight=".14039mm">
                  <v:path arrowok="t"/>
                </v:shape>
                <v:shape id="Graphic 329" o:spid="_x0000_s1146" style="position:absolute;left:65635;top:440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" path="m,151828l,e" filled="f" strokeweight=".14039mm">
                  <v:path arrowok="t"/>
                </v:shape>
                <v:shape id="Graphic 330" o:spid="_x0000_s1147" style="position:absolute;left:25;top:455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" path="m,151828l,e" filled="f" strokeweight=".14039mm">
                  <v:path arrowok="t"/>
                </v:shape>
                <v:shape id="Graphic 331" o:spid="_x0000_s1148" style="position:absolute;left:65635;top:455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" path="m,151828l,e" filled="f" strokeweight=".14039mm">
                  <v:path arrowok="t"/>
                </v:shape>
                <v:shape id="Graphic 332" o:spid="_x0000_s1149" style="position:absolute;left:25;top:4706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" path="m,151828l,e" filled="f" strokeweight=".14039mm">
                  <v:path arrowok="t"/>
                </v:shape>
                <v:shape id="Graphic 333" o:spid="_x0000_s1150" style="position:absolute;left:65635;top:470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" path="m,151828l,e" filled="f" strokeweight=".14039mm">
                  <v:path arrowok="t"/>
                </v:shape>
                <v:shape id="Graphic 334" o:spid="_x0000_s1151" style="position:absolute;left:25;top:485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" path="m,151828l,e" filled="f" strokeweight=".14039mm">
                  <v:path arrowok="t"/>
                </v:shape>
                <v:shape id="Graphic 335" o:spid="_x0000_s1152" style="position:absolute;left:65635;top:485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" path="m,151828l,e" filled="f" strokeweight=".14039mm">
                  <v:path arrowok="t"/>
                </v:shape>
                <v:shape id="Graphic 336" o:spid="_x0000_s1153" style="position:absolute;left:25;top:5010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" path="m,43014l,e" filled="f" strokeweight=".14039mm">
                  <v:path arrowok="t"/>
                </v:shape>
                <v:shape id="Graphic 337" o:spid="_x0000_s1154" style="position:absolute;top:50509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" path="m,l43014,e" filled="f" strokeweight=".14039mm">
                  <v:path arrowok="t"/>
                </v:shape>
                <v:shape id="Graphic 338" o:spid="_x0000_s1155" style="position:absolute;left:430;top:50509;width:64802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" path="m,l6479997,e" filled="f" strokeweight=".14039mm">
                  <v:path arrowok="t"/>
                </v:shape>
                <v:shape id="Graphic 339" o:spid="_x0000_s1156" style="position:absolute;left:65230;top:50509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" path="m,l43014,e" filled="f" strokeweight=".14039mm">
                  <v:path arrowok="t"/>
                </v:shape>
                <v:shape id="Graphic 340" o:spid="_x0000_s1157" style="position:absolute;left:65635;top:50104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" path="m,43014l,e" filled="f" strokeweight=".14039mm">
                  <v:path arrowok="t"/>
                </v:shape>
                <v:shape id="Textbox 341" o:spid="_x0000_s1158" type="#_x0000_t202" style="position:absolute;left:3724;top:7594;width:39008;height:6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4C3C7DC8" w14:textId="77777777" w:rsidR="000655EC" w:rsidRDefault="00000000">
                        <w:pPr>
                          <w:spacing w:line="211" w:lineRule="exact"/>
                          <w:ind w:left="501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color w:val="0000FF"/>
                            <w:spacing w:val="12"/>
                            <w:sz w:val="20"/>
                          </w:rPr>
                          <w:t>WHEN</w:t>
                        </w:r>
                        <w:r>
                          <w:rPr>
                            <w:rFonts w:ascii="Cambria" w:hAnsi="Cambria"/>
                            <w:color w:val="0000FF"/>
                            <w:spacing w:val="7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3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3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7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w w:val="130"/>
                            <w:sz w:val="20"/>
                          </w:rPr>
                          <w:t>IN</w:t>
                        </w:r>
                        <w:r>
                          <w:rPr>
                            <w:rFonts w:ascii="Cambria" w:hAnsi="Cambria"/>
                            <w:color w:val="0000FF"/>
                            <w:spacing w:val="7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w w:val="130"/>
                            <w:sz w:val="20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FF0000"/>
                            <w:spacing w:val="12"/>
                            <w:w w:val="13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HAE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3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3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3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FRA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3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3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3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30"/>
                            <w:sz w:val="20"/>
                          </w:rPr>
                          <w:t>DAI’</w:t>
                        </w:r>
                        <w:r>
                          <w:rPr>
                            <w:rFonts w:ascii="Cambria" w:hAnsi="Cambria"/>
                            <w:spacing w:val="16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3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URD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-5"/>
                            <w:w w:val="130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5"/>
                            <w:w w:val="130"/>
                            <w:sz w:val="20"/>
                          </w:rPr>
                          <w:t>)</w:t>
                        </w:r>
                      </w:p>
                      <w:p w14:paraId="4C3C7DC9" w14:textId="77777777" w:rsidR="000655EC" w:rsidRDefault="00000000">
                        <w:pPr>
                          <w:spacing w:before="4"/>
                          <w:ind w:left="50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2"/>
                            <w:sz w:val="20"/>
                          </w:rPr>
                          <w:t>ELSE</w:t>
                        </w:r>
                        <w:r>
                          <w:rPr>
                            <w:rFonts w:ascii="Cambria"/>
                            <w:color w:val="0000FF"/>
                            <w:spacing w:val="6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0</w:t>
                        </w:r>
                      </w:p>
                      <w:p w14:paraId="4C3C7DCA" w14:textId="77777777" w:rsidR="000655EC" w:rsidRDefault="00000000">
                        <w:pPr>
                          <w:spacing w:before="5" w:line="244" w:lineRule="auto"/>
                          <w:ind w:right="2361" w:firstLine="249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0"/>
                            <w:w w:val="105"/>
                            <w:sz w:val="20"/>
                          </w:rPr>
                          <w:t>END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>AS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05"/>
                            <w:sz w:val="20"/>
                          </w:rPr>
                          <w:t xml:space="preserve">relevant_submitted </w:t>
                        </w:r>
                        <w:r>
                          <w:rPr>
                            <w:rFonts w:ascii="Cambria"/>
                            <w:color w:val="0000FF"/>
                            <w:spacing w:val="12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05"/>
                            <w:sz w:val="20"/>
                          </w:rPr>
                          <w:t>mp_submitted_raw</w:t>
                        </w:r>
                      </w:p>
                    </w:txbxContent>
                  </v:textbox>
                </v:shape>
                <v:shape id="Textbox 342" o:spid="_x0000_s1159" type="#_x0000_t202" style="position:absolute;left:43570;top:7594;width:3106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4C3C7DCB" w14:textId="77777777" w:rsidR="000655EC" w:rsidRDefault="00000000">
                        <w:pPr>
                          <w:spacing w:line="211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8"/>
                            <w:w w:val="85"/>
                            <w:sz w:val="20"/>
                          </w:rPr>
                          <w:t>THEN</w:t>
                        </w:r>
                      </w:p>
                    </w:txbxContent>
                  </v:textbox>
                </v:shape>
                <v:shape id="Textbox 343" o:spid="_x0000_s1160" type="#_x0000_t202" style="position:absolute;left:47515;top:7594;width:794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4C3C7DCC" w14:textId="77777777" w:rsidR="000655EC" w:rsidRDefault="00000000">
                        <w:pPr>
                          <w:spacing w:line="211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344" o:spid="_x0000_s1161" type="#_x0000_t202" style="position:absolute;left:2090;top:13667;width:32614;height:15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4C3C7DCD" w14:textId="77777777" w:rsidR="000655EC" w:rsidRDefault="00000000">
                        <w:pPr>
                          <w:spacing w:line="211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5"/>
                            <w:w w:val="195"/>
                            <w:sz w:val="20"/>
                          </w:rPr>
                          <w:t>),</w:t>
                        </w:r>
                      </w:p>
                      <w:p w14:paraId="4C3C7DCE" w14:textId="77777777" w:rsidR="000655EC" w:rsidRDefault="000655EC">
                        <w:pPr>
                          <w:spacing w:before="9"/>
                          <w:rPr>
                            <w:rFonts w:ascii="Cambria"/>
                            <w:sz w:val="20"/>
                          </w:rPr>
                        </w:pPr>
                      </w:p>
                      <w:p w14:paraId="4C3C7DCF" w14:textId="77777777" w:rsidR="000655EC" w:rsidRDefault="00000000">
                        <w:pPr>
                          <w:spacing w:line="244" w:lineRule="auto"/>
                          <w:ind w:left="258" w:right="2168" w:hanging="250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17"/>
                            <w:w w:val="110"/>
                            <w:sz w:val="20"/>
                          </w:rPr>
                          <w:t>submitted_agg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w w:val="110"/>
                            <w:sz w:val="20"/>
                          </w:rPr>
                          <w:t>AS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 xml:space="preserve">( </w:t>
                        </w:r>
                        <w:r>
                          <w:rPr>
                            <w:rFonts w:ascii="Cambria"/>
                            <w:color w:val="0000FF"/>
                            <w:spacing w:val="12"/>
                            <w:w w:val="110"/>
                            <w:sz w:val="20"/>
                          </w:rPr>
                          <w:t>SELECT</w:t>
                        </w:r>
                      </w:p>
                      <w:p w14:paraId="4C3C7DD0" w14:textId="77777777" w:rsidR="000655EC" w:rsidRDefault="00000000">
                        <w:pPr>
                          <w:spacing w:line="244" w:lineRule="auto"/>
                          <w:ind w:left="509" w:right="3143" w:hanging="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35"/>
                            <w:sz w:val="20"/>
                          </w:rPr>
                          <w:t>Posttag</w:t>
                        </w:r>
                        <w:r>
                          <w:rPr>
                            <w:rFonts w:ascii="Cambria"/>
                            <w:spacing w:val="-16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225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/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0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,</w:t>
                        </w:r>
                      </w:p>
                      <w:p w14:paraId="4C3C7DD1" w14:textId="77777777" w:rsidR="000655EC" w:rsidRDefault="00000000">
                        <w:pPr>
                          <w:spacing w:line="244" w:lineRule="auto"/>
                          <w:ind w:left="257" w:firstLine="249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0"/>
                            <w:sz w:val="20"/>
                          </w:rPr>
                          <w:t>SUM</w:t>
                        </w:r>
                        <w:r>
                          <w:rPr>
                            <w:rFonts w:ascii="Cambria"/>
                            <w:color w:val="0000FF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( </w:t>
                        </w:r>
                        <w:r>
                          <w:rPr>
                            <w:rFonts w:ascii="Cambria"/>
                            <w:spacing w:val="17"/>
                            <w:sz w:val="20"/>
                          </w:rPr>
                          <w:t>relevant_submitted</w:t>
                        </w:r>
                        <w:r>
                          <w:rPr>
                            <w:rFonts w:ascii="Cambria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0"/>
                          </w:rPr>
                          <w:t>)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sz w:val="20"/>
                          </w:rPr>
                          <w:t xml:space="preserve">num_submitted </w:t>
                        </w:r>
                        <w:r>
                          <w:rPr>
                            <w:rFonts w:ascii="Cambria"/>
                            <w:color w:val="0000FF"/>
                            <w:spacing w:val="12"/>
                            <w:w w:val="110"/>
                            <w:sz w:val="20"/>
                          </w:rPr>
                          <w:t>FROM</w:t>
                        </w:r>
                        <w:r>
                          <w:rPr>
                            <w:rFonts w:ascii="Cambria"/>
                            <w:color w:val="0000FF"/>
                            <w:spacing w:val="5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0"/>
                          </w:rPr>
                          <w:t>mp_submitted</w:t>
                        </w:r>
                      </w:p>
                      <w:p w14:paraId="4C3C7DD2" w14:textId="77777777" w:rsidR="000655EC" w:rsidRDefault="00000000">
                        <w:pPr>
                          <w:ind w:left="257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>GROUP</w:t>
                        </w:r>
                        <w:r>
                          <w:rPr>
                            <w:rFonts w:ascii="Cambria"/>
                            <w:color w:val="0000FF"/>
                            <w:spacing w:val="6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>BY</w:t>
                        </w:r>
                        <w:r>
                          <w:rPr>
                            <w:rFonts w:ascii="Cambria"/>
                            <w:color w:val="0000FF"/>
                            <w:spacing w:val="6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20"/>
                          </w:rPr>
                          <w:t>1</w:t>
                        </w:r>
                        <w:r>
                          <w:rPr>
                            <w:rFonts w:ascii="Cambria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5"/>
                            <w:sz w:val="20"/>
                          </w:rPr>
                          <w:t>,2</w:t>
                        </w:r>
                      </w:p>
                      <w:p w14:paraId="4C3C7DD3" w14:textId="77777777" w:rsidR="000655EC" w:rsidRDefault="00000000">
                        <w:pPr>
                          <w:spacing w:before="4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345" o:spid="_x0000_s1162" type="#_x0000_t202" style="position:absolute;left:536;top:30368;width:22269;height:13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4C3C7DD4" w14:textId="77777777" w:rsidR="000655EC" w:rsidRDefault="00000000">
                        <w:pPr>
                          <w:spacing w:line="211" w:lineRule="exact"/>
                          <w:ind w:left="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2"/>
                            <w:sz w:val="20"/>
                          </w:rPr>
                          <w:t>SELECT</w:t>
                        </w:r>
                      </w:p>
                      <w:p w14:paraId="4C3C7DD5" w14:textId="77777777" w:rsidR="000655EC" w:rsidRDefault="00000000">
                        <w:pPr>
                          <w:spacing w:before="4" w:line="244" w:lineRule="auto"/>
                          <w:ind w:left="253" w:right="15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16"/>
                            <w:w w:val="120"/>
                            <w:sz w:val="20"/>
                          </w:rPr>
                          <w:t>submitted</w:t>
                        </w:r>
                        <w:r>
                          <w:rPr>
                            <w:rFonts w:ascii="Cambria"/>
                            <w:spacing w:val="-1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225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63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0"/>
                          </w:rPr>
                          <w:t xml:space="preserve">Posttag 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0"/>
                          </w:rPr>
                          <w:t>submitted</w:t>
                        </w:r>
                        <w:r>
                          <w:rPr>
                            <w:rFonts w:ascii="Cambria"/>
                            <w:spacing w:val="-2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225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66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20"/>
                          </w:rPr>
                          <w:t xml:space="preserve">Key 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0"/>
                          </w:rPr>
                          <w:t>key_to_plz</w:t>
                        </w:r>
                        <w:r>
                          <w:rPr>
                            <w:rFonts w:ascii="Cambria"/>
                            <w:spacing w:val="-15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225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22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0"/>
                            <w:w w:val="120"/>
                            <w:sz w:val="20"/>
                          </w:rPr>
                          <w:t>plz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20"/>
                          </w:rPr>
                          <w:t>discharged</w:t>
                        </w:r>
                        <w:r>
                          <w:rPr>
                            <w:rFonts w:ascii="Cambria"/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1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0"/>
                          </w:rPr>
                          <w:t xml:space="preserve">num_discharged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submitted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0"/>
                          </w:rPr>
                          <w:t>num_submitted</w:t>
                        </w:r>
                      </w:p>
                      <w:p w14:paraId="4C3C7DD6" w14:textId="77777777" w:rsidR="000655EC" w:rsidRDefault="00000000">
                        <w:pPr>
                          <w:spacing w:line="244" w:lineRule="auto"/>
                          <w:ind w:hanging="1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sz w:val="20"/>
                          </w:rPr>
                          <w:t>submitted_agg</w:t>
                        </w:r>
                        <w:r>
                          <w:rPr>
                            <w:rFonts w:ascii="Cambria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sz w:val="20"/>
                          </w:rPr>
                          <w:t xml:space="preserve">submitted </w:t>
                        </w:r>
                        <w:r>
                          <w:rPr>
                            <w:rFonts w:ascii="Cambria"/>
                            <w:color w:val="0000FF"/>
                            <w:spacing w:val="13"/>
                            <w:w w:val="110"/>
                            <w:sz w:val="20"/>
                          </w:rPr>
                          <w:t>INNER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spacing w:val="12"/>
                            <w:w w:val="110"/>
                            <w:sz w:val="20"/>
                          </w:rPr>
                          <w:t>JOIN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20"/>
                          </w:rPr>
                          <w:t>key_to_plz</w:t>
                        </w:r>
                      </w:p>
                      <w:p w14:paraId="4C3C7DD7" w14:textId="77777777" w:rsidR="000655EC" w:rsidRDefault="00000000">
                        <w:pPr>
                          <w:ind w:left="248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>ON</w:t>
                        </w:r>
                        <w:r>
                          <w:rPr>
                            <w:rFonts w:ascii="Cambria"/>
                            <w:color w:val="0000FF"/>
                            <w:spacing w:val="23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submitted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/>
                            <w:spacing w:val="-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2"/>
                            <w:sz w:val="20"/>
                          </w:rPr>
                          <w:t>Key</w:t>
                        </w:r>
                        <w:r>
                          <w:rPr>
                            <w:rFonts w:ascii="Cambria"/>
                            <w:spacing w:val="30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</v:shape>
                <v:shape id="Textbox 346" o:spid="_x0000_s1163" type="#_x0000_t202" style="position:absolute;left:24461;top:31886;width:12693;height:7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4C3C7DD8" w14:textId="77777777" w:rsidR="000655EC" w:rsidRDefault="00000000">
                        <w:pPr>
                          <w:spacing w:line="211" w:lineRule="exact"/>
                          <w:ind w:left="122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5"/>
                            <w:sz w:val="20"/>
                          </w:rPr>
                          <w:t>Posttag</w:t>
                        </w:r>
                        <w:r>
                          <w:rPr>
                            <w:rFonts w:ascii="Cambria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225"/>
                            <w:sz w:val="20"/>
                          </w:rPr>
                          <w:t>,</w:t>
                        </w:r>
                      </w:p>
                      <w:p w14:paraId="4C3C7DD9" w14:textId="77777777" w:rsidR="000655EC" w:rsidRDefault="00000000">
                        <w:pPr>
                          <w:spacing w:before="4" w:line="244" w:lineRule="auto"/>
                          <w:ind w:left="118" w:right="15" w:firstLine="5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14"/>
                            <w:w w:val="125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/>
                            <w:spacing w:val="-3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0"/>
                          </w:rPr>
                          <w:t>Key</w:t>
                        </w:r>
                        <w:r>
                          <w:rPr>
                            <w:rFonts w:ascii="Cambria"/>
                            <w:spacing w:val="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225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>plz</w:t>
                        </w:r>
                        <w:r>
                          <w:rPr>
                            <w:rFonts w:ascii="Cambria"/>
                            <w:spacing w:val="-2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225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20"/>
                          </w:rPr>
                          <w:t>num_discharged</w:t>
                        </w:r>
                        <w:r>
                          <w:rPr>
                            <w:rFonts w:ascii="Cambria"/>
                            <w:spacing w:val="-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,</w:t>
                        </w:r>
                      </w:p>
                      <w:p w14:paraId="4C3C7DDA" w14:textId="77777777" w:rsidR="000655EC" w:rsidRDefault="00000000">
                        <w:pPr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10"/>
                            <w:sz w:val="20"/>
                          </w:rPr>
                          <w:t>num_submitted</w:t>
                        </w:r>
                      </w:p>
                    </w:txbxContent>
                  </v:textbox>
                </v:shape>
                <v:shape id="Textbox 347" o:spid="_x0000_s1164" type="#_x0000_t202" style="position:absolute;left:23661;top:42515;width:17418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4C3C7DDB" w14:textId="77777777" w:rsidR="000655EC" w:rsidRDefault="00000000">
                        <w:pPr>
                          <w:spacing w:line="211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16"/>
                            <w:w w:val="120"/>
                            <w:sz w:val="20"/>
                          </w:rPr>
                          <w:t>key_to_plz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/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7"/>
                            <w:w w:val="105"/>
                            <w:sz w:val="20"/>
                          </w:rPr>
                          <w:t>Key</w:t>
                        </w:r>
                      </w:p>
                    </w:txbxContent>
                  </v:textbox>
                </v:shape>
                <v:shape id="Textbox 348" o:spid="_x0000_s1165" type="#_x0000_t202" style="position:absolute;left:540;top:44033;width:45358;height:6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4C3C7DDC" w14:textId="77777777" w:rsidR="000655EC" w:rsidRDefault="00000000">
                        <w:pPr>
                          <w:spacing w:line="211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3"/>
                            <w:w w:val="110"/>
                            <w:sz w:val="20"/>
                          </w:rPr>
                          <w:t>INNER</w:t>
                        </w:r>
                        <w:r>
                          <w:rPr>
                            <w:rFonts w:ascii="Cambria"/>
                            <w:color w:val="0000FF"/>
                            <w:spacing w:val="7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00FF"/>
                            <w:spacing w:val="12"/>
                            <w:w w:val="110"/>
                            <w:sz w:val="20"/>
                          </w:rPr>
                          <w:t>JOIN</w:t>
                        </w:r>
                        <w:r>
                          <w:rPr>
                            <w:rFonts w:ascii="Cambria"/>
                            <w:color w:val="0000FF"/>
                            <w:spacing w:val="6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7"/>
                            <w:w w:val="110"/>
                            <w:sz w:val="20"/>
                          </w:rPr>
                          <w:t>discharged_agg</w:t>
                        </w:r>
                        <w:r>
                          <w:rPr>
                            <w:rFonts w:ascii="Cambria"/>
                            <w:spacing w:val="6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20"/>
                          </w:rPr>
                          <w:t>discharged</w:t>
                        </w:r>
                      </w:p>
                      <w:p w14:paraId="4C3C7DDD" w14:textId="77777777" w:rsidR="000655EC" w:rsidRDefault="00000000">
                        <w:pPr>
                          <w:spacing w:before="4"/>
                          <w:ind w:left="247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z w:val="20"/>
                          </w:rPr>
                          <w:t>ON</w:t>
                        </w:r>
                        <w:r>
                          <w:rPr>
                            <w:rFonts w:ascii="Cambria"/>
                            <w:color w:val="0000FF"/>
                            <w:spacing w:val="6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submitted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0"/>
                          </w:rPr>
                          <w:t>Posttag</w:t>
                        </w:r>
                        <w:r>
                          <w:rPr>
                            <w:rFonts w:ascii="Cambria"/>
                            <w:spacing w:val="7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7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discharged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0"/>
                          </w:rPr>
                          <w:t>Posttag</w:t>
                        </w:r>
                      </w:p>
                      <w:p w14:paraId="4C3C7DDE" w14:textId="77777777" w:rsidR="000655EC" w:rsidRDefault="00000000">
                        <w:pPr>
                          <w:spacing w:before="5"/>
                          <w:ind w:left="123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Cambria"/>
                            <w:color w:val="0000FF"/>
                            <w:spacing w:val="30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submitted</w:t>
                        </w:r>
                        <w:r>
                          <w:rPr>
                            <w:rFonts w:ascii="Cambria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/>
                            <w:spacing w:val="-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2"/>
                            <w:sz w:val="20"/>
                          </w:rPr>
                          <w:t>Key</w:t>
                        </w:r>
                        <w:r>
                          <w:rPr>
                            <w:rFonts w:ascii="Cambria"/>
                            <w:spacing w:val="3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z w:val="20"/>
                          </w:rPr>
                          <w:t>=</w:t>
                        </w:r>
                        <w:r>
                          <w:rPr>
                            <w:rFonts w:ascii="Cambria"/>
                            <w:spacing w:val="28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discharged</w:t>
                        </w:r>
                        <w:r>
                          <w:rPr>
                            <w:rFonts w:ascii="Cambria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/>
                            <w:spacing w:val="-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7"/>
                            <w:sz w:val="20"/>
                          </w:rPr>
                          <w:t>Key</w:t>
                        </w:r>
                      </w:p>
                      <w:p w14:paraId="4C3C7DDF" w14:textId="77777777" w:rsidR="000655EC" w:rsidRDefault="00000000">
                        <w:pPr>
                          <w:spacing w:before="5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color w:val="0000FF"/>
                            <w:spacing w:val="13"/>
                            <w:sz w:val="20"/>
                          </w:rPr>
                          <w:t>WHERE</w:t>
                        </w:r>
                        <w:r>
                          <w:rPr>
                            <w:rFonts w:ascii="Cambria" w:hAnsi="Cambria"/>
                            <w:color w:val="0000FF"/>
                            <w:spacing w:val="5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20"/>
                            <w:sz w:val="20"/>
                          </w:rPr>
                          <w:t>submitted</w:t>
                        </w:r>
                        <w:r>
                          <w:rPr>
                            <w:rFonts w:ascii="Cambria" w:hAnsi="Cambria"/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45"/>
                            <w:sz w:val="20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spacing w:val="-35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6"/>
                            <w:w w:val="120"/>
                            <w:sz w:val="20"/>
                          </w:rPr>
                          <w:t>location</w:t>
                        </w:r>
                        <w:r>
                          <w:rPr>
                            <w:rFonts w:ascii="Cambria" w:hAnsi="Cambria"/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w w:val="120"/>
                            <w:sz w:val="20"/>
                          </w:rPr>
                          <w:t>Key</w:t>
                        </w:r>
                        <w:r>
                          <w:rPr>
                            <w:rFonts w:ascii="Cambria" w:hAnsi="Cambria"/>
                            <w:spacing w:val="6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w w:val="120"/>
                            <w:sz w:val="20"/>
                          </w:rPr>
                          <w:t>IN</w:t>
                        </w:r>
                        <w:r>
                          <w:rPr>
                            <w:rFonts w:ascii="Cambria" w:hAnsi="Cambria"/>
                            <w:color w:val="0000FF"/>
                            <w:spacing w:val="6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12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FF0000"/>
                            <w:spacing w:val="12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42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HRK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3"/>
                            <w:w w:val="14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42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VET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3"/>
                            <w:w w:val="14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41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HAE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3"/>
                            <w:w w:val="145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42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sz w:val="20"/>
                          </w:rPr>
                          <w:t>CAD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6"/>
                            <w:w w:val="145"/>
                            <w:sz w:val="20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6"/>
                            <w:w w:val="145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687D91"/>
          <w:spacing w:val="2"/>
          <w:w w:val="80"/>
        </w:rPr>
        <w:t>Generalisable</w:t>
      </w:r>
      <w:r>
        <w:rPr>
          <w:b w:val="0"/>
          <w:color w:val="687D91"/>
          <w:spacing w:val="26"/>
        </w:rPr>
        <w:t xml:space="preserve"> </w:t>
      </w:r>
      <w:r>
        <w:rPr>
          <w:b w:val="0"/>
          <w:color w:val="687D91"/>
          <w:spacing w:val="-4"/>
          <w:w w:val="95"/>
        </w:rPr>
        <w:t>Rule</w:t>
      </w:r>
    </w:p>
    <w:p w14:paraId="4C3C7AE2" w14:textId="77777777" w:rsidR="000655EC" w:rsidRDefault="00000000">
      <w:pPr>
        <w:pStyle w:val="Textkrper"/>
        <w:spacing w:before="147" w:line="216" w:lineRule="auto"/>
        <w:ind w:left="142" w:right="848"/>
        <w:jc w:val="both"/>
      </w:pPr>
      <w:r>
        <w:t>After reducing the query into a more concise structure, the rules to be executed on it had to be defined. The</w:t>
      </w:r>
      <w:r>
        <w:rPr>
          <w:spacing w:val="-4"/>
        </w:rPr>
        <w:t xml:space="preserve"> </w:t>
      </w:r>
      <w:r>
        <w:t>DQM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possible. Thus,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general rule started.</w:t>
      </w:r>
    </w:p>
    <w:p w14:paraId="4C3C7AE3" w14:textId="77777777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t>To move towards a more generalisable rule, the comparison steps requested in the check can be split into multiple individual ones. The starting point was the non-generalised check.</w:t>
      </w:r>
    </w:p>
    <w:p w14:paraId="4C3C7AE4" w14:textId="77777777" w:rsidR="000655EC" w:rsidRDefault="00000000">
      <w:pPr>
        <w:pStyle w:val="berschrift4"/>
        <w:spacing w:before="186"/>
        <w:ind w:left="687"/>
        <w:rPr>
          <w:rFonts w:ascii="Palatino Linotype"/>
        </w:rPr>
      </w:pPr>
      <w:r>
        <w:rPr>
          <w:rFonts w:ascii="Palatino Linotype"/>
        </w:rPr>
        <w:t>Pseudocode</w:t>
      </w:r>
      <w:r>
        <w:rPr>
          <w:rFonts w:ascii="Palatino Linotype"/>
          <w:spacing w:val="-8"/>
        </w:rPr>
        <w:t xml:space="preserve"> </w:t>
      </w:r>
      <w:r>
        <w:rPr>
          <w:rFonts w:ascii="Palatino Linotype"/>
        </w:rPr>
        <w:t>not</w:t>
      </w:r>
      <w:r>
        <w:rPr>
          <w:rFonts w:ascii="Palatino Linotype"/>
          <w:spacing w:val="-7"/>
        </w:rPr>
        <w:t xml:space="preserve"> </w:t>
      </w:r>
      <w:r>
        <w:rPr>
          <w:rFonts w:ascii="Palatino Linotype"/>
          <w:spacing w:val="-2"/>
        </w:rPr>
        <w:t>generalised</w:t>
      </w:r>
    </w:p>
    <w:p w14:paraId="4C3C7AE5" w14:textId="77777777" w:rsidR="000655EC" w:rsidRDefault="00000000">
      <w:pPr>
        <w:pStyle w:val="Textkrper"/>
        <w:spacing w:before="85"/>
        <w:ind w:left="88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56"/>
          <w:position w:val="2"/>
        </w:rPr>
        <w:t xml:space="preserve"> </w:t>
      </w:r>
      <w:r>
        <w:t>If</w:t>
      </w:r>
      <w:r>
        <w:rPr>
          <w:spacing w:val="25"/>
        </w:rPr>
        <w:t xml:space="preserve"> </w:t>
      </w:r>
      <w:r>
        <w:rPr>
          <w:rFonts w:ascii="Cambria" w:hAnsi="Cambria"/>
        </w:rPr>
        <w:t>submitted</w:t>
      </w:r>
      <w:r>
        <w:rPr>
          <w:rFonts w:ascii="Cambria" w:hAnsi="Cambria"/>
          <w:spacing w:val="10"/>
        </w:rPr>
        <w:t xml:space="preserve"> </w:t>
      </w:r>
      <w:r>
        <w:t>or</w:t>
      </w:r>
      <w:r>
        <w:rPr>
          <w:spacing w:val="7"/>
        </w:rPr>
        <w:t xml:space="preserve"> </w:t>
      </w:r>
      <w:r>
        <w:rPr>
          <w:rFonts w:ascii="Cambria" w:hAnsi="Cambria"/>
        </w:rPr>
        <w:t>discharged</w:t>
      </w:r>
      <w:r>
        <w:rPr>
          <w:rFonts w:ascii="Cambria" w:hAnsi="Cambria"/>
          <w:spacing w:val="10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least</w:t>
      </w:r>
      <w:r>
        <w:rPr>
          <w:spacing w:val="6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rPr>
          <w:spacing w:val="-4"/>
        </w:rPr>
        <w:t>000:</w:t>
      </w:r>
    </w:p>
    <w:p w14:paraId="4C3C7AE6" w14:textId="77777777" w:rsidR="000655EC" w:rsidRDefault="00000000">
      <w:pPr>
        <w:pStyle w:val="Listenabsatz"/>
        <w:numPr>
          <w:ilvl w:val="0"/>
          <w:numId w:val="8"/>
        </w:numPr>
        <w:tabs>
          <w:tab w:val="left" w:pos="1575"/>
        </w:tabs>
        <w:spacing w:before="49"/>
        <w:ind w:hanging="226"/>
      </w:pPr>
      <w:r>
        <w:t>Compute</w:t>
      </w:r>
      <w:r>
        <w:rPr>
          <w:spacing w:val="-7"/>
        </w:rPr>
        <w:t xml:space="preserve"> </w:t>
      </w:r>
      <w:r>
        <w:t>percent</w:t>
      </w:r>
      <w:r>
        <w:rPr>
          <w:spacing w:val="-7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rFonts w:ascii="Cambria" w:hAnsi="Cambria"/>
        </w:rPr>
        <w:t>submitted</w:t>
      </w:r>
      <w:r>
        <w:rPr>
          <w:rFonts w:ascii="Cambria" w:hAnsi="Cambria"/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rFonts w:ascii="Cambria" w:hAnsi="Cambria"/>
          <w:spacing w:val="-2"/>
        </w:rPr>
        <w:t>discharged</w:t>
      </w:r>
      <w:r>
        <w:rPr>
          <w:spacing w:val="-2"/>
        </w:rPr>
        <w:t>.</w:t>
      </w:r>
    </w:p>
    <w:p w14:paraId="4C3C7AE7" w14:textId="77777777" w:rsidR="000655EC" w:rsidRDefault="00000000">
      <w:pPr>
        <w:pStyle w:val="Listenabsatz"/>
        <w:numPr>
          <w:ilvl w:val="0"/>
          <w:numId w:val="8"/>
        </w:numPr>
        <w:tabs>
          <w:tab w:val="left" w:pos="1575"/>
        </w:tabs>
        <w:spacing w:before="52"/>
        <w:ind w:hanging="226"/>
      </w:pPr>
      <w:r>
        <w:rPr>
          <w:spacing w:val="-2"/>
        </w:rPr>
        <w:t>If</w:t>
      </w:r>
      <w:r>
        <w:rPr>
          <w:spacing w:val="-8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greater</w:t>
      </w:r>
      <w:r>
        <w:rPr>
          <w:spacing w:val="-7"/>
        </w:rPr>
        <w:t xml:space="preserve"> </w:t>
      </w:r>
      <w:r>
        <w:rPr>
          <w:spacing w:val="-2"/>
        </w:rPr>
        <w:t>than</w:t>
      </w:r>
      <w:r>
        <w:rPr>
          <w:spacing w:val="-7"/>
        </w:rPr>
        <w:t xml:space="preserve"> </w:t>
      </w:r>
      <w:r>
        <w:rPr>
          <w:spacing w:val="-2"/>
        </w:rPr>
        <w:t>0.01,</w:t>
      </w:r>
      <w:r>
        <w:rPr>
          <w:spacing w:val="-8"/>
        </w:rPr>
        <w:t xml:space="preserve"> </w:t>
      </w:r>
      <w:r>
        <w:rPr>
          <w:spacing w:val="-2"/>
        </w:rPr>
        <w:t>error.</w:t>
      </w:r>
    </w:p>
    <w:p w14:paraId="4C3C7AE8" w14:textId="77777777" w:rsidR="000655EC" w:rsidRDefault="00000000">
      <w:pPr>
        <w:pStyle w:val="Listenabsatz"/>
        <w:numPr>
          <w:ilvl w:val="0"/>
          <w:numId w:val="8"/>
        </w:numPr>
        <w:tabs>
          <w:tab w:val="left" w:pos="1575"/>
        </w:tabs>
        <w:spacing w:before="52"/>
        <w:ind w:hanging="226"/>
      </w:pPr>
      <w:r>
        <w:t>Else,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rPr>
          <w:spacing w:val="-2"/>
        </w:rPr>
        <w:t>nothing.</w:t>
      </w:r>
    </w:p>
    <w:p w14:paraId="4C3C7AE9" w14:textId="77777777" w:rsidR="000655EC" w:rsidRDefault="00000000">
      <w:pPr>
        <w:pStyle w:val="Textkrper"/>
        <w:spacing w:before="22"/>
        <w:ind w:left="88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8"/>
          <w:position w:val="2"/>
        </w:rPr>
        <w:t xml:space="preserve"> </w:t>
      </w:r>
      <w:r>
        <w:t>Else,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nothing.</w:t>
      </w:r>
    </w:p>
    <w:p w14:paraId="4C3C7AEA" w14:textId="77777777" w:rsidR="000655EC" w:rsidRDefault="00000000">
      <w:pPr>
        <w:pStyle w:val="Textkrper"/>
        <w:spacing w:before="203" w:line="216" w:lineRule="auto"/>
        <w:ind w:left="142" w:right="848" w:firstLine="218"/>
        <w:jc w:val="both"/>
      </w:pPr>
      <w:r>
        <w:rPr>
          <w:spacing w:val="-4"/>
        </w:rPr>
        <w:t xml:space="preserve">To generalise this check, it can be deconstructed into two individual checks of a value against a threshold. </w:t>
      </w:r>
      <w:r>
        <w:t>This allows the definition of a threshold and the comparison type, as a threshold can be a minimum or maximum value.</w:t>
      </w:r>
    </w:p>
    <w:p w14:paraId="4C3C7AEB" w14:textId="77777777" w:rsidR="000655EC" w:rsidRDefault="00000000">
      <w:pPr>
        <w:pStyle w:val="berschrift4"/>
        <w:spacing w:before="187"/>
        <w:ind w:left="687"/>
        <w:rPr>
          <w:rFonts w:ascii="Palatino Linotype"/>
        </w:rPr>
      </w:pPr>
      <w:r>
        <w:rPr>
          <w:rFonts w:ascii="Palatino Linotype"/>
          <w:spacing w:val="-2"/>
        </w:rPr>
        <w:t>Generalized</w:t>
      </w:r>
      <w:r>
        <w:rPr>
          <w:rFonts w:ascii="Palatino Linotype"/>
          <w:spacing w:val="-7"/>
        </w:rPr>
        <w:t xml:space="preserve"> </w:t>
      </w:r>
      <w:r>
        <w:rPr>
          <w:rFonts w:ascii="Palatino Linotype"/>
          <w:spacing w:val="-2"/>
        </w:rPr>
        <w:t>Pseudocode</w:t>
      </w:r>
      <w:r>
        <w:rPr>
          <w:rFonts w:ascii="Palatino Linotype"/>
          <w:spacing w:val="-7"/>
        </w:rPr>
        <w:t xml:space="preserve"> </w:t>
      </w:r>
      <w:r>
        <w:rPr>
          <w:rFonts w:ascii="Palatino Linotype"/>
          <w:spacing w:val="-4"/>
        </w:rPr>
        <w:t>Rule</w:t>
      </w:r>
    </w:p>
    <w:p w14:paraId="4C3C7AEC" w14:textId="77777777" w:rsidR="000655EC" w:rsidRDefault="00000000">
      <w:pPr>
        <w:pStyle w:val="Textkrper"/>
        <w:spacing w:before="85"/>
        <w:ind w:left="88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6"/>
          <w:position w:val="2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rPr>
          <w:rFonts w:ascii="Verdana" w:hAnsi="Verdana"/>
          <w:i/>
        </w:rPr>
        <w:t>A</w:t>
      </w:r>
      <w:r>
        <w:rPr>
          <w:rFonts w:ascii="Verdana" w:hAnsi="Verdana"/>
          <w:i/>
          <w:spacing w:val="-2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rPr>
          <w:rFonts w:ascii="Verdana" w:hAnsi="Verdana"/>
          <w:i/>
        </w:rPr>
        <w:t>T</w:t>
      </w:r>
      <w:r>
        <w:rPr>
          <w:rFonts w:ascii="Verdana" w:hAnsi="Verdana"/>
          <w:i/>
          <w:spacing w:val="-47"/>
        </w:rPr>
        <w:t xml:space="preserve"> </w:t>
      </w:r>
      <w:r>
        <w:rPr>
          <w:spacing w:val="-10"/>
        </w:rPr>
        <w:t>.</w:t>
      </w:r>
    </w:p>
    <w:p w14:paraId="4C3C7AED" w14:textId="77777777" w:rsidR="000655EC" w:rsidRDefault="00000000">
      <w:pPr>
        <w:pStyle w:val="Textkrper"/>
        <w:spacing w:before="19"/>
        <w:ind w:left="88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0"/>
          <w:position w:val="2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rPr>
          <w:rFonts w:ascii="Verdana" w:hAnsi="Verdana"/>
          <w:i/>
        </w:rPr>
        <w:t>B</w:t>
      </w:r>
      <w:r>
        <w:rPr>
          <w:rFonts w:ascii="Verdana" w:hAnsi="Verdana"/>
          <w:i/>
          <w:spacing w:val="-1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rPr>
          <w:rFonts w:ascii="Verdana" w:hAnsi="Verdana"/>
          <w:i/>
        </w:rPr>
        <w:t>T</w:t>
      </w:r>
      <w:r>
        <w:rPr>
          <w:rFonts w:ascii="Verdana" w:hAnsi="Verdana"/>
          <w:i/>
          <w:spacing w:val="-47"/>
        </w:rPr>
        <w:t xml:space="preserve"> </w:t>
      </w:r>
      <w:r>
        <w:rPr>
          <w:spacing w:val="-10"/>
        </w:rPr>
        <w:t>.</w:t>
      </w:r>
    </w:p>
    <w:p w14:paraId="4C3C7AEE" w14:textId="77777777" w:rsidR="000655EC" w:rsidRDefault="00000000">
      <w:pPr>
        <w:pStyle w:val="Textkrper"/>
        <w:spacing w:before="18"/>
        <w:ind w:left="88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37"/>
          <w:position w:val="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rPr>
          <w:rFonts w:ascii="Verdana" w:hAnsi="Verdana"/>
          <w:i/>
        </w:rPr>
        <w:t>A</w:t>
      </w:r>
      <w:r>
        <w:rPr>
          <w:rFonts w:ascii="Verdana" w:hAnsi="Verdana"/>
          <w:i/>
          <w:spacing w:val="-2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rFonts w:ascii="Verdana" w:hAnsi="Verdana"/>
          <w:i/>
        </w:rPr>
        <w:t>B</w:t>
      </w:r>
      <w:r>
        <w:rPr>
          <w:rFonts w:ascii="Verdana" w:hAnsi="Verdana"/>
          <w:i/>
          <w:spacing w:val="-16"/>
        </w:rPr>
        <w:t xml:space="preserve"> </w:t>
      </w:r>
      <w:r>
        <w:t>meets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threshold:</w:t>
      </w:r>
    </w:p>
    <w:p w14:paraId="4C3C7AEF" w14:textId="77777777" w:rsidR="000655EC" w:rsidRDefault="000655EC">
      <w:pPr>
        <w:pStyle w:val="Textkrper"/>
        <w:sectPr w:rsidR="000655EC">
          <w:pgSz w:w="11910" w:h="16840"/>
          <w:pgMar w:top="440" w:right="0" w:bottom="180" w:left="708" w:header="182" w:footer="0" w:gutter="0"/>
          <w:cols w:space="720"/>
        </w:sectPr>
      </w:pPr>
    </w:p>
    <w:p w14:paraId="4C3C7AF0" w14:textId="77777777" w:rsidR="000655EC" w:rsidRDefault="000655EC">
      <w:pPr>
        <w:pStyle w:val="Textkrper"/>
        <w:spacing w:before="85"/>
      </w:pPr>
    </w:p>
    <w:p w14:paraId="4C3C7AF1" w14:textId="77777777" w:rsidR="000655EC" w:rsidRDefault="00000000">
      <w:pPr>
        <w:pStyle w:val="Listenabsatz"/>
        <w:numPr>
          <w:ilvl w:val="0"/>
          <w:numId w:val="8"/>
        </w:numPr>
        <w:tabs>
          <w:tab w:val="left" w:pos="1575"/>
        </w:tabs>
        <w:ind w:hanging="226"/>
      </w:pPr>
      <w:r>
        <w:rPr>
          <w:spacing w:val="-2"/>
        </w:rPr>
        <w:t>Compute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percentage</w:t>
      </w:r>
      <w:r>
        <w:t xml:space="preserve"> </w:t>
      </w:r>
      <w:r>
        <w:rPr>
          <w:spacing w:val="-2"/>
        </w:rPr>
        <w:t>difference</w:t>
      </w:r>
      <w:r>
        <w:t xml:space="preserve"> </w:t>
      </w:r>
      <w:r>
        <w:rPr>
          <w:spacing w:val="-2"/>
        </w:rPr>
        <w:t>between</w:t>
      </w:r>
      <w:r>
        <w:t xml:space="preserve"> </w:t>
      </w:r>
      <w:r>
        <w:rPr>
          <w:rFonts w:ascii="Verdana" w:hAnsi="Verdana"/>
          <w:i/>
          <w:spacing w:val="-2"/>
        </w:rPr>
        <w:t>A</w:t>
      </w:r>
      <w:r>
        <w:rPr>
          <w:rFonts w:ascii="Verdana" w:hAnsi="Verdana"/>
          <w:i/>
          <w:spacing w:val="-25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rFonts w:ascii="Verdana" w:hAnsi="Verdana"/>
          <w:i/>
          <w:spacing w:val="-5"/>
        </w:rPr>
        <w:t>B</w:t>
      </w:r>
      <w:r>
        <w:rPr>
          <w:spacing w:val="-5"/>
        </w:rPr>
        <w:t>.</w:t>
      </w:r>
    </w:p>
    <w:p w14:paraId="4C3C7AF2" w14:textId="77777777" w:rsidR="000655EC" w:rsidRDefault="00000000">
      <w:pPr>
        <w:pStyle w:val="Listenabsatz"/>
        <w:numPr>
          <w:ilvl w:val="0"/>
          <w:numId w:val="8"/>
        </w:numPr>
        <w:tabs>
          <w:tab w:val="left" w:pos="1575"/>
        </w:tabs>
        <w:spacing w:before="56"/>
        <w:ind w:hanging="226"/>
      </w:pP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difference</w:t>
      </w:r>
      <w:r>
        <w:rPr>
          <w:spacing w:val="-7"/>
        </w:rPr>
        <w:t xml:space="preserve"> </w:t>
      </w:r>
      <w:r>
        <w:t>exceeds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rPr>
          <w:rFonts w:ascii="Verdana" w:hAnsi="Verdana"/>
          <w:i/>
        </w:rPr>
        <w:t>X</w:t>
      </w:r>
      <w:r>
        <w:t>,</w:t>
      </w:r>
      <w:r>
        <w:rPr>
          <w:spacing w:val="-7"/>
        </w:rPr>
        <w:t xml:space="preserve"> </w:t>
      </w:r>
      <w:r>
        <w:t>raise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spacing w:val="-2"/>
        </w:rPr>
        <w:t>error.</w:t>
      </w:r>
    </w:p>
    <w:p w14:paraId="4C3C7AF3" w14:textId="77777777" w:rsidR="000655EC" w:rsidRDefault="00000000">
      <w:pPr>
        <w:pStyle w:val="Listenabsatz"/>
        <w:numPr>
          <w:ilvl w:val="0"/>
          <w:numId w:val="8"/>
        </w:numPr>
        <w:tabs>
          <w:tab w:val="left" w:pos="1575"/>
        </w:tabs>
        <w:spacing w:before="56"/>
        <w:ind w:hanging="226"/>
      </w:pPr>
      <w:r>
        <w:t>Otherwise,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action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taken.</w:t>
      </w:r>
    </w:p>
    <w:p w14:paraId="4C3C7AF4" w14:textId="77777777" w:rsidR="000655EC" w:rsidRDefault="00000000">
      <w:pPr>
        <w:pStyle w:val="Textkrper"/>
        <w:spacing w:before="231" w:line="216" w:lineRule="auto"/>
        <w:ind w:left="142" w:right="883" w:firstLine="218"/>
      </w:pPr>
      <w:r>
        <w:t>In order to make the idea more explainable, the code was also visualised.</w:t>
      </w:r>
      <w:r>
        <w:rPr>
          <w:spacing w:val="26"/>
        </w:rPr>
        <w:t xml:space="preserve"> </w:t>
      </w:r>
      <w:r>
        <w:t>First, in the form of a mind map. This connects the different checks and shows them as a check landscape.</w:t>
      </w:r>
    </w:p>
    <w:p w14:paraId="4C3C7AF5" w14:textId="77777777" w:rsidR="000655EC" w:rsidRDefault="00000000">
      <w:pPr>
        <w:pStyle w:val="Textkrper"/>
        <w:spacing w:line="263" w:lineRule="exact"/>
        <w:ind w:left="360"/>
      </w:pPr>
      <w:r>
        <w:t>..............................</w:t>
      </w:r>
      <w:r>
        <w:rPr>
          <w:spacing w:val="-13"/>
        </w:rPr>
        <w:t xml:space="preserve"> </w:t>
      </w:r>
      <w:r>
        <w:t>Mindmap</w:t>
      </w:r>
      <w:r>
        <w:rPr>
          <w:spacing w:val="-13"/>
        </w:rPr>
        <w:t xml:space="preserve"> </w:t>
      </w:r>
      <w:r>
        <w:t>screen</w:t>
      </w:r>
      <w:r>
        <w:rPr>
          <w:spacing w:val="-12"/>
        </w:rPr>
        <w:t xml:space="preserve"> </w:t>
      </w:r>
      <w:r>
        <w:rPr>
          <w:spacing w:val="-2"/>
        </w:rPr>
        <w:t>..............................</w:t>
      </w:r>
    </w:p>
    <w:p w14:paraId="4C3C7AF6" w14:textId="77777777" w:rsidR="000655EC" w:rsidRDefault="00000000">
      <w:pPr>
        <w:pStyle w:val="Textkrper"/>
        <w:spacing w:line="271" w:lineRule="exact"/>
        <w:ind w:left="360"/>
      </w:pPr>
      <w:r>
        <w:t>Second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individual</w:t>
      </w:r>
      <w:r>
        <w:rPr>
          <w:spacing w:val="-8"/>
        </w:rPr>
        <w:t xml:space="preserve"> </w:t>
      </w:r>
      <w:r>
        <w:t>rules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exist</w:t>
      </w:r>
      <w:r>
        <w:rPr>
          <w:spacing w:val="-9"/>
        </w:rPr>
        <w:t xml:space="preserve"> </w:t>
      </w:r>
      <w:r>
        <w:t>individually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connected.</w:t>
      </w:r>
    </w:p>
    <w:p w14:paraId="4C3C7AF7" w14:textId="77777777" w:rsidR="000655EC" w:rsidRDefault="00000000">
      <w:pPr>
        <w:pStyle w:val="Textkrper"/>
        <w:spacing w:line="271" w:lineRule="exact"/>
        <w:ind w:left="360"/>
      </w:pPr>
      <w:r>
        <w:t>..............................</w:t>
      </w:r>
      <w:r>
        <w:rPr>
          <w:spacing w:val="-5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rPr>
          <w:spacing w:val="-2"/>
        </w:rPr>
        <w:t>..............................</w:t>
      </w:r>
    </w:p>
    <w:p w14:paraId="4C3C7AF8" w14:textId="77777777" w:rsidR="000655EC" w:rsidRDefault="00000000">
      <w:pPr>
        <w:pStyle w:val="Textkrper"/>
        <w:spacing w:line="286" w:lineRule="exact"/>
        <w:ind w:left="360"/>
      </w:pPr>
      <w:r>
        <w:t>Next...</w:t>
      </w:r>
      <w:r>
        <w:rPr>
          <w:spacing w:val="1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check</w:t>
      </w:r>
    </w:p>
    <w:p w14:paraId="4C3C7AF9" w14:textId="77777777" w:rsidR="000655EC" w:rsidRDefault="000655EC">
      <w:pPr>
        <w:pStyle w:val="Textkrper"/>
        <w:spacing w:line="286" w:lineRule="exact"/>
        <w:sectPr w:rsidR="000655EC">
          <w:pgSz w:w="11910" w:h="16840"/>
          <w:pgMar w:top="440" w:right="0" w:bottom="180" w:left="708" w:header="182" w:footer="0" w:gutter="0"/>
          <w:cols w:space="720"/>
        </w:sectPr>
      </w:pPr>
    </w:p>
    <w:p w14:paraId="4C3C7AFA" w14:textId="77777777" w:rsidR="000655EC" w:rsidRDefault="000655EC">
      <w:pPr>
        <w:pStyle w:val="Textkrper"/>
        <w:spacing w:before="8"/>
        <w:rPr>
          <w:sz w:val="14"/>
        </w:rPr>
      </w:pPr>
    </w:p>
    <w:p w14:paraId="4C3C7AFB" w14:textId="77777777" w:rsidR="000655EC" w:rsidRDefault="000655EC">
      <w:pPr>
        <w:pStyle w:val="Textkrper"/>
        <w:rPr>
          <w:sz w:val="14"/>
        </w:rPr>
        <w:sectPr w:rsidR="000655EC">
          <w:headerReference w:type="even" r:id="rId82"/>
          <w:footerReference w:type="even" r:id="rId83"/>
          <w:pgSz w:w="11910" w:h="16840"/>
          <w:pgMar w:top="1920" w:right="0" w:bottom="280" w:left="708" w:header="0" w:footer="0" w:gutter="0"/>
          <w:cols w:space="720"/>
        </w:sectPr>
      </w:pPr>
    </w:p>
    <w:p w14:paraId="4C3C7AFC" w14:textId="77777777" w:rsidR="000655EC" w:rsidRDefault="00000000">
      <w:pPr>
        <w:pStyle w:val="berschrift1"/>
        <w:numPr>
          <w:ilvl w:val="0"/>
          <w:numId w:val="18"/>
        </w:numPr>
        <w:tabs>
          <w:tab w:val="left" w:pos="698"/>
        </w:tabs>
        <w:spacing w:before="62"/>
        <w:ind w:left="698" w:hanging="556"/>
        <w:rPr>
          <w:b w:val="0"/>
        </w:rPr>
      </w:pPr>
      <w:bookmarkStart w:id="396" w:name="Results"/>
      <w:bookmarkStart w:id="397" w:name="_bookmark57"/>
      <w:bookmarkEnd w:id="396"/>
      <w:bookmarkEnd w:id="397"/>
      <w:r>
        <w:rPr>
          <w:b w:val="0"/>
          <w:color w:val="687D91"/>
          <w:spacing w:val="-2"/>
          <w:w w:val="95"/>
        </w:rPr>
        <w:lastRenderedPageBreak/>
        <w:t>Results</w:t>
      </w:r>
    </w:p>
    <w:p w14:paraId="4C3C7AFD" w14:textId="77777777" w:rsidR="000655EC" w:rsidRDefault="00000000">
      <w:pPr>
        <w:pStyle w:val="Textkrper"/>
        <w:spacing w:before="383"/>
        <w:ind w:left="142"/>
      </w:pPr>
      <w:r>
        <w:t>todo,</w:t>
      </w:r>
      <w:r>
        <w:rPr>
          <w:spacing w:val="-11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work...</w:t>
      </w:r>
      <w:r>
        <w:rPr>
          <w:spacing w:val="-3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14:paraId="4C3C7AFE" w14:textId="77777777" w:rsidR="000655EC" w:rsidRDefault="000655EC">
      <w:pPr>
        <w:pStyle w:val="Textkrper"/>
        <w:sectPr w:rsidR="000655EC">
          <w:headerReference w:type="default" r:id="rId84"/>
          <w:footerReference w:type="default" r:id="rId85"/>
          <w:pgSz w:w="11910" w:h="16840"/>
          <w:pgMar w:top="1660" w:right="0" w:bottom="180" w:left="708" w:header="0" w:footer="0" w:gutter="0"/>
          <w:pgNumType w:start="31"/>
          <w:cols w:space="720"/>
        </w:sectPr>
      </w:pPr>
    </w:p>
    <w:p w14:paraId="4C3C7AFF" w14:textId="77777777" w:rsidR="000655EC" w:rsidRDefault="000655EC">
      <w:pPr>
        <w:pStyle w:val="Textkrper"/>
        <w:spacing w:before="8"/>
        <w:rPr>
          <w:sz w:val="14"/>
        </w:rPr>
      </w:pPr>
    </w:p>
    <w:p w14:paraId="4C3C7B00" w14:textId="77777777" w:rsidR="000655EC" w:rsidRDefault="000655EC">
      <w:pPr>
        <w:pStyle w:val="Textkrper"/>
        <w:rPr>
          <w:sz w:val="14"/>
        </w:rPr>
        <w:sectPr w:rsidR="000655EC">
          <w:headerReference w:type="even" r:id="rId86"/>
          <w:footerReference w:type="even" r:id="rId87"/>
          <w:pgSz w:w="11910" w:h="16840"/>
          <w:pgMar w:top="1920" w:right="0" w:bottom="280" w:left="708" w:header="0" w:footer="0" w:gutter="0"/>
          <w:cols w:space="720"/>
        </w:sectPr>
      </w:pPr>
    </w:p>
    <w:p w14:paraId="4C3C7B01" w14:textId="77777777" w:rsidR="000655EC" w:rsidRDefault="00000000">
      <w:pPr>
        <w:pStyle w:val="berschrift1"/>
        <w:numPr>
          <w:ilvl w:val="0"/>
          <w:numId w:val="18"/>
        </w:numPr>
        <w:tabs>
          <w:tab w:val="left" w:pos="698"/>
        </w:tabs>
        <w:spacing w:before="62"/>
        <w:ind w:left="698" w:hanging="556"/>
        <w:rPr>
          <w:b w:val="0"/>
        </w:rPr>
      </w:pPr>
      <w:bookmarkStart w:id="398" w:name="Analysis_Targets"/>
      <w:bookmarkStart w:id="399" w:name="_bookmark58"/>
      <w:bookmarkEnd w:id="398"/>
      <w:bookmarkEnd w:id="399"/>
      <w:r>
        <w:rPr>
          <w:b w:val="0"/>
          <w:color w:val="687D91"/>
          <w:w w:val="85"/>
        </w:rPr>
        <w:lastRenderedPageBreak/>
        <w:t>Analysis</w:t>
      </w:r>
      <w:r>
        <w:rPr>
          <w:b w:val="0"/>
          <w:color w:val="687D91"/>
          <w:spacing w:val="-2"/>
          <w:w w:val="85"/>
        </w:rPr>
        <w:t xml:space="preserve"> </w:t>
      </w:r>
      <w:r>
        <w:rPr>
          <w:b w:val="0"/>
          <w:color w:val="687D91"/>
          <w:spacing w:val="-2"/>
          <w:w w:val="95"/>
        </w:rPr>
        <w:t>Targets</w:t>
      </w:r>
    </w:p>
    <w:p w14:paraId="4C3C7B02" w14:textId="77777777" w:rsidR="000655EC" w:rsidRDefault="00000000">
      <w:pPr>
        <w:pStyle w:val="Textkrper"/>
        <w:spacing w:before="383"/>
        <w:ind w:left="142"/>
      </w:pPr>
      <w:r>
        <w:t>todo,</w:t>
      </w:r>
      <w:r>
        <w:rPr>
          <w:spacing w:val="-9"/>
        </w:rPr>
        <w:t xml:space="preserve"> </w:t>
      </w:r>
      <w:r>
        <w:t>did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reach</w:t>
      </w:r>
      <w:r>
        <w:rPr>
          <w:spacing w:val="-8"/>
        </w:rPr>
        <w:t xml:space="preserve"> </w:t>
      </w:r>
      <w:r>
        <w:rPr>
          <w:spacing w:val="-2"/>
        </w:rPr>
        <w:t>targets</w:t>
      </w:r>
    </w:p>
    <w:p w14:paraId="4C3C7B03" w14:textId="77777777" w:rsidR="000655EC" w:rsidRDefault="000655EC">
      <w:pPr>
        <w:pStyle w:val="Textkrper"/>
        <w:sectPr w:rsidR="000655EC">
          <w:headerReference w:type="default" r:id="rId88"/>
          <w:footerReference w:type="default" r:id="rId89"/>
          <w:pgSz w:w="11910" w:h="16840"/>
          <w:pgMar w:top="1660" w:right="0" w:bottom="180" w:left="708" w:header="0" w:footer="0" w:gutter="0"/>
          <w:pgNumType w:start="33"/>
          <w:cols w:space="720"/>
        </w:sectPr>
      </w:pPr>
    </w:p>
    <w:p w14:paraId="4C3C7B04" w14:textId="77777777" w:rsidR="000655EC" w:rsidRDefault="000655EC">
      <w:pPr>
        <w:pStyle w:val="Textkrper"/>
        <w:spacing w:before="8"/>
        <w:rPr>
          <w:sz w:val="14"/>
        </w:rPr>
      </w:pPr>
    </w:p>
    <w:p w14:paraId="4C3C7B05" w14:textId="77777777" w:rsidR="000655EC" w:rsidRDefault="000655EC">
      <w:pPr>
        <w:pStyle w:val="Textkrper"/>
        <w:rPr>
          <w:sz w:val="14"/>
        </w:rPr>
        <w:sectPr w:rsidR="000655EC">
          <w:headerReference w:type="even" r:id="rId90"/>
          <w:footerReference w:type="even" r:id="rId91"/>
          <w:pgSz w:w="11910" w:h="16840"/>
          <w:pgMar w:top="1920" w:right="0" w:bottom="280" w:left="708" w:header="0" w:footer="0" w:gutter="0"/>
          <w:cols w:space="720"/>
        </w:sectPr>
      </w:pPr>
    </w:p>
    <w:p w14:paraId="4C3C7B06" w14:textId="77777777" w:rsidR="000655EC" w:rsidRDefault="00000000">
      <w:pPr>
        <w:pStyle w:val="berschrift1"/>
        <w:numPr>
          <w:ilvl w:val="0"/>
          <w:numId w:val="18"/>
        </w:numPr>
        <w:tabs>
          <w:tab w:val="left" w:pos="698"/>
        </w:tabs>
        <w:spacing w:before="62"/>
        <w:ind w:left="698" w:hanging="556"/>
        <w:rPr>
          <w:b w:val="0"/>
        </w:rPr>
      </w:pPr>
      <w:bookmarkStart w:id="400" w:name="Review_Lessons_Learned"/>
      <w:bookmarkStart w:id="401" w:name="_bookmark59"/>
      <w:bookmarkEnd w:id="400"/>
      <w:bookmarkEnd w:id="401"/>
      <w:r>
        <w:rPr>
          <w:b w:val="0"/>
          <w:color w:val="687D91"/>
          <w:w w:val="80"/>
        </w:rPr>
        <w:lastRenderedPageBreak/>
        <w:t>Review</w:t>
      </w:r>
      <w:r>
        <w:rPr>
          <w:b w:val="0"/>
          <w:color w:val="687D91"/>
          <w:spacing w:val="37"/>
        </w:rPr>
        <w:t xml:space="preserve"> </w:t>
      </w:r>
      <w:r>
        <w:rPr>
          <w:b w:val="0"/>
          <w:color w:val="687D91"/>
          <w:w w:val="80"/>
        </w:rPr>
        <w:t>Lessons</w:t>
      </w:r>
      <w:r>
        <w:rPr>
          <w:b w:val="0"/>
          <w:color w:val="687D91"/>
          <w:spacing w:val="38"/>
        </w:rPr>
        <w:t xml:space="preserve"> </w:t>
      </w:r>
      <w:r>
        <w:rPr>
          <w:b w:val="0"/>
          <w:color w:val="687D91"/>
          <w:spacing w:val="-2"/>
          <w:w w:val="80"/>
        </w:rPr>
        <w:t>Learned</w:t>
      </w:r>
    </w:p>
    <w:p w14:paraId="4C3C7B07" w14:textId="77777777" w:rsidR="000655EC" w:rsidRDefault="00000000">
      <w:pPr>
        <w:pStyle w:val="Textkrper"/>
        <w:spacing w:before="383"/>
        <w:ind w:left="142"/>
      </w:pPr>
      <w:r>
        <w:t>todo,</w:t>
      </w:r>
      <w:r>
        <w:rPr>
          <w:spacing w:val="-12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review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lessons</w:t>
      </w:r>
      <w:r>
        <w:rPr>
          <w:spacing w:val="-11"/>
        </w:rPr>
        <w:t xml:space="preserve"> </w:t>
      </w:r>
      <w:r>
        <w:rPr>
          <w:spacing w:val="-2"/>
        </w:rPr>
        <w:t>learned</w:t>
      </w:r>
    </w:p>
    <w:p w14:paraId="4C3C7B08" w14:textId="77777777" w:rsidR="000655EC" w:rsidRDefault="000655EC">
      <w:pPr>
        <w:pStyle w:val="Textkrper"/>
        <w:sectPr w:rsidR="000655EC">
          <w:headerReference w:type="default" r:id="rId92"/>
          <w:footerReference w:type="default" r:id="rId93"/>
          <w:pgSz w:w="11910" w:h="16840"/>
          <w:pgMar w:top="1660" w:right="0" w:bottom="180" w:left="708" w:header="0" w:footer="0" w:gutter="0"/>
          <w:pgNumType w:start="35"/>
          <w:cols w:space="720"/>
        </w:sectPr>
      </w:pPr>
    </w:p>
    <w:p w14:paraId="4C3C7B09" w14:textId="77777777" w:rsidR="000655EC" w:rsidRDefault="000655EC">
      <w:pPr>
        <w:pStyle w:val="Textkrper"/>
        <w:spacing w:before="8"/>
        <w:rPr>
          <w:sz w:val="14"/>
        </w:rPr>
      </w:pPr>
    </w:p>
    <w:p w14:paraId="4C3C7B0A" w14:textId="77777777" w:rsidR="000655EC" w:rsidRDefault="000655EC">
      <w:pPr>
        <w:pStyle w:val="Textkrper"/>
        <w:rPr>
          <w:sz w:val="14"/>
        </w:rPr>
        <w:sectPr w:rsidR="000655EC">
          <w:headerReference w:type="even" r:id="rId94"/>
          <w:footerReference w:type="even" r:id="rId95"/>
          <w:pgSz w:w="11910" w:h="16840"/>
          <w:pgMar w:top="1920" w:right="0" w:bottom="280" w:left="708" w:header="0" w:footer="0" w:gutter="0"/>
          <w:cols w:space="720"/>
        </w:sectPr>
      </w:pPr>
    </w:p>
    <w:p w14:paraId="4C3C7B0B" w14:textId="77777777" w:rsidR="000655EC" w:rsidRDefault="000655EC">
      <w:pPr>
        <w:pStyle w:val="Textkrper"/>
        <w:spacing w:before="116"/>
      </w:pPr>
    </w:p>
    <w:p w14:paraId="4C3C7B0C" w14:textId="77777777" w:rsidR="000655EC" w:rsidRDefault="00000000">
      <w:pPr>
        <w:pStyle w:val="Textkrper"/>
        <w:spacing w:line="216" w:lineRule="auto"/>
        <w:ind w:left="142" w:right="848"/>
        <w:jc w:val="both"/>
      </w:pPr>
      <w:bookmarkStart w:id="402" w:name="Statement_of_Authorship"/>
      <w:bookmarkStart w:id="403" w:name="_bookmark60"/>
      <w:bookmarkEnd w:id="402"/>
      <w:bookmarkEnd w:id="403"/>
      <w:r>
        <w:t>The</w:t>
      </w:r>
      <w:r>
        <w:rPr>
          <w:spacing w:val="-13"/>
        </w:rPr>
        <w:t xml:space="preserve"> </w:t>
      </w:r>
      <w:r>
        <w:t>author</w:t>
      </w:r>
      <w:r>
        <w:rPr>
          <w:spacing w:val="-13"/>
        </w:rPr>
        <w:t xml:space="preserve"> </w:t>
      </w:r>
      <w:r>
        <w:t>hereby</w:t>
      </w:r>
      <w:r>
        <w:rPr>
          <w:spacing w:val="-13"/>
        </w:rPr>
        <w:t xml:space="preserve"> </w:t>
      </w:r>
      <w:r>
        <w:t>declares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own</w:t>
      </w:r>
      <w:r>
        <w:rPr>
          <w:spacing w:val="-13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effort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sources other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bibliography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references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used.</w:t>
      </w:r>
      <w:r>
        <w:rPr>
          <w:spacing w:val="19"/>
        </w:rPr>
        <w:t xml:space="preserve"> </w:t>
      </w:r>
      <w:r>
        <w:t>Glossary</w:t>
      </w:r>
      <w:r>
        <w:rPr>
          <w:spacing w:val="-2"/>
        </w:rPr>
        <w:t xml:space="preserve"> </w:t>
      </w:r>
      <w:r>
        <w:t xml:space="preserve">entries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been</w:t>
      </w:r>
      <w:r>
        <w:rPr>
          <w:spacing w:val="-10"/>
        </w:rPr>
        <w:t xml:space="preserve"> </w:t>
      </w:r>
      <w:r>
        <w:rPr>
          <w:spacing w:val="-2"/>
        </w:rPr>
        <w:t>partially</w:t>
      </w:r>
      <w:r>
        <w:rPr>
          <w:spacing w:val="-9"/>
        </w:rPr>
        <w:t xml:space="preserve"> </w:t>
      </w:r>
      <w:r>
        <w:rPr>
          <w:spacing w:val="-2"/>
        </w:rPr>
        <w:t>written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author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public</w:t>
      </w:r>
      <w:r>
        <w:rPr>
          <w:spacing w:val="-10"/>
        </w:rPr>
        <w:t xml:space="preserve"> </w:t>
      </w:r>
      <w:r>
        <w:rPr>
          <w:spacing w:val="-2"/>
        </w:rPr>
        <w:t>descriptions</w:t>
      </w:r>
      <w:r>
        <w:rPr>
          <w:spacing w:val="-10"/>
        </w:rPr>
        <w:t xml:space="preserve"> </w:t>
      </w:r>
      <w:r>
        <w:rPr>
          <w:spacing w:val="-2"/>
        </w:rPr>
        <w:t>(e.g.,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10"/>
        </w:rPr>
        <w:t xml:space="preserve"> </w:t>
      </w:r>
      <w:r>
        <w:rPr>
          <w:spacing w:val="-2"/>
        </w:rPr>
        <w:t>homepages),</w:t>
      </w:r>
      <w:r>
        <w:rPr>
          <w:spacing w:val="-8"/>
        </w:rPr>
        <w:t xml:space="preserve"> </w:t>
      </w:r>
      <w:r>
        <w:rPr>
          <w:spacing w:val="-2"/>
        </w:rPr>
        <w:t>copied</w:t>
      </w:r>
      <w:r>
        <w:rPr>
          <w:spacing w:val="-9"/>
        </w:rPr>
        <w:t xml:space="preserve"> </w:t>
      </w:r>
      <w:r>
        <w:rPr>
          <w:spacing w:val="-2"/>
        </w:rPr>
        <w:t xml:space="preserve">from </w:t>
      </w:r>
      <w:r>
        <w:t>Wikipedia, or generated by ChatGPT based on provided bullet points.</w:t>
      </w:r>
    </w:p>
    <w:p w14:paraId="4C3C7B0D" w14:textId="77777777" w:rsidR="000655EC" w:rsidRDefault="000655EC">
      <w:pPr>
        <w:pStyle w:val="Textkrper"/>
        <w:spacing w:before="44"/>
      </w:pPr>
    </w:p>
    <w:p w14:paraId="4C3C7B0E" w14:textId="77777777" w:rsidR="000655EC" w:rsidRDefault="00000000">
      <w:pPr>
        <w:pStyle w:val="berschrift2"/>
        <w:ind w:left="142" w:firstLine="0"/>
        <w:jc w:val="both"/>
        <w:rPr>
          <w:b w:val="0"/>
        </w:rPr>
      </w:pPr>
      <w:r>
        <w:rPr>
          <w:b w:val="0"/>
          <w:color w:val="687D91"/>
          <w:w w:val="90"/>
        </w:rPr>
        <w:t>AI</w:t>
      </w:r>
      <w:r>
        <w:rPr>
          <w:b w:val="0"/>
          <w:color w:val="687D91"/>
          <w:spacing w:val="-7"/>
          <w:w w:val="90"/>
        </w:rPr>
        <w:t xml:space="preserve"> </w:t>
      </w:r>
      <w:r>
        <w:rPr>
          <w:b w:val="0"/>
          <w:color w:val="687D91"/>
          <w:spacing w:val="-5"/>
        </w:rPr>
        <w:t>Use</w:t>
      </w:r>
    </w:p>
    <w:p w14:paraId="4C3C7B0F" w14:textId="77777777" w:rsidR="000655EC" w:rsidRDefault="00000000">
      <w:pPr>
        <w:pStyle w:val="Textkrper"/>
        <w:spacing w:before="218" w:line="216" w:lineRule="auto"/>
        <w:ind w:left="142" w:right="848"/>
        <w:jc w:val="both"/>
      </w:pP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project,</w:t>
      </w:r>
      <w:r>
        <w:rPr>
          <w:spacing w:val="-5"/>
        </w:rPr>
        <w:t xml:space="preserve"> </w:t>
      </w:r>
      <w:r>
        <w:rPr>
          <w:spacing w:val="-2"/>
        </w:rPr>
        <w:t>generative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occasionally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idea</w:t>
      </w:r>
      <w:r>
        <w:rPr>
          <w:spacing w:val="-6"/>
        </w:rPr>
        <w:t xml:space="preserve"> </w:t>
      </w:r>
      <w:r>
        <w:rPr>
          <w:spacing w:val="-2"/>
        </w:rPr>
        <w:t>generation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styling</w:t>
      </w:r>
      <w:r>
        <w:rPr>
          <w:spacing w:val="-6"/>
        </w:rPr>
        <w:t xml:space="preserve"> </w:t>
      </w:r>
      <w:r>
        <w:rPr>
          <w:spacing w:val="-2"/>
        </w:rPr>
        <w:t>support,</w:t>
      </w:r>
      <w:r>
        <w:rPr>
          <w:spacing w:val="-5"/>
        </w:rPr>
        <w:t xml:space="preserve"> </w:t>
      </w:r>
      <w:r>
        <w:rPr>
          <w:spacing w:val="-2"/>
        </w:rPr>
        <w:t>such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 xml:space="preserve">the </w:t>
      </w:r>
      <w:r>
        <w:t xml:space="preserve">creation of tables OpenAI </w:t>
      </w:r>
      <w:hyperlink w:anchor="_bookmark63" w:history="1">
        <w:r w:rsidR="000655EC">
          <w:t>2025.</w:t>
        </w:r>
      </w:hyperlink>
      <w:r>
        <w:rPr>
          <w:spacing w:val="28"/>
        </w:rPr>
        <w:t xml:space="preserve"> </w:t>
      </w:r>
      <w:r>
        <w:t>The texts in this document were written by the author and corrected by ChatGPT</w:t>
      </w:r>
      <w:r>
        <w:rPr>
          <w:spacing w:val="-13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preserving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author’s</w:t>
      </w:r>
      <w:r>
        <w:rPr>
          <w:spacing w:val="-13"/>
        </w:rPr>
        <w:t xml:space="preserve"> </w:t>
      </w:r>
      <w:r>
        <w:t>writing</w:t>
      </w:r>
      <w:r>
        <w:rPr>
          <w:spacing w:val="-12"/>
        </w:rPr>
        <w:t xml:space="preserve"> </w:t>
      </w:r>
      <w:r>
        <w:t>style.</w:t>
      </w:r>
      <w:r>
        <w:rPr>
          <w:spacing w:val="-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corrections</w:t>
      </w:r>
      <w:r>
        <w:rPr>
          <w:spacing w:val="-12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applied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grammatical accuracy and to address limitations related to English not being the author’s native language.</w:t>
      </w:r>
    </w:p>
    <w:p w14:paraId="4C3C7B10" w14:textId="77777777" w:rsidR="000655EC" w:rsidRDefault="000655EC">
      <w:pPr>
        <w:pStyle w:val="Textkrper"/>
        <w:spacing w:line="216" w:lineRule="auto"/>
        <w:jc w:val="both"/>
        <w:sectPr w:rsidR="000655EC">
          <w:headerReference w:type="default" r:id="rId96"/>
          <w:footerReference w:type="default" r:id="rId97"/>
          <w:pgSz w:w="11910" w:h="16840"/>
          <w:pgMar w:top="2300" w:right="0" w:bottom="180" w:left="708" w:header="1755" w:footer="0" w:gutter="0"/>
          <w:pgNumType w:start="37"/>
          <w:cols w:space="720"/>
        </w:sectPr>
      </w:pPr>
    </w:p>
    <w:p w14:paraId="4C3C7B11" w14:textId="77777777" w:rsidR="000655EC" w:rsidRDefault="000655EC">
      <w:pPr>
        <w:pStyle w:val="Textkrper"/>
        <w:spacing w:before="8"/>
        <w:rPr>
          <w:sz w:val="14"/>
        </w:rPr>
      </w:pPr>
    </w:p>
    <w:p w14:paraId="4C3C7B12" w14:textId="77777777" w:rsidR="000655EC" w:rsidRDefault="000655EC">
      <w:pPr>
        <w:pStyle w:val="Textkrper"/>
        <w:rPr>
          <w:sz w:val="14"/>
        </w:rPr>
        <w:sectPr w:rsidR="000655EC">
          <w:headerReference w:type="even" r:id="rId98"/>
          <w:footerReference w:type="even" r:id="rId99"/>
          <w:pgSz w:w="11910" w:h="16840"/>
          <w:pgMar w:top="1920" w:right="0" w:bottom="280" w:left="708" w:header="0" w:footer="0" w:gutter="0"/>
          <w:cols w:space="720"/>
        </w:sectPr>
      </w:pPr>
    </w:p>
    <w:p w14:paraId="4C3C7B13" w14:textId="77777777" w:rsidR="000655EC" w:rsidRDefault="000655EC">
      <w:pPr>
        <w:pStyle w:val="Textkrper"/>
        <w:spacing w:before="94"/>
      </w:pPr>
    </w:p>
    <w:p w14:paraId="4C3C7B14" w14:textId="77777777" w:rsidR="000655EC" w:rsidRPr="003C2275" w:rsidRDefault="00000000">
      <w:pPr>
        <w:spacing w:line="286" w:lineRule="exact"/>
        <w:ind w:left="142"/>
        <w:rPr>
          <w:rFonts w:ascii="Cambria" w:hAnsi="Cambria"/>
          <w:lang w:val="fr-FR"/>
          <w:rPrChange w:id="404" w:author="Roccaro Roland, IT11.5" w:date="2025-12-09T10:46:00Z" w16du:dateUtc="2025-12-09T09:46:00Z">
            <w:rPr>
              <w:rFonts w:ascii="Cambria" w:hAnsi="Cambria"/>
            </w:rPr>
          </w:rPrChange>
        </w:rPr>
      </w:pPr>
      <w:bookmarkStart w:id="405" w:name="Bibliography"/>
      <w:bookmarkStart w:id="406" w:name="_bookmark61"/>
      <w:bookmarkStart w:id="407" w:name="_bookmark62"/>
      <w:bookmarkEnd w:id="405"/>
      <w:bookmarkEnd w:id="406"/>
      <w:bookmarkEnd w:id="407"/>
      <w:r>
        <w:t>“Miro</w:t>
      </w:r>
      <w:r>
        <w:rPr>
          <w:spacing w:val="-12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Mamagement</w:t>
      </w:r>
      <w:r>
        <w:rPr>
          <w:spacing w:val="-12"/>
        </w:rPr>
        <w:t xml:space="preserve"> </w:t>
      </w:r>
      <w:r>
        <w:t>Introduction”</w:t>
      </w:r>
      <w:r>
        <w:rPr>
          <w:spacing w:val="-11"/>
        </w:rPr>
        <w:t xml:space="preserve"> </w:t>
      </w:r>
      <w:r>
        <w:t>(Oct.</w:t>
      </w:r>
      <w:r>
        <w:rPr>
          <w:spacing w:val="-12"/>
        </w:rPr>
        <w:t xml:space="preserve"> </w:t>
      </w:r>
      <w:r>
        <w:t>17,</w:t>
      </w:r>
      <w:r>
        <w:rPr>
          <w:spacing w:val="-11"/>
        </w:rPr>
        <w:t xml:space="preserve"> </w:t>
      </w:r>
      <w:r>
        <w:t>2025).</w:t>
      </w:r>
      <w:r>
        <w:rPr>
          <w:spacing w:val="-12"/>
        </w:rPr>
        <w:t xml:space="preserve"> </w:t>
      </w:r>
      <w:r>
        <w:t>In:</w:t>
      </w:r>
      <w:r>
        <w:rPr>
          <w:spacing w:val="-11"/>
        </w:rPr>
        <w:t xml:space="preserve"> </w:t>
      </w:r>
      <w:r>
        <w:rPr>
          <w:i/>
        </w:rPr>
        <w:t>Selfstudy</w:t>
      </w:r>
      <w:r>
        <w:rPr>
          <w:i/>
          <w:spacing w:val="-12"/>
        </w:rPr>
        <w:t xml:space="preserve"> </w:t>
      </w:r>
      <w:r>
        <w:rPr>
          <w:i/>
        </w:rPr>
        <w:t>guide</w:t>
      </w:r>
      <w:r>
        <w:rPr>
          <w:i/>
          <w:spacing w:val="-11"/>
        </w:rPr>
        <w:t xml:space="preserve"> </w:t>
      </w:r>
      <w:r>
        <w:rPr>
          <w:i/>
        </w:rPr>
        <w:t>to</w:t>
      </w:r>
      <w:r>
        <w:rPr>
          <w:i/>
          <w:spacing w:val="-12"/>
        </w:rPr>
        <w:t xml:space="preserve"> </w:t>
      </w:r>
      <w:r>
        <w:rPr>
          <w:i/>
        </w:rPr>
        <w:t>risk</w:t>
      </w:r>
      <w:r>
        <w:rPr>
          <w:i/>
          <w:spacing w:val="-11"/>
        </w:rPr>
        <w:t xml:space="preserve"> </w:t>
      </w:r>
      <w:r>
        <w:rPr>
          <w:i/>
        </w:rPr>
        <w:t>management</w:t>
      </w:r>
      <w:r>
        <w:t>.</w:t>
      </w:r>
      <w:r>
        <w:rPr>
          <w:spacing w:val="-12"/>
        </w:rPr>
        <w:t xml:space="preserve"> </w:t>
      </w:r>
      <w:r w:rsidRPr="003C2275">
        <w:rPr>
          <w:lang w:val="fr-FR"/>
          <w:rPrChange w:id="408" w:author="Roccaro Roland, IT11.5" w:date="2025-12-09T10:46:00Z" w16du:dateUtc="2025-12-09T09:46:00Z">
            <w:rPr/>
          </w:rPrChange>
        </w:rPr>
        <w:t>URL:</w:t>
      </w:r>
      <w:r w:rsidRPr="003C2275">
        <w:rPr>
          <w:spacing w:val="-11"/>
          <w:lang w:val="fr-FR"/>
          <w:rPrChange w:id="409" w:author="Roccaro Roland, IT11.5" w:date="2025-12-09T10:46:00Z" w16du:dateUtc="2025-12-09T09:46:00Z">
            <w:rPr>
              <w:spacing w:val="-11"/>
            </w:rPr>
          </w:rPrChange>
        </w:rPr>
        <w:t xml:space="preserve"> </w:t>
      </w:r>
      <w:r w:rsidR="000655EC">
        <w:fldChar w:fldCharType="begin"/>
      </w:r>
      <w:r w:rsidR="000655EC" w:rsidRPr="003C2275">
        <w:rPr>
          <w:lang w:val="fr-FR"/>
          <w:rPrChange w:id="410" w:author="Roccaro Roland, IT11.5" w:date="2025-12-09T10:46:00Z" w16du:dateUtc="2025-12-09T09:46:00Z">
            <w:rPr/>
          </w:rPrChange>
        </w:rPr>
        <w:instrText>HYPERLINK "https://miro.com/app/board/uXjVPNj_5FQ%3D/" \h</w:instrText>
      </w:r>
      <w:r w:rsidR="000655EC">
        <w:fldChar w:fldCharType="separate"/>
      </w:r>
      <w:r w:rsidR="000655EC" w:rsidRPr="003C2275">
        <w:rPr>
          <w:rFonts w:ascii="Cambria" w:hAnsi="Cambria"/>
          <w:spacing w:val="-2"/>
          <w:lang w:val="fr-FR"/>
          <w:rPrChange w:id="411" w:author="Roccaro Roland, IT11.5" w:date="2025-12-09T10:46:00Z" w16du:dateUtc="2025-12-09T09:46:00Z">
            <w:rPr>
              <w:rFonts w:ascii="Cambria" w:hAnsi="Cambria"/>
              <w:spacing w:val="-2"/>
            </w:rPr>
          </w:rPrChange>
        </w:rPr>
        <w:t>https:</w:t>
      </w:r>
      <w:r w:rsidR="000655EC">
        <w:fldChar w:fldCharType="end"/>
      </w:r>
    </w:p>
    <w:bookmarkStart w:id="412" w:name="_bookmark63"/>
    <w:bookmarkEnd w:id="412"/>
    <w:p w14:paraId="4C3C7B15" w14:textId="77777777" w:rsidR="000655EC" w:rsidRPr="003C2275" w:rsidRDefault="00000000">
      <w:pPr>
        <w:pStyle w:val="Textkrper"/>
        <w:spacing w:line="271" w:lineRule="exact"/>
        <w:ind w:left="360"/>
        <w:rPr>
          <w:lang w:val="fr-FR"/>
          <w:rPrChange w:id="413" w:author="Roccaro Roland, IT11.5" w:date="2025-12-09T10:46:00Z" w16du:dateUtc="2025-12-09T09:46:00Z">
            <w:rPr/>
          </w:rPrChange>
        </w:rPr>
      </w:pPr>
      <w:r>
        <w:fldChar w:fldCharType="begin"/>
      </w:r>
      <w:r w:rsidRPr="003C2275">
        <w:rPr>
          <w:lang w:val="fr-FR"/>
          <w:rPrChange w:id="414" w:author="Roccaro Roland, IT11.5" w:date="2025-12-09T10:46:00Z" w16du:dateUtc="2025-12-09T09:46:00Z">
            <w:rPr/>
          </w:rPrChange>
        </w:rPr>
        <w:instrText>HYPERLINK "https://miro.com/app/board/uXjVPNj_5FQ%3D/" \h</w:instrText>
      </w:r>
      <w:r>
        <w:fldChar w:fldCharType="separate"/>
      </w:r>
      <w:r w:rsidRPr="003C2275">
        <w:rPr>
          <w:rFonts w:ascii="Cambria"/>
          <w:spacing w:val="-2"/>
          <w:lang w:val="fr-FR"/>
          <w:rPrChange w:id="415" w:author="Roccaro Roland, IT11.5" w:date="2025-12-09T10:46:00Z" w16du:dateUtc="2025-12-09T09:46:00Z">
            <w:rPr>
              <w:rFonts w:ascii="Cambria"/>
              <w:spacing w:val="-2"/>
            </w:rPr>
          </w:rPrChange>
        </w:rPr>
        <w:t>//miro.com/app/board/uXjVPNj_5FQ=/</w:t>
      </w:r>
      <w:r>
        <w:fldChar w:fldCharType="end"/>
      </w:r>
      <w:r w:rsidRPr="003C2275">
        <w:rPr>
          <w:spacing w:val="-2"/>
          <w:lang w:val="fr-FR"/>
          <w:rPrChange w:id="416" w:author="Roccaro Roland, IT11.5" w:date="2025-12-09T10:46:00Z" w16du:dateUtc="2025-12-09T09:46:00Z">
            <w:rPr>
              <w:spacing w:val="-2"/>
            </w:rPr>
          </w:rPrChange>
        </w:rPr>
        <w:t>.</w:t>
      </w:r>
    </w:p>
    <w:p w14:paraId="4C3C7B16" w14:textId="77777777" w:rsidR="000655EC" w:rsidRDefault="00000000">
      <w:pPr>
        <w:spacing w:before="9" w:line="213" w:lineRule="auto"/>
        <w:ind w:left="360" w:right="883" w:hanging="219"/>
      </w:pPr>
      <w:r w:rsidRPr="003C2275">
        <w:rPr>
          <w:lang w:val="fr-FR"/>
          <w:rPrChange w:id="417" w:author="Roccaro Roland, IT11.5" w:date="2025-12-09T10:46:00Z" w16du:dateUtc="2025-12-09T09:46:00Z">
            <w:rPr/>
          </w:rPrChange>
        </w:rPr>
        <w:t xml:space="preserve">OpenAI (2025). </w:t>
      </w:r>
      <w:r w:rsidRPr="003C2275">
        <w:rPr>
          <w:i/>
          <w:lang w:val="fr-FR"/>
          <w:rPrChange w:id="418" w:author="Roccaro Roland, IT11.5" w:date="2025-12-09T10:46:00Z" w16du:dateUtc="2025-12-09T09:46:00Z">
            <w:rPr>
              <w:i/>
            </w:rPr>
          </w:rPrChange>
        </w:rPr>
        <w:t>ChatGPT (June 2025 version)</w:t>
      </w:r>
      <w:r w:rsidRPr="003C2275">
        <w:rPr>
          <w:lang w:val="fr-FR"/>
          <w:rPrChange w:id="419" w:author="Roccaro Roland, IT11.5" w:date="2025-12-09T10:46:00Z" w16du:dateUtc="2025-12-09T09:46:00Z">
            <w:rPr/>
          </w:rPrChange>
        </w:rPr>
        <w:t xml:space="preserve">. </w:t>
      </w:r>
      <w:r>
        <w:t xml:space="preserve">Large language model. Output used for table generation in </w:t>
      </w:r>
      <w:bookmarkStart w:id="420" w:name="_bookmark64"/>
      <w:bookmarkEnd w:id="420"/>
      <w:r>
        <w:t>Section</w:t>
      </w:r>
      <w:r>
        <w:rPr>
          <w:spacing w:val="35"/>
        </w:rPr>
        <w:t xml:space="preserve"> </w:t>
      </w:r>
      <w:r>
        <w:rPr>
          <w:rFonts w:ascii="Palatino Linotype"/>
          <w:b/>
        </w:rPr>
        <w:t>??</w:t>
      </w:r>
      <w:r>
        <w:t>.</w:t>
      </w:r>
      <w:r>
        <w:rPr>
          <w:spacing w:val="35"/>
        </w:rPr>
        <w:t xml:space="preserve"> </w:t>
      </w:r>
      <w:r>
        <w:t>URL:</w:t>
      </w:r>
      <w:r>
        <w:rPr>
          <w:spacing w:val="35"/>
        </w:rPr>
        <w:t xml:space="preserve"> </w:t>
      </w:r>
      <w:hyperlink r:id="rId100">
        <w:r w:rsidR="000655EC">
          <w:rPr>
            <w:rFonts w:ascii="Cambria"/>
          </w:rPr>
          <w:t>https://chat.openai.com/</w:t>
        </w:r>
      </w:hyperlink>
      <w:r>
        <w:t>.</w:t>
      </w:r>
    </w:p>
    <w:p w14:paraId="4C3C7B17" w14:textId="77777777" w:rsidR="000655EC" w:rsidRDefault="00000000">
      <w:pPr>
        <w:pStyle w:val="Textkrper"/>
        <w:spacing w:line="216" w:lineRule="auto"/>
        <w:ind w:left="360" w:right="848" w:hanging="219"/>
      </w:pPr>
      <w:r>
        <w:t>Pas,</w:t>
      </w:r>
      <w:r>
        <w:rPr>
          <w:spacing w:val="-1"/>
        </w:rPr>
        <w:t xml:space="preserve"> </w:t>
      </w:r>
      <w:r>
        <w:t>Chiel van</w:t>
      </w:r>
      <w:r>
        <w:rPr>
          <w:spacing w:val="-1"/>
        </w:rPr>
        <w:t xml:space="preserve"> </w:t>
      </w:r>
      <w:r>
        <w:t>der</w:t>
      </w:r>
      <w:r>
        <w:rPr>
          <w:spacing w:val="-1"/>
        </w:rPr>
        <w:t xml:space="preserve"> </w:t>
      </w:r>
      <w:r>
        <w:t>(2025). “Long</w:t>
      </w:r>
      <w:r>
        <w:rPr>
          <w:spacing w:val="-1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availability of</w:t>
      </w:r>
      <w:r>
        <w:rPr>
          <w:spacing w:val="-1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with ddss”.</w:t>
      </w:r>
      <w:r>
        <w:rPr>
          <w:spacing w:val="-1"/>
        </w:rPr>
        <w:t xml:space="preserve"> </w:t>
      </w:r>
      <w:r>
        <w:t>In: URL:</w:t>
      </w:r>
      <w:r>
        <w:rPr>
          <w:spacing w:val="-1"/>
        </w:rPr>
        <w:t xml:space="preserve"> </w:t>
      </w:r>
      <w:hyperlink r:id="rId101">
        <w:r w:rsidR="000655EC">
          <w:rPr>
            <w:rFonts w:ascii="Cambria" w:hAnsi="Cambria"/>
          </w:rPr>
          <w:t>https://www.</w:t>
        </w:r>
      </w:hyperlink>
      <w:r>
        <w:rPr>
          <w:rFonts w:ascii="Cambria" w:hAnsi="Cambria"/>
        </w:rPr>
        <w:t xml:space="preserve"> </w:t>
      </w:r>
      <w:bookmarkStart w:id="421" w:name="_bookmark65"/>
      <w:bookmarkEnd w:id="421"/>
      <w:r>
        <w:fldChar w:fldCharType="begin"/>
      </w:r>
      <w:r>
        <w:instrText>HYPERLINK "https://www.based.co.nl/en/news/long-term-availability-of-construction-data-with-ddss" \h</w:instrText>
      </w:r>
      <w:r>
        <w:fldChar w:fldCharType="separate"/>
      </w:r>
      <w:r>
        <w:rPr>
          <w:rFonts w:ascii="Cambria" w:hAnsi="Cambria"/>
          <w:spacing w:val="-2"/>
          <w:w w:val="110"/>
        </w:rPr>
        <w:t>based.co.nl/en/news/long-term-availability-of-construction-data-with-ddss</w:t>
      </w:r>
      <w:r>
        <w:fldChar w:fldCharType="end"/>
      </w:r>
      <w:r>
        <w:rPr>
          <w:spacing w:val="-2"/>
          <w:w w:val="110"/>
        </w:rPr>
        <w:t>.</w:t>
      </w:r>
    </w:p>
    <w:p w14:paraId="4C3C7B18" w14:textId="77777777" w:rsidR="000655EC" w:rsidRPr="00ED2C22" w:rsidRDefault="00000000">
      <w:pPr>
        <w:pStyle w:val="Textkrper"/>
        <w:spacing w:line="216" w:lineRule="auto"/>
        <w:ind w:left="360" w:right="848" w:hanging="219"/>
        <w:rPr>
          <w:lang w:val="de-CH"/>
          <w:rPrChange w:id="422" w:author="Ritley Kenneth" w:date="2025-12-09T04:45:00Z" w16du:dateUtc="2025-12-09T03:45:00Z">
            <w:rPr/>
          </w:rPrChange>
        </w:rPr>
      </w:pPr>
      <w:r>
        <w:rPr>
          <w:w w:val="105"/>
        </w:rPr>
        <w:t xml:space="preserve">Post, Swiss (Oct. 26, 2025a). </w:t>
      </w:r>
      <w:r>
        <w:rPr>
          <w:i/>
          <w:w w:val="105"/>
        </w:rPr>
        <w:t>The Best Post Article</w:t>
      </w:r>
      <w:r>
        <w:rPr>
          <w:w w:val="105"/>
        </w:rPr>
        <w:t xml:space="preserve">. </w:t>
      </w:r>
      <w:r w:rsidRPr="00ED2C22">
        <w:rPr>
          <w:w w:val="105"/>
          <w:lang w:val="de-CH"/>
          <w:rPrChange w:id="423" w:author="Ritley Kenneth" w:date="2025-12-09T04:45:00Z" w16du:dateUtc="2025-12-09T03:45:00Z">
            <w:rPr>
              <w:w w:val="105"/>
            </w:rPr>
          </w:rPrChange>
        </w:rPr>
        <w:t xml:space="preserve">URL: </w:t>
      </w:r>
      <w:r>
        <w:fldChar w:fldCharType="begin"/>
      </w:r>
      <w:r w:rsidRPr="00ED2C22">
        <w:rPr>
          <w:lang w:val="de-CH"/>
          <w:rPrChange w:id="424" w:author="Ritley Kenneth" w:date="2025-12-09T04:45:00Z" w16du:dateUtc="2025-12-09T03:45:00Z">
            <w:rPr/>
          </w:rPrChange>
        </w:rPr>
        <w:instrText>HYPERLINK "https://www.post.ch/de/ueber-uns/aktuell/2023/175-jahre-alt-und-immer-noch-weltklasse" \h</w:instrText>
      </w:r>
      <w:r>
        <w:fldChar w:fldCharType="separate"/>
      </w:r>
      <w:r w:rsidRPr="00ED2C22">
        <w:rPr>
          <w:rFonts w:ascii="Cambria"/>
          <w:w w:val="105"/>
          <w:lang w:val="de-CH"/>
          <w:rPrChange w:id="425" w:author="Ritley Kenneth" w:date="2025-12-09T04:45:00Z" w16du:dateUtc="2025-12-09T03:45:00Z">
            <w:rPr>
              <w:rFonts w:ascii="Cambria"/>
              <w:w w:val="105"/>
            </w:rPr>
          </w:rPrChange>
        </w:rPr>
        <w:t>https://www.post.ch/de/ueber-</w:t>
      </w:r>
      <w:r w:rsidRPr="00ED2C22">
        <w:rPr>
          <w:rFonts w:ascii="Cambria"/>
          <w:spacing w:val="-22"/>
          <w:w w:val="105"/>
          <w:lang w:val="de-CH"/>
          <w:rPrChange w:id="426" w:author="Ritley Kenneth" w:date="2025-12-09T04:45:00Z" w16du:dateUtc="2025-12-09T03:45:00Z">
            <w:rPr>
              <w:rFonts w:ascii="Cambria"/>
              <w:spacing w:val="-22"/>
              <w:w w:val="105"/>
            </w:rPr>
          </w:rPrChange>
        </w:rPr>
        <w:t xml:space="preserve"> </w:t>
      </w:r>
      <w:r w:rsidRPr="00ED2C22">
        <w:rPr>
          <w:rFonts w:ascii="Cambria"/>
          <w:w w:val="105"/>
          <w:lang w:val="de-CH"/>
          <w:rPrChange w:id="427" w:author="Ritley Kenneth" w:date="2025-12-09T04:45:00Z" w16du:dateUtc="2025-12-09T03:45:00Z">
            <w:rPr>
              <w:rFonts w:ascii="Cambria"/>
              <w:w w:val="105"/>
            </w:rPr>
          </w:rPrChange>
        </w:rPr>
        <w:t>uns/aktuell/</w:t>
      </w:r>
      <w:r>
        <w:fldChar w:fldCharType="end"/>
      </w:r>
      <w:r w:rsidRPr="00ED2C22">
        <w:rPr>
          <w:rFonts w:ascii="Cambria"/>
          <w:w w:val="105"/>
          <w:lang w:val="de-CH"/>
          <w:rPrChange w:id="428" w:author="Ritley Kenneth" w:date="2025-12-09T04:45:00Z" w16du:dateUtc="2025-12-09T03:45:00Z">
            <w:rPr>
              <w:rFonts w:ascii="Cambria"/>
              <w:w w:val="105"/>
            </w:rPr>
          </w:rPrChange>
        </w:rPr>
        <w:t xml:space="preserve"> </w:t>
      </w:r>
      <w:bookmarkStart w:id="429" w:name="_bookmark66"/>
      <w:bookmarkEnd w:id="429"/>
      <w:r>
        <w:fldChar w:fldCharType="begin"/>
      </w:r>
      <w:r w:rsidRPr="00ED2C22">
        <w:rPr>
          <w:lang w:val="de-CH"/>
          <w:rPrChange w:id="430" w:author="Ritley Kenneth" w:date="2025-12-09T04:45:00Z" w16du:dateUtc="2025-12-09T03:45:00Z">
            <w:rPr/>
          </w:rPrChange>
        </w:rPr>
        <w:instrText>HYPERLINK "https://www.post.ch/de/ueber-uns/aktuell/2023/175-jahre-alt-und-immer-noch-weltklasse" \h</w:instrText>
      </w:r>
      <w:r>
        <w:fldChar w:fldCharType="separate"/>
      </w:r>
      <w:r w:rsidRPr="00ED2C22">
        <w:rPr>
          <w:rFonts w:ascii="Cambria"/>
          <w:spacing w:val="-2"/>
          <w:w w:val="105"/>
          <w:lang w:val="de-CH"/>
          <w:rPrChange w:id="431" w:author="Ritley Kenneth" w:date="2025-12-09T04:45:00Z" w16du:dateUtc="2025-12-09T03:45:00Z">
            <w:rPr>
              <w:rFonts w:ascii="Cambria"/>
              <w:spacing w:val="-2"/>
              <w:w w:val="105"/>
            </w:rPr>
          </w:rPrChange>
        </w:rPr>
        <w:t>2023/175-jahre-</w:t>
      </w:r>
      <w:r w:rsidRPr="00ED2C22">
        <w:rPr>
          <w:rFonts w:ascii="Cambria"/>
          <w:spacing w:val="-2"/>
          <w:w w:val="115"/>
          <w:lang w:val="de-CH"/>
          <w:rPrChange w:id="432" w:author="Ritley Kenneth" w:date="2025-12-09T04:45:00Z" w16du:dateUtc="2025-12-09T03:45:00Z">
            <w:rPr>
              <w:rFonts w:ascii="Cambria"/>
              <w:spacing w:val="-2"/>
              <w:w w:val="115"/>
            </w:rPr>
          </w:rPrChange>
        </w:rPr>
        <w:t>alt-</w:t>
      </w:r>
      <w:r w:rsidRPr="00ED2C22">
        <w:rPr>
          <w:rFonts w:ascii="Cambria"/>
          <w:spacing w:val="-2"/>
          <w:w w:val="105"/>
          <w:lang w:val="de-CH"/>
          <w:rPrChange w:id="433" w:author="Ritley Kenneth" w:date="2025-12-09T04:45:00Z" w16du:dateUtc="2025-12-09T03:45:00Z">
            <w:rPr>
              <w:rFonts w:ascii="Cambria"/>
              <w:spacing w:val="-2"/>
              <w:w w:val="105"/>
            </w:rPr>
          </w:rPrChange>
        </w:rPr>
        <w:t>und-immer-noch-weltklasse</w:t>
      </w:r>
      <w:r>
        <w:fldChar w:fldCharType="end"/>
      </w:r>
      <w:r w:rsidRPr="00ED2C22">
        <w:rPr>
          <w:spacing w:val="-2"/>
          <w:w w:val="105"/>
          <w:lang w:val="de-CH"/>
          <w:rPrChange w:id="434" w:author="Ritley Kenneth" w:date="2025-12-09T04:45:00Z" w16du:dateUtc="2025-12-09T03:45:00Z">
            <w:rPr>
              <w:spacing w:val="-2"/>
              <w:w w:val="105"/>
            </w:rPr>
          </w:rPrChange>
        </w:rPr>
        <w:t>.</w:t>
      </w:r>
    </w:p>
    <w:p w14:paraId="4C3C7B19" w14:textId="77777777" w:rsidR="000655EC" w:rsidRDefault="00000000">
      <w:pPr>
        <w:pStyle w:val="Listenabsatz"/>
        <w:numPr>
          <w:ilvl w:val="0"/>
          <w:numId w:val="7"/>
        </w:numPr>
        <w:tabs>
          <w:tab w:val="left" w:pos="359"/>
        </w:tabs>
        <w:spacing w:line="263" w:lineRule="exact"/>
        <w:ind w:left="359" w:hanging="217"/>
      </w:pPr>
      <w:bookmarkStart w:id="435" w:name="_bookmark67"/>
      <w:bookmarkEnd w:id="435"/>
      <w:r>
        <w:rPr>
          <w:spacing w:val="-2"/>
        </w:rPr>
        <w:t>(Oct.</w:t>
      </w:r>
      <w:r>
        <w:rPr>
          <w:spacing w:val="-4"/>
        </w:rPr>
        <w:t xml:space="preserve"> </w:t>
      </w:r>
      <w:r>
        <w:rPr>
          <w:spacing w:val="-2"/>
        </w:rPr>
        <w:t>26,</w:t>
      </w:r>
      <w:r>
        <w:rPr>
          <w:spacing w:val="-4"/>
        </w:rPr>
        <w:t xml:space="preserve"> </w:t>
      </w:r>
      <w:r>
        <w:rPr>
          <w:spacing w:val="-2"/>
        </w:rPr>
        <w:t>2025b).</w:t>
      </w:r>
      <w:r>
        <w:rPr>
          <w:spacing w:val="-4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Swiss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Post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Homepage</w:t>
      </w:r>
      <w:r>
        <w:rPr>
          <w:spacing w:val="-2"/>
        </w:rPr>
        <w:t>.</w:t>
      </w:r>
      <w:r>
        <w:rPr>
          <w:spacing w:val="-3"/>
        </w:rPr>
        <w:t xml:space="preserve"> </w:t>
      </w:r>
      <w:r>
        <w:rPr>
          <w:spacing w:val="-2"/>
        </w:rPr>
        <w:t>URL:</w:t>
      </w:r>
      <w:r>
        <w:rPr>
          <w:spacing w:val="-4"/>
        </w:rPr>
        <w:t xml:space="preserve"> </w:t>
      </w:r>
      <w:hyperlink r:id="rId102">
        <w:r w:rsidR="000655EC">
          <w:rPr>
            <w:rFonts w:ascii="Cambria" w:hAnsi="Cambria"/>
            <w:spacing w:val="-2"/>
          </w:rPr>
          <w:t>https://www.post.ch/en</w:t>
        </w:r>
      </w:hyperlink>
      <w:r>
        <w:rPr>
          <w:spacing w:val="-2"/>
        </w:rPr>
        <w:t>.</w:t>
      </w:r>
    </w:p>
    <w:p w14:paraId="4C3C7B1A" w14:textId="77777777" w:rsidR="000655EC" w:rsidRDefault="00000000">
      <w:pPr>
        <w:spacing w:before="7" w:line="216" w:lineRule="auto"/>
        <w:ind w:left="350" w:right="693" w:hanging="208"/>
      </w:pPr>
      <w:r>
        <w:rPr>
          <w:spacing w:val="-2"/>
        </w:rPr>
        <w:t>Wikipedia</w:t>
      </w:r>
      <w:r>
        <w:rPr>
          <w:spacing w:val="-17"/>
        </w:rPr>
        <w:t xml:space="preserve"> </w:t>
      </w:r>
      <w:r>
        <w:rPr>
          <w:spacing w:val="-2"/>
        </w:rPr>
        <w:t>contributors</w:t>
      </w:r>
      <w:r>
        <w:rPr>
          <w:spacing w:val="-17"/>
        </w:rPr>
        <w:t xml:space="preserve"> </w:t>
      </w:r>
      <w:r>
        <w:rPr>
          <w:spacing w:val="-2"/>
        </w:rPr>
        <w:t>(2025a).</w:t>
      </w:r>
      <w:r>
        <w:rPr>
          <w:spacing w:val="-17"/>
        </w:rPr>
        <w:t xml:space="preserve"> </w:t>
      </w:r>
      <w:r>
        <w:rPr>
          <w:i/>
          <w:spacing w:val="-2"/>
        </w:rPr>
        <w:t>Data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quality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—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Wikipedia,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Free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Encyclopedia</w:t>
      </w:r>
      <w:r>
        <w:rPr>
          <w:spacing w:val="-2"/>
        </w:rPr>
        <w:t>.</w:t>
      </w:r>
      <w:r>
        <w:rPr>
          <w:spacing w:val="-17"/>
        </w:rPr>
        <w:t xml:space="preserve"> </w:t>
      </w:r>
      <w:r>
        <w:rPr>
          <w:spacing w:val="-2"/>
        </w:rPr>
        <w:t>[Online;</w:t>
      </w:r>
      <w:r>
        <w:rPr>
          <w:spacing w:val="-17"/>
        </w:rPr>
        <w:t xml:space="preserve"> </w:t>
      </w:r>
      <w:r>
        <w:rPr>
          <w:spacing w:val="-2"/>
        </w:rPr>
        <w:t>accessed</w:t>
      </w:r>
      <w:r>
        <w:rPr>
          <w:spacing w:val="-17"/>
        </w:rPr>
        <w:t xml:space="preserve"> </w:t>
      </w:r>
      <w:r>
        <w:rPr>
          <w:spacing w:val="-2"/>
        </w:rPr>
        <w:t>17-October-</w:t>
      </w:r>
      <w:bookmarkStart w:id="436" w:name="_bookmark68"/>
      <w:bookmarkEnd w:id="436"/>
      <w:r>
        <w:t>2025].</w:t>
      </w:r>
      <w:r>
        <w:rPr>
          <w:spacing w:val="56"/>
          <w:w w:val="150"/>
        </w:rPr>
        <w:t xml:space="preserve">  </w:t>
      </w:r>
      <w:r>
        <w:t>URL:</w:t>
      </w:r>
      <w:r>
        <w:rPr>
          <w:spacing w:val="57"/>
          <w:w w:val="150"/>
        </w:rPr>
        <w:t xml:space="preserve">  </w:t>
      </w:r>
      <w:hyperlink r:id="rId103">
        <w:r w:rsidR="000655EC">
          <w:rPr>
            <w:rFonts w:ascii="Cambria" w:hAnsi="Cambria"/>
          </w:rPr>
          <w:t>https://en.wikipedia.org/w/index.php?title=Data_quality&amp;oldid=1316970467</w:t>
        </w:r>
      </w:hyperlink>
      <w:r>
        <w:t>.</w:t>
      </w:r>
    </w:p>
    <w:p w14:paraId="4C3C7B1B" w14:textId="77777777" w:rsidR="000655EC" w:rsidRDefault="00000000">
      <w:pPr>
        <w:pStyle w:val="Listenabsatz"/>
        <w:numPr>
          <w:ilvl w:val="0"/>
          <w:numId w:val="7"/>
        </w:numPr>
        <w:tabs>
          <w:tab w:val="left" w:pos="359"/>
        </w:tabs>
        <w:spacing w:line="263" w:lineRule="exact"/>
        <w:ind w:left="359" w:hanging="217"/>
        <w:rPr>
          <w:rFonts w:ascii="Cambria" w:hAnsi="Cambria"/>
        </w:rPr>
      </w:pPr>
      <w:r>
        <w:t>(2025b).</w:t>
      </w:r>
      <w:r>
        <w:rPr>
          <w:spacing w:val="2"/>
        </w:rPr>
        <w:t xml:space="preserve"> </w:t>
      </w:r>
      <w:r>
        <w:rPr>
          <w:i/>
        </w:rPr>
        <w:t>ISO</w:t>
      </w:r>
      <w:r>
        <w:rPr>
          <w:i/>
          <w:spacing w:val="7"/>
        </w:rPr>
        <w:t xml:space="preserve"> </w:t>
      </w:r>
      <w:r>
        <w:rPr>
          <w:i/>
        </w:rPr>
        <w:t>8000</w:t>
      </w:r>
      <w:r>
        <w:rPr>
          <w:i/>
          <w:spacing w:val="6"/>
        </w:rPr>
        <w:t xml:space="preserve"> </w:t>
      </w:r>
      <w:r>
        <w:rPr>
          <w:i/>
        </w:rPr>
        <w:t>—</w:t>
      </w:r>
      <w:r>
        <w:rPr>
          <w:i/>
          <w:spacing w:val="7"/>
        </w:rPr>
        <w:t xml:space="preserve"> </w:t>
      </w:r>
      <w:r>
        <w:rPr>
          <w:i/>
        </w:rPr>
        <w:t>Wikipedia,</w:t>
      </w:r>
      <w:r>
        <w:rPr>
          <w:i/>
          <w:spacing w:val="7"/>
        </w:rPr>
        <w:t xml:space="preserve"> </w:t>
      </w:r>
      <w:r>
        <w:rPr>
          <w:i/>
        </w:rPr>
        <w:t>The</w:t>
      </w:r>
      <w:r>
        <w:rPr>
          <w:i/>
          <w:spacing w:val="7"/>
        </w:rPr>
        <w:t xml:space="preserve"> </w:t>
      </w:r>
      <w:r>
        <w:rPr>
          <w:i/>
        </w:rPr>
        <w:t>Free</w:t>
      </w:r>
      <w:r>
        <w:rPr>
          <w:i/>
          <w:spacing w:val="6"/>
        </w:rPr>
        <w:t xml:space="preserve"> </w:t>
      </w:r>
      <w:r>
        <w:rPr>
          <w:i/>
        </w:rPr>
        <w:t>Encyclopedia</w:t>
      </w:r>
      <w:r>
        <w:t>.</w:t>
      </w:r>
      <w:r>
        <w:rPr>
          <w:spacing w:val="7"/>
        </w:rPr>
        <w:t xml:space="preserve"> </w:t>
      </w:r>
      <w:r>
        <w:t>[Online;</w:t>
      </w:r>
      <w:r>
        <w:rPr>
          <w:spacing w:val="7"/>
        </w:rPr>
        <w:t xml:space="preserve"> </w:t>
      </w:r>
      <w:r>
        <w:t>accessed</w:t>
      </w:r>
      <w:r>
        <w:rPr>
          <w:spacing w:val="7"/>
        </w:rPr>
        <w:t xml:space="preserve"> </w:t>
      </w:r>
      <w:r>
        <w:t>17-October-2025].</w:t>
      </w:r>
      <w:r>
        <w:rPr>
          <w:spacing w:val="6"/>
        </w:rPr>
        <w:t xml:space="preserve"> </w:t>
      </w:r>
      <w:r>
        <w:t>URL:</w:t>
      </w:r>
      <w:r>
        <w:rPr>
          <w:spacing w:val="7"/>
        </w:rPr>
        <w:t xml:space="preserve"> </w:t>
      </w:r>
      <w:hyperlink r:id="rId104">
        <w:r w:rsidR="000655EC">
          <w:rPr>
            <w:rFonts w:ascii="Cambria" w:hAnsi="Cambria"/>
          </w:rPr>
          <w:t>https</w:t>
        </w:r>
        <w:r w:rsidR="000655EC">
          <w:rPr>
            <w:rFonts w:ascii="Cambria" w:hAnsi="Cambria"/>
            <w:spacing w:val="-22"/>
          </w:rPr>
          <w:t xml:space="preserve"> </w:t>
        </w:r>
        <w:r w:rsidR="000655EC">
          <w:rPr>
            <w:rFonts w:ascii="Cambria" w:hAnsi="Cambria"/>
            <w:spacing w:val="-10"/>
          </w:rPr>
          <w:t>:</w:t>
        </w:r>
      </w:hyperlink>
    </w:p>
    <w:bookmarkStart w:id="437" w:name="_bookmark69"/>
    <w:bookmarkEnd w:id="437"/>
    <w:p w14:paraId="4C3C7B1C" w14:textId="77777777" w:rsidR="000655EC" w:rsidRDefault="00000000">
      <w:pPr>
        <w:pStyle w:val="Textkrper"/>
        <w:spacing w:line="271" w:lineRule="exact"/>
        <w:ind w:left="360"/>
      </w:pPr>
      <w:r>
        <w:fldChar w:fldCharType="begin"/>
      </w:r>
      <w:r>
        <w:instrText>HYPERLINK "https://en.wikipedia.org/w/index.php?title=ISO_8000&amp;oldid=1316394786" \h</w:instrText>
      </w:r>
      <w:r>
        <w:fldChar w:fldCharType="separate"/>
      </w:r>
      <w:r>
        <w:rPr>
          <w:rFonts w:ascii="Cambria"/>
          <w:spacing w:val="-2"/>
          <w:w w:val="105"/>
        </w:rPr>
        <w:t>//en.wikipedia.org/w/index.php?title=ISO_8000&amp;oldid=1316394786</w:t>
      </w:r>
      <w:r>
        <w:fldChar w:fldCharType="end"/>
      </w:r>
      <w:r>
        <w:rPr>
          <w:spacing w:val="-2"/>
          <w:w w:val="105"/>
        </w:rPr>
        <w:t>.</w:t>
      </w:r>
    </w:p>
    <w:p w14:paraId="4C3C7B1D" w14:textId="77777777" w:rsidR="000655EC" w:rsidRDefault="00000000">
      <w:pPr>
        <w:pStyle w:val="Listenabsatz"/>
        <w:numPr>
          <w:ilvl w:val="0"/>
          <w:numId w:val="7"/>
        </w:numPr>
        <w:tabs>
          <w:tab w:val="left" w:pos="359"/>
        </w:tabs>
        <w:spacing w:line="271" w:lineRule="exact"/>
        <w:ind w:left="359" w:hanging="217"/>
        <w:rPr>
          <w:rFonts w:ascii="Cambria" w:hAnsi="Cambria"/>
        </w:rPr>
      </w:pPr>
      <w:r>
        <w:t>(2025c).</w:t>
      </w:r>
      <w:r>
        <w:rPr>
          <w:spacing w:val="-5"/>
        </w:rPr>
        <w:t xml:space="preserve"> </w:t>
      </w:r>
      <w:r>
        <w:rPr>
          <w:i/>
        </w:rPr>
        <w:t>Swiss</w:t>
      </w:r>
      <w:r>
        <w:rPr>
          <w:i/>
          <w:spacing w:val="-4"/>
        </w:rPr>
        <w:t xml:space="preserve"> </w:t>
      </w:r>
      <w:r>
        <w:rPr>
          <w:i/>
        </w:rPr>
        <w:t>Post</w:t>
      </w:r>
      <w:r>
        <w:rPr>
          <w:i/>
          <w:spacing w:val="-4"/>
        </w:rPr>
        <w:t xml:space="preserve"> </w:t>
      </w:r>
      <w:r>
        <w:rPr>
          <w:i/>
        </w:rPr>
        <w:t>—</w:t>
      </w:r>
      <w:r>
        <w:rPr>
          <w:i/>
          <w:spacing w:val="-4"/>
        </w:rPr>
        <w:t xml:space="preserve"> </w:t>
      </w:r>
      <w:r>
        <w:rPr>
          <w:i/>
        </w:rPr>
        <w:t>Wikipedia,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Free</w:t>
      </w:r>
      <w:r>
        <w:rPr>
          <w:i/>
          <w:spacing w:val="-4"/>
        </w:rPr>
        <w:t xml:space="preserve"> </w:t>
      </w:r>
      <w:r>
        <w:rPr>
          <w:i/>
        </w:rPr>
        <w:t>Encyclopedia</w:t>
      </w:r>
      <w:r>
        <w:t>.</w:t>
      </w:r>
      <w:r>
        <w:rPr>
          <w:spacing w:val="-4"/>
        </w:rPr>
        <w:t xml:space="preserve"> </w:t>
      </w:r>
      <w:r>
        <w:t>[Online;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26-October-2025].</w:t>
      </w:r>
      <w:r>
        <w:rPr>
          <w:spacing w:val="-4"/>
        </w:rPr>
        <w:t xml:space="preserve"> </w:t>
      </w:r>
      <w:r>
        <w:t>URL:</w:t>
      </w:r>
      <w:r>
        <w:rPr>
          <w:spacing w:val="-4"/>
        </w:rPr>
        <w:t xml:space="preserve"> </w:t>
      </w:r>
      <w:hyperlink r:id="rId105">
        <w:r w:rsidR="000655EC">
          <w:rPr>
            <w:rFonts w:ascii="Cambria" w:hAnsi="Cambria"/>
            <w:spacing w:val="-2"/>
          </w:rPr>
          <w:t>https:</w:t>
        </w:r>
      </w:hyperlink>
    </w:p>
    <w:p w14:paraId="4C3C7B1E" w14:textId="77777777" w:rsidR="000655EC" w:rsidRDefault="000655EC">
      <w:pPr>
        <w:pStyle w:val="Textkrper"/>
        <w:spacing w:line="286" w:lineRule="exact"/>
        <w:ind w:left="360"/>
      </w:pPr>
      <w:hyperlink r:id="rId106">
        <w:r>
          <w:rPr>
            <w:rFonts w:ascii="Cambria"/>
            <w:spacing w:val="-2"/>
            <w:w w:val="110"/>
          </w:rPr>
          <w:t>//en.wikipedia.org/w/index.php?title=Swiss_Post&amp;oldid=1311289869</w:t>
        </w:r>
      </w:hyperlink>
      <w:r>
        <w:rPr>
          <w:spacing w:val="-2"/>
          <w:w w:val="110"/>
        </w:rPr>
        <w:t>.</w:t>
      </w:r>
    </w:p>
    <w:p w14:paraId="4C3C7B1F" w14:textId="77777777" w:rsidR="000655EC" w:rsidRDefault="000655EC">
      <w:pPr>
        <w:pStyle w:val="Textkrper"/>
        <w:spacing w:line="286" w:lineRule="exact"/>
        <w:sectPr w:rsidR="000655EC">
          <w:headerReference w:type="default" r:id="rId107"/>
          <w:footerReference w:type="default" r:id="rId108"/>
          <w:pgSz w:w="11910" w:h="16840"/>
          <w:pgMar w:top="2300" w:right="0" w:bottom="180" w:left="708" w:header="1755" w:footer="0" w:gutter="0"/>
          <w:pgNumType w:start="39"/>
          <w:cols w:space="720"/>
        </w:sectPr>
      </w:pPr>
    </w:p>
    <w:p w14:paraId="4C3C7B20" w14:textId="77777777" w:rsidR="000655EC" w:rsidRDefault="000655EC">
      <w:pPr>
        <w:pStyle w:val="Textkrper"/>
        <w:spacing w:before="8"/>
        <w:rPr>
          <w:sz w:val="14"/>
        </w:rPr>
      </w:pPr>
    </w:p>
    <w:p w14:paraId="4C3C7B21" w14:textId="77777777" w:rsidR="000655EC" w:rsidRDefault="000655EC">
      <w:pPr>
        <w:pStyle w:val="Textkrper"/>
        <w:rPr>
          <w:sz w:val="14"/>
        </w:rPr>
        <w:sectPr w:rsidR="000655EC">
          <w:headerReference w:type="even" r:id="rId109"/>
          <w:footerReference w:type="even" r:id="rId110"/>
          <w:pgSz w:w="11910" w:h="16840"/>
          <w:pgMar w:top="1920" w:right="0" w:bottom="280" w:left="708" w:header="0" w:footer="0" w:gutter="0"/>
          <w:cols w:space="720"/>
        </w:sectPr>
      </w:pPr>
    </w:p>
    <w:bookmarkStart w:id="438" w:name="List_of_Tables"/>
    <w:bookmarkStart w:id="439" w:name="_bookmark70"/>
    <w:bookmarkEnd w:id="438"/>
    <w:bookmarkEnd w:id="439"/>
    <w:p w14:paraId="4C3C7B22" w14:textId="77777777" w:rsidR="000655EC" w:rsidRDefault="00000000">
      <w:pPr>
        <w:pStyle w:val="Listenabsatz"/>
        <w:numPr>
          <w:ilvl w:val="1"/>
          <w:numId w:val="6"/>
        </w:numPr>
        <w:tabs>
          <w:tab w:val="left" w:pos="968"/>
          <w:tab w:val="right" w:leader="dot" w:pos="10347"/>
        </w:tabs>
        <w:spacing w:before="395" w:line="286" w:lineRule="exact"/>
        <w:ind w:left="968" w:hanging="499"/>
      </w:pPr>
      <w:r>
        <w:lastRenderedPageBreak/>
        <w:fldChar w:fldCharType="begin"/>
      </w:r>
      <w:r>
        <w:instrText>HYPERLINK \l "_bookmark22"</w:instrText>
      </w:r>
      <w:r>
        <w:fldChar w:fldCharType="separate"/>
      </w:r>
      <w:r>
        <w:t>Project</w:t>
      </w:r>
      <w:r>
        <w:rPr>
          <w:spacing w:val="-12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rPr>
          <w:spacing w:val="-2"/>
        </w:rPr>
        <w:t>Overview</w:t>
      </w:r>
      <w:r>
        <w:fldChar w:fldCharType="end"/>
      </w:r>
      <w:r>
        <w:rPr>
          <w:rFonts w:ascii="Times New Roman"/>
        </w:rPr>
        <w:tab/>
      </w:r>
      <w:r>
        <w:rPr>
          <w:spacing w:val="-10"/>
        </w:rPr>
        <w:t>6</w:t>
      </w:r>
    </w:p>
    <w:p w14:paraId="4C3C7B23" w14:textId="77777777" w:rsidR="000655EC" w:rsidRDefault="000655EC">
      <w:pPr>
        <w:pStyle w:val="Listenabsatz"/>
        <w:numPr>
          <w:ilvl w:val="1"/>
          <w:numId w:val="6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25" w:history="1">
        <w:r>
          <w:rPr>
            <w:spacing w:val="-2"/>
          </w:rPr>
          <w:t>Risk</w:t>
        </w:r>
        <w:r>
          <w:rPr>
            <w:spacing w:val="-8"/>
          </w:rPr>
          <w:t xml:space="preserve"> </w:t>
        </w:r>
        <w:r>
          <w:rPr>
            <w:spacing w:val="-2"/>
          </w:rPr>
          <w:t>Matrix</w:t>
        </w:r>
        <w:r>
          <w:rPr>
            <w:spacing w:val="-5"/>
          </w:rPr>
          <w:t xml:space="preserve"> </w:t>
        </w:r>
        <w:r>
          <w:rPr>
            <w:spacing w:val="-2"/>
          </w:rPr>
          <w:t>(Likelyhood</w:t>
        </w:r>
        <w:r>
          <w:rPr>
            <w:spacing w:val="-4"/>
          </w:rPr>
          <w:t xml:space="preserve"> </w:t>
        </w:r>
        <w:r>
          <w:rPr>
            <w:rFonts w:ascii="Verdana" w:hAnsi="Verdana"/>
            <w:i/>
            <w:spacing w:val="-2"/>
          </w:rPr>
          <w:t>×</w:t>
        </w:r>
        <w:r>
          <w:rPr>
            <w:rFonts w:ascii="Verdana" w:hAnsi="Verdana"/>
            <w:i/>
            <w:spacing w:val="-27"/>
          </w:rPr>
          <w:t xml:space="preserve"> </w:t>
        </w:r>
        <w:r>
          <w:rPr>
            <w:spacing w:val="-2"/>
          </w:rPr>
          <w:t>Severity)</w:t>
        </w:r>
      </w:hyperlink>
      <w:r>
        <w:rPr>
          <w:rFonts w:ascii="Times New Roman" w:hAnsi="Times New Roman"/>
        </w:rPr>
        <w:tab/>
      </w:r>
      <w:r>
        <w:rPr>
          <w:spacing w:val="-10"/>
        </w:rPr>
        <w:t>8</w:t>
      </w:r>
    </w:p>
    <w:p w14:paraId="4C3C7B24" w14:textId="77777777" w:rsidR="000655EC" w:rsidRDefault="000655EC">
      <w:pPr>
        <w:pStyle w:val="Listenabsatz"/>
        <w:numPr>
          <w:ilvl w:val="1"/>
          <w:numId w:val="6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24" w:history="1">
        <w:r>
          <w:rPr>
            <w:spacing w:val="-2"/>
          </w:rPr>
          <w:t>Risk Strategy and</w:t>
        </w:r>
        <w:r>
          <w:rPr>
            <w:spacing w:val="-1"/>
          </w:rPr>
          <w:t xml:space="preserve"> </w:t>
        </w:r>
        <w:r>
          <w:rPr>
            <w:spacing w:val="-2"/>
          </w:rPr>
          <w:t xml:space="preserve">Treatment </w:t>
        </w:r>
        <w:r>
          <w:rPr>
            <w:spacing w:val="-4"/>
          </w:rPr>
          <w:t>Plan</w:t>
        </w:r>
      </w:hyperlink>
      <w:r>
        <w:rPr>
          <w:rFonts w:ascii="Times New Roman"/>
        </w:rPr>
        <w:tab/>
      </w:r>
      <w:r>
        <w:rPr>
          <w:spacing w:val="-10"/>
        </w:rPr>
        <w:t>8</w:t>
      </w:r>
    </w:p>
    <w:p w14:paraId="4C3C7B25" w14:textId="77777777" w:rsidR="000655EC" w:rsidRDefault="000655EC">
      <w:pPr>
        <w:pStyle w:val="Listenabsatz"/>
        <w:numPr>
          <w:ilvl w:val="1"/>
          <w:numId w:val="6"/>
        </w:numPr>
        <w:tabs>
          <w:tab w:val="left" w:pos="967"/>
          <w:tab w:val="right" w:leader="dot" w:pos="10347"/>
        </w:tabs>
        <w:spacing w:line="286" w:lineRule="exact"/>
        <w:ind w:left="967" w:hanging="498"/>
      </w:pPr>
      <w:hyperlink w:anchor="_bookmark26" w:history="1">
        <w:r>
          <w:t>Risk</w:t>
        </w:r>
        <w:r>
          <w:rPr>
            <w:spacing w:val="-11"/>
          </w:rPr>
          <w:t xml:space="preserve"> </w:t>
        </w:r>
        <w:r>
          <w:t>Strategy</w:t>
        </w:r>
        <w:r>
          <w:rPr>
            <w:spacing w:val="-10"/>
          </w:rPr>
          <w:t xml:space="preserve"> </w:t>
        </w:r>
        <w:r>
          <w:t>and</w:t>
        </w:r>
        <w:r>
          <w:rPr>
            <w:spacing w:val="-10"/>
          </w:rPr>
          <w:t xml:space="preserve"> </w:t>
        </w:r>
        <w:r>
          <w:t>Action</w:t>
        </w:r>
        <w:r>
          <w:rPr>
            <w:spacing w:val="-10"/>
          </w:rPr>
          <w:t xml:space="preserve"> </w:t>
        </w:r>
        <w:r>
          <w:rPr>
            <w:spacing w:val="-2"/>
          </w:rPr>
          <w:t>Overview</w:t>
        </w:r>
      </w:hyperlink>
      <w:r>
        <w:rPr>
          <w:rFonts w:ascii="Times New Roman"/>
        </w:rPr>
        <w:tab/>
      </w:r>
      <w:r>
        <w:rPr>
          <w:spacing w:val="-10"/>
        </w:rPr>
        <w:t>9</w:t>
      </w:r>
    </w:p>
    <w:p w14:paraId="4C3C7B26" w14:textId="77777777" w:rsidR="000655EC" w:rsidRDefault="000655EC">
      <w:pPr>
        <w:pStyle w:val="Listenabsatz"/>
        <w:numPr>
          <w:ilvl w:val="1"/>
          <w:numId w:val="5"/>
        </w:numPr>
        <w:tabs>
          <w:tab w:val="left" w:pos="968"/>
          <w:tab w:val="right" w:leader="dot" w:pos="10347"/>
        </w:tabs>
        <w:spacing w:before="169"/>
        <w:ind w:left="968" w:hanging="499"/>
      </w:pPr>
      <w:hyperlink w:anchor="_bookmark31" w:history="1">
        <w:r>
          <w:rPr>
            <w:spacing w:val="-2"/>
          </w:rPr>
          <w:t>SMART</w:t>
        </w:r>
        <w:r>
          <w:rPr>
            <w:spacing w:val="-4"/>
          </w:rPr>
          <w:t xml:space="preserve"> </w:t>
        </w:r>
        <w:r>
          <w:rPr>
            <w:spacing w:val="-2"/>
          </w:rPr>
          <w:t>Goals</w:t>
        </w:r>
        <w:r>
          <w:rPr>
            <w:spacing w:val="-4"/>
          </w:rPr>
          <w:t xml:space="preserve"> </w:t>
        </w:r>
        <w:r>
          <w:rPr>
            <w:spacing w:val="-2"/>
          </w:rPr>
          <w:t>Overview</w:t>
        </w:r>
      </w:hyperlink>
      <w:r>
        <w:rPr>
          <w:rFonts w:ascii="Times New Roman"/>
        </w:rPr>
        <w:tab/>
      </w:r>
      <w:r>
        <w:rPr>
          <w:spacing w:val="-5"/>
        </w:rPr>
        <w:t>14</w:t>
      </w:r>
    </w:p>
    <w:p w14:paraId="4C3C7B27" w14:textId="77777777" w:rsidR="000655EC" w:rsidRDefault="000655EC">
      <w:pPr>
        <w:pStyle w:val="Listenabsatz"/>
        <w:sectPr w:rsidR="000655EC">
          <w:headerReference w:type="default" r:id="rId111"/>
          <w:footerReference w:type="default" r:id="rId112"/>
          <w:pgSz w:w="11910" w:h="16840"/>
          <w:pgMar w:top="2300" w:right="0" w:bottom="180" w:left="708" w:header="1755" w:footer="0" w:gutter="0"/>
          <w:pgNumType w:start="41"/>
          <w:cols w:space="720"/>
        </w:sectPr>
      </w:pPr>
    </w:p>
    <w:p w14:paraId="4C3C7B28" w14:textId="77777777" w:rsidR="000655EC" w:rsidRDefault="000655EC">
      <w:pPr>
        <w:pStyle w:val="Textkrper"/>
        <w:spacing w:before="8"/>
        <w:rPr>
          <w:sz w:val="14"/>
        </w:rPr>
      </w:pPr>
    </w:p>
    <w:p w14:paraId="4C3C7B29" w14:textId="77777777" w:rsidR="000655EC" w:rsidRDefault="000655EC">
      <w:pPr>
        <w:pStyle w:val="Textkrper"/>
        <w:rPr>
          <w:sz w:val="14"/>
        </w:rPr>
        <w:sectPr w:rsidR="000655EC">
          <w:headerReference w:type="even" r:id="rId113"/>
          <w:footerReference w:type="even" r:id="rId114"/>
          <w:pgSz w:w="11910" w:h="16840"/>
          <w:pgMar w:top="1920" w:right="0" w:bottom="280" w:left="708" w:header="0" w:footer="0" w:gutter="0"/>
          <w:cols w:space="720"/>
        </w:sectPr>
      </w:pPr>
    </w:p>
    <w:bookmarkStart w:id="440" w:name="List_of_Figures"/>
    <w:bookmarkStart w:id="441" w:name="_bookmark71"/>
    <w:bookmarkEnd w:id="440"/>
    <w:bookmarkEnd w:id="441"/>
    <w:p w14:paraId="4C3C7B2A" w14:textId="77777777" w:rsidR="000655EC" w:rsidRDefault="00000000">
      <w:pPr>
        <w:pStyle w:val="Listenabsatz"/>
        <w:numPr>
          <w:ilvl w:val="1"/>
          <w:numId w:val="4"/>
        </w:numPr>
        <w:tabs>
          <w:tab w:val="left" w:pos="969"/>
          <w:tab w:val="right" w:leader="dot" w:pos="10347"/>
        </w:tabs>
        <w:spacing w:before="395" w:line="286" w:lineRule="exact"/>
        <w:ind w:left="969" w:hanging="500"/>
      </w:pPr>
      <w:r>
        <w:lastRenderedPageBreak/>
        <w:fldChar w:fldCharType="begin"/>
      </w:r>
      <w:r>
        <w:instrText>HYPERLINK \l "_bookmark40"</w:instrText>
      </w:r>
      <w:r>
        <w:fldChar w:fldCharType="separate"/>
      </w:r>
      <w:r>
        <w:t>A</w:t>
      </w:r>
      <w:r>
        <w:rPr>
          <w:spacing w:val="-10"/>
        </w:rPr>
        <w:t xml:space="preserve"> </w:t>
      </w:r>
      <w:r>
        <w:t>visualisation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t>events</w:t>
      </w:r>
      <w:r>
        <w:rPr>
          <w:spacing w:val="-9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discharged</w:t>
      </w:r>
      <w:r>
        <w:fldChar w:fldCharType="end"/>
      </w:r>
      <w:r>
        <w:rPr>
          <w:rFonts w:ascii="Times New Roman"/>
        </w:rPr>
        <w:tab/>
      </w:r>
      <w:r>
        <w:rPr>
          <w:spacing w:val="-5"/>
        </w:rPr>
        <w:t>19</w:t>
      </w:r>
    </w:p>
    <w:p w14:paraId="4C3C7B2B" w14:textId="77777777" w:rsidR="000655EC" w:rsidRDefault="000655EC">
      <w:pPr>
        <w:pStyle w:val="Listenabsatz"/>
        <w:numPr>
          <w:ilvl w:val="1"/>
          <w:numId w:val="4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43" w:history="1">
        <w:r>
          <w:rPr>
            <w:spacing w:val="-2"/>
          </w:rPr>
          <w:t>SAC</w:t>
        </w:r>
        <w:r>
          <w:rPr>
            <w:spacing w:val="-4"/>
          </w:rPr>
          <w:t xml:space="preserve"> </w:t>
        </w:r>
        <w:r>
          <w:rPr>
            <w:spacing w:val="-2"/>
          </w:rPr>
          <w:t>DQM</w:t>
        </w:r>
        <w:r>
          <w:rPr>
            <w:spacing w:val="-4"/>
          </w:rPr>
          <w:t xml:space="preserve"> </w:t>
        </w:r>
        <w:r>
          <w:rPr>
            <w:spacing w:val="-2"/>
          </w:rPr>
          <w:t>Submitted</w:t>
        </w:r>
        <w:r>
          <w:rPr>
            <w:spacing w:val="-4"/>
          </w:rPr>
          <w:t xml:space="preserve"> </w:t>
        </w:r>
        <w:r>
          <w:rPr>
            <w:spacing w:val="-2"/>
          </w:rPr>
          <w:t>discharged</w:t>
        </w:r>
      </w:hyperlink>
      <w:r>
        <w:rPr>
          <w:rFonts w:ascii="Times New Roman"/>
        </w:rPr>
        <w:tab/>
      </w:r>
      <w:r>
        <w:rPr>
          <w:spacing w:val="-5"/>
        </w:rPr>
        <w:t>20</w:t>
      </w:r>
    </w:p>
    <w:p w14:paraId="4C3C7B2C" w14:textId="77777777" w:rsidR="000655EC" w:rsidRDefault="000655EC">
      <w:pPr>
        <w:pStyle w:val="Listenabsatz"/>
        <w:numPr>
          <w:ilvl w:val="1"/>
          <w:numId w:val="4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44" w:history="1">
        <w:r>
          <w:rPr>
            <w:spacing w:val="-2"/>
          </w:rPr>
          <w:t>DSP</w:t>
        </w:r>
        <w:r>
          <w:rPr>
            <w:spacing w:val="-6"/>
          </w:rPr>
          <w:t xml:space="preserve"> </w:t>
        </w:r>
        <w:r>
          <w:rPr>
            <w:spacing w:val="-2"/>
          </w:rPr>
          <w:t>SVA</w:t>
        </w:r>
        <w:r>
          <w:rPr>
            <w:spacing w:val="-5"/>
          </w:rPr>
          <w:t xml:space="preserve"> </w:t>
        </w:r>
        <w:r>
          <w:rPr>
            <w:spacing w:val="-2"/>
          </w:rPr>
          <w:t>DQM</w:t>
        </w:r>
        <w:r>
          <w:rPr>
            <w:spacing w:val="-5"/>
          </w:rPr>
          <w:t xml:space="preserve"> </w:t>
        </w:r>
        <w:r>
          <w:rPr>
            <w:spacing w:val="-2"/>
          </w:rPr>
          <w:t>Board,</w:t>
        </w:r>
        <w:r>
          <w:rPr>
            <w:spacing w:val="-5"/>
          </w:rPr>
          <w:t xml:space="preserve"> </w:t>
        </w:r>
        <w:r>
          <w:rPr>
            <w:spacing w:val="-2"/>
          </w:rPr>
          <w:t>Data</w:t>
        </w:r>
        <w:r>
          <w:rPr>
            <w:spacing w:val="-5"/>
          </w:rPr>
          <w:t xml:space="preserve"> </w:t>
        </w:r>
        <w:r>
          <w:rPr>
            <w:spacing w:val="-2"/>
          </w:rPr>
          <w:t>Impact</w:t>
        </w:r>
        <w:r>
          <w:rPr>
            <w:spacing w:val="-5"/>
          </w:rPr>
          <w:t xml:space="preserve"> </w:t>
        </w:r>
        <w:r>
          <w:rPr>
            <w:spacing w:val="-2"/>
          </w:rPr>
          <w:t>and</w:t>
        </w:r>
        <w:r>
          <w:rPr>
            <w:spacing w:val="-5"/>
          </w:rPr>
          <w:t xml:space="preserve"> </w:t>
        </w:r>
        <w:r>
          <w:rPr>
            <w:spacing w:val="-2"/>
          </w:rPr>
          <w:t>Lineage</w:t>
        </w:r>
        <w:r>
          <w:rPr>
            <w:spacing w:val="-5"/>
          </w:rPr>
          <w:t xml:space="preserve"> </w:t>
        </w:r>
        <w:r>
          <w:rPr>
            <w:spacing w:val="-2"/>
          </w:rPr>
          <w:t>Analysis</w:t>
        </w:r>
      </w:hyperlink>
      <w:r>
        <w:rPr>
          <w:rFonts w:ascii="Times New Roman"/>
        </w:rPr>
        <w:tab/>
      </w:r>
      <w:r>
        <w:rPr>
          <w:spacing w:val="-5"/>
        </w:rPr>
        <w:t>21</w:t>
      </w:r>
    </w:p>
    <w:p w14:paraId="4C3C7B2D" w14:textId="77777777" w:rsidR="000655EC" w:rsidRDefault="000655EC">
      <w:pPr>
        <w:pStyle w:val="Listenabsatz"/>
        <w:numPr>
          <w:ilvl w:val="1"/>
          <w:numId w:val="4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45" w:history="1">
        <w:r>
          <w:t>DSP</w:t>
        </w:r>
        <w:r>
          <w:rPr>
            <w:spacing w:val="-13"/>
          </w:rPr>
          <w:t xml:space="preserve"> </w:t>
        </w:r>
        <w:r>
          <w:t>opened</w:t>
        </w:r>
        <w:r>
          <w:rPr>
            <w:spacing w:val="-12"/>
          </w:rPr>
          <w:t xml:space="preserve"> </w:t>
        </w:r>
        <w:r>
          <w:t>Lineage</w:t>
        </w:r>
        <w:r>
          <w:rPr>
            <w:spacing w:val="-13"/>
          </w:rPr>
          <w:t xml:space="preserve"> </w:t>
        </w:r>
        <w:r>
          <w:rPr>
            <w:spacing w:val="-4"/>
          </w:rPr>
          <w:t>view</w:t>
        </w:r>
      </w:hyperlink>
      <w:r>
        <w:rPr>
          <w:rFonts w:ascii="Times New Roman"/>
        </w:rPr>
        <w:tab/>
      </w:r>
      <w:r>
        <w:rPr>
          <w:spacing w:val="-5"/>
        </w:rPr>
        <w:t>21</w:t>
      </w:r>
    </w:p>
    <w:p w14:paraId="4C3C7B2E" w14:textId="77777777" w:rsidR="000655EC" w:rsidRDefault="000655EC">
      <w:pPr>
        <w:pStyle w:val="Listenabsatz"/>
        <w:numPr>
          <w:ilvl w:val="1"/>
          <w:numId w:val="4"/>
        </w:numPr>
        <w:tabs>
          <w:tab w:val="left" w:pos="967"/>
          <w:tab w:val="right" w:leader="dot" w:pos="10347"/>
        </w:tabs>
        <w:spacing w:line="271" w:lineRule="exact"/>
        <w:ind w:left="967" w:hanging="498"/>
      </w:pPr>
      <w:hyperlink w:anchor="_bookmark46" w:history="1">
        <w:r>
          <w:t>DSP</w:t>
        </w:r>
        <w:r>
          <w:rPr>
            <w:spacing w:val="-12"/>
          </w:rPr>
          <w:t xml:space="preserve"> </w:t>
        </w:r>
        <w:r>
          <w:t>Lineage</w:t>
        </w:r>
        <w:r>
          <w:rPr>
            <w:spacing w:val="-12"/>
          </w:rPr>
          <w:t xml:space="preserve"> </w:t>
        </w:r>
        <w:r>
          <w:t>View</w:t>
        </w:r>
        <w:r>
          <w:rPr>
            <w:spacing w:val="-12"/>
          </w:rPr>
          <w:t xml:space="preserve"> </w:t>
        </w:r>
        <w:r>
          <w:t>with</w:t>
        </w:r>
        <w:r>
          <w:rPr>
            <w:spacing w:val="-12"/>
          </w:rPr>
          <w:t xml:space="preserve"> </w:t>
        </w:r>
        <w:r>
          <w:t>Selected</w:t>
        </w:r>
        <w:r>
          <w:rPr>
            <w:spacing w:val="-12"/>
          </w:rPr>
          <w:t xml:space="preserve"> </w:t>
        </w:r>
        <w:r>
          <w:rPr>
            <w:spacing w:val="-4"/>
          </w:rPr>
          <w:t>Node</w:t>
        </w:r>
      </w:hyperlink>
      <w:r>
        <w:rPr>
          <w:rFonts w:ascii="Times New Roman"/>
        </w:rPr>
        <w:tab/>
      </w:r>
      <w:r>
        <w:rPr>
          <w:spacing w:val="-5"/>
        </w:rPr>
        <w:t>21</w:t>
      </w:r>
    </w:p>
    <w:p w14:paraId="4C3C7B2F" w14:textId="77777777" w:rsidR="000655EC" w:rsidRDefault="000655EC">
      <w:pPr>
        <w:pStyle w:val="Listenabsatz"/>
        <w:numPr>
          <w:ilvl w:val="1"/>
          <w:numId w:val="4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47" w:history="1">
        <w:r>
          <w:rPr>
            <w:spacing w:val="-2"/>
          </w:rPr>
          <w:t>DSP</w:t>
        </w:r>
        <w:r>
          <w:rPr>
            <w:spacing w:val="-3"/>
          </w:rPr>
          <w:t xml:space="preserve"> </w:t>
        </w:r>
        <w:r>
          <w:rPr>
            <w:spacing w:val="-2"/>
          </w:rPr>
          <w:t>Lineage</w:t>
        </w:r>
        <w:r>
          <w:rPr>
            <w:spacing w:val="-3"/>
          </w:rPr>
          <w:t xml:space="preserve"> </w:t>
        </w:r>
        <w:r>
          <w:rPr>
            <w:spacing w:val="-2"/>
          </w:rPr>
          <w:t>View</w:t>
        </w:r>
        <w:r>
          <w:rPr>
            <w:spacing w:val="-3"/>
          </w:rPr>
          <w:t xml:space="preserve"> </w:t>
        </w:r>
        <w:r>
          <w:rPr>
            <w:spacing w:val="-2"/>
          </w:rPr>
          <w:t>with</w:t>
        </w:r>
        <w:r>
          <w:rPr>
            <w:spacing w:val="-3"/>
          </w:rPr>
          <w:t xml:space="preserve"> </w:t>
        </w:r>
        <w:r>
          <w:rPr>
            <w:spacing w:val="-2"/>
          </w:rPr>
          <w:t>Reduced</w:t>
        </w:r>
        <w:r>
          <w:rPr>
            <w:spacing w:val="-3"/>
          </w:rPr>
          <w:t xml:space="preserve"> </w:t>
        </w:r>
        <w:r>
          <w:rPr>
            <w:spacing w:val="-2"/>
          </w:rPr>
          <w:t>Source</w:t>
        </w:r>
        <w:r>
          <w:rPr>
            <w:spacing w:val="-3"/>
          </w:rPr>
          <w:t xml:space="preserve"> </w:t>
        </w:r>
        <w:r>
          <w:rPr>
            <w:spacing w:val="-2"/>
          </w:rPr>
          <w:t>Dependencies</w:t>
        </w:r>
      </w:hyperlink>
      <w:r>
        <w:rPr>
          <w:rFonts w:ascii="Times New Roman"/>
        </w:rPr>
        <w:tab/>
      </w:r>
      <w:r>
        <w:rPr>
          <w:spacing w:val="-5"/>
        </w:rPr>
        <w:t>22</w:t>
      </w:r>
    </w:p>
    <w:p w14:paraId="4C3C7B30" w14:textId="77777777" w:rsidR="000655EC" w:rsidRDefault="000655EC">
      <w:pPr>
        <w:pStyle w:val="Listenabsatz"/>
        <w:numPr>
          <w:ilvl w:val="1"/>
          <w:numId w:val="4"/>
        </w:numPr>
        <w:tabs>
          <w:tab w:val="left" w:pos="971"/>
          <w:tab w:val="right" w:leader="dot" w:pos="10347"/>
        </w:tabs>
        <w:spacing w:line="271" w:lineRule="exact"/>
      </w:pPr>
      <w:hyperlink w:anchor="_bookmark48" w:history="1">
        <w:r>
          <w:t>DSP</w:t>
        </w:r>
        <w:r>
          <w:rPr>
            <w:spacing w:val="-13"/>
          </w:rPr>
          <w:t xml:space="preserve"> </w:t>
        </w:r>
        <w:r>
          <w:t>Lineage</w:t>
        </w:r>
        <w:r>
          <w:rPr>
            <w:spacing w:val="-12"/>
          </w:rPr>
          <w:t xml:space="preserve"> </w:t>
        </w:r>
        <w:r>
          <w:t>View</w:t>
        </w:r>
        <w:r>
          <w:rPr>
            <w:spacing w:val="-12"/>
          </w:rPr>
          <w:t xml:space="preserve"> </w:t>
        </w:r>
        <w:r>
          <w:t>Initial</w:t>
        </w:r>
        <w:r>
          <w:rPr>
            <w:spacing w:val="-12"/>
          </w:rPr>
          <w:t xml:space="preserve"> </w:t>
        </w:r>
        <w:r>
          <w:rPr>
            <w:spacing w:val="-2"/>
          </w:rPr>
          <w:t>Overview</w:t>
        </w:r>
      </w:hyperlink>
      <w:r>
        <w:rPr>
          <w:rFonts w:ascii="Times New Roman"/>
        </w:rPr>
        <w:tab/>
      </w:r>
      <w:r>
        <w:rPr>
          <w:spacing w:val="-5"/>
        </w:rPr>
        <w:t>22</w:t>
      </w:r>
    </w:p>
    <w:p w14:paraId="4C3C7B31" w14:textId="77777777" w:rsidR="000655EC" w:rsidRDefault="000655EC">
      <w:pPr>
        <w:pStyle w:val="Listenabsatz"/>
        <w:numPr>
          <w:ilvl w:val="1"/>
          <w:numId w:val="4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49" w:history="1">
        <w:r>
          <w:t>DSP</w:t>
        </w:r>
        <w:r>
          <w:rPr>
            <w:spacing w:val="-10"/>
          </w:rPr>
          <w:t xml:space="preserve"> </w:t>
        </w:r>
        <w:r>
          <w:t>Data</w:t>
        </w:r>
        <w:r>
          <w:rPr>
            <w:spacing w:val="-9"/>
          </w:rPr>
          <w:t xml:space="preserve"> </w:t>
        </w:r>
        <w:r>
          <w:t>Source</w:t>
        </w:r>
        <w:r>
          <w:rPr>
            <w:spacing w:val="-9"/>
          </w:rPr>
          <w:t xml:space="preserve"> </w:t>
        </w:r>
        <w:r>
          <w:rPr>
            <w:spacing w:val="-2"/>
          </w:rPr>
          <w:t>Overview</w:t>
        </w:r>
      </w:hyperlink>
      <w:r>
        <w:rPr>
          <w:rFonts w:ascii="Times New Roman"/>
        </w:rPr>
        <w:tab/>
      </w:r>
      <w:r>
        <w:rPr>
          <w:spacing w:val="-5"/>
        </w:rPr>
        <w:t>22</w:t>
      </w:r>
    </w:p>
    <w:p w14:paraId="4C3C7B32" w14:textId="77777777" w:rsidR="000655EC" w:rsidRDefault="000655EC">
      <w:pPr>
        <w:pStyle w:val="Listenabsatz"/>
        <w:numPr>
          <w:ilvl w:val="1"/>
          <w:numId w:val="4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50" w:history="1">
        <w:r>
          <w:rPr>
            <w:spacing w:val="-2"/>
          </w:rPr>
          <w:t>DSP Join</w:t>
        </w:r>
        <w:r>
          <w:rPr>
            <w:spacing w:val="-1"/>
          </w:rPr>
          <w:t xml:space="preserve"> </w:t>
        </w:r>
        <w:r>
          <w:rPr>
            <w:spacing w:val="-2"/>
          </w:rPr>
          <w:t xml:space="preserve">Configuration </w:t>
        </w:r>
        <w:r>
          <w:rPr>
            <w:spacing w:val="-4"/>
          </w:rPr>
          <w:t>View</w:t>
        </w:r>
      </w:hyperlink>
      <w:r>
        <w:rPr>
          <w:rFonts w:ascii="Times New Roman"/>
        </w:rPr>
        <w:tab/>
      </w:r>
      <w:r>
        <w:rPr>
          <w:spacing w:val="-5"/>
        </w:rPr>
        <w:t>23</w:t>
      </w:r>
    </w:p>
    <w:p w14:paraId="4C3C7B33" w14:textId="77777777" w:rsidR="000655EC" w:rsidRDefault="000655EC">
      <w:pPr>
        <w:pStyle w:val="Listenabsatz"/>
        <w:numPr>
          <w:ilvl w:val="1"/>
          <w:numId w:val="4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51" w:history="1">
        <w:r>
          <w:rPr>
            <w:spacing w:val="-2"/>
          </w:rPr>
          <w:t>DSP Aggregation Settings</w:t>
        </w:r>
      </w:hyperlink>
      <w:r>
        <w:rPr>
          <w:rFonts w:ascii="Times New Roman"/>
        </w:rPr>
        <w:tab/>
      </w:r>
      <w:r>
        <w:rPr>
          <w:spacing w:val="-5"/>
        </w:rPr>
        <w:t>23</w:t>
      </w:r>
    </w:p>
    <w:p w14:paraId="4C3C7B34" w14:textId="77777777" w:rsidR="000655EC" w:rsidRDefault="000655EC">
      <w:pPr>
        <w:pStyle w:val="Listenabsatz"/>
        <w:numPr>
          <w:ilvl w:val="1"/>
          <w:numId w:val="4"/>
        </w:numPr>
        <w:tabs>
          <w:tab w:val="left" w:pos="968"/>
          <w:tab w:val="right" w:leader="dot" w:pos="10347"/>
        </w:tabs>
        <w:spacing w:line="271" w:lineRule="exact"/>
        <w:ind w:left="968" w:hanging="499"/>
      </w:pPr>
      <w:hyperlink w:anchor="_bookmark52" w:history="1">
        <w:r>
          <w:rPr>
            <w:spacing w:val="-2"/>
          </w:rPr>
          <w:t>DSP</w:t>
        </w:r>
        <w:r>
          <w:rPr>
            <w:spacing w:val="-5"/>
          </w:rPr>
          <w:t xml:space="preserve"> </w:t>
        </w:r>
        <w:r>
          <w:rPr>
            <w:spacing w:val="-2"/>
          </w:rPr>
          <w:t>Preview</w:t>
        </w:r>
        <w:r>
          <w:rPr>
            <w:spacing w:val="-4"/>
          </w:rPr>
          <w:t xml:space="preserve"> </w:t>
        </w:r>
        <w:r>
          <w:rPr>
            <w:spacing w:val="-2"/>
          </w:rPr>
          <w:t>of</w:t>
        </w:r>
        <w:r>
          <w:rPr>
            <w:spacing w:val="-5"/>
          </w:rPr>
          <w:t xml:space="preserve"> </w:t>
        </w:r>
        <w:r>
          <w:rPr>
            <w:spacing w:val="-2"/>
          </w:rPr>
          <w:t>Transformed</w:t>
        </w:r>
        <w:r>
          <w:rPr>
            <w:spacing w:val="-4"/>
          </w:rPr>
          <w:t xml:space="preserve"> Data</w:t>
        </w:r>
      </w:hyperlink>
      <w:r>
        <w:rPr>
          <w:rFonts w:ascii="Times New Roman"/>
        </w:rPr>
        <w:tab/>
      </w:r>
      <w:r>
        <w:rPr>
          <w:spacing w:val="-5"/>
        </w:rPr>
        <w:t>24</w:t>
      </w:r>
    </w:p>
    <w:p w14:paraId="4C3C7B35" w14:textId="77777777" w:rsidR="000655EC" w:rsidRDefault="000655EC">
      <w:pPr>
        <w:pStyle w:val="Listenabsatz"/>
        <w:numPr>
          <w:ilvl w:val="1"/>
          <w:numId w:val="4"/>
        </w:numPr>
        <w:tabs>
          <w:tab w:val="left" w:pos="967"/>
          <w:tab w:val="right" w:leader="dot" w:pos="10347"/>
        </w:tabs>
        <w:spacing w:line="271" w:lineRule="exact"/>
        <w:ind w:left="967" w:hanging="498"/>
      </w:pPr>
      <w:hyperlink w:anchor="_bookmark53" w:history="1">
        <w:r>
          <w:t>DSP</w:t>
        </w:r>
        <w:r>
          <w:rPr>
            <w:spacing w:val="-10"/>
          </w:rPr>
          <w:t xml:space="preserve"> </w:t>
        </w:r>
        <w:r>
          <w:t>Final</w:t>
        </w:r>
        <w:r>
          <w:rPr>
            <w:spacing w:val="-10"/>
          </w:rPr>
          <w:t xml:space="preserve"> </w:t>
        </w:r>
        <w:r>
          <w:t>Output</w:t>
        </w:r>
        <w:r>
          <w:rPr>
            <w:spacing w:val="-9"/>
          </w:rPr>
          <w:t xml:space="preserve"> </w:t>
        </w:r>
        <w:r>
          <w:t>Node</w:t>
        </w:r>
        <w:r>
          <w:rPr>
            <w:spacing w:val="-10"/>
          </w:rPr>
          <w:t xml:space="preserve"> </w:t>
        </w:r>
        <w:r>
          <w:t>in</w:t>
        </w:r>
        <w:r>
          <w:rPr>
            <w:spacing w:val="-10"/>
          </w:rPr>
          <w:t xml:space="preserve"> </w:t>
        </w:r>
        <w:r>
          <w:t>Lineage</w:t>
        </w:r>
        <w:r>
          <w:rPr>
            <w:spacing w:val="-9"/>
          </w:rPr>
          <w:t xml:space="preserve"> </w:t>
        </w:r>
        <w:r>
          <w:rPr>
            <w:spacing w:val="-4"/>
          </w:rPr>
          <w:t>View</w:t>
        </w:r>
      </w:hyperlink>
      <w:r>
        <w:rPr>
          <w:rFonts w:ascii="Times New Roman"/>
        </w:rPr>
        <w:tab/>
      </w:r>
      <w:r>
        <w:rPr>
          <w:spacing w:val="-5"/>
        </w:rPr>
        <w:t>24</w:t>
      </w:r>
    </w:p>
    <w:p w14:paraId="4C3C7B36" w14:textId="77777777" w:rsidR="000655EC" w:rsidRDefault="000655EC">
      <w:pPr>
        <w:pStyle w:val="Listenabsatz"/>
        <w:numPr>
          <w:ilvl w:val="1"/>
          <w:numId w:val="4"/>
        </w:numPr>
        <w:tabs>
          <w:tab w:val="left" w:pos="968"/>
          <w:tab w:val="right" w:leader="dot" w:pos="10347"/>
        </w:tabs>
        <w:spacing w:line="286" w:lineRule="exact"/>
        <w:ind w:left="968" w:hanging="499"/>
      </w:pPr>
      <w:hyperlink w:anchor="_bookmark54" w:history="1">
        <w:r>
          <w:t>DSP</w:t>
        </w:r>
        <w:r>
          <w:rPr>
            <w:spacing w:val="-10"/>
          </w:rPr>
          <w:t xml:space="preserve"> </w:t>
        </w:r>
        <w:r>
          <w:t>Data</w:t>
        </w:r>
        <w:r>
          <w:rPr>
            <w:spacing w:val="-9"/>
          </w:rPr>
          <w:t xml:space="preserve"> </w:t>
        </w:r>
        <w:r>
          <w:t>Model</w:t>
        </w:r>
        <w:r>
          <w:rPr>
            <w:spacing w:val="-10"/>
          </w:rPr>
          <w:t xml:space="preserve"> </w:t>
        </w:r>
        <w:r>
          <w:t>Detailed</w:t>
        </w:r>
        <w:r>
          <w:rPr>
            <w:spacing w:val="-9"/>
          </w:rPr>
          <w:t xml:space="preserve"> </w:t>
        </w:r>
        <w:r>
          <w:rPr>
            <w:spacing w:val="-4"/>
          </w:rPr>
          <w:t>View</w:t>
        </w:r>
      </w:hyperlink>
      <w:r>
        <w:rPr>
          <w:rFonts w:ascii="Times New Roman"/>
        </w:rPr>
        <w:tab/>
      </w:r>
      <w:r>
        <w:rPr>
          <w:spacing w:val="-5"/>
        </w:rPr>
        <w:t>25</w:t>
      </w:r>
    </w:p>
    <w:p w14:paraId="4C3C7B37" w14:textId="77777777" w:rsidR="000655EC" w:rsidRDefault="000655EC">
      <w:pPr>
        <w:pStyle w:val="Listenabsatz"/>
        <w:numPr>
          <w:ilvl w:val="1"/>
          <w:numId w:val="3"/>
        </w:numPr>
        <w:tabs>
          <w:tab w:val="left" w:pos="969"/>
          <w:tab w:val="right" w:leader="dot" w:pos="10347"/>
        </w:tabs>
        <w:spacing w:before="169"/>
        <w:ind w:left="969" w:hanging="500"/>
      </w:pPr>
      <w:hyperlink w:anchor="_bookmark74" w:history="1">
        <w:r>
          <w:rPr>
            <w:spacing w:val="-2"/>
          </w:rPr>
          <w:t>Workparts</w:t>
        </w:r>
        <w:r>
          <w:rPr>
            <w:spacing w:val="-1"/>
          </w:rPr>
          <w:t xml:space="preserve"> </w:t>
        </w:r>
        <w:r>
          <w:rPr>
            <w:spacing w:val="-2"/>
          </w:rPr>
          <w:t>distribution</w:t>
        </w:r>
        <w:r>
          <w:rPr>
            <w:spacing w:val="-1"/>
          </w:rPr>
          <w:t xml:space="preserve"> </w:t>
        </w:r>
        <w:r>
          <w:rPr>
            <w:spacing w:val="-2"/>
          </w:rPr>
          <w:t>of</w:t>
        </w:r>
        <w:r>
          <w:t xml:space="preserve"> </w:t>
        </w:r>
        <w:r>
          <w:rPr>
            <w:spacing w:val="-2"/>
          </w:rPr>
          <w:t>the</w:t>
        </w:r>
        <w:r>
          <w:rPr>
            <w:spacing w:val="-1"/>
          </w:rPr>
          <w:t xml:space="preserve"> </w:t>
        </w:r>
        <w:r>
          <w:rPr>
            <w:spacing w:val="-2"/>
          </w:rPr>
          <w:t>project</w:t>
        </w:r>
      </w:hyperlink>
      <w:r>
        <w:rPr>
          <w:rFonts w:ascii="Times New Roman"/>
        </w:rPr>
        <w:tab/>
      </w:r>
      <w:r>
        <w:rPr>
          <w:spacing w:val="-5"/>
        </w:rPr>
        <w:t>46</w:t>
      </w:r>
    </w:p>
    <w:p w14:paraId="4C3C7B38" w14:textId="77777777" w:rsidR="000655EC" w:rsidRDefault="000655EC">
      <w:pPr>
        <w:pStyle w:val="Listenabsatz"/>
        <w:sectPr w:rsidR="000655EC">
          <w:headerReference w:type="default" r:id="rId115"/>
          <w:footerReference w:type="default" r:id="rId116"/>
          <w:pgSz w:w="11910" w:h="16840"/>
          <w:pgMar w:top="2300" w:right="0" w:bottom="180" w:left="708" w:header="1755" w:footer="0" w:gutter="0"/>
          <w:pgNumType w:start="43"/>
          <w:cols w:space="720"/>
        </w:sectPr>
      </w:pPr>
    </w:p>
    <w:p w14:paraId="4C3C7B39" w14:textId="77777777" w:rsidR="000655EC" w:rsidRDefault="000655EC">
      <w:pPr>
        <w:pStyle w:val="Textkrper"/>
        <w:spacing w:before="8"/>
        <w:rPr>
          <w:sz w:val="14"/>
        </w:rPr>
      </w:pPr>
    </w:p>
    <w:p w14:paraId="4C3C7B3A" w14:textId="77777777" w:rsidR="000655EC" w:rsidRDefault="000655EC">
      <w:pPr>
        <w:pStyle w:val="Textkrper"/>
        <w:rPr>
          <w:sz w:val="14"/>
        </w:rPr>
        <w:sectPr w:rsidR="000655EC">
          <w:headerReference w:type="even" r:id="rId117"/>
          <w:footerReference w:type="even" r:id="rId118"/>
          <w:pgSz w:w="11910" w:h="16840"/>
          <w:pgMar w:top="1920" w:right="0" w:bottom="280" w:left="708" w:header="0" w:footer="0" w:gutter="0"/>
          <w:cols w:space="720"/>
        </w:sectPr>
      </w:pPr>
    </w:p>
    <w:p w14:paraId="4C3C7B3B" w14:textId="77777777" w:rsidR="000655EC" w:rsidRDefault="000655EC">
      <w:pPr>
        <w:pStyle w:val="Textkrper"/>
        <w:spacing w:before="29"/>
        <w:rPr>
          <w:sz w:val="28"/>
        </w:rPr>
      </w:pPr>
    </w:p>
    <w:p w14:paraId="4C3C7B3C" w14:textId="77777777" w:rsidR="000655EC" w:rsidRDefault="00000000">
      <w:pPr>
        <w:pStyle w:val="berschrift2"/>
        <w:ind w:left="142" w:firstLine="0"/>
        <w:rPr>
          <w:b w:val="0"/>
        </w:rPr>
      </w:pPr>
      <w:bookmarkStart w:id="442" w:name="Initial_project_description_at_handin"/>
      <w:bookmarkStart w:id="443" w:name="_bookmark72"/>
      <w:bookmarkEnd w:id="442"/>
      <w:bookmarkEnd w:id="443"/>
      <w:r>
        <w:rPr>
          <w:b w:val="0"/>
          <w:color w:val="687D91"/>
          <w:spacing w:val="-2"/>
          <w:w w:val="95"/>
        </w:rPr>
        <w:t>Abstract</w:t>
      </w:r>
    </w:p>
    <w:p w14:paraId="4C3C7B3D" w14:textId="77777777" w:rsidR="000655EC" w:rsidRDefault="00000000">
      <w:pPr>
        <w:pStyle w:val="Textkrper"/>
        <w:spacing w:before="226" w:line="216" w:lineRule="auto"/>
        <w:ind w:left="142" w:right="848"/>
        <w:jc w:val="both"/>
      </w:pP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aims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introduce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availability</w:t>
      </w:r>
      <w:r>
        <w:rPr>
          <w:spacing w:val="-7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en-sure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delivered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data. By</w:t>
      </w:r>
      <w:r>
        <w:rPr>
          <w:spacing w:val="-6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checks,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aim</w:t>
      </w:r>
      <w:r>
        <w:rPr>
          <w:spacing w:val="-5"/>
        </w:rPr>
        <w:t xml:space="preserve"> </w:t>
      </w:r>
      <w:r>
        <w:t>to increase user confidence in the reliability of the reports.</w:t>
      </w:r>
    </w:p>
    <w:p w14:paraId="4C3C7B3E" w14:textId="77777777" w:rsidR="000655EC" w:rsidRDefault="000655EC">
      <w:pPr>
        <w:pStyle w:val="Textkrper"/>
        <w:spacing w:before="69"/>
      </w:pPr>
    </w:p>
    <w:p w14:paraId="4C3C7B3F" w14:textId="77777777" w:rsidR="000655EC" w:rsidRDefault="00000000">
      <w:pPr>
        <w:pStyle w:val="berschrift2"/>
        <w:ind w:left="142" w:firstLine="0"/>
        <w:rPr>
          <w:b w:val="0"/>
        </w:rPr>
      </w:pPr>
      <w:r>
        <w:rPr>
          <w:b w:val="0"/>
          <w:color w:val="687D91"/>
          <w:spacing w:val="-2"/>
          <w:w w:val="95"/>
        </w:rPr>
        <w:t>Introduction</w:t>
      </w:r>
    </w:p>
    <w:p w14:paraId="4C3C7B40" w14:textId="77777777" w:rsidR="000655EC" w:rsidRDefault="00000000">
      <w:pPr>
        <w:pStyle w:val="berschrift3"/>
        <w:spacing w:before="175"/>
        <w:rPr>
          <w:b w:val="0"/>
        </w:rPr>
      </w:pPr>
      <w:r>
        <w:rPr>
          <w:b w:val="0"/>
          <w:color w:val="687D91"/>
          <w:spacing w:val="-2"/>
          <w:w w:val="95"/>
        </w:rPr>
        <w:t>Background</w:t>
      </w:r>
    </w:p>
    <w:p w14:paraId="4C3C7B41" w14:textId="77777777" w:rsidR="000655EC" w:rsidRDefault="00000000">
      <w:pPr>
        <w:pStyle w:val="Textkrper"/>
        <w:spacing w:before="155" w:line="216" w:lineRule="auto"/>
        <w:ind w:left="142" w:right="848"/>
        <w:jc w:val="both"/>
      </w:pPr>
      <w:r>
        <w:t>The non-operative reporting at Swiss Post is undergoing an on-premise to cloud migration.</w:t>
      </w:r>
      <w:r>
        <w:rPr>
          <w:spacing w:val="40"/>
        </w:rPr>
        <w:t xml:space="preserve"> </w:t>
      </w:r>
      <w:r>
        <w:t xml:space="preserve">During this </w:t>
      </w:r>
      <w:r>
        <w:rPr>
          <w:spacing w:val="-2"/>
        </w:rPr>
        <w:t>process,</w:t>
      </w:r>
      <w:r>
        <w:rPr>
          <w:spacing w:val="-7"/>
        </w:rPr>
        <w:t xml:space="preserve"> </w:t>
      </w:r>
      <w:r>
        <w:rPr>
          <w:spacing w:val="-2"/>
        </w:rPr>
        <w:t>many</w:t>
      </w:r>
      <w:r>
        <w:rPr>
          <w:spacing w:val="-8"/>
        </w:rPr>
        <w:t xml:space="preserve"> </w:t>
      </w:r>
      <w:r>
        <w:rPr>
          <w:spacing w:val="-2"/>
        </w:rPr>
        <w:t>reports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reviewed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rebuilt.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tool</w:t>
      </w:r>
      <w:r>
        <w:rPr>
          <w:spacing w:val="-8"/>
        </w:rPr>
        <w:t xml:space="preserve"> </w:t>
      </w:r>
      <w:r>
        <w:rPr>
          <w:spacing w:val="-2"/>
        </w:rPr>
        <w:t>stack</w:t>
      </w:r>
      <w:r>
        <w:rPr>
          <w:spacing w:val="-8"/>
        </w:rPr>
        <w:t xml:space="preserve"> </w:t>
      </w:r>
      <w:r>
        <w:rPr>
          <w:spacing w:val="-2"/>
        </w:rPr>
        <w:t>changes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basic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 xml:space="preserve">storage </w:t>
      </w:r>
      <w:r>
        <w:t>up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frontend</w:t>
      </w:r>
      <w:r>
        <w:rPr>
          <w:spacing w:val="-13"/>
        </w:rPr>
        <w:t xml:space="preserve"> </w:t>
      </w:r>
      <w:r>
        <w:t>tooling</w:t>
      </w:r>
      <w:r>
        <w:rPr>
          <w:spacing w:val="-13"/>
        </w:rPr>
        <w:t xml:space="preserve"> </w:t>
      </w:r>
      <w:r>
        <w:t>showing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reports.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migration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reporting</w:t>
      </w:r>
      <w:r>
        <w:rPr>
          <w:spacing w:val="-13"/>
        </w:rPr>
        <w:t xml:space="preserve"> </w:t>
      </w:r>
      <w:r>
        <w:t>infrastructure</w:t>
      </w:r>
      <w:r>
        <w:rPr>
          <w:spacing w:val="-13"/>
        </w:rPr>
        <w:t xml:space="preserve"> </w:t>
      </w:r>
      <w:r>
        <w:t>goes</w:t>
      </w:r>
      <w:r>
        <w:rPr>
          <w:spacing w:val="-13"/>
        </w:rPr>
        <w:t xml:space="preserve"> </w:t>
      </w:r>
      <w:r>
        <w:t>hand</w:t>
      </w:r>
      <w:r>
        <w:rPr>
          <w:spacing w:val="-13"/>
        </w:rPr>
        <w:t xml:space="preserve"> </w:t>
      </w:r>
      <w:r>
        <w:t>in hand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technological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underlying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provision</w:t>
      </w:r>
      <w:r>
        <w:rPr>
          <w:spacing w:val="-5"/>
        </w:rPr>
        <w:t xml:space="preserve"> </w:t>
      </w:r>
      <w:r>
        <w:t>methods. Old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cut</w:t>
      </w:r>
      <w:r>
        <w:rPr>
          <w:spacing w:val="-5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from their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preventing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ones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introduced.</w:t>
      </w:r>
    </w:p>
    <w:p w14:paraId="4C3C7B42" w14:textId="77777777" w:rsidR="000655EC" w:rsidRDefault="000655EC">
      <w:pPr>
        <w:pStyle w:val="Textkrper"/>
        <w:spacing w:before="7"/>
      </w:pPr>
    </w:p>
    <w:p w14:paraId="4C3C7B43" w14:textId="77777777" w:rsidR="000655EC" w:rsidRDefault="00000000">
      <w:pPr>
        <w:pStyle w:val="berschrift3"/>
        <w:rPr>
          <w:b w:val="0"/>
        </w:rPr>
      </w:pPr>
      <w:bookmarkStart w:id="444" w:name="_bookmark73"/>
      <w:bookmarkEnd w:id="444"/>
      <w:r>
        <w:rPr>
          <w:b w:val="0"/>
          <w:color w:val="687D91"/>
          <w:w w:val="85"/>
        </w:rPr>
        <w:t>Problem</w:t>
      </w:r>
      <w:r>
        <w:rPr>
          <w:b w:val="0"/>
          <w:color w:val="687D91"/>
          <w:spacing w:val="-2"/>
        </w:rPr>
        <w:t xml:space="preserve"> </w:t>
      </w:r>
      <w:r>
        <w:rPr>
          <w:b w:val="0"/>
          <w:color w:val="687D91"/>
          <w:spacing w:val="-2"/>
          <w:w w:val="95"/>
        </w:rPr>
        <w:t>Statement</w:t>
      </w:r>
    </w:p>
    <w:p w14:paraId="4C3C7B44" w14:textId="77777777" w:rsidR="000655EC" w:rsidRDefault="00000000">
      <w:pPr>
        <w:pStyle w:val="Textkrper"/>
        <w:spacing w:before="155" w:line="216" w:lineRule="auto"/>
        <w:ind w:left="142" w:right="848"/>
        <w:jc w:val="both"/>
      </w:pPr>
      <w:r>
        <w:t>Users</w:t>
      </w:r>
      <w:r>
        <w:rPr>
          <w:spacing w:val="-10"/>
        </w:rPr>
        <w:t xml:space="preserve"> </w:t>
      </w:r>
      <w:r>
        <w:t>subjected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bolstered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confidence</w:t>
      </w:r>
      <w:r>
        <w:rPr>
          <w:spacing w:val="-10"/>
        </w:rPr>
        <w:t xml:space="preserve"> </w:t>
      </w:r>
      <w:r>
        <w:t>regarding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sys-tems.</w:t>
      </w:r>
      <w:r>
        <w:rPr>
          <w:spacing w:val="21"/>
        </w:rPr>
        <w:t xml:space="preserve"> </w:t>
      </w:r>
      <w:r>
        <w:t>We,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providers,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timely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delivery.</w:t>
      </w:r>
      <w:r>
        <w:rPr>
          <w:spacing w:val="21"/>
        </w:rPr>
        <w:t xml:space="preserve"> </w:t>
      </w:r>
      <w:r>
        <w:t>Currently,</w:t>
      </w:r>
      <w:r>
        <w:rPr>
          <w:spacing w:val="-2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 xml:space="preserve">pipelines </w:t>
      </w:r>
      <w:r>
        <w:rPr>
          <w:spacing w:val="-2"/>
        </w:rPr>
        <w:t>only</w:t>
      </w:r>
      <w:r>
        <w:rPr>
          <w:spacing w:val="-11"/>
        </w:rPr>
        <w:t xml:space="preserve"> </w:t>
      </w:r>
      <w:r>
        <w:rPr>
          <w:spacing w:val="-2"/>
        </w:rPr>
        <w:t>have</w:t>
      </w:r>
      <w:r>
        <w:rPr>
          <w:spacing w:val="-11"/>
        </w:rPr>
        <w:t xml:space="preserve"> </w:t>
      </w:r>
      <w:r>
        <w:rPr>
          <w:spacing w:val="-2"/>
        </w:rPr>
        <w:t>basic</w:t>
      </w:r>
      <w:r>
        <w:rPr>
          <w:spacing w:val="-11"/>
        </w:rPr>
        <w:t xml:space="preserve"> </w:t>
      </w:r>
      <w:r>
        <w:rPr>
          <w:spacing w:val="-2"/>
        </w:rPr>
        <w:t>checks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alert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when</w:t>
      </w:r>
      <w:r>
        <w:rPr>
          <w:spacing w:val="-11"/>
        </w:rPr>
        <w:t xml:space="preserve"> </w:t>
      </w:r>
      <w:r>
        <w:rPr>
          <w:spacing w:val="-2"/>
        </w:rPr>
        <w:t>jobs</w:t>
      </w:r>
      <w:r>
        <w:rPr>
          <w:spacing w:val="-11"/>
        </w:rPr>
        <w:t xml:space="preserve"> </w:t>
      </w:r>
      <w:r>
        <w:rPr>
          <w:spacing w:val="-2"/>
        </w:rPr>
        <w:t>fail.</w:t>
      </w:r>
      <w:r>
        <w:rPr>
          <w:spacing w:val="-11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lack</w:t>
      </w:r>
      <w:r>
        <w:rPr>
          <w:spacing w:val="-11"/>
        </w:rPr>
        <w:t xml:space="preserve"> </w:t>
      </w:r>
      <w:r>
        <w:rPr>
          <w:spacing w:val="-2"/>
        </w:rPr>
        <w:t>checks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missing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outside</w:t>
      </w:r>
      <w:r>
        <w:rPr>
          <w:spacing w:val="-11"/>
        </w:rPr>
        <w:t xml:space="preserve"> </w:t>
      </w:r>
      <w:r>
        <w:rPr>
          <w:spacing w:val="-2"/>
        </w:rPr>
        <w:t xml:space="preserve">expected </w:t>
      </w:r>
      <w:r>
        <w:t>ranges (e.g., workloads per hour, day, month).</w:t>
      </w:r>
      <w:r>
        <w:rPr>
          <w:spacing w:val="40"/>
        </w:rPr>
        <w:t xml:space="preserve"> </w:t>
      </w:r>
      <w:r>
        <w:t>These checks are manually performed by the business, which holds the knowledge of expected workloads.</w:t>
      </w:r>
    </w:p>
    <w:p w14:paraId="4C3C7B45" w14:textId="77777777" w:rsidR="000655EC" w:rsidRDefault="000655EC">
      <w:pPr>
        <w:pStyle w:val="Textkrper"/>
        <w:spacing w:before="6"/>
      </w:pPr>
    </w:p>
    <w:p w14:paraId="4C3C7B46" w14:textId="77777777" w:rsidR="000655EC" w:rsidRDefault="00000000">
      <w:pPr>
        <w:pStyle w:val="berschrift3"/>
        <w:spacing w:before="1"/>
        <w:rPr>
          <w:b w:val="0"/>
        </w:rPr>
      </w:pPr>
      <w:r>
        <w:rPr>
          <w:b w:val="0"/>
          <w:color w:val="687D91"/>
          <w:spacing w:val="-2"/>
          <w:w w:val="95"/>
        </w:rPr>
        <w:t>Objectives</w:t>
      </w:r>
    </w:p>
    <w:p w14:paraId="4C3C7B47" w14:textId="77777777" w:rsidR="000655EC" w:rsidRDefault="00000000">
      <w:pPr>
        <w:pStyle w:val="Textkrper"/>
        <w:spacing w:before="132" w:line="287" w:lineRule="exact"/>
        <w:ind w:left="142"/>
      </w:pPr>
      <w:r>
        <w:t>We</w:t>
      </w:r>
      <w:r>
        <w:rPr>
          <w:spacing w:val="-10"/>
        </w:rPr>
        <w:t xml:space="preserve"> </w:t>
      </w:r>
      <w:r>
        <w:t>aim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achieve</w:t>
      </w:r>
      <w:r>
        <w:rPr>
          <w:spacing w:val="-10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goals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rPr>
          <w:spacing w:val="-2"/>
        </w:rPr>
        <w:t>stakeholders:</w:t>
      </w:r>
    </w:p>
    <w:p w14:paraId="4C3C7B48" w14:textId="77777777" w:rsidR="000655EC" w:rsidRDefault="00000000">
      <w:pPr>
        <w:pStyle w:val="Textkrper"/>
        <w:spacing w:before="8" w:line="216" w:lineRule="auto"/>
        <w:ind w:left="142" w:right="839" w:firstLine="218"/>
      </w:pPr>
      <w:r>
        <w:rPr>
          <w:rFonts w:ascii="Palatino Linotype"/>
          <w:b/>
        </w:rPr>
        <w:t>For</w:t>
      </w:r>
      <w:r>
        <w:rPr>
          <w:rFonts w:ascii="Palatino Linotype"/>
          <w:b/>
          <w:spacing w:val="-14"/>
        </w:rPr>
        <w:t xml:space="preserve"> </w:t>
      </w:r>
      <w:r>
        <w:rPr>
          <w:rFonts w:ascii="Palatino Linotype"/>
          <w:b/>
        </w:rPr>
        <w:t>IT:</w:t>
      </w:r>
      <w:r>
        <w:rPr>
          <w:rFonts w:ascii="Palatino Linotype"/>
          <w:b/>
          <w:spacing w:val="-14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infrastructure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reporting</w:t>
      </w:r>
      <w:r>
        <w:rPr>
          <w:spacing w:val="-13"/>
        </w:rPr>
        <w:t xml:space="preserve"> </w:t>
      </w:r>
      <w:r>
        <w:t>systems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warnings</w:t>
      </w:r>
      <w:r>
        <w:rPr>
          <w:spacing w:val="-13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seems</w:t>
      </w:r>
      <w:r>
        <w:rPr>
          <w:spacing w:val="-13"/>
        </w:rPr>
        <w:t xml:space="preserve"> </w:t>
      </w:r>
      <w:r>
        <w:t>missing,</w:t>
      </w:r>
      <w:r>
        <w:rPr>
          <w:spacing w:val="-13"/>
        </w:rPr>
        <w:t xml:space="preserve"> </w:t>
      </w:r>
      <w:r>
        <w:t>enabling faster reactions and proactive communication.</w:t>
      </w:r>
    </w:p>
    <w:p w14:paraId="4C3C7B49" w14:textId="77777777" w:rsidR="000655EC" w:rsidRDefault="00000000">
      <w:pPr>
        <w:pStyle w:val="Textkrper"/>
        <w:spacing w:line="218" w:lineRule="auto"/>
        <w:ind w:left="360" w:right="883"/>
      </w:pPr>
      <w:r>
        <w:rPr>
          <w:rFonts w:ascii="Palatino Linotype"/>
          <w:b/>
        </w:rPr>
        <w:t>For</w:t>
      </w:r>
      <w:r>
        <w:rPr>
          <w:rFonts w:ascii="Palatino Linotype"/>
          <w:b/>
          <w:spacing w:val="-14"/>
        </w:rPr>
        <w:t xml:space="preserve"> </w:t>
      </w:r>
      <w:r>
        <w:rPr>
          <w:rFonts w:ascii="Palatino Linotype"/>
          <w:b/>
        </w:rPr>
        <w:t>Business:</w:t>
      </w:r>
      <w:r>
        <w:rPr>
          <w:rFonts w:ascii="Palatino Linotype"/>
          <w:b/>
          <w:spacing w:val="-12"/>
        </w:rPr>
        <w:t xml:space="preserve"> </w:t>
      </w:r>
      <w:r>
        <w:t>Relieve</w:t>
      </w:r>
      <w:r>
        <w:rPr>
          <w:spacing w:val="-11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checks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comparisons,</w:t>
      </w:r>
      <w:r>
        <w:rPr>
          <w:spacing w:val="-11"/>
        </w:rPr>
        <w:t xml:space="preserve"> </w:t>
      </w:r>
      <w:r>
        <w:t>freeing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migration</w:t>
      </w:r>
      <w:r>
        <w:rPr>
          <w:spacing w:val="-11"/>
        </w:rPr>
        <w:t xml:space="preserve"> </w:t>
      </w:r>
      <w:r>
        <w:t>tasks. Estimated time savings:</w:t>
      </w:r>
    </w:p>
    <w:p w14:paraId="4C3C7B4A" w14:textId="77777777" w:rsidR="000655EC" w:rsidRDefault="00000000">
      <w:pPr>
        <w:pStyle w:val="Textkrper"/>
        <w:spacing w:before="136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31"/>
          <w:position w:val="2"/>
        </w:rPr>
        <w:t xml:space="preserve"> </w:t>
      </w:r>
      <w:r>
        <w:t>30–45</w:t>
      </w:r>
      <w:r>
        <w:rPr>
          <w:spacing w:val="-5"/>
        </w:rPr>
        <w:t xml:space="preserve"> </w:t>
      </w:r>
      <w:r>
        <w:rPr>
          <w:spacing w:val="-2"/>
        </w:rPr>
        <w:t>minutes/day</w:t>
      </w:r>
    </w:p>
    <w:p w14:paraId="4C3C7B4B" w14:textId="77777777" w:rsidR="000655EC" w:rsidRDefault="00000000">
      <w:pPr>
        <w:pStyle w:val="Textkrper"/>
        <w:spacing w:before="129"/>
        <w:ind w:left="409"/>
      </w:pPr>
      <w:r>
        <w:rPr>
          <w:rFonts w:ascii="Lucida Sans Unicode" w:hAnsi="Lucida Sans Unicode"/>
          <w:color w:val="FAC300"/>
          <w:spacing w:val="-2"/>
          <w:position w:val="2"/>
        </w:rPr>
        <w:t>▶</w:t>
      </w:r>
      <w:r>
        <w:rPr>
          <w:rFonts w:ascii="Lucida Sans Unicode" w:hAnsi="Lucida Sans Unicode"/>
          <w:color w:val="FAC300"/>
          <w:spacing w:val="3"/>
          <w:position w:val="2"/>
        </w:rPr>
        <w:t xml:space="preserve"> </w:t>
      </w:r>
      <w:r>
        <w:rPr>
          <w:spacing w:val="-2"/>
        </w:rPr>
        <w:t>2.5–3.75</w:t>
      </w:r>
      <w:r>
        <w:rPr>
          <w:spacing w:val="-11"/>
        </w:rPr>
        <w:t xml:space="preserve"> </w:t>
      </w:r>
      <w:r>
        <w:rPr>
          <w:spacing w:val="-2"/>
        </w:rPr>
        <w:t>hours/week</w:t>
      </w:r>
    </w:p>
    <w:p w14:paraId="4C3C7B4C" w14:textId="77777777" w:rsidR="000655EC" w:rsidRDefault="00000000">
      <w:pPr>
        <w:pStyle w:val="Textkrper"/>
        <w:spacing w:before="128"/>
        <w:ind w:left="409"/>
      </w:pPr>
      <w:r>
        <w:rPr>
          <w:rFonts w:ascii="Lucida Sans Unicode" w:hAnsi="Lucida Sans Unicode"/>
          <w:color w:val="FAC300"/>
          <w:spacing w:val="-2"/>
          <w:position w:val="2"/>
        </w:rPr>
        <w:t>▶</w:t>
      </w:r>
      <w:r>
        <w:rPr>
          <w:rFonts w:ascii="Lucida Sans Unicode" w:hAnsi="Lucida Sans Unicode"/>
          <w:color w:val="FAC300"/>
          <w:spacing w:val="2"/>
          <w:position w:val="2"/>
        </w:rPr>
        <w:t xml:space="preserve"> </w:t>
      </w:r>
      <w:r>
        <w:rPr>
          <w:spacing w:val="-2"/>
        </w:rPr>
        <w:t>10–15</w:t>
      </w:r>
      <w:r>
        <w:rPr>
          <w:spacing w:val="-11"/>
        </w:rPr>
        <w:t xml:space="preserve"> </w:t>
      </w:r>
      <w:r>
        <w:rPr>
          <w:spacing w:val="-2"/>
        </w:rPr>
        <w:t>hours/month</w:t>
      </w:r>
    </w:p>
    <w:p w14:paraId="4C3C7B4D" w14:textId="77777777" w:rsidR="000655EC" w:rsidRDefault="00000000">
      <w:pPr>
        <w:pStyle w:val="Textkrper"/>
        <w:spacing w:before="128"/>
        <w:ind w:left="409"/>
      </w:pPr>
      <w:r>
        <w:rPr>
          <w:rFonts w:ascii="Lucida Sans Unicode" w:hAnsi="Lucida Sans Unicode"/>
          <w:color w:val="FAC300"/>
          <w:spacing w:val="-4"/>
          <w:position w:val="2"/>
        </w:rPr>
        <w:t>▶</w:t>
      </w:r>
      <w:r>
        <w:rPr>
          <w:rFonts w:ascii="Lucida Sans Unicode" w:hAnsi="Lucida Sans Unicode"/>
          <w:color w:val="FAC300"/>
          <w:spacing w:val="19"/>
          <w:position w:val="2"/>
        </w:rPr>
        <w:t xml:space="preserve"> </w:t>
      </w:r>
      <w:r>
        <w:rPr>
          <w:spacing w:val="-4"/>
        </w:rPr>
        <w:t>110–165</w:t>
      </w:r>
      <w:r>
        <w:rPr>
          <w:spacing w:val="-7"/>
        </w:rPr>
        <w:t xml:space="preserve"> </w:t>
      </w:r>
      <w:r>
        <w:rPr>
          <w:spacing w:val="-4"/>
        </w:rPr>
        <w:t>hours/year</w:t>
      </w:r>
      <w:r>
        <w:rPr>
          <w:spacing w:val="-7"/>
        </w:rPr>
        <w:t xml:space="preserve"> </w:t>
      </w:r>
      <w:r>
        <w:rPr>
          <w:spacing w:val="-4"/>
        </w:rPr>
        <w:t>at</w:t>
      </w:r>
      <w:r>
        <w:rPr>
          <w:spacing w:val="-7"/>
        </w:rPr>
        <w:t xml:space="preserve"> </w:t>
      </w:r>
      <w:r>
        <w:rPr>
          <w:spacing w:val="-4"/>
        </w:rPr>
        <w:t>130</w:t>
      </w:r>
      <w:r>
        <w:rPr>
          <w:spacing w:val="-7"/>
        </w:rPr>
        <w:t xml:space="preserve"> </w:t>
      </w:r>
      <w:r>
        <w:rPr>
          <w:spacing w:val="-4"/>
        </w:rPr>
        <w:t>CHF/hour</w:t>
      </w:r>
      <w:r>
        <w:rPr>
          <w:spacing w:val="-7"/>
        </w:rPr>
        <w:t xml:space="preserve"> </w:t>
      </w:r>
      <w:r>
        <w:rPr>
          <w:rFonts w:ascii="Verdana" w:hAnsi="Verdana"/>
          <w:i/>
          <w:spacing w:val="-4"/>
        </w:rPr>
        <w:t>≈</w:t>
      </w:r>
      <w:r>
        <w:rPr>
          <w:rFonts w:ascii="Verdana" w:hAnsi="Verdana"/>
          <w:i/>
          <w:spacing w:val="-27"/>
        </w:rPr>
        <w:t xml:space="preserve"> </w:t>
      </w:r>
      <w:r>
        <w:rPr>
          <w:spacing w:val="-4"/>
        </w:rPr>
        <w:t>18,000</w:t>
      </w:r>
      <w:r>
        <w:rPr>
          <w:spacing w:val="-8"/>
        </w:rPr>
        <w:t xml:space="preserve"> </w:t>
      </w:r>
      <w:r>
        <w:rPr>
          <w:spacing w:val="-4"/>
        </w:rPr>
        <w:t>CHF/year</w:t>
      </w:r>
    </w:p>
    <w:p w14:paraId="4C3C7B4E" w14:textId="77777777" w:rsidR="000655EC" w:rsidRDefault="00000000">
      <w:pPr>
        <w:pStyle w:val="Textkrper"/>
        <w:spacing w:before="185" w:line="216" w:lineRule="auto"/>
        <w:ind w:left="142" w:right="693" w:firstLine="218"/>
      </w:pPr>
      <w:r>
        <w:t>This</w:t>
      </w:r>
      <w:r>
        <w:rPr>
          <w:spacing w:val="-8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goal: improving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accuracy,</w:t>
      </w:r>
      <w:r>
        <w:rPr>
          <w:spacing w:val="-7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timely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delivery,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increasing user confidence.</w:t>
      </w:r>
    </w:p>
    <w:p w14:paraId="4C3C7B4F" w14:textId="77777777" w:rsidR="000655EC" w:rsidRDefault="000655EC">
      <w:pPr>
        <w:pStyle w:val="Textkrper"/>
        <w:spacing w:before="69"/>
      </w:pPr>
    </w:p>
    <w:p w14:paraId="4C3C7B50" w14:textId="77777777" w:rsidR="000655EC" w:rsidRDefault="00000000">
      <w:pPr>
        <w:pStyle w:val="berschrift2"/>
        <w:ind w:left="142" w:firstLine="0"/>
        <w:rPr>
          <w:b w:val="0"/>
        </w:rPr>
      </w:pPr>
      <w:r>
        <w:rPr>
          <w:b w:val="0"/>
          <w:color w:val="687D91"/>
          <w:spacing w:val="-2"/>
        </w:rPr>
        <w:t>Methodology</w:t>
      </w:r>
    </w:p>
    <w:p w14:paraId="4C3C7B51" w14:textId="77777777" w:rsidR="000655EC" w:rsidRDefault="00000000">
      <w:pPr>
        <w:pStyle w:val="berschrift3"/>
        <w:spacing w:before="175"/>
        <w:rPr>
          <w:b w:val="0"/>
        </w:rPr>
      </w:pPr>
      <w:r>
        <w:rPr>
          <w:b w:val="0"/>
          <w:color w:val="687D91"/>
          <w:w w:val="85"/>
        </w:rPr>
        <w:t>Data</w:t>
      </w:r>
      <w:r>
        <w:rPr>
          <w:b w:val="0"/>
          <w:color w:val="687D91"/>
          <w:spacing w:val="-4"/>
        </w:rPr>
        <w:t xml:space="preserve"> </w:t>
      </w:r>
      <w:r>
        <w:rPr>
          <w:b w:val="0"/>
          <w:color w:val="687D91"/>
          <w:w w:val="85"/>
        </w:rPr>
        <w:t>Quality</w:t>
      </w:r>
      <w:r>
        <w:rPr>
          <w:b w:val="0"/>
          <w:color w:val="687D91"/>
          <w:spacing w:val="-1"/>
        </w:rPr>
        <w:t xml:space="preserve"> </w:t>
      </w:r>
      <w:r>
        <w:rPr>
          <w:b w:val="0"/>
          <w:color w:val="687D91"/>
          <w:spacing w:val="-2"/>
          <w:w w:val="85"/>
        </w:rPr>
        <w:t>Checks</w:t>
      </w:r>
    </w:p>
    <w:p w14:paraId="4C3C7B52" w14:textId="77777777" w:rsidR="000655EC" w:rsidRDefault="00000000">
      <w:pPr>
        <w:pStyle w:val="Textkrper"/>
        <w:spacing w:before="99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3"/>
          <w:position w:val="2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practices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rPr>
          <w:spacing w:val="-2"/>
        </w:rPr>
        <w:t>checks.</w:t>
      </w:r>
    </w:p>
    <w:p w14:paraId="4C3C7B53" w14:textId="77777777" w:rsidR="000655EC" w:rsidRDefault="00000000">
      <w:pPr>
        <w:pStyle w:val="Textkrper"/>
        <w:spacing w:before="128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2"/>
          <w:position w:val="2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rPr>
          <w:spacing w:val="-2"/>
        </w:rPr>
        <w:t>setup.</w:t>
      </w:r>
    </w:p>
    <w:p w14:paraId="4C3C7B54" w14:textId="77777777" w:rsidR="000655EC" w:rsidRDefault="000655EC">
      <w:pPr>
        <w:pStyle w:val="Textkrper"/>
        <w:sectPr w:rsidR="000655EC">
          <w:headerReference w:type="even" r:id="rId119"/>
          <w:headerReference w:type="default" r:id="rId120"/>
          <w:footerReference w:type="even" r:id="rId121"/>
          <w:footerReference w:type="default" r:id="rId122"/>
          <w:pgSz w:w="11910" w:h="16840"/>
          <w:pgMar w:top="2300" w:right="0" w:bottom="180" w:left="708" w:header="1759" w:footer="0" w:gutter="0"/>
          <w:pgNumType w:start="45"/>
          <w:cols w:space="720"/>
        </w:sectPr>
      </w:pPr>
    </w:p>
    <w:p w14:paraId="4C3C7B55" w14:textId="77777777" w:rsidR="000655EC" w:rsidRDefault="000655EC">
      <w:pPr>
        <w:pStyle w:val="Textkrper"/>
        <w:spacing w:before="54"/>
      </w:pPr>
    </w:p>
    <w:p w14:paraId="4C3C7B56" w14:textId="77777777" w:rsidR="000655EC" w:rsidRDefault="00000000">
      <w:pPr>
        <w:pStyle w:val="Textkrper"/>
        <w:spacing w:before="1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6"/>
          <w:position w:val="2"/>
        </w:rPr>
        <w:t xml:space="preserve"> </w:t>
      </w:r>
      <w:r>
        <w:t>Explore</w:t>
      </w:r>
      <w:r>
        <w:rPr>
          <w:spacing w:val="-11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additional</w:t>
      </w:r>
      <w:r>
        <w:rPr>
          <w:spacing w:val="-11"/>
        </w:rPr>
        <w:t xml:space="preserve"> </w:t>
      </w:r>
      <w:r>
        <w:t>compatible</w:t>
      </w:r>
      <w:r>
        <w:rPr>
          <w:spacing w:val="-11"/>
        </w:rPr>
        <w:t xml:space="preserve"> </w:t>
      </w:r>
      <w:r>
        <w:rPr>
          <w:spacing w:val="-2"/>
        </w:rPr>
        <w:t>tools.</w:t>
      </w:r>
    </w:p>
    <w:p w14:paraId="4C3C7B57" w14:textId="77777777" w:rsidR="000655EC" w:rsidRDefault="00000000">
      <w:pPr>
        <w:pStyle w:val="Textkrper"/>
        <w:spacing w:before="126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3"/>
          <w:position w:val="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selected</w:t>
      </w:r>
      <w:r>
        <w:rPr>
          <w:spacing w:val="-13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nonproductive</w:t>
      </w:r>
      <w:r>
        <w:rPr>
          <w:spacing w:val="-13"/>
        </w:rPr>
        <w:t xml:space="preserve"> </w:t>
      </w:r>
      <w:r>
        <w:rPr>
          <w:spacing w:val="-2"/>
        </w:rPr>
        <w:t>systems.</w:t>
      </w:r>
    </w:p>
    <w:p w14:paraId="4C3C7B58" w14:textId="77777777" w:rsidR="000655EC" w:rsidRDefault="00000000">
      <w:pPr>
        <w:pStyle w:val="Textkrper"/>
        <w:spacing w:before="127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3"/>
          <w:position w:val="2"/>
        </w:rPr>
        <w:t xml:space="preserve"> </w:t>
      </w:r>
      <w:r>
        <w:t>Collaborate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define</w:t>
      </w:r>
      <w:r>
        <w:rPr>
          <w:spacing w:val="-13"/>
        </w:rPr>
        <w:t xml:space="preserve"> </w:t>
      </w:r>
      <w:r>
        <w:t>checks</w:t>
      </w:r>
      <w:r>
        <w:rPr>
          <w:spacing w:val="-13"/>
        </w:rPr>
        <w:t xml:space="preserve"> </w:t>
      </w:r>
      <w:r>
        <w:t>(e.g.,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rules,</w:t>
      </w:r>
      <w:r>
        <w:rPr>
          <w:spacing w:val="-13"/>
        </w:rPr>
        <w:t xml:space="preserve"> </w:t>
      </w:r>
      <w:r>
        <w:t>consistency</w:t>
      </w:r>
      <w:r>
        <w:rPr>
          <w:spacing w:val="-13"/>
        </w:rPr>
        <w:t xml:space="preserve"> </w:t>
      </w:r>
      <w:r>
        <w:rPr>
          <w:spacing w:val="-2"/>
        </w:rPr>
        <w:t>checks).</w:t>
      </w:r>
    </w:p>
    <w:p w14:paraId="4C3C7B59" w14:textId="77777777" w:rsidR="000655EC" w:rsidRDefault="00000000">
      <w:pPr>
        <w:pStyle w:val="Textkrper"/>
        <w:spacing w:before="127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4"/>
          <w:position w:val="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checks</w:t>
      </w:r>
      <w:r>
        <w:rPr>
          <w:spacing w:val="-12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t>production</w:t>
      </w:r>
      <w:r>
        <w:rPr>
          <w:spacing w:val="-12"/>
        </w:rPr>
        <w:t xml:space="preserve"> </w:t>
      </w:r>
      <w:r>
        <w:rPr>
          <w:spacing w:val="-2"/>
        </w:rPr>
        <w:t>deployment.</w:t>
      </w:r>
    </w:p>
    <w:p w14:paraId="4C3C7B5A" w14:textId="77777777" w:rsidR="000655EC" w:rsidRDefault="00000000">
      <w:pPr>
        <w:pStyle w:val="berschrift3"/>
        <w:spacing w:before="298"/>
        <w:rPr>
          <w:b w:val="0"/>
        </w:rPr>
      </w:pPr>
      <w:r>
        <w:rPr>
          <w:b w:val="0"/>
          <w:color w:val="687D91"/>
          <w:w w:val="85"/>
        </w:rPr>
        <w:t>Data</w:t>
      </w:r>
      <w:r>
        <w:rPr>
          <w:b w:val="0"/>
          <w:color w:val="687D91"/>
          <w:spacing w:val="-10"/>
        </w:rPr>
        <w:t xml:space="preserve"> </w:t>
      </w:r>
      <w:r>
        <w:rPr>
          <w:b w:val="0"/>
          <w:color w:val="687D91"/>
          <w:w w:val="85"/>
        </w:rPr>
        <w:t>Availability</w:t>
      </w:r>
      <w:r>
        <w:rPr>
          <w:b w:val="0"/>
          <w:color w:val="687D91"/>
          <w:spacing w:val="-10"/>
        </w:rPr>
        <w:t xml:space="preserve"> </w:t>
      </w:r>
      <w:r>
        <w:rPr>
          <w:b w:val="0"/>
          <w:color w:val="687D91"/>
          <w:spacing w:val="-2"/>
          <w:w w:val="85"/>
        </w:rPr>
        <w:t>Checks</w:t>
      </w:r>
    </w:p>
    <w:p w14:paraId="4C3C7B5B" w14:textId="77777777" w:rsidR="000655EC" w:rsidRDefault="00000000">
      <w:pPr>
        <w:pStyle w:val="Textkrper"/>
        <w:spacing w:before="98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9"/>
          <w:position w:val="2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practices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availability</w:t>
      </w:r>
      <w:r>
        <w:rPr>
          <w:spacing w:val="-10"/>
        </w:rPr>
        <w:t xml:space="preserve"> </w:t>
      </w:r>
      <w:r>
        <w:rPr>
          <w:spacing w:val="-2"/>
        </w:rPr>
        <w:t>checks.</w:t>
      </w:r>
    </w:p>
    <w:p w14:paraId="4C3C7B5C" w14:textId="77777777" w:rsidR="000655EC" w:rsidRDefault="00000000">
      <w:pPr>
        <w:pStyle w:val="Textkrper"/>
        <w:spacing w:before="127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2"/>
          <w:position w:val="2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rPr>
          <w:spacing w:val="-2"/>
        </w:rPr>
        <w:t>setup.</w:t>
      </w:r>
    </w:p>
    <w:p w14:paraId="4C3C7B5D" w14:textId="77777777" w:rsidR="000655EC" w:rsidRDefault="00000000">
      <w:pPr>
        <w:pStyle w:val="Textkrper"/>
        <w:spacing w:before="127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6"/>
          <w:position w:val="2"/>
        </w:rPr>
        <w:t xml:space="preserve"> </w:t>
      </w:r>
      <w:r>
        <w:t>Explore</w:t>
      </w:r>
      <w:r>
        <w:rPr>
          <w:spacing w:val="-11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additional</w:t>
      </w:r>
      <w:r>
        <w:rPr>
          <w:spacing w:val="-11"/>
        </w:rPr>
        <w:t xml:space="preserve"> </w:t>
      </w:r>
      <w:r>
        <w:t>compatible</w:t>
      </w:r>
      <w:r>
        <w:rPr>
          <w:spacing w:val="-11"/>
        </w:rPr>
        <w:t xml:space="preserve"> </w:t>
      </w:r>
      <w:r>
        <w:rPr>
          <w:spacing w:val="-2"/>
        </w:rPr>
        <w:t>tools.</w:t>
      </w:r>
    </w:p>
    <w:p w14:paraId="4C3C7B5E" w14:textId="77777777" w:rsidR="000655EC" w:rsidRDefault="00000000">
      <w:pPr>
        <w:pStyle w:val="Textkrper"/>
        <w:spacing w:before="126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3"/>
          <w:position w:val="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selected</w:t>
      </w:r>
      <w:r>
        <w:rPr>
          <w:spacing w:val="-13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nonproductive</w:t>
      </w:r>
      <w:r>
        <w:rPr>
          <w:spacing w:val="-13"/>
        </w:rPr>
        <w:t xml:space="preserve"> </w:t>
      </w:r>
      <w:r>
        <w:rPr>
          <w:spacing w:val="-2"/>
        </w:rPr>
        <w:t>systems.</w:t>
      </w:r>
    </w:p>
    <w:p w14:paraId="4C3C7B5F" w14:textId="77777777" w:rsidR="000655EC" w:rsidRDefault="00000000">
      <w:pPr>
        <w:pStyle w:val="Textkrper"/>
        <w:spacing w:before="127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5"/>
          <w:position w:val="2"/>
        </w:rPr>
        <w:t xml:space="preserve"> </w:t>
      </w:r>
      <w:r>
        <w:t>Collaborate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checks</w:t>
      </w:r>
      <w:r>
        <w:rPr>
          <w:spacing w:val="-12"/>
        </w:rPr>
        <w:t xml:space="preserve"> </w:t>
      </w:r>
      <w:r>
        <w:t>(e.g.,</w:t>
      </w:r>
      <w:r>
        <w:rPr>
          <w:spacing w:val="-11"/>
        </w:rPr>
        <w:t xml:space="preserve"> </w:t>
      </w:r>
      <w:r>
        <w:t>source</w:t>
      </w:r>
      <w:r>
        <w:rPr>
          <w:spacing w:val="-12"/>
        </w:rPr>
        <w:t xml:space="preserve"> </w:t>
      </w:r>
      <w:r>
        <w:t>availability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processing</w:t>
      </w:r>
      <w:r>
        <w:rPr>
          <w:spacing w:val="-11"/>
        </w:rPr>
        <w:t xml:space="preserve"> </w:t>
      </w:r>
      <w:r>
        <w:rPr>
          <w:spacing w:val="-2"/>
        </w:rPr>
        <w:t>start).</w:t>
      </w:r>
    </w:p>
    <w:p w14:paraId="4C3C7B60" w14:textId="77777777" w:rsidR="000655EC" w:rsidRDefault="00000000">
      <w:pPr>
        <w:pStyle w:val="berschrift3"/>
        <w:spacing w:before="298"/>
        <w:rPr>
          <w:b w:val="0"/>
        </w:rPr>
      </w:pPr>
      <w:r>
        <w:rPr>
          <w:b w:val="0"/>
          <w:color w:val="687D91"/>
          <w:spacing w:val="4"/>
          <w:w w:val="80"/>
        </w:rPr>
        <w:t>Implementation</w:t>
      </w:r>
      <w:r>
        <w:rPr>
          <w:b w:val="0"/>
          <w:color w:val="687D91"/>
          <w:spacing w:val="23"/>
        </w:rPr>
        <w:t xml:space="preserve"> </w:t>
      </w:r>
      <w:r>
        <w:rPr>
          <w:b w:val="0"/>
          <w:color w:val="687D91"/>
          <w:spacing w:val="-4"/>
          <w:w w:val="95"/>
        </w:rPr>
        <w:t>Plan</w:t>
      </w:r>
    </w:p>
    <w:p w14:paraId="4C3C7B61" w14:textId="77777777" w:rsidR="000655EC" w:rsidRDefault="00000000">
      <w:pPr>
        <w:pStyle w:val="Textkrper"/>
        <w:spacing w:before="98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6"/>
          <w:position w:val="2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solutions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rPr>
          <w:spacing w:val="-2"/>
        </w:rPr>
        <w:t>systems.</w:t>
      </w:r>
    </w:p>
    <w:p w14:paraId="4C3C7B62" w14:textId="77777777" w:rsidR="000655EC" w:rsidRDefault="00000000">
      <w:pPr>
        <w:pStyle w:val="Textkrper"/>
        <w:spacing w:before="127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3"/>
          <w:position w:val="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IT/Business</w:t>
      </w:r>
      <w:r>
        <w:rPr>
          <w:spacing w:val="-13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deploying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2"/>
        </w:rPr>
        <w:t>production.</w:t>
      </w:r>
    </w:p>
    <w:p w14:paraId="4C3C7B63" w14:textId="77777777" w:rsidR="000655EC" w:rsidRDefault="000655EC">
      <w:pPr>
        <w:pStyle w:val="Textkrper"/>
        <w:spacing w:before="57"/>
      </w:pPr>
    </w:p>
    <w:p w14:paraId="4C3C7B64" w14:textId="77777777" w:rsidR="000655EC" w:rsidRDefault="00000000">
      <w:pPr>
        <w:pStyle w:val="berschrift2"/>
        <w:ind w:left="142" w:firstLine="0"/>
        <w:rPr>
          <w:b w:val="0"/>
        </w:rPr>
      </w:pPr>
      <w:r>
        <w:rPr>
          <w:b w:val="0"/>
          <w:color w:val="687D91"/>
          <w:spacing w:val="-14"/>
        </w:rPr>
        <w:t>Work</w:t>
      </w:r>
      <w:r>
        <w:rPr>
          <w:b w:val="0"/>
          <w:color w:val="687D91"/>
          <w:spacing w:val="-10"/>
        </w:rPr>
        <w:t xml:space="preserve"> </w:t>
      </w:r>
      <w:r>
        <w:rPr>
          <w:b w:val="0"/>
          <w:color w:val="687D91"/>
          <w:spacing w:val="-2"/>
        </w:rPr>
        <w:t>Types</w:t>
      </w:r>
    </w:p>
    <w:p w14:paraId="4C3C7B65" w14:textId="77777777" w:rsidR="000655EC" w:rsidRDefault="000655EC">
      <w:pPr>
        <w:pStyle w:val="Textkrper"/>
        <w:rPr>
          <w:rFonts w:ascii="Arial Black"/>
          <w:sz w:val="20"/>
        </w:rPr>
      </w:pPr>
    </w:p>
    <w:p w14:paraId="4C3C7B66" w14:textId="77777777" w:rsidR="000655EC" w:rsidRDefault="00000000">
      <w:pPr>
        <w:pStyle w:val="Textkrper"/>
        <w:spacing w:before="4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487605760" behindDoc="1" locked="0" layoutInCell="1" allowOverlap="1" wp14:anchorId="4C3C7CAA" wp14:editId="4C3C7CAB">
            <wp:simplePos x="0" y="0"/>
            <wp:positionH relativeFrom="page">
              <wp:posOffset>1917188</wp:posOffset>
            </wp:positionH>
            <wp:positionV relativeFrom="paragraph">
              <wp:posOffset>219983</wp:posOffset>
            </wp:positionV>
            <wp:extent cx="3614928" cy="2694432"/>
            <wp:effectExtent l="0" t="0" r="0" b="0"/>
            <wp:wrapTopAndBottom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4928" cy="2694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C7B67" w14:textId="77777777" w:rsidR="000655EC" w:rsidRDefault="000655EC">
      <w:pPr>
        <w:pStyle w:val="Textkrper"/>
        <w:rPr>
          <w:rFonts w:ascii="Arial Black"/>
          <w:sz w:val="18"/>
        </w:rPr>
      </w:pPr>
    </w:p>
    <w:p w14:paraId="4C3C7B68" w14:textId="77777777" w:rsidR="000655EC" w:rsidRDefault="000655EC">
      <w:pPr>
        <w:pStyle w:val="Textkrper"/>
        <w:spacing w:before="1"/>
        <w:rPr>
          <w:rFonts w:ascii="Arial Black"/>
          <w:sz w:val="18"/>
        </w:rPr>
      </w:pPr>
    </w:p>
    <w:p w14:paraId="4C3C7B69" w14:textId="77777777" w:rsidR="000655EC" w:rsidRDefault="00000000">
      <w:pPr>
        <w:spacing w:before="1"/>
        <w:ind w:left="142"/>
        <w:rPr>
          <w:rFonts w:ascii="Arial"/>
          <w:sz w:val="18"/>
        </w:rPr>
      </w:pPr>
      <w:r>
        <w:rPr>
          <w:rFonts w:ascii="Arial Black"/>
          <w:color w:val="687D91"/>
          <w:spacing w:val="-2"/>
          <w:sz w:val="18"/>
        </w:rPr>
        <w:t>Figure</w:t>
      </w:r>
      <w:r>
        <w:rPr>
          <w:rFonts w:ascii="Arial Black"/>
          <w:color w:val="687D91"/>
          <w:spacing w:val="-11"/>
          <w:sz w:val="18"/>
        </w:rPr>
        <w:t xml:space="preserve"> </w:t>
      </w:r>
      <w:r>
        <w:rPr>
          <w:rFonts w:ascii="Arial Black"/>
          <w:color w:val="687D91"/>
          <w:spacing w:val="-2"/>
          <w:sz w:val="18"/>
        </w:rPr>
        <w:t>A.1.:</w:t>
      </w:r>
      <w:r>
        <w:rPr>
          <w:rFonts w:ascii="Arial Black"/>
          <w:color w:val="687D91"/>
          <w:spacing w:val="-10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Workparts</w:t>
      </w:r>
      <w:r>
        <w:rPr>
          <w:rFonts w:ascii="Arial"/>
          <w:color w:val="687D91"/>
          <w:spacing w:val="-3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distribution</w:t>
      </w:r>
      <w:r>
        <w:rPr>
          <w:rFonts w:ascii="Arial"/>
          <w:color w:val="687D91"/>
          <w:spacing w:val="-3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of the</w:t>
      </w:r>
      <w:r>
        <w:rPr>
          <w:rFonts w:ascii="Arial"/>
          <w:color w:val="687D91"/>
          <w:spacing w:val="-3"/>
          <w:sz w:val="18"/>
        </w:rPr>
        <w:t xml:space="preserve"> </w:t>
      </w:r>
      <w:r>
        <w:rPr>
          <w:rFonts w:ascii="Arial"/>
          <w:color w:val="687D91"/>
          <w:spacing w:val="-2"/>
          <w:sz w:val="18"/>
        </w:rPr>
        <w:t>project</w:t>
      </w:r>
    </w:p>
    <w:p w14:paraId="4C3C7B6A" w14:textId="77777777" w:rsidR="000655EC" w:rsidRDefault="000655EC">
      <w:pPr>
        <w:pStyle w:val="Textkrper"/>
        <w:spacing w:before="23"/>
        <w:rPr>
          <w:rFonts w:ascii="Arial"/>
          <w:sz w:val="18"/>
        </w:rPr>
      </w:pPr>
    </w:p>
    <w:p w14:paraId="4C3C7B6B" w14:textId="77777777" w:rsidR="000655EC" w:rsidRDefault="00000000">
      <w:pPr>
        <w:pStyle w:val="Textkrper"/>
        <w:ind w:left="360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tasks:</w:t>
      </w:r>
    </w:p>
    <w:p w14:paraId="4C3C7B6C" w14:textId="77777777" w:rsidR="000655EC" w:rsidRDefault="00000000">
      <w:pPr>
        <w:pStyle w:val="Listenabsatz"/>
        <w:numPr>
          <w:ilvl w:val="0"/>
          <w:numId w:val="2"/>
        </w:numPr>
        <w:tabs>
          <w:tab w:val="left" w:pos="686"/>
        </w:tabs>
        <w:spacing w:before="160"/>
        <w:ind w:left="686" w:hanging="266"/>
      </w:pPr>
      <w:r>
        <w:rPr>
          <w:rFonts w:ascii="Palatino Linotype"/>
          <w:b/>
        </w:rPr>
        <w:t>Project</w:t>
      </w:r>
      <w:r>
        <w:rPr>
          <w:rFonts w:ascii="Palatino Linotype"/>
          <w:b/>
          <w:spacing w:val="-14"/>
        </w:rPr>
        <w:t xml:space="preserve"> </w:t>
      </w:r>
      <w:r>
        <w:rPr>
          <w:rFonts w:ascii="Palatino Linotype"/>
          <w:b/>
        </w:rPr>
        <w:t>Management:</w:t>
      </w:r>
      <w:r>
        <w:rPr>
          <w:rFonts w:ascii="Palatino Linotype"/>
          <w:b/>
          <w:spacing w:val="-3"/>
        </w:rPr>
        <w:t xml:space="preserve"> </w:t>
      </w:r>
      <w:r>
        <w:t>Attend</w:t>
      </w:r>
      <w:r>
        <w:rPr>
          <w:spacing w:val="-6"/>
        </w:rPr>
        <w:t xml:space="preserve"> </w:t>
      </w:r>
      <w:r>
        <w:t>Scrum</w:t>
      </w:r>
      <w:r>
        <w:rPr>
          <w:spacing w:val="-7"/>
        </w:rPr>
        <w:t xml:space="preserve"> </w:t>
      </w:r>
      <w:r>
        <w:t>ceremonies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rPr>
          <w:spacing w:val="-2"/>
        </w:rPr>
        <w:t>meetings.</w:t>
      </w:r>
    </w:p>
    <w:p w14:paraId="4C3C7B6D" w14:textId="77777777" w:rsidR="000655EC" w:rsidRDefault="00000000">
      <w:pPr>
        <w:pStyle w:val="Listenabsatz"/>
        <w:numPr>
          <w:ilvl w:val="0"/>
          <w:numId w:val="2"/>
        </w:numPr>
        <w:tabs>
          <w:tab w:val="left" w:pos="684"/>
          <w:tab w:val="left" w:pos="687"/>
        </w:tabs>
        <w:spacing w:before="183" w:line="216" w:lineRule="auto"/>
        <w:ind w:right="848" w:hanging="284"/>
      </w:pPr>
      <w:r>
        <w:rPr>
          <w:rFonts w:ascii="Palatino Linotype"/>
          <w:b/>
          <w:spacing w:val="-2"/>
        </w:rPr>
        <w:t>Analytical</w:t>
      </w:r>
      <w:r>
        <w:rPr>
          <w:rFonts w:ascii="Palatino Linotype"/>
          <w:b/>
          <w:spacing w:val="-20"/>
        </w:rPr>
        <w:t xml:space="preserve"> </w:t>
      </w:r>
      <w:r>
        <w:rPr>
          <w:rFonts w:ascii="Palatino Linotype"/>
          <w:b/>
          <w:spacing w:val="-2"/>
        </w:rPr>
        <w:t xml:space="preserve">Work: </w:t>
      </w:r>
      <w:r>
        <w:rPr>
          <w:spacing w:val="-2"/>
        </w:rPr>
        <w:t>Analyze</w:t>
      </w:r>
      <w:r>
        <w:rPr>
          <w:spacing w:val="-13"/>
        </w:rPr>
        <w:t xml:space="preserve"> </w:t>
      </w: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situation,</w:t>
      </w:r>
      <w:r>
        <w:rPr>
          <w:spacing w:val="-9"/>
        </w:rPr>
        <w:t xml:space="preserve"> </w:t>
      </w:r>
      <w:r>
        <w:rPr>
          <w:spacing w:val="-2"/>
        </w:rPr>
        <w:t>research</w:t>
      </w:r>
      <w:r>
        <w:rPr>
          <w:spacing w:val="-13"/>
        </w:rPr>
        <w:t xml:space="preserve"> </w:t>
      </w:r>
      <w:r>
        <w:rPr>
          <w:spacing w:val="-2"/>
        </w:rPr>
        <w:t>solutions,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investigate</w:t>
      </w:r>
      <w:r>
        <w:rPr>
          <w:spacing w:val="-13"/>
        </w:rPr>
        <w:t xml:space="preserve"> </w:t>
      </w:r>
      <w:bookmarkStart w:id="445" w:name="_bookmark74"/>
      <w:bookmarkEnd w:id="445"/>
      <w:r>
        <w:rPr>
          <w:spacing w:val="-2"/>
        </w:rPr>
        <w:t>state-of-the-art</w:t>
      </w:r>
      <w:r>
        <w:rPr>
          <w:spacing w:val="-13"/>
        </w:rPr>
        <w:t xml:space="preserve"> </w:t>
      </w:r>
      <w:r>
        <w:rPr>
          <w:spacing w:val="-2"/>
        </w:rPr>
        <w:t>meth-</w:t>
      </w:r>
      <w:r>
        <w:rPr>
          <w:spacing w:val="-4"/>
        </w:rPr>
        <w:t>ods.</w:t>
      </w:r>
    </w:p>
    <w:p w14:paraId="4C3C7B6E" w14:textId="77777777" w:rsidR="000655EC" w:rsidRDefault="00000000">
      <w:pPr>
        <w:pStyle w:val="Listenabsatz"/>
        <w:numPr>
          <w:ilvl w:val="0"/>
          <w:numId w:val="2"/>
        </w:numPr>
        <w:tabs>
          <w:tab w:val="left" w:pos="685"/>
        </w:tabs>
        <w:spacing w:before="167"/>
        <w:ind w:left="685" w:hanging="276"/>
      </w:pPr>
      <w:r>
        <w:rPr>
          <w:rFonts w:ascii="Palatino Linotype"/>
          <w:b/>
        </w:rPr>
        <w:t>Documentation:</w:t>
      </w:r>
      <w:r>
        <w:rPr>
          <w:rFonts w:ascii="Palatino Linotype"/>
          <w:b/>
          <w:spacing w:val="-7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report,</w:t>
      </w:r>
      <w:r>
        <w:rPr>
          <w:spacing w:val="-10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updates,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describe</w:t>
      </w:r>
      <w:r>
        <w:rPr>
          <w:spacing w:val="-10"/>
        </w:rPr>
        <w:t xml:space="preserve"> </w:t>
      </w:r>
      <w:r>
        <w:rPr>
          <w:spacing w:val="-2"/>
        </w:rPr>
        <w:t>results.</w:t>
      </w:r>
    </w:p>
    <w:p w14:paraId="4C3C7B6F" w14:textId="77777777" w:rsidR="000655EC" w:rsidRDefault="00000000">
      <w:pPr>
        <w:pStyle w:val="Listenabsatz"/>
        <w:numPr>
          <w:ilvl w:val="0"/>
          <w:numId w:val="2"/>
        </w:numPr>
        <w:tabs>
          <w:tab w:val="left" w:pos="686"/>
        </w:tabs>
        <w:spacing w:before="161"/>
        <w:ind w:left="686" w:hanging="277"/>
      </w:pPr>
      <w:r>
        <w:rPr>
          <w:rFonts w:ascii="Palatino Linotype"/>
          <w:b/>
          <w:spacing w:val="-2"/>
        </w:rPr>
        <w:t>Technical</w:t>
      </w:r>
      <w:r>
        <w:rPr>
          <w:rFonts w:ascii="Palatino Linotype"/>
          <w:b/>
          <w:spacing w:val="-8"/>
        </w:rPr>
        <w:t xml:space="preserve"> </w:t>
      </w:r>
      <w:r>
        <w:rPr>
          <w:rFonts w:ascii="Palatino Linotype"/>
          <w:b/>
          <w:spacing w:val="-2"/>
        </w:rPr>
        <w:t>Work:</w:t>
      </w:r>
      <w:r>
        <w:rPr>
          <w:rFonts w:ascii="Palatino Linotype"/>
          <w:b/>
          <w:spacing w:val="7"/>
        </w:rPr>
        <w:t xml:space="preserve"> </w:t>
      </w:r>
      <w:r>
        <w:rPr>
          <w:spacing w:val="-2"/>
        </w:rPr>
        <w:t>Implement</w:t>
      </w:r>
      <w:r>
        <w:rPr>
          <w:spacing w:val="1"/>
        </w:rPr>
        <w:t xml:space="preserve"> </w:t>
      </w:r>
      <w:r>
        <w:rPr>
          <w:spacing w:val="-2"/>
        </w:rPr>
        <w:t>solutions</w:t>
      </w:r>
      <w:r>
        <w:rPr>
          <w:spacing w:val="1"/>
        </w:rPr>
        <w:t xml:space="preserve"> </w:t>
      </w:r>
      <w:r>
        <w:rPr>
          <w:spacing w:val="-2"/>
        </w:rPr>
        <w:t>iteratively</w:t>
      </w:r>
      <w:r>
        <w:rPr>
          <w:spacing w:val="1"/>
        </w:rPr>
        <w:t xml:space="preserve"> </w:t>
      </w:r>
      <w:r>
        <w:rPr>
          <w:spacing w:val="-2"/>
        </w:rPr>
        <w:t>based</w:t>
      </w:r>
      <w:r>
        <w:rPr>
          <w:spacing w:val="1"/>
        </w:rPr>
        <w:t xml:space="preserve"> 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spacing w:val="-2"/>
        </w:rPr>
        <w:t>analytical</w:t>
      </w:r>
      <w:r>
        <w:rPr>
          <w:spacing w:val="1"/>
        </w:rPr>
        <w:t xml:space="preserve"> </w:t>
      </w:r>
      <w:r>
        <w:rPr>
          <w:spacing w:val="-2"/>
        </w:rPr>
        <w:t>findings.</w:t>
      </w:r>
    </w:p>
    <w:p w14:paraId="4C3C7B70" w14:textId="77777777" w:rsidR="000655EC" w:rsidRDefault="000655EC">
      <w:pPr>
        <w:pStyle w:val="Listenabsatz"/>
        <w:sectPr w:rsidR="000655EC">
          <w:pgSz w:w="11910" w:h="16840"/>
          <w:pgMar w:top="440" w:right="0" w:bottom="180" w:left="708" w:header="182" w:footer="0" w:gutter="0"/>
          <w:cols w:space="720"/>
        </w:sectPr>
      </w:pPr>
    </w:p>
    <w:p w14:paraId="4C3C7B71" w14:textId="77777777" w:rsidR="000655EC" w:rsidRDefault="00000000">
      <w:pPr>
        <w:spacing w:line="20" w:lineRule="exact"/>
        <w:ind w:left="142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C3C7CAC" wp14:editId="4C3C7CAD">
                <wp:extent cx="6480175" cy="5080"/>
                <wp:effectExtent l="9525" t="0" r="0" b="4445"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80"/>
                          <a:chOff x="0" y="0"/>
                          <a:chExt cx="6480175" cy="508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687D9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7137A8" id="Group 367" o:spid="_x0000_s1026" style="width:510.25pt;height:.4pt;mso-position-horizontal-relative:char;mso-position-vertical-relative:line" coordsize="648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">
                <v:shape id="Graphic 368" o:spid="_x0000_s1027" style="position:absolute;top:25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" path="m,l6479997,e" filled="f" strokecolor="#687d91" strokeweight=".14039mm">
                  <v:path arrowok="t"/>
                </v:shape>
                <w10:anchorlock/>
              </v:group>
            </w:pict>
          </mc:Fallback>
        </mc:AlternateContent>
      </w:r>
    </w:p>
    <w:p w14:paraId="4C3C7B72" w14:textId="77777777" w:rsidR="000655EC" w:rsidRDefault="00000000">
      <w:pPr>
        <w:pStyle w:val="berschrift2"/>
        <w:spacing w:before="303"/>
        <w:ind w:left="142" w:firstLine="0"/>
        <w:rPr>
          <w:b w:val="0"/>
        </w:rPr>
      </w:pPr>
      <w:r>
        <w:rPr>
          <w:b w:val="0"/>
          <w:color w:val="687D91"/>
          <w:spacing w:val="-4"/>
        </w:rPr>
        <w:t>Goal</w:t>
      </w:r>
    </w:p>
    <w:p w14:paraId="4C3C7B73" w14:textId="77777777" w:rsidR="000655EC" w:rsidRDefault="00000000">
      <w:pPr>
        <w:pStyle w:val="Textkrper"/>
        <w:spacing w:before="195"/>
        <w:ind w:left="142"/>
      </w:pPr>
      <w:r>
        <w:t>Success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rPr>
          <w:spacing w:val="-2"/>
        </w:rPr>
        <w:t>layers:</w:t>
      </w:r>
    </w:p>
    <w:p w14:paraId="4C3C7B74" w14:textId="77777777" w:rsidR="000655EC" w:rsidRDefault="00000000">
      <w:pPr>
        <w:pStyle w:val="berschrift3"/>
        <w:spacing w:before="278"/>
        <w:rPr>
          <w:b w:val="0"/>
        </w:rPr>
      </w:pPr>
      <w:r>
        <w:rPr>
          <w:b w:val="0"/>
          <w:color w:val="687D91"/>
          <w:spacing w:val="-2"/>
          <w:w w:val="95"/>
        </w:rPr>
        <w:t>Analysis</w:t>
      </w:r>
    </w:p>
    <w:p w14:paraId="4C3C7B75" w14:textId="77777777" w:rsidR="000655EC" w:rsidRDefault="00000000">
      <w:pPr>
        <w:pStyle w:val="Textkrper"/>
        <w:spacing w:before="147" w:line="216" w:lineRule="auto"/>
        <w:ind w:left="142"/>
      </w:pPr>
      <w:r>
        <w:t>Document business needs before setting up the environment.</w:t>
      </w:r>
      <w:r>
        <w:rPr>
          <w:spacing w:val="35"/>
        </w:rPr>
        <w:t xml:space="preserve"> </w:t>
      </w:r>
      <w:r>
        <w:t xml:space="preserve">Some requirements and rules are not yet </w:t>
      </w:r>
      <w:r>
        <w:rPr>
          <w:spacing w:val="-2"/>
        </w:rPr>
        <w:t>documented.</w:t>
      </w:r>
    </w:p>
    <w:p w14:paraId="4C3C7B76" w14:textId="77777777" w:rsidR="000655EC" w:rsidRDefault="00000000">
      <w:pPr>
        <w:pStyle w:val="berschrift3"/>
        <w:spacing w:before="285"/>
        <w:rPr>
          <w:b w:val="0"/>
        </w:rPr>
      </w:pPr>
      <w:r>
        <w:rPr>
          <w:b w:val="0"/>
          <w:color w:val="687D91"/>
          <w:w w:val="85"/>
        </w:rPr>
        <w:t>Proof</w:t>
      </w:r>
      <w:r>
        <w:rPr>
          <w:b w:val="0"/>
          <w:color w:val="687D91"/>
          <w:spacing w:val="-7"/>
          <w:w w:val="85"/>
        </w:rPr>
        <w:t xml:space="preserve"> </w:t>
      </w:r>
      <w:r>
        <w:rPr>
          <w:b w:val="0"/>
          <w:color w:val="687D91"/>
          <w:w w:val="85"/>
        </w:rPr>
        <w:t>of</w:t>
      </w:r>
      <w:r>
        <w:rPr>
          <w:b w:val="0"/>
          <w:color w:val="687D91"/>
          <w:spacing w:val="-7"/>
          <w:w w:val="85"/>
        </w:rPr>
        <w:t xml:space="preserve"> </w:t>
      </w:r>
      <w:r>
        <w:rPr>
          <w:b w:val="0"/>
          <w:color w:val="687D91"/>
          <w:w w:val="85"/>
        </w:rPr>
        <w:t>Concept</w:t>
      </w:r>
      <w:r>
        <w:rPr>
          <w:b w:val="0"/>
          <w:color w:val="687D91"/>
          <w:spacing w:val="-7"/>
          <w:w w:val="85"/>
        </w:rPr>
        <w:t xml:space="preserve"> </w:t>
      </w:r>
      <w:r>
        <w:rPr>
          <w:b w:val="0"/>
          <w:color w:val="687D91"/>
          <w:spacing w:val="-4"/>
          <w:w w:val="85"/>
        </w:rPr>
        <w:t>(PoC)</w:t>
      </w:r>
    </w:p>
    <w:p w14:paraId="4C3C7B77" w14:textId="77777777" w:rsidR="000655EC" w:rsidRDefault="00000000">
      <w:pPr>
        <w:pStyle w:val="Textkrper"/>
        <w:spacing w:before="147" w:line="216" w:lineRule="auto"/>
        <w:ind w:left="142" w:right="693"/>
      </w:pP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PoC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selected</w:t>
      </w:r>
      <w:r>
        <w:rPr>
          <w:spacing w:val="-13"/>
        </w:rPr>
        <w:t xml:space="preserve"> </w:t>
      </w:r>
      <w:r>
        <w:t>tools.</w:t>
      </w:r>
      <w:r>
        <w:rPr>
          <w:spacing w:val="-4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too</w:t>
      </w:r>
      <w:r>
        <w:rPr>
          <w:spacing w:val="-12"/>
        </w:rPr>
        <w:t xml:space="preserve"> </w:t>
      </w:r>
      <w:r>
        <w:t>complex,</w:t>
      </w:r>
      <w:r>
        <w:rPr>
          <w:spacing w:val="-13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become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follow-up</w:t>
      </w:r>
      <w:r>
        <w:rPr>
          <w:spacing w:val="-12"/>
        </w:rPr>
        <w:t xml:space="preserve"> </w:t>
      </w:r>
      <w:r>
        <w:t>project.</w:t>
      </w:r>
      <w:r>
        <w:rPr>
          <w:spacing w:val="-5"/>
        </w:rPr>
        <w:t xml:space="preserve"> </w:t>
      </w:r>
      <w:r>
        <w:t>Deliver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smaller part if possible.</w:t>
      </w:r>
    </w:p>
    <w:p w14:paraId="4C3C7B78" w14:textId="77777777" w:rsidR="000655EC" w:rsidRDefault="00000000">
      <w:pPr>
        <w:pStyle w:val="berschrift3"/>
        <w:spacing w:before="285"/>
        <w:rPr>
          <w:b w:val="0"/>
        </w:rPr>
      </w:pPr>
      <w:r>
        <w:rPr>
          <w:b w:val="0"/>
          <w:color w:val="687D91"/>
          <w:w w:val="80"/>
        </w:rPr>
        <w:t>User</w:t>
      </w:r>
      <w:r>
        <w:rPr>
          <w:b w:val="0"/>
          <w:color w:val="687D91"/>
          <w:spacing w:val="8"/>
        </w:rPr>
        <w:t xml:space="preserve"> </w:t>
      </w:r>
      <w:r>
        <w:rPr>
          <w:b w:val="0"/>
          <w:color w:val="687D91"/>
          <w:spacing w:val="-2"/>
          <w:w w:val="95"/>
        </w:rPr>
        <w:t>Feedback</w:t>
      </w:r>
    </w:p>
    <w:p w14:paraId="4C3C7B79" w14:textId="77777777" w:rsidR="000655EC" w:rsidRDefault="00000000">
      <w:pPr>
        <w:pStyle w:val="Textkrper"/>
        <w:spacing w:before="124"/>
        <w:ind w:left="142"/>
      </w:pPr>
      <w:r>
        <w:t>Gather</w:t>
      </w:r>
      <w:r>
        <w:rPr>
          <w:spacing w:val="-13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step</w:t>
      </w:r>
      <w:r>
        <w:rPr>
          <w:spacing w:val="-12"/>
        </w:rPr>
        <w:t xml:space="preserve"> </w:t>
      </w:r>
      <w:r>
        <w:t>(analysis,</w:t>
      </w:r>
      <w:r>
        <w:rPr>
          <w:spacing w:val="-13"/>
        </w:rPr>
        <w:t xml:space="preserve"> </w:t>
      </w:r>
      <w:r>
        <w:t>PoC).</w:t>
      </w:r>
      <w:r>
        <w:rPr>
          <w:spacing w:val="-12"/>
        </w:rPr>
        <w:t xml:space="preserve"> </w:t>
      </w:r>
      <w:r>
        <w:t>Document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adapt</w:t>
      </w:r>
      <w:r>
        <w:rPr>
          <w:spacing w:val="-12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spacing w:val="-2"/>
        </w:rPr>
        <w:t>feedback.</w:t>
      </w:r>
    </w:p>
    <w:p w14:paraId="4C3C7B7A" w14:textId="77777777" w:rsidR="000655EC" w:rsidRDefault="000655EC">
      <w:pPr>
        <w:pStyle w:val="Textkrper"/>
        <w:spacing w:before="38"/>
      </w:pPr>
    </w:p>
    <w:p w14:paraId="4C3C7B7B" w14:textId="77777777" w:rsidR="000655EC" w:rsidRDefault="00000000">
      <w:pPr>
        <w:pStyle w:val="berschrift2"/>
        <w:ind w:left="142" w:firstLine="0"/>
        <w:rPr>
          <w:b w:val="0"/>
        </w:rPr>
      </w:pPr>
      <w:r>
        <w:rPr>
          <w:b w:val="0"/>
          <w:color w:val="687D91"/>
          <w:spacing w:val="-5"/>
        </w:rPr>
        <w:t>NDA</w:t>
      </w:r>
    </w:p>
    <w:p w14:paraId="4C3C7B7C" w14:textId="77777777" w:rsidR="000655EC" w:rsidRDefault="00000000">
      <w:pPr>
        <w:pStyle w:val="Textkrper"/>
        <w:spacing w:before="217" w:line="216" w:lineRule="auto"/>
        <w:ind w:left="142" w:right="693"/>
      </w:pPr>
      <w:r>
        <w:t>Handling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document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governed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applicable</w:t>
      </w:r>
      <w:r>
        <w:rPr>
          <w:spacing w:val="-12"/>
        </w:rPr>
        <w:t xml:space="preserve"> </w:t>
      </w:r>
      <w:r>
        <w:t>legislation.</w:t>
      </w:r>
      <w:r>
        <w:rPr>
          <w:spacing w:val="-5"/>
        </w:rPr>
        <w:t xml:space="preserve"> </w:t>
      </w:r>
      <w:r>
        <w:t>Non-Swiss</w:t>
      </w:r>
      <w:r>
        <w:rPr>
          <w:spacing w:val="-12"/>
        </w:rPr>
        <w:t xml:space="preserve"> </w:t>
      </w:r>
      <w:r>
        <w:t>Post</w:t>
      </w:r>
      <w:r>
        <w:rPr>
          <w:spacing w:val="-12"/>
        </w:rPr>
        <w:t xml:space="preserve"> </w:t>
      </w:r>
      <w:r>
        <w:t>personnel may sign an NDA.</w:t>
      </w:r>
    </w:p>
    <w:p w14:paraId="4C3C7B7D" w14:textId="77777777" w:rsidR="000655EC" w:rsidRDefault="000655EC">
      <w:pPr>
        <w:pStyle w:val="Textkrper"/>
        <w:spacing w:line="216" w:lineRule="auto"/>
        <w:sectPr w:rsidR="000655EC">
          <w:headerReference w:type="default" r:id="rId124"/>
          <w:footerReference w:type="default" r:id="rId125"/>
          <w:pgSz w:w="11910" w:h="16840"/>
          <w:pgMar w:top="420" w:right="0" w:bottom="180" w:left="708" w:header="0" w:footer="0" w:gutter="0"/>
          <w:pgNumType w:start="47"/>
          <w:cols w:space="720"/>
        </w:sectPr>
      </w:pPr>
    </w:p>
    <w:p w14:paraId="4C3C7B7E" w14:textId="77777777" w:rsidR="000655EC" w:rsidRDefault="000655EC">
      <w:pPr>
        <w:pStyle w:val="Textkrper"/>
        <w:spacing w:before="8"/>
        <w:rPr>
          <w:sz w:val="14"/>
        </w:rPr>
      </w:pPr>
    </w:p>
    <w:p w14:paraId="4C3C7B7F" w14:textId="77777777" w:rsidR="000655EC" w:rsidRDefault="000655EC">
      <w:pPr>
        <w:pStyle w:val="Textkrper"/>
        <w:rPr>
          <w:sz w:val="14"/>
        </w:rPr>
        <w:sectPr w:rsidR="000655EC">
          <w:headerReference w:type="even" r:id="rId126"/>
          <w:footerReference w:type="even" r:id="rId127"/>
          <w:pgSz w:w="11910" w:h="16840"/>
          <w:pgMar w:top="1920" w:right="0" w:bottom="280" w:left="708" w:header="0" w:footer="0" w:gutter="0"/>
          <w:cols w:space="720"/>
        </w:sectPr>
      </w:pPr>
    </w:p>
    <w:p w14:paraId="4C3C7B80" w14:textId="77777777" w:rsidR="000655EC" w:rsidRDefault="00000000">
      <w:pPr>
        <w:pStyle w:val="berschrift1"/>
        <w:numPr>
          <w:ilvl w:val="0"/>
          <w:numId w:val="1"/>
        </w:numPr>
        <w:tabs>
          <w:tab w:val="left" w:pos="731"/>
        </w:tabs>
        <w:spacing w:before="62"/>
        <w:ind w:left="731" w:hanging="589"/>
        <w:rPr>
          <w:b w:val="0"/>
        </w:rPr>
      </w:pPr>
      <w:bookmarkStart w:id="446" w:name="Meeting_Summaries"/>
      <w:bookmarkStart w:id="447" w:name="_bookmark75"/>
      <w:bookmarkEnd w:id="446"/>
      <w:bookmarkEnd w:id="447"/>
      <w:r>
        <w:rPr>
          <w:b w:val="0"/>
          <w:color w:val="687D91"/>
          <w:w w:val="85"/>
        </w:rPr>
        <w:lastRenderedPageBreak/>
        <w:t>Meeting</w:t>
      </w:r>
      <w:r>
        <w:rPr>
          <w:b w:val="0"/>
          <w:color w:val="687D91"/>
          <w:spacing w:val="5"/>
        </w:rPr>
        <w:t xml:space="preserve"> </w:t>
      </w:r>
      <w:r>
        <w:rPr>
          <w:b w:val="0"/>
          <w:color w:val="687D91"/>
          <w:spacing w:val="-2"/>
          <w:w w:val="90"/>
        </w:rPr>
        <w:t>Summaries</w:t>
      </w:r>
    </w:p>
    <w:p w14:paraId="4C3C7B81" w14:textId="77777777" w:rsidR="000655EC" w:rsidRDefault="00000000">
      <w:pPr>
        <w:pStyle w:val="Textkrper"/>
        <w:spacing w:before="406" w:line="216" w:lineRule="auto"/>
        <w:ind w:left="142" w:right="848"/>
        <w:jc w:val="both"/>
      </w:pPr>
      <w:r>
        <w:t>This chapter contains a subsection of the meetings held during the course of this project.</w:t>
      </w:r>
      <w:r>
        <w:rPr>
          <w:spacing w:val="40"/>
        </w:rPr>
        <w:t xml:space="preserve"> </w:t>
      </w:r>
      <w:r>
        <w:t>All relevant meetings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documented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miro</w:t>
      </w:r>
      <w:r>
        <w:rPr>
          <w:spacing w:val="-10"/>
        </w:rPr>
        <w:t xml:space="preserve"> </w:t>
      </w:r>
      <w:r>
        <w:t>board,</w:t>
      </w:r>
      <w:r>
        <w:rPr>
          <w:spacing w:val="-9"/>
        </w:rPr>
        <w:t xml:space="preserve"> </w:t>
      </w:r>
      <w:r>
        <w:t>however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done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paper,</w:t>
      </w:r>
      <w:r>
        <w:rPr>
          <w:spacing w:val="-9"/>
        </w:rPr>
        <w:t xml:space="preserve"> </w:t>
      </w:r>
      <w:r>
        <w:t>sometimes including some summaries. While only the following meetings have been documented in detail.</w:t>
      </w:r>
    </w:p>
    <w:p w14:paraId="4C3C7B82" w14:textId="77777777" w:rsidR="000655EC" w:rsidRDefault="000655EC">
      <w:pPr>
        <w:pStyle w:val="Textkrper"/>
        <w:spacing w:before="44"/>
      </w:pPr>
    </w:p>
    <w:p w14:paraId="4C3C7B83" w14:textId="77777777" w:rsidR="000655EC" w:rsidRDefault="00000000">
      <w:pPr>
        <w:pStyle w:val="berschrift2"/>
        <w:ind w:left="142" w:firstLine="0"/>
        <w:jc w:val="both"/>
        <w:rPr>
          <w:b w:val="0"/>
        </w:rPr>
      </w:pPr>
      <w:bookmarkStart w:id="448" w:name="_bookmark76"/>
      <w:bookmarkEnd w:id="448"/>
      <w:r>
        <w:rPr>
          <w:b w:val="0"/>
          <w:color w:val="687D91"/>
          <w:w w:val="85"/>
        </w:rPr>
        <w:t>Meeting</w:t>
      </w:r>
      <w:r>
        <w:rPr>
          <w:b w:val="0"/>
          <w:color w:val="687D91"/>
          <w:spacing w:val="1"/>
        </w:rPr>
        <w:t xml:space="preserve"> </w:t>
      </w:r>
      <w:r>
        <w:rPr>
          <w:b w:val="0"/>
          <w:color w:val="687D91"/>
          <w:w w:val="85"/>
        </w:rPr>
        <w:t>Summary</w:t>
      </w:r>
      <w:r>
        <w:rPr>
          <w:b w:val="0"/>
          <w:color w:val="687D91"/>
          <w:spacing w:val="1"/>
        </w:rPr>
        <w:t xml:space="preserve"> </w:t>
      </w:r>
      <w:r>
        <w:rPr>
          <w:b w:val="0"/>
          <w:color w:val="687D91"/>
          <w:w w:val="85"/>
        </w:rPr>
        <w:t>–</w:t>
      </w:r>
      <w:r>
        <w:rPr>
          <w:b w:val="0"/>
          <w:color w:val="687D91"/>
          <w:spacing w:val="2"/>
        </w:rPr>
        <w:t xml:space="preserve"> </w:t>
      </w:r>
      <w:r>
        <w:rPr>
          <w:b w:val="0"/>
          <w:color w:val="687D91"/>
          <w:w w:val="85"/>
        </w:rPr>
        <w:t>Business</w:t>
      </w:r>
      <w:r>
        <w:rPr>
          <w:b w:val="0"/>
          <w:color w:val="687D91"/>
          <w:spacing w:val="1"/>
        </w:rPr>
        <w:t xml:space="preserve"> </w:t>
      </w:r>
      <w:r>
        <w:rPr>
          <w:b w:val="0"/>
          <w:color w:val="687D91"/>
          <w:w w:val="85"/>
        </w:rPr>
        <w:t>Perspective</w:t>
      </w:r>
      <w:r>
        <w:rPr>
          <w:b w:val="0"/>
          <w:color w:val="687D91"/>
          <w:spacing w:val="2"/>
        </w:rPr>
        <w:t xml:space="preserve"> </w:t>
      </w:r>
      <w:r>
        <w:rPr>
          <w:b w:val="0"/>
          <w:color w:val="687D91"/>
          <w:w w:val="85"/>
        </w:rPr>
        <w:t>on</w:t>
      </w:r>
      <w:r>
        <w:rPr>
          <w:b w:val="0"/>
          <w:color w:val="687D91"/>
          <w:spacing w:val="1"/>
        </w:rPr>
        <w:t xml:space="preserve"> </w:t>
      </w:r>
      <w:r>
        <w:rPr>
          <w:b w:val="0"/>
          <w:color w:val="687D91"/>
          <w:spacing w:val="-5"/>
          <w:w w:val="85"/>
        </w:rPr>
        <w:t>DQM</w:t>
      </w:r>
    </w:p>
    <w:p w14:paraId="4C3C7B84" w14:textId="77777777" w:rsidR="000655EC" w:rsidRDefault="00000000">
      <w:pPr>
        <w:pStyle w:val="Textkrper"/>
        <w:spacing w:before="218" w:line="216" w:lineRule="auto"/>
        <w:ind w:left="142" w:right="848"/>
        <w:jc w:val="both"/>
      </w:pPr>
      <w:r>
        <w:rPr>
          <w:spacing w:val="-2"/>
        </w:rPr>
        <w:t>Meeting</w:t>
      </w:r>
      <w:r>
        <w:rPr>
          <w:spacing w:val="-11"/>
        </w:rPr>
        <w:t xml:space="preserve"> </w:t>
      </w:r>
      <w:r>
        <w:rPr>
          <w:spacing w:val="-2"/>
        </w:rPr>
        <w:t>held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11.11.2025</w:t>
      </w:r>
      <w:r>
        <w:rPr>
          <w:spacing w:val="-11"/>
        </w:rPr>
        <w:t xml:space="preserve"> </w:t>
      </w:r>
      <w:r>
        <w:rPr>
          <w:spacing w:val="-2"/>
        </w:rPr>
        <w:t>Participants</w:t>
      </w:r>
      <w:r>
        <w:rPr>
          <w:spacing w:val="-11"/>
        </w:rPr>
        <w:t xml:space="preserve"> 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PO,</w:t>
      </w:r>
      <w:r>
        <w:rPr>
          <w:spacing w:val="-11"/>
        </w:rPr>
        <w:t xml:space="preserve"> </w:t>
      </w:r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Staff</w:t>
      </w:r>
      <w:r>
        <w:rPr>
          <w:spacing w:val="-11"/>
        </w:rPr>
        <w:t xml:space="preserve"> </w:t>
      </w:r>
      <w:r>
        <w:rPr>
          <w:spacing w:val="-2"/>
        </w:rPr>
        <w:t>First,</w:t>
      </w:r>
      <w:r>
        <w:rPr>
          <w:spacing w:val="-10"/>
        </w:rPr>
        <w:t xml:space="preserve"> </w:t>
      </w:r>
      <w:r>
        <w:rPr>
          <w:spacing w:val="-2"/>
        </w:rPr>
        <w:t>an</w:t>
      </w:r>
      <w:r>
        <w:rPr>
          <w:spacing w:val="-11"/>
        </w:rPr>
        <w:t xml:space="preserve"> </w:t>
      </w:r>
      <w:r>
        <w:rPr>
          <w:spacing w:val="-2"/>
        </w:rPr>
        <w:t>update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research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SAC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DSP </w:t>
      </w:r>
      <w:r>
        <w:t>was</w:t>
      </w:r>
      <w:r>
        <w:rPr>
          <w:spacing w:val="-7"/>
        </w:rPr>
        <w:t xml:space="preserve"> </w:t>
      </w:r>
      <w:r>
        <w:t>given. It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confirmed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identified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correct. Then,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discussion </w:t>
      </w:r>
      <w:r>
        <w:rPr>
          <w:spacing w:val="-2"/>
        </w:rPr>
        <w:t>around</w:t>
      </w:r>
      <w:r>
        <w:rPr>
          <w:spacing w:val="-8"/>
        </w:rPr>
        <w:t xml:space="preserve"> </w:t>
      </w:r>
      <w:r>
        <w:rPr>
          <w:spacing w:val="-2"/>
        </w:rPr>
        <w:t>DQM</w:t>
      </w:r>
      <w:r>
        <w:rPr>
          <w:spacing w:val="-8"/>
        </w:rPr>
        <w:t xml:space="preserve"> </w:t>
      </w:r>
      <w:r>
        <w:rPr>
          <w:spacing w:val="-2"/>
        </w:rPr>
        <w:t>started.</w:t>
      </w:r>
      <w:r>
        <w:rPr>
          <w:spacing w:val="5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business</w:t>
      </w:r>
      <w:r>
        <w:rPr>
          <w:spacing w:val="-8"/>
        </w:rPr>
        <w:t xml:space="preserve"> </w:t>
      </w:r>
      <w:r>
        <w:rPr>
          <w:spacing w:val="-2"/>
        </w:rPr>
        <w:t>perspective,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checks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currently</w:t>
      </w:r>
      <w:r>
        <w:rPr>
          <w:spacing w:val="-8"/>
        </w:rPr>
        <w:t xml:space="preserve"> </w:t>
      </w:r>
      <w:r>
        <w:rPr>
          <w:spacing w:val="-2"/>
        </w:rPr>
        <w:t>only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most</w:t>
      </w:r>
      <w:r>
        <w:rPr>
          <w:spacing w:val="-8"/>
        </w:rPr>
        <w:t xml:space="preserve"> </w:t>
      </w:r>
      <w:r>
        <w:rPr>
          <w:spacing w:val="-2"/>
        </w:rPr>
        <w:t>basic</w:t>
      </w:r>
      <w:r>
        <w:rPr>
          <w:spacing w:val="-8"/>
        </w:rPr>
        <w:t xml:space="preserve"> </w:t>
      </w:r>
      <w:r>
        <w:rPr>
          <w:spacing w:val="-2"/>
        </w:rPr>
        <w:t xml:space="preserve">level, </w:t>
      </w:r>
      <w:r>
        <w:t>comparing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events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daily</w:t>
      </w:r>
      <w:r>
        <w:rPr>
          <w:spacing w:val="-13"/>
        </w:rPr>
        <w:t xml:space="preserve"> </w:t>
      </w:r>
      <w:r>
        <w:t>basis.</w:t>
      </w:r>
      <w:r>
        <w:rPr>
          <w:spacing w:val="-6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very</w:t>
      </w:r>
      <w:r>
        <w:rPr>
          <w:spacing w:val="-13"/>
        </w:rPr>
        <w:t xml:space="preserve"> </w:t>
      </w:r>
      <w:r>
        <w:t>basic</w:t>
      </w:r>
      <w:r>
        <w:rPr>
          <w:spacing w:val="-13"/>
        </w:rPr>
        <w:t xml:space="preserve"> </w:t>
      </w:r>
      <w:r>
        <w:t>entry</w:t>
      </w:r>
      <w:r>
        <w:rPr>
          <w:spacing w:val="-13"/>
        </w:rPr>
        <w:t xml:space="preserve"> </w:t>
      </w:r>
      <w:r>
        <w:t>point. The analysed values currently originate from only one infoblock.</w:t>
      </w:r>
    </w:p>
    <w:p w14:paraId="4C3C7B85" w14:textId="77777777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t>As a possible next step, the values could also be compared to third-party systems or to different in-foblocks.</w:t>
      </w:r>
      <w:r>
        <w:rPr>
          <w:spacing w:val="40"/>
        </w:rPr>
        <w:t xml:space="preserve"> </w:t>
      </w:r>
      <w:r>
        <w:t>The infoblock Processing of Shipments (Sendungsverarbeitung) could be compared to the in-foblock Plant Statistics (Anlagestatistik).</w:t>
      </w:r>
    </w:p>
    <w:p w14:paraId="4C3C7B86" w14:textId="77777777" w:rsidR="000655EC" w:rsidRDefault="00000000">
      <w:pPr>
        <w:pStyle w:val="Textkrper"/>
        <w:spacing w:line="277" w:lineRule="exact"/>
        <w:ind w:left="360"/>
        <w:jc w:val="both"/>
      </w:pPr>
      <w:r>
        <w:rPr>
          <w:spacing w:val="-2"/>
        </w:rPr>
        <w:t>Further checks would include data</w:t>
      </w:r>
      <w:r>
        <w:rPr>
          <w:spacing w:val="-1"/>
        </w:rPr>
        <w:t xml:space="preserve"> </w:t>
      </w:r>
      <w:r>
        <w:rPr>
          <w:spacing w:val="-2"/>
        </w:rPr>
        <w:t>verification:</w:t>
      </w:r>
    </w:p>
    <w:p w14:paraId="4C3C7B87" w14:textId="77777777" w:rsidR="000655EC" w:rsidRDefault="00000000">
      <w:pPr>
        <w:pStyle w:val="Textkrper"/>
        <w:spacing w:before="113"/>
        <w:ind w:left="409"/>
        <w:jc w:val="both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9"/>
          <w:position w:val="2"/>
        </w:rPr>
        <w:t xml:space="preserve"> </w:t>
      </w:r>
      <w:r>
        <w:t>Verification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expected</w:t>
      </w:r>
      <w:r>
        <w:rPr>
          <w:spacing w:val="-10"/>
        </w:rPr>
        <w:t xml:space="preserve"> </w:t>
      </w:r>
      <w:r>
        <w:t>type,</w:t>
      </w:r>
      <w:r>
        <w:rPr>
          <w:spacing w:val="-11"/>
        </w:rPr>
        <w:t xml:space="preserve"> </w:t>
      </w:r>
      <w:r>
        <w:t>e.g.</w:t>
      </w:r>
      <w:r>
        <w:rPr>
          <w:spacing w:val="-2"/>
        </w:rPr>
        <w:t xml:space="preserve"> </w:t>
      </w:r>
      <w:r>
        <w:t>dates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rPr>
          <w:spacing w:val="-2"/>
        </w:rPr>
        <w:t>columns</w:t>
      </w:r>
    </w:p>
    <w:p w14:paraId="4C3C7B88" w14:textId="77777777" w:rsidR="000655EC" w:rsidRDefault="00000000">
      <w:pPr>
        <w:pStyle w:val="Textkrper"/>
        <w:spacing w:before="112"/>
        <w:ind w:left="409"/>
        <w:jc w:val="both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8"/>
          <w:position w:val="2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ranges</w:t>
      </w:r>
    </w:p>
    <w:p w14:paraId="4C3C7B89" w14:textId="77777777" w:rsidR="000655EC" w:rsidRDefault="00000000">
      <w:pPr>
        <w:pStyle w:val="Textkrper"/>
        <w:spacing w:before="168" w:line="216" w:lineRule="auto"/>
        <w:ind w:left="142" w:right="848" w:firstLine="218"/>
        <w:jc w:val="both"/>
      </w:pPr>
      <w:r>
        <w:t>An</w:t>
      </w:r>
      <w:r>
        <w:rPr>
          <w:spacing w:val="-2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parcel</w:t>
      </w:r>
      <w:r>
        <w:rPr>
          <w:spacing w:val="-2"/>
        </w:rPr>
        <w:t xml:space="preserve"> </w:t>
      </w:r>
      <w:r>
        <w:t>dimensions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dimensions.</w:t>
      </w:r>
      <w:r>
        <w:rPr>
          <w:spacing w:val="21"/>
        </w:rPr>
        <w:t xml:space="preserve"> </w:t>
      </w:r>
      <w:r>
        <w:t>For instance, a length of 3 meters is not possible on the automatic sorter engines, or a weight above 30 kilo-grams</w:t>
      </w:r>
      <w:r>
        <w:rPr>
          <w:spacing w:val="-12"/>
        </w:rPr>
        <w:t xml:space="preserve"> </w:t>
      </w:r>
      <w:r>
        <w:t>exceeds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limits.</w:t>
      </w:r>
      <w:r>
        <w:rPr>
          <w:spacing w:val="-4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dimension</w:t>
      </w:r>
      <w:r>
        <w:rPr>
          <w:spacing w:val="-12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provided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DWS</w:t>
      </w:r>
      <w:r>
        <w:rPr>
          <w:spacing w:val="-12"/>
        </w:rPr>
        <w:t xml:space="preserve"> </w:t>
      </w:r>
      <w:r>
        <w:t>scanners,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are positioned directly on the sorter after the submit areas where parcels are added.</w:t>
      </w:r>
    </w:p>
    <w:p w14:paraId="4C3C7B8A" w14:textId="77777777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t>Furthermore,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checks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increased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hourly</w:t>
      </w:r>
      <w:r>
        <w:rPr>
          <w:spacing w:val="-9"/>
        </w:rPr>
        <w:t xml:space="preserve"> </w:t>
      </w:r>
      <w:r>
        <w:t>checks;</w:t>
      </w:r>
      <w:r>
        <w:rPr>
          <w:spacing w:val="-7"/>
        </w:rPr>
        <w:t xml:space="preserve"> </w:t>
      </w:r>
      <w:r>
        <w:t>however,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neces-sary to know how long it takes for the data to be available in the DWH after the initial scanning event.</w:t>
      </w:r>
    </w:p>
    <w:p w14:paraId="4C3C7B8B" w14:textId="77777777" w:rsidR="000655EC" w:rsidRDefault="000655EC">
      <w:pPr>
        <w:pStyle w:val="Textkrper"/>
        <w:spacing w:before="43"/>
      </w:pPr>
    </w:p>
    <w:p w14:paraId="4C3C7B8C" w14:textId="77777777" w:rsidR="000655EC" w:rsidRDefault="00000000">
      <w:pPr>
        <w:pStyle w:val="berschrift2"/>
        <w:ind w:left="142" w:firstLine="0"/>
        <w:jc w:val="both"/>
        <w:rPr>
          <w:b w:val="0"/>
        </w:rPr>
      </w:pPr>
      <w:bookmarkStart w:id="449" w:name="_bookmark77"/>
      <w:bookmarkEnd w:id="449"/>
      <w:r>
        <w:rPr>
          <w:b w:val="0"/>
          <w:color w:val="687D91"/>
          <w:w w:val="85"/>
        </w:rPr>
        <w:t>Meeting</w:t>
      </w:r>
      <w:r>
        <w:rPr>
          <w:b w:val="0"/>
          <w:color w:val="687D91"/>
          <w:spacing w:val="4"/>
        </w:rPr>
        <w:t xml:space="preserve"> </w:t>
      </w:r>
      <w:r>
        <w:rPr>
          <w:b w:val="0"/>
          <w:color w:val="687D91"/>
          <w:w w:val="85"/>
        </w:rPr>
        <w:t>Summary</w:t>
      </w:r>
      <w:r>
        <w:rPr>
          <w:b w:val="0"/>
          <w:color w:val="687D91"/>
          <w:spacing w:val="5"/>
        </w:rPr>
        <w:t xml:space="preserve"> </w:t>
      </w:r>
      <w:r>
        <w:rPr>
          <w:b w:val="0"/>
          <w:color w:val="687D91"/>
          <w:w w:val="85"/>
        </w:rPr>
        <w:t>–</w:t>
      </w:r>
      <w:r>
        <w:rPr>
          <w:b w:val="0"/>
          <w:color w:val="687D91"/>
          <w:spacing w:val="5"/>
        </w:rPr>
        <w:t xml:space="preserve"> </w:t>
      </w:r>
      <w:r>
        <w:rPr>
          <w:b w:val="0"/>
          <w:color w:val="687D91"/>
          <w:w w:val="85"/>
        </w:rPr>
        <w:t>Data</w:t>
      </w:r>
      <w:r>
        <w:rPr>
          <w:b w:val="0"/>
          <w:color w:val="687D91"/>
          <w:spacing w:val="5"/>
        </w:rPr>
        <w:t xml:space="preserve"> </w:t>
      </w:r>
      <w:r>
        <w:rPr>
          <w:b w:val="0"/>
          <w:color w:val="687D91"/>
          <w:w w:val="85"/>
        </w:rPr>
        <w:t>Quality</w:t>
      </w:r>
      <w:r>
        <w:rPr>
          <w:b w:val="0"/>
          <w:color w:val="687D91"/>
          <w:spacing w:val="4"/>
        </w:rPr>
        <w:t xml:space="preserve"> </w:t>
      </w:r>
      <w:r>
        <w:rPr>
          <w:b w:val="0"/>
          <w:color w:val="687D91"/>
          <w:w w:val="85"/>
        </w:rPr>
        <w:t>Team</w:t>
      </w:r>
      <w:r>
        <w:rPr>
          <w:b w:val="0"/>
          <w:color w:val="687D91"/>
          <w:spacing w:val="5"/>
        </w:rPr>
        <w:t xml:space="preserve"> </w:t>
      </w:r>
      <w:r>
        <w:rPr>
          <w:b w:val="0"/>
          <w:color w:val="687D91"/>
          <w:w w:val="85"/>
        </w:rPr>
        <w:t>Use</w:t>
      </w:r>
      <w:r>
        <w:rPr>
          <w:b w:val="0"/>
          <w:color w:val="687D91"/>
          <w:spacing w:val="5"/>
        </w:rPr>
        <w:t xml:space="preserve"> </w:t>
      </w:r>
      <w:r>
        <w:rPr>
          <w:b w:val="0"/>
          <w:color w:val="687D91"/>
          <w:w w:val="85"/>
        </w:rPr>
        <w:t>Case</w:t>
      </w:r>
      <w:r>
        <w:rPr>
          <w:b w:val="0"/>
          <w:color w:val="687D91"/>
          <w:spacing w:val="5"/>
        </w:rPr>
        <w:t xml:space="preserve"> </w:t>
      </w:r>
      <w:r>
        <w:rPr>
          <w:b w:val="0"/>
          <w:color w:val="687D91"/>
          <w:w w:val="85"/>
        </w:rPr>
        <w:t>Presentation</w:t>
      </w:r>
      <w:r>
        <w:rPr>
          <w:b w:val="0"/>
          <w:color w:val="687D91"/>
          <w:spacing w:val="4"/>
        </w:rPr>
        <w:t xml:space="preserve"> </w:t>
      </w:r>
      <w:r>
        <w:rPr>
          <w:b w:val="0"/>
          <w:color w:val="687D91"/>
          <w:spacing w:val="-2"/>
          <w:w w:val="85"/>
        </w:rPr>
        <w:t>(19.11.2025)</w:t>
      </w:r>
    </w:p>
    <w:p w14:paraId="4C3C7B8D" w14:textId="77777777" w:rsidR="000655EC" w:rsidRDefault="00000000">
      <w:pPr>
        <w:pStyle w:val="Textkrper"/>
        <w:spacing w:before="195" w:line="286" w:lineRule="exact"/>
        <w:ind w:left="142"/>
        <w:jc w:val="both"/>
      </w:pPr>
      <w:r>
        <w:rPr>
          <w:spacing w:val="-2"/>
        </w:rPr>
        <w:t>Meeting</w:t>
      </w:r>
      <w:r>
        <w:rPr>
          <w:spacing w:val="-11"/>
        </w:rPr>
        <w:t xml:space="preserve"> </w:t>
      </w:r>
      <w:r>
        <w:rPr>
          <w:spacing w:val="-2"/>
        </w:rPr>
        <w:t>held</w:t>
      </w:r>
      <w:r>
        <w:rPr>
          <w:spacing w:val="-11"/>
        </w:rPr>
        <w:t xml:space="preserve"> </w:t>
      </w:r>
      <w:r>
        <w:rPr>
          <w:spacing w:val="-2"/>
        </w:rPr>
        <w:t>on:</w:t>
      </w:r>
      <w:r>
        <w:rPr>
          <w:spacing w:val="-6"/>
        </w:rPr>
        <w:t xml:space="preserve"> </w:t>
      </w:r>
      <w:r>
        <w:rPr>
          <w:spacing w:val="-2"/>
        </w:rPr>
        <w:t>19.11.2025</w:t>
      </w:r>
      <w:r>
        <w:rPr>
          <w:spacing w:val="-11"/>
        </w:rPr>
        <w:t xml:space="preserve"> </w:t>
      </w:r>
      <w:r>
        <w:rPr>
          <w:spacing w:val="-2"/>
        </w:rPr>
        <w:t>Participants:</w:t>
      </w:r>
      <w:r>
        <w:rPr>
          <w:spacing w:val="-4"/>
        </w:rPr>
        <w:t xml:space="preserve"> </w:t>
      </w:r>
      <w:r>
        <w:rPr>
          <w:spacing w:val="-2"/>
        </w:rPr>
        <w:t>DQM</w:t>
      </w:r>
      <w:r>
        <w:rPr>
          <w:spacing w:val="-10"/>
        </w:rPr>
        <w:t xml:space="preserve"> </w:t>
      </w:r>
      <w:r>
        <w:rPr>
          <w:spacing w:val="-2"/>
        </w:rPr>
        <w:t>Team,</w:t>
      </w:r>
      <w:r>
        <w:rPr>
          <w:spacing w:val="-11"/>
        </w:rPr>
        <w:t xml:space="preserve"> </w:t>
      </w:r>
      <w:r>
        <w:rPr>
          <w:spacing w:val="-2"/>
        </w:rPr>
        <w:t>Project</w:t>
      </w:r>
      <w:r>
        <w:rPr>
          <w:spacing w:val="-11"/>
        </w:rPr>
        <w:t xml:space="preserve"> </w:t>
      </w:r>
      <w:r>
        <w:rPr>
          <w:spacing w:val="-2"/>
        </w:rPr>
        <w:t>Staff</w:t>
      </w:r>
    </w:p>
    <w:p w14:paraId="4C3C7B8E" w14:textId="77777777" w:rsidR="000655EC" w:rsidRDefault="00000000">
      <w:pPr>
        <w:pStyle w:val="Textkrper"/>
        <w:spacing w:before="8" w:line="216" w:lineRule="auto"/>
        <w:ind w:left="142" w:right="848" w:firstLine="218"/>
        <w:jc w:val="both"/>
      </w:pPr>
      <w:r>
        <w:t>A meeting with the DQM team was held on 19.11.2025.</w:t>
      </w:r>
      <w:r>
        <w:rPr>
          <w:spacing w:val="40"/>
        </w:rPr>
        <w:t xml:space="preserve"> </w:t>
      </w:r>
      <w:r>
        <w:t>The goal was to present a first use case with business value. The meeting served to confirm whether the use case is valid for the DQM MVP setup.</w:t>
      </w:r>
    </w:p>
    <w:p w14:paraId="4C3C7B8F" w14:textId="77777777" w:rsidR="000655EC" w:rsidRDefault="00000000">
      <w:pPr>
        <w:pStyle w:val="Textkrper"/>
        <w:spacing w:line="216" w:lineRule="auto"/>
        <w:ind w:left="142" w:right="848" w:firstLine="218"/>
        <w:jc w:val="both"/>
      </w:pP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presented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Confluence</w:t>
      </w:r>
      <w:r>
        <w:rPr>
          <w:spacing w:val="-4"/>
        </w:rPr>
        <w:t xml:space="preserve"> </w:t>
      </w:r>
      <w:r>
        <w:t>documentation.</w:t>
      </w:r>
      <w:r>
        <w:rPr>
          <w:spacing w:val="17"/>
        </w:rPr>
        <w:t xml:space="preserve"> </w:t>
      </w:r>
      <w:r>
        <w:t>First,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introduction</w:t>
      </w:r>
      <w:r>
        <w:rPr>
          <w:spacing w:val="-4"/>
        </w:rPr>
        <w:t xml:space="preserve"> </w:t>
      </w:r>
      <w:r>
        <w:t>explained</w:t>
      </w:r>
      <w:r>
        <w:rPr>
          <w:spacing w:val="-4"/>
        </w:rPr>
        <w:t xml:space="preserve"> </w:t>
      </w:r>
      <w:r>
        <w:t>the current</w:t>
      </w:r>
      <w:r>
        <w:rPr>
          <w:spacing w:val="-4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checks.</w:t>
      </w:r>
      <w:r>
        <w:rPr>
          <w:spacing w:val="14"/>
        </w:rPr>
        <w:t xml:space="preserve"> </w:t>
      </w:r>
      <w:r>
        <w:t>Then,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pre-</w:t>
      </w:r>
      <w:r>
        <w:rPr>
          <w:spacing w:val="-2"/>
        </w:rPr>
        <w:t>sented.</w:t>
      </w:r>
    </w:p>
    <w:p w14:paraId="4C3C7B90" w14:textId="77777777" w:rsidR="000655EC" w:rsidRDefault="00000000">
      <w:pPr>
        <w:pStyle w:val="Textkrper"/>
        <w:spacing w:line="277" w:lineRule="exact"/>
        <w:ind w:left="360"/>
        <w:jc w:val="both"/>
      </w:pPr>
      <w:r>
        <w:t>The</w:t>
      </w:r>
      <w:r>
        <w:rPr>
          <w:spacing w:val="-10"/>
        </w:rPr>
        <w:t xml:space="preserve"> </w:t>
      </w:r>
      <w:r>
        <w:t>meeting</w:t>
      </w:r>
      <w:r>
        <w:rPr>
          <w:spacing w:val="-10"/>
        </w:rPr>
        <w:t xml:space="preserve"> </w:t>
      </w:r>
      <w:r>
        <w:t>covered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rPr>
          <w:spacing w:val="-2"/>
        </w:rPr>
        <w:t>points:</w:t>
      </w:r>
    </w:p>
    <w:p w14:paraId="4C3C7B91" w14:textId="77777777" w:rsidR="000655EC" w:rsidRDefault="00000000">
      <w:pPr>
        <w:pStyle w:val="Textkrper"/>
        <w:spacing w:before="114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4"/>
          <w:position w:val="2"/>
        </w:rPr>
        <w:t xml:space="preserve"> </w:t>
      </w:r>
      <w:r>
        <w:t>Presentation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rPr>
          <w:spacing w:val="-4"/>
        </w:rPr>
        <w:t>case</w:t>
      </w:r>
    </w:p>
    <w:p w14:paraId="4C3C7B92" w14:textId="77777777" w:rsidR="000655EC" w:rsidRDefault="00000000">
      <w:pPr>
        <w:pStyle w:val="Textkrper"/>
        <w:spacing w:before="112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17"/>
          <w:position w:val="2"/>
        </w:rPr>
        <w:t xml:space="preserve"> </w:t>
      </w:r>
      <w:r>
        <w:t>Involved</w:t>
      </w:r>
      <w:r>
        <w:rPr>
          <w:spacing w:val="-11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4"/>
        </w:rPr>
        <w:t>flow</w:t>
      </w:r>
    </w:p>
    <w:p w14:paraId="4C3C7B93" w14:textId="77777777" w:rsidR="000655EC" w:rsidRDefault="00000000">
      <w:pPr>
        <w:pStyle w:val="Textkrper"/>
        <w:spacing w:before="113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4"/>
          <w:position w:val="2"/>
        </w:rPr>
        <w:t xml:space="preserve"> </w:t>
      </w:r>
      <w:r>
        <w:t>Possibility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5"/>
        </w:rPr>
        <w:t>S3</w:t>
      </w:r>
    </w:p>
    <w:p w14:paraId="4C3C7B94" w14:textId="77777777" w:rsidR="000655EC" w:rsidRDefault="00000000">
      <w:pPr>
        <w:pStyle w:val="Textkrper"/>
        <w:spacing w:before="112"/>
        <w:ind w:left="409"/>
      </w:pPr>
      <w:r>
        <w:rPr>
          <w:rFonts w:ascii="Lucida Sans Unicode" w:hAnsi="Lucida Sans Unicode"/>
          <w:color w:val="FAC300"/>
          <w:position w:val="2"/>
        </w:rPr>
        <w:t>▶</w:t>
      </w:r>
      <w:r>
        <w:rPr>
          <w:rFonts w:ascii="Lucida Sans Unicode" w:hAnsi="Lucida Sans Unicode"/>
          <w:color w:val="FAC300"/>
          <w:spacing w:val="26"/>
          <w:position w:val="2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alarming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scope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MVP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DQM</w:t>
      </w:r>
      <w:r>
        <w:rPr>
          <w:spacing w:val="-6"/>
        </w:rPr>
        <w:t xml:space="preserve"> </w:t>
      </w:r>
      <w:r>
        <w:rPr>
          <w:spacing w:val="-4"/>
        </w:rPr>
        <w:t>team</w:t>
      </w:r>
    </w:p>
    <w:p w14:paraId="4C3C7B95" w14:textId="77777777" w:rsidR="000655EC" w:rsidRDefault="00000000">
      <w:pPr>
        <w:pStyle w:val="Textkrper"/>
        <w:spacing w:before="168" w:line="216" w:lineRule="auto"/>
        <w:ind w:left="142" w:right="848" w:firstLine="218"/>
        <w:jc w:val="both"/>
      </w:pPr>
      <w:r>
        <w:t>The</w:t>
      </w:r>
      <w:r>
        <w:rPr>
          <w:spacing w:val="-7"/>
        </w:rPr>
        <w:t xml:space="preserve"> </w:t>
      </w:r>
      <w:r>
        <w:t>meeting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initially</w:t>
      </w:r>
      <w:r>
        <w:rPr>
          <w:spacing w:val="-7"/>
        </w:rPr>
        <w:t xml:space="preserve"> </w:t>
      </w:r>
      <w:r>
        <w:t>scheduled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earlier</w:t>
      </w:r>
      <w:r>
        <w:rPr>
          <w:spacing w:val="-7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postponed. The</w:t>
      </w:r>
      <w:r>
        <w:rPr>
          <w:spacing w:val="-7"/>
        </w:rPr>
        <w:t xml:space="preserve"> </w:t>
      </w:r>
      <w:r>
        <w:t>meeting</w:t>
      </w:r>
      <w:r>
        <w:rPr>
          <w:spacing w:val="-7"/>
        </w:rPr>
        <w:t xml:space="preserve"> </w:t>
      </w:r>
      <w:r>
        <w:t>confirmed</w:t>
      </w:r>
      <w:r>
        <w:rPr>
          <w:spacing w:val="-7"/>
        </w:rPr>
        <w:t xml:space="preserve"> </w:t>
      </w:r>
      <w:r>
        <w:t>the feasibility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but pointed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need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generalised</w:t>
      </w:r>
      <w:r>
        <w:rPr>
          <w:spacing w:val="-1"/>
        </w:rPr>
        <w:t xml:space="preserve"> </w:t>
      </w:r>
      <w:r>
        <w:t>so that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created for these checks can be reused in further checks.</w:t>
      </w:r>
    </w:p>
    <w:p w14:paraId="4C3C7B96" w14:textId="77777777" w:rsidR="000655EC" w:rsidRDefault="000655EC">
      <w:pPr>
        <w:pStyle w:val="Textkrper"/>
        <w:spacing w:line="216" w:lineRule="auto"/>
        <w:jc w:val="both"/>
        <w:sectPr w:rsidR="000655EC">
          <w:headerReference w:type="default" r:id="rId128"/>
          <w:footerReference w:type="default" r:id="rId129"/>
          <w:pgSz w:w="11910" w:h="16840"/>
          <w:pgMar w:top="1660" w:right="0" w:bottom="180" w:left="708" w:header="0" w:footer="0" w:gutter="0"/>
          <w:pgNumType w:start="49"/>
          <w:cols w:space="720"/>
        </w:sectPr>
      </w:pPr>
    </w:p>
    <w:p w14:paraId="4C3C7B97" w14:textId="77777777" w:rsidR="000655EC" w:rsidRDefault="00000000">
      <w:pPr>
        <w:pStyle w:val="berschrift2"/>
        <w:numPr>
          <w:ilvl w:val="1"/>
          <w:numId w:val="1"/>
        </w:numPr>
        <w:tabs>
          <w:tab w:val="left" w:pos="651"/>
        </w:tabs>
        <w:spacing w:before="76"/>
        <w:ind w:left="651" w:hanging="651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5850624" behindDoc="1" locked="0" layoutInCell="1" allowOverlap="1" wp14:anchorId="4C3C7CAE" wp14:editId="4C3C7CAF">
                <wp:simplePos x="0" y="0"/>
                <wp:positionH relativeFrom="page">
                  <wp:posOffset>10407586</wp:posOffset>
                </wp:positionH>
                <wp:positionV relativeFrom="page">
                  <wp:posOffset>540004</wp:posOffset>
                </wp:positionV>
                <wp:extent cx="1270" cy="6480175"/>
                <wp:effectExtent l="0" t="0" r="0" b="0"/>
                <wp:wrapNone/>
                <wp:docPr id="370" name="Graphic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48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480175">
                              <a:moveTo>
                                <a:pt x="0" y="0"/>
                              </a:moveTo>
                              <a:lnTo>
                                <a:pt x="0" y="6479997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687D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8801C" id="Graphic 370" o:spid="_x0000_s1026" style="position:absolute;margin-left:819.5pt;margin-top:42.5pt;width:.1pt;height:510.25pt;z-index:-174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648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" path="m,l,6479997e" filled="f" strokecolor="#687d91" strokeweight=".14039mm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4C3C7CB0" wp14:editId="4C3C7CB1">
                <wp:simplePos x="0" y="0"/>
                <wp:positionH relativeFrom="page">
                  <wp:posOffset>10411526</wp:posOffset>
                </wp:positionH>
                <wp:positionV relativeFrom="page">
                  <wp:posOffset>527304</wp:posOffset>
                </wp:positionV>
                <wp:extent cx="177800" cy="1202690"/>
                <wp:effectExtent l="0" t="0" r="0" b="0"/>
                <wp:wrapNone/>
                <wp:docPr id="371" name="Text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800" cy="1202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3C7DE0" w14:textId="77777777" w:rsidR="000655EC" w:rsidRDefault="00000000">
                            <w:pPr>
                              <w:spacing w:before="13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87D91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color w:val="687D91"/>
                                <w:spacing w:val="3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87D91"/>
                                <w:sz w:val="18"/>
                              </w:rPr>
                              <w:t>Meeting</w:t>
                            </w:r>
                            <w:r>
                              <w:rPr>
                                <w:color w:val="687D91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87D91"/>
                                <w:spacing w:val="-2"/>
                                <w:sz w:val="18"/>
                              </w:rPr>
                              <w:t>Summaries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7CB0" id="Textbox 371" o:spid="_x0000_s1166" type="#_x0000_t202" style="position:absolute;left:0;text-align:left;margin-left:819.8pt;margin-top:41.5pt;width:14pt;height:94.7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" filled="f" stroked="f">
                <v:textbox style="layout-flow:vertical" inset="0,0,0,0">
                  <w:txbxContent>
                    <w:p w14:paraId="4C3C7DE0" w14:textId="77777777" w:rsidR="000655EC" w:rsidRDefault="00000000">
                      <w:pPr>
                        <w:spacing w:before="13"/>
                        <w:ind w:left="20"/>
                        <w:rPr>
                          <w:sz w:val="18"/>
                        </w:rPr>
                      </w:pPr>
                      <w:r>
                        <w:rPr>
                          <w:color w:val="687D91"/>
                          <w:sz w:val="18"/>
                        </w:rPr>
                        <w:t>B.</w:t>
                      </w:r>
                      <w:r>
                        <w:rPr>
                          <w:color w:val="687D91"/>
                          <w:spacing w:val="33"/>
                          <w:sz w:val="18"/>
                        </w:rPr>
                        <w:t xml:space="preserve"> </w:t>
                      </w:r>
                      <w:r>
                        <w:rPr>
                          <w:color w:val="687D91"/>
                          <w:sz w:val="18"/>
                        </w:rPr>
                        <w:t>Meeting</w:t>
                      </w:r>
                      <w:r>
                        <w:rPr>
                          <w:color w:val="687D91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687D91"/>
                          <w:spacing w:val="-2"/>
                          <w:sz w:val="18"/>
                        </w:rPr>
                        <w:t>Summaries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4C3C7CB2" wp14:editId="4C3C7CB3">
                <wp:simplePos x="0" y="0"/>
                <wp:positionH relativeFrom="page">
                  <wp:posOffset>-66479</wp:posOffset>
                </wp:positionH>
                <wp:positionV relativeFrom="page">
                  <wp:posOffset>527304</wp:posOffset>
                </wp:positionV>
                <wp:extent cx="194310" cy="177800"/>
                <wp:effectExtent l="0" t="0" r="0" b="0"/>
                <wp:wrapNone/>
                <wp:docPr id="372" name="Text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3C7DE1" w14:textId="77777777" w:rsidR="000655EC" w:rsidRDefault="00000000">
                            <w:pPr>
                              <w:spacing w:before="10"/>
                              <w:ind w:left="20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FAC300"/>
                                <w:spacing w:val="-10"/>
                                <w:sz w:val="20"/>
                              </w:rPr>
                              <w:t>50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7CB2" id="Textbox 372" o:spid="_x0000_s1167" type="#_x0000_t202" style="position:absolute;left:0;text-align:left;margin-left:-5.25pt;margin-top:41.5pt;width:15.3pt;height:14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" filled="f" stroked="f">
                <v:textbox style="layout-flow:vertical" inset="0,0,0,0">
                  <w:txbxContent>
                    <w:p w14:paraId="4C3C7DE1" w14:textId="77777777" w:rsidR="000655EC" w:rsidRDefault="00000000">
                      <w:pPr>
                        <w:spacing w:before="10"/>
                        <w:ind w:left="20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FAC300"/>
                          <w:spacing w:val="-10"/>
                          <w:sz w:val="20"/>
                        </w:rPr>
                        <w:t>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450" w:name="Risk_Monitoring"/>
      <w:bookmarkStart w:id="451" w:name="_bookmark78"/>
      <w:bookmarkEnd w:id="450"/>
      <w:bookmarkEnd w:id="451"/>
      <w:r>
        <w:rPr>
          <w:b w:val="0"/>
          <w:color w:val="687D91"/>
          <w:w w:val="85"/>
        </w:rPr>
        <w:t>Risk</w:t>
      </w:r>
      <w:r>
        <w:rPr>
          <w:b w:val="0"/>
          <w:color w:val="687D91"/>
          <w:spacing w:val="-9"/>
          <w:w w:val="85"/>
        </w:rPr>
        <w:t xml:space="preserve"> </w:t>
      </w:r>
      <w:r>
        <w:rPr>
          <w:b w:val="0"/>
          <w:color w:val="687D91"/>
          <w:spacing w:val="-2"/>
          <w:w w:val="95"/>
        </w:rPr>
        <w:t>Monitoring</w:t>
      </w:r>
    </w:p>
    <w:p w14:paraId="4C3C7B98" w14:textId="77777777" w:rsidR="000655EC" w:rsidRDefault="00000000">
      <w:pPr>
        <w:pStyle w:val="Textkrper"/>
        <w:spacing w:before="194"/>
      </w:pP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risk</w:t>
      </w:r>
      <w:r>
        <w:rPr>
          <w:spacing w:val="-3"/>
        </w:rPr>
        <w:t xml:space="preserve"> </w:t>
      </w:r>
      <w:r>
        <w:rPr>
          <w:spacing w:val="-2"/>
        </w:rPr>
        <w:t>Monitoring</w:t>
      </w:r>
      <w:r>
        <w:rPr>
          <w:spacing w:val="-3"/>
        </w:rPr>
        <w:t xml:space="preserve"> </w:t>
      </w:r>
      <w:r>
        <w:rPr>
          <w:spacing w:val="-2"/>
        </w:rPr>
        <w:t>files</w:t>
      </w:r>
      <w:r>
        <w:rPr>
          <w:spacing w:val="-3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linked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following</w:t>
      </w:r>
      <w:r>
        <w:rPr>
          <w:spacing w:val="-4"/>
        </w:rPr>
        <w:t xml:space="preserve"> </w:t>
      </w:r>
      <w:r>
        <w:rPr>
          <w:spacing w:val="-2"/>
        </w:rPr>
        <w:t>tables.</w:t>
      </w:r>
      <w:r>
        <w:rPr>
          <w:spacing w:val="6"/>
        </w:rPr>
        <w:t xml:space="preserve"> </w:t>
      </w:r>
      <w:r>
        <w:rPr>
          <w:spacing w:val="-2"/>
        </w:rPr>
        <w:t>First</w:t>
      </w:r>
      <w:r>
        <w:rPr>
          <w:spacing w:val="-3"/>
        </w:rPr>
        <w:t xml:space="preserve"> </w:t>
      </w:r>
      <w:r>
        <w:rPr>
          <w:spacing w:val="-2"/>
        </w:rPr>
        <w:t>monitoring</w:t>
      </w:r>
      <w:r>
        <w:rPr>
          <w:spacing w:val="-4"/>
        </w:rPr>
        <w:t xml:space="preserve"> </w:t>
      </w:r>
      <w:r>
        <w:rPr>
          <w:spacing w:val="-2"/>
        </w:rPr>
        <w:t>performed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14.11.2025,</w:t>
      </w:r>
      <w:r>
        <w:rPr>
          <w:spacing w:val="-3"/>
        </w:rPr>
        <w:t xml:space="preserve"> </w:t>
      </w:r>
      <w:r>
        <w:rPr>
          <w:spacing w:val="-2"/>
        </w:rPr>
        <w:t>following</w:t>
      </w:r>
      <w:r>
        <w:rPr>
          <w:spacing w:val="-4"/>
        </w:rPr>
        <w:t xml:space="preserve"> </w:t>
      </w:r>
      <w:r>
        <w:rPr>
          <w:spacing w:val="-2"/>
        </w:rPr>
        <w:t>performed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same</w:t>
      </w:r>
      <w:r>
        <w:rPr>
          <w:spacing w:val="-3"/>
        </w:rPr>
        <w:t xml:space="preserve"> </w:t>
      </w:r>
      <w:r>
        <w:rPr>
          <w:spacing w:val="-2"/>
        </w:rPr>
        <w:t>fashion.</w:t>
      </w:r>
    </w:p>
    <w:p w14:paraId="4C3C7B99" w14:textId="77777777" w:rsidR="000655EC" w:rsidRDefault="000655EC">
      <w:pPr>
        <w:pStyle w:val="Textkrper"/>
        <w:spacing w:before="12"/>
        <w:rPr>
          <w:sz w:val="15"/>
        </w:rPr>
      </w:pPr>
    </w:p>
    <w:tbl>
      <w:tblPr>
        <w:tblW w:w="0" w:type="auto"/>
        <w:tblInd w:w="1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"/>
        <w:gridCol w:w="2515"/>
        <w:gridCol w:w="1095"/>
        <w:gridCol w:w="1948"/>
        <w:gridCol w:w="1948"/>
        <w:gridCol w:w="1948"/>
        <w:gridCol w:w="1588"/>
      </w:tblGrid>
      <w:tr w:rsidR="000655EC" w14:paraId="4C3C7BA1" w14:textId="77777777">
        <w:trPr>
          <w:trHeight w:val="268"/>
        </w:trPr>
        <w:tc>
          <w:tcPr>
            <w:tcW w:w="1079" w:type="dxa"/>
          </w:tcPr>
          <w:p w14:paraId="4C3C7B9A" w14:textId="77777777" w:rsidR="000655EC" w:rsidRDefault="00000000">
            <w:pPr>
              <w:pStyle w:val="TableParagraph"/>
              <w:spacing w:line="249" w:lineRule="exact"/>
              <w:ind w:left="7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Number</w:t>
            </w:r>
          </w:p>
        </w:tc>
        <w:tc>
          <w:tcPr>
            <w:tcW w:w="2515" w:type="dxa"/>
          </w:tcPr>
          <w:p w14:paraId="4C3C7B9B" w14:textId="77777777" w:rsidR="000655EC" w:rsidRDefault="00000000">
            <w:pPr>
              <w:pStyle w:val="TableParagraph"/>
              <w:spacing w:line="249" w:lineRule="exact"/>
              <w:ind w:left="122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4"/>
              </w:rPr>
              <w:t>Risk</w:t>
            </w:r>
          </w:p>
        </w:tc>
        <w:tc>
          <w:tcPr>
            <w:tcW w:w="1095" w:type="dxa"/>
          </w:tcPr>
          <w:p w14:paraId="4C3C7B9C" w14:textId="77777777" w:rsidR="000655EC" w:rsidRDefault="00000000">
            <w:pPr>
              <w:pStyle w:val="TableParagraph"/>
              <w:spacing w:line="249" w:lineRule="exact"/>
              <w:ind w:left="6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Occured</w:t>
            </w:r>
          </w:p>
        </w:tc>
        <w:tc>
          <w:tcPr>
            <w:tcW w:w="1948" w:type="dxa"/>
          </w:tcPr>
          <w:p w14:paraId="4C3C7B9D" w14:textId="77777777" w:rsidR="000655EC" w:rsidRDefault="00000000">
            <w:pPr>
              <w:pStyle w:val="TableParagraph"/>
              <w:spacing w:line="249" w:lineRule="exact"/>
              <w:ind w:left="121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Detail</w:t>
            </w:r>
          </w:p>
        </w:tc>
        <w:tc>
          <w:tcPr>
            <w:tcW w:w="1948" w:type="dxa"/>
          </w:tcPr>
          <w:p w14:paraId="4C3C7B9E" w14:textId="77777777" w:rsidR="000655EC" w:rsidRDefault="00000000">
            <w:pPr>
              <w:pStyle w:val="TableParagraph"/>
              <w:spacing w:line="249" w:lineRule="exact"/>
              <w:ind w:left="121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5"/>
              </w:rPr>
              <w:t>Why</w:t>
            </w:r>
          </w:p>
        </w:tc>
        <w:tc>
          <w:tcPr>
            <w:tcW w:w="1948" w:type="dxa"/>
          </w:tcPr>
          <w:p w14:paraId="4C3C7B9F" w14:textId="77777777" w:rsidR="000655EC" w:rsidRDefault="00000000">
            <w:pPr>
              <w:pStyle w:val="TableParagraph"/>
              <w:spacing w:line="249" w:lineRule="exact"/>
              <w:ind w:left="121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Measures</w:t>
            </w:r>
            <w:r>
              <w:rPr>
                <w:rFonts w:ascii="Palatino Linotype"/>
                <w:b/>
                <w:spacing w:val="-6"/>
              </w:rPr>
              <w:t xml:space="preserve"> </w:t>
            </w:r>
            <w:r>
              <w:rPr>
                <w:rFonts w:ascii="Palatino Linotype"/>
                <w:b/>
                <w:spacing w:val="-4"/>
              </w:rPr>
              <w:t>taken</w:t>
            </w:r>
          </w:p>
        </w:tc>
        <w:tc>
          <w:tcPr>
            <w:tcW w:w="1588" w:type="dxa"/>
          </w:tcPr>
          <w:p w14:paraId="4C3C7BA0" w14:textId="77777777" w:rsidR="000655EC" w:rsidRDefault="00000000">
            <w:pPr>
              <w:pStyle w:val="TableParagraph"/>
              <w:spacing w:line="249" w:lineRule="exact"/>
              <w:ind w:left="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Measure</w:t>
            </w:r>
            <w:r>
              <w:rPr>
                <w:rFonts w:ascii="Palatino Linotype"/>
                <w:b/>
                <w:spacing w:val="-9"/>
              </w:rPr>
              <w:t xml:space="preserve"> </w:t>
            </w:r>
            <w:r>
              <w:rPr>
                <w:rFonts w:ascii="Palatino Linotype"/>
                <w:b/>
                <w:spacing w:val="-4"/>
              </w:rPr>
              <w:t>date</w:t>
            </w:r>
          </w:p>
        </w:tc>
      </w:tr>
      <w:tr w:rsidR="000655EC" w14:paraId="4C3C7BA9" w14:textId="77777777">
        <w:trPr>
          <w:trHeight w:val="268"/>
        </w:trPr>
        <w:tc>
          <w:tcPr>
            <w:tcW w:w="1079" w:type="dxa"/>
          </w:tcPr>
          <w:p w14:paraId="4C3C7BA2" w14:textId="77777777" w:rsidR="000655EC" w:rsidRDefault="00000000">
            <w:pPr>
              <w:pStyle w:val="TableParagraph"/>
              <w:spacing w:line="249" w:lineRule="exact"/>
              <w:ind w:left="7"/>
              <w:jc w:val="center"/>
            </w:pPr>
            <w:r>
              <w:rPr>
                <w:spacing w:val="-10"/>
                <w:w w:val="95"/>
              </w:rPr>
              <w:t>1</w:t>
            </w:r>
          </w:p>
        </w:tc>
        <w:tc>
          <w:tcPr>
            <w:tcW w:w="2515" w:type="dxa"/>
          </w:tcPr>
          <w:p w14:paraId="4C3C7BA3" w14:textId="77777777" w:rsidR="000655EC" w:rsidRDefault="00000000">
            <w:pPr>
              <w:pStyle w:val="TableParagraph"/>
              <w:spacing w:line="249" w:lineRule="exact"/>
              <w:ind w:left="122"/>
            </w:pPr>
            <w:r>
              <w:rPr>
                <w:spacing w:val="-2"/>
              </w:rPr>
              <w:t>Unclear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question</w:t>
            </w:r>
          </w:p>
        </w:tc>
        <w:tc>
          <w:tcPr>
            <w:tcW w:w="1095" w:type="dxa"/>
          </w:tcPr>
          <w:p w14:paraId="4C3C7BA4" w14:textId="77777777" w:rsidR="000655E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BA5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BA6" w14:textId="77777777" w:rsidR="000655EC" w:rsidRDefault="00000000">
            <w:pPr>
              <w:pStyle w:val="TableParagraph"/>
              <w:spacing w:line="249" w:lineRule="exact"/>
              <w:ind w:left="121"/>
            </w:pPr>
            <w:r>
              <w:rPr>
                <w:spacing w:val="-2"/>
              </w:rPr>
              <w:t>Measures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taken</w:t>
            </w:r>
          </w:p>
        </w:tc>
        <w:tc>
          <w:tcPr>
            <w:tcW w:w="1948" w:type="dxa"/>
          </w:tcPr>
          <w:p w14:paraId="4C3C7BA7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8" w:type="dxa"/>
          </w:tcPr>
          <w:p w14:paraId="4C3C7BA8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55EC" w14:paraId="4C3C7BB2" w14:textId="77777777">
        <w:trPr>
          <w:trHeight w:val="539"/>
        </w:trPr>
        <w:tc>
          <w:tcPr>
            <w:tcW w:w="1079" w:type="dxa"/>
          </w:tcPr>
          <w:p w14:paraId="4C3C7BAA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515" w:type="dxa"/>
          </w:tcPr>
          <w:p w14:paraId="4C3C7BAB" w14:textId="77777777" w:rsidR="000655EC" w:rsidRDefault="00000000">
            <w:pPr>
              <w:pStyle w:val="TableParagraph"/>
              <w:spacing w:line="262" w:lineRule="exact"/>
              <w:ind w:left="122"/>
            </w:pPr>
            <w:r>
              <w:rPr>
                <w:spacing w:val="-2"/>
              </w:rPr>
              <w:t>Unclear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goals</w:t>
            </w:r>
          </w:p>
        </w:tc>
        <w:tc>
          <w:tcPr>
            <w:tcW w:w="1095" w:type="dxa"/>
          </w:tcPr>
          <w:p w14:paraId="4C3C7BAC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BAD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BAE" w14:textId="77777777" w:rsidR="000655EC" w:rsidRDefault="00000000">
            <w:pPr>
              <w:pStyle w:val="TableParagraph"/>
              <w:spacing w:line="247" w:lineRule="exact"/>
              <w:ind w:left="121"/>
            </w:pPr>
            <w:r>
              <w:t>Team</w:t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Members,</w:t>
            </w:r>
          </w:p>
          <w:p w14:paraId="4C3C7BAF" w14:textId="77777777" w:rsidR="000655EC" w:rsidRDefault="00000000">
            <w:pPr>
              <w:pStyle w:val="TableParagraph"/>
              <w:spacing w:line="273" w:lineRule="exact"/>
              <w:ind w:left="121"/>
            </w:pPr>
            <w:r>
              <w:t>PO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  <w:tc>
          <w:tcPr>
            <w:tcW w:w="1948" w:type="dxa"/>
          </w:tcPr>
          <w:p w14:paraId="4C3C7BB0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8" w:type="dxa"/>
          </w:tcPr>
          <w:p w14:paraId="4C3C7BB1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BBD" w14:textId="77777777">
        <w:trPr>
          <w:trHeight w:val="810"/>
        </w:trPr>
        <w:tc>
          <w:tcPr>
            <w:tcW w:w="1079" w:type="dxa"/>
          </w:tcPr>
          <w:p w14:paraId="4C3C7BB3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515" w:type="dxa"/>
          </w:tcPr>
          <w:p w14:paraId="4C3C7BB4" w14:textId="77777777" w:rsidR="000655EC" w:rsidRDefault="00000000">
            <w:pPr>
              <w:pStyle w:val="TableParagraph"/>
              <w:spacing w:line="262" w:lineRule="exact"/>
              <w:ind w:left="122"/>
            </w:pPr>
            <w:r>
              <w:rPr>
                <w:spacing w:val="-4"/>
              </w:rPr>
              <w:t>Insufficient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expertise</w:t>
            </w:r>
          </w:p>
        </w:tc>
        <w:tc>
          <w:tcPr>
            <w:tcW w:w="1095" w:type="dxa"/>
          </w:tcPr>
          <w:p w14:paraId="4C3C7BB5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Yes</w:t>
            </w:r>
          </w:p>
        </w:tc>
        <w:tc>
          <w:tcPr>
            <w:tcW w:w="1948" w:type="dxa"/>
          </w:tcPr>
          <w:p w14:paraId="4C3C7BB6" w14:textId="77777777" w:rsidR="000655EC" w:rsidRDefault="00000000">
            <w:pPr>
              <w:pStyle w:val="TableParagraph"/>
              <w:spacing w:line="247" w:lineRule="exact"/>
              <w:ind w:left="121"/>
            </w:pPr>
            <w:r>
              <w:t>At</w:t>
            </w:r>
            <w:r>
              <w:rPr>
                <w:spacing w:val="60"/>
              </w:rPr>
              <w:t xml:space="preserve"> </w:t>
            </w:r>
            <w:r>
              <w:t>usage</w:t>
            </w:r>
            <w:r>
              <w:rPr>
                <w:spacing w:val="60"/>
              </w:rPr>
              <w:t xml:space="preserve"> </w:t>
            </w:r>
            <w:r>
              <w:t>of</w:t>
            </w:r>
            <w:r>
              <w:rPr>
                <w:spacing w:val="60"/>
              </w:rPr>
              <w:t xml:space="preserve"> </w:t>
            </w:r>
            <w:r>
              <w:rPr>
                <w:spacing w:val="-5"/>
              </w:rPr>
              <w:t>SAC</w:t>
            </w:r>
          </w:p>
          <w:p w14:paraId="4C3C7BB7" w14:textId="77777777" w:rsidR="000655EC" w:rsidRDefault="00000000">
            <w:pPr>
              <w:pStyle w:val="TableParagraph"/>
              <w:spacing w:line="286" w:lineRule="exact"/>
              <w:ind w:left="121"/>
            </w:pP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DSP</w:t>
            </w:r>
          </w:p>
        </w:tc>
        <w:tc>
          <w:tcPr>
            <w:tcW w:w="1948" w:type="dxa"/>
          </w:tcPr>
          <w:p w14:paraId="4C3C7BB8" w14:textId="77777777" w:rsidR="000655EC" w:rsidRDefault="00000000">
            <w:pPr>
              <w:pStyle w:val="TableParagraph"/>
              <w:spacing w:line="262" w:lineRule="exact"/>
              <w:ind w:left="121"/>
            </w:pPr>
            <w:r>
              <w:rPr>
                <w:spacing w:val="-2"/>
              </w:rPr>
              <w:t>Unknown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1948" w:type="dxa"/>
          </w:tcPr>
          <w:p w14:paraId="4C3C7BB9" w14:textId="77777777" w:rsidR="000655EC" w:rsidRDefault="00000000">
            <w:pPr>
              <w:pStyle w:val="TableParagraph"/>
              <w:spacing w:line="247" w:lineRule="exact"/>
              <w:ind w:left="121"/>
            </w:pPr>
            <w:r>
              <w:t>Asked</w:t>
            </w:r>
            <w:r>
              <w:rPr>
                <w:spacing w:val="27"/>
              </w:rPr>
              <w:t xml:space="preserve">  </w:t>
            </w:r>
            <w:r>
              <w:t>team</w:t>
            </w:r>
            <w:r>
              <w:rPr>
                <w:spacing w:val="27"/>
              </w:rPr>
              <w:t xml:space="preserve">  </w:t>
            </w:r>
            <w:r>
              <w:rPr>
                <w:spacing w:val="-5"/>
              </w:rPr>
              <w:t>for</w:t>
            </w:r>
          </w:p>
          <w:p w14:paraId="4C3C7BBA" w14:textId="77777777" w:rsidR="000655EC" w:rsidRDefault="00000000">
            <w:pPr>
              <w:pStyle w:val="TableParagraph"/>
              <w:tabs>
                <w:tab w:val="left" w:pos="1000"/>
              </w:tabs>
              <w:spacing w:line="271" w:lineRule="exact"/>
              <w:ind w:left="121"/>
            </w:pPr>
            <w:r>
              <w:rPr>
                <w:spacing w:val="-2"/>
              </w:rPr>
              <w:t>help,</w:t>
            </w:r>
            <w:r>
              <w:tab/>
            </w:r>
            <w:r>
              <w:rPr>
                <w:spacing w:val="-2"/>
              </w:rPr>
              <w:t>received</w:t>
            </w:r>
          </w:p>
          <w:p w14:paraId="4C3C7BBB" w14:textId="77777777" w:rsidR="000655EC" w:rsidRDefault="00000000">
            <w:pPr>
              <w:pStyle w:val="TableParagraph"/>
              <w:spacing w:line="273" w:lineRule="exact"/>
              <w:ind w:left="121"/>
            </w:pPr>
            <w:r>
              <w:rPr>
                <w:spacing w:val="-4"/>
              </w:rPr>
              <w:t>help</w:t>
            </w:r>
          </w:p>
        </w:tc>
        <w:tc>
          <w:tcPr>
            <w:tcW w:w="1588" w:type="dxa"/>
          </w:tcPr>
          <w:p w14:paraId="4C3C7BBC" w14:textId="77777777" w:rsidR="000655EC" w:rsidRDefault="00000000">
            <w:pPr>
              <w:pStyle w:val="TableParagraph"/>
              <w:spacing w:line="262" w:lineRule="exact"/>
              <w:ind w:left="4"/>
              <w:jc w:val="center"/>
            </w:pPr>
            <w:r>
              <w:rPr>
                <w:spacing w:val="-2"/>
              </w:rPr>
              <w:t>10.11.2025</w:t>
            </w:r>
          </w:p>
        </w:tc>
      </w:tr>
      <w:tr w:rsidR="000655EC" w14:paraId="4C3C7BC6" w14:textId="77777777">
        <w:trPr>
          <w:trHeight w:val="539"/>
        </w:trPr>
        <w:tc>
          <w:tcPr>
            <w:tcW w:w="1079" w:type="dxa"/>
          </w:tcPr>
          <w:p w14:paraId="4C3C7BBE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515" w:type="dxa"/>
          </w:tcPr>
          <w:p w14:paraId="4C3C7BBF" w14:textId="77777777" w:rsidR="000655EC" w:rsidRDefault="00000000">
            <w:pPr>
              <w:pStyle w:val="TableParagraph"/>
              <w:spacing w:line="247" w:lineRule="exact"/>
              <w:ind w:left="122"/>
            </w:pPr>
            <w:r>
              <w:t>Underestimated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time/-</w:t>
            </w:r>
          </w:p>
          <w:p w14:paraId="4C3C7BC0" w14:textId="77777777" w:rsidR="000655EC" w:rsidRDefault="00000000">
            <w:pPr>
              <w:pStyle w:val="TableParagraph"/>
              <w:spacing w:line="273" w:lineRule="exact"/>
              <w:ind w:left="122"/>
            </w:pPr>
            <w:r>
              <w:rPr>
                <w:spacing w:val="-2"/>
              </w:rPr>
              <w:t>effort</w:t>
            </w:r>
          </w:p>
        </w:tc>
        <w:tc>
          <w:tcPr>
            <w:tcW w:w="1095" w:type="dxa"/>
          </w:tcPr>
          <w:p w14:paraId="4C3C7BC1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BC2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BC3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BC4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8" w:type="dxa"/>
          </w:tcPr>
          <w:p w14:paraId="4C3C7BC5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BCF" w14:textId="77777777">
        <w:trPr>
          <w:trHeight w:val="539"/>
        </w:trPr>
        <w:tc>
          <w:tcPr>
            <w:tcW w:w="1079" w:type="dxa"/>
          </w:tcPr>
          <w:p w14:paraId="4C3C7BC7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515" w:type="dxa"/>
          </w:tcPr>
          <w:p w14:paraId="4C3C7BC8" w14:textId="77777777" w:rsidR="000655EC" w:rsidRDefault="00000000">
            <w:pPr>
              <w:pStyle w:val="TableParagraph"/>
              <w:spacing w:line="262" w:lineRule="exact"/>
              <w:ind w:left="122"/>
            </w:pPr>
            <w:r>
              <w:t>Other</w:t>
            </w:r>
            <w:r>
              <w:rPr>
                <w:spacing w:val="-10"/>
              </w:rPr>
              <w:t xml:space="preserve"> </w:t>
            </w:r>
            <w:r>
              <w:t>study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projects</w:t>
            </w:r>
          </w:p>
        </w:tc>
        <w:tc>
          <w:tcPr>
            <w:tcW w:w="1095" w:type="dxa"/>
          </w:tcPr>
          <w:p w14:paraId="4C3C7BC9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Yes</w:t>
            </w:r>
          </w:p>
        </w:tc>
        <w:tc>
          <w:tcPr>
            <w:tcW w:w="1948" w:type="dxa"/>
          </w:tcPr>
          <w:p w14:paraId="4C3C7BCA" w14:textId="77777777" w:rsidR="000655EC" w:rsidRDefault="00000000">
            <w:pPr>
              <w:pStyle w:val="TableParagraph"/>
              <w:spacing w:line="247" w:lineRule="exact"/>
              <w:ind w:left="121"/>
            </w:pPr>
            <w:r>
              <w:t>Reviewing</w:t>
            </w:r>
            <w:r>
              <w:rPr>
                <w:spacing w:val="32"/>
              </w:rPr>
              <w:t xml:space="preserve">  </w:t>
            </w:r>
            <w:r>
              <w:rPr>
                <w:spacing w:val="-2"/>
              </w:rPr>
              <w:t>takes</w:t>
            </w:r>
          </w:p>
          <w:p w14:paraId="4C3C7BCB" w14:textId="77777777" w:rsidR="000655EC" w:rsidRDefault="00000000">
            <w:pPr>
              <w:pStyle w:val="TableParagraph"/>
              <w:spacing w:line="273" w:lineRule="exact"/>
              <w:ind w:left="121"/>
            </w:pPr>
            <w:r>
              <w:rPr>
                <w:spacing w:val="-4"/>
              </w:rPr>
              <w:t>time</w:t>
            </w:r>
          </w:p>
        </w:tc>
        <w:tc>
          <w:tcPr>
            <w:tcW w:w="1948" w:type="dxa"/>
          </w:tcPr>
          <w:p w14:paraId="4C3C7BCC" w14:textId="77777777" w:rsidR="000655EC" w:rsidRDefault="00000000">
            <w:pPr>
              <w:pStyle w:val="TableParagraph"/>
              <w:spacing w:line="262" w:lineRule="exact"/>
              <w:ind w:left="121"/>
            </w:pPr>
            <w:r>
              <w:t>retaken</w:t>
            </w:r>
            <w:r>
              <w:rPr>
                <w:spacing w:val="-9"/>
              </w:rPr>
              <w:t xml:space="preserve"> </w:t>
            </w:r>
            <w:r>
              <w:t>2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948" w:type="dxa"/>
          </w:tcPr>
          <w:p w14:paraId="4C3C7BCD" w14:textId="77777777" w:rsidR="000655EC" w:rsidRDefault="00000000">
            <w:pPr>
              <w:pStyle w:val="TableParagraph"/>
              <w:spacing w:line="262" w:lineRule="exact"/>
              <w:ind w:left="121"/>
            </w:pPr>
            <w:r>
              <w:t>Split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1588" w:type="dxa"/>
          </w:tcPr>
          <w:p w14:paraId="4C3C7BCE" w14:textId="77777777" w:rsidR="000655EC" w:rsidRDefault="00000000">
            <w:pPr>
              <w:pStyle w:val="TableParagraph"/>
              <w:spacing w:line="262" w:lineRule="exact"/>
              <w:ind w:left="4"/>
              <w:jc w:val="center"/>
            </w:pPr>
            <w:r>
              <w:rPr>
                <w:spacing w:val="-2"/>
              </w:rPr>
              <w:t>11.10.2025</w:t>
            </w:r>
          </w:p>
        </w:tc>
      </w:tr>
      <w:tr w:rsidR="000655EC" w14:paraId="4C3C7BDB" w14:textId="77777777">
        <w:trPr>
          <w:trHeight w:val="1081"/>
        </w:trPr>
        <w:tc>
          <w:tcPr>
            <w:tcW w:w="1079" w:type="dxa"/>
          </w:tcPr>
          <w:p w14:paraId="4C3C7BD0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515" w:type="dxa"/>
          </w:tcPr>
          <w:p w14:paraId="4C3C7BD1" w14:textId="77777777" w:rsidR="000655EC" w:rsidRDefault="00000000">
            <w:pPr>
              <w:pStyle w:val="TableParagraph"/>
              <w:spacing w:line="262" w:lineRule="exact"/>
              <w:ind w:left="122"/>
            </w:pPr>
            <w:r>
              <w:rPr>
                <w:spacing w:val="-5"/>
              </w:rPr>
              <w:t>Work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projects</w:t>
            </w:r>
          </w:p>
        </w:tc>
        <w:tc>
          <w:tcPr>
            <w:tcW w:w="1095" w:type="dxa"/>
          </w:tcPr>
          <w:p w14:paraId="4C3C7BD2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Yes</w:t>
            </w:r>
          </w:p>
        </w:tc>
        <w:tc>
          <w:tcPr>
            <w:tcW w:w="1948" w:type="dxa"/>
          </w:tcPr>
          <w:p w14:paraId="4C3C7BD3" w14:textId="77777777" w:rsidR="000655EC" w:rsidRDefault="00000000">
            <w:pPr>
              <w:pStyle w:val="TableParagraph"/>
              <w:spacing w:line="247" w:lineRule="exact"/>
              <w:ind w:left="121"/>
            </w:pPr>
            <w:r>
              <w:t>Efforts</w:t>
            </w:r>
            <w:r>
              <w:rPr>
                <w:spacing w:val="58"/>
              </w:rPr>
              <w:t xml:space="preserve"> </w:t>
            </w:r>
            <w:r>
              <w:t>and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inci-</w:t>
            </w:r>
          </w:p>
          <w:p w14:paraId="4C3C7BD4" w14:textId="77777777" w:rsidR="000655EC" w:rsidRDefault="00000000">
            <w:pPr>
              <w:pStyle w:val="TableParagraph"/>
              <w:spacing w:line="286" w:lineRule="exact"/>
              <w:ind w:left="121"/>
            </w:pPr>
            <w:r>
              <w:rPr>
                <w:spacing w:val="-4"/>
              </w:rPr>
              <w:t>dents</w:t>
            </w:r>
          </w:p>
        </w:tc>
        <w:tc>
          <w:tcPr>
            <w:tcW w:w="1948" w:type="dxa"/>
          </w:tcPr>
          <w:p w14:paraId="4C3C7BD5" w14:textId="77777777" w:rsidR="000655EC" w:rsidRDefault="00000000">
            <w:pPr>
              <w:pStyle w:val="TableParagraph"/>
              <w:spacing w:line="247" w:lineRule="exact"/>
              <w:ind w:left="121"/>
            </w:pPr>
            <w:r>
              <w:t>less</w:t>
            </w:r>
            <w:r>
              <w:rPr>
                <w:spacing w:val="36"/>
              </w:rPr>
              <w:t xml:space="preserve"> </w:t>
            </w:r>
            <w:r>
              <w:t>than</w:t>
            </w:r>
            <w:r>
              <w:rPr>
                <w:spacing w:val="37"/>
              </w:rPr>
              <w:t xml:space="preserve"> </w:t>
            </w:r>
            <w:r>
              <w:t>50%</w:t>
            </w:r>
            <w:r>
              <w:rPr>
                <w:spacing w:val="37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4C3C7BD6" w14:textId="77777777" w:rsidR="000655EC" w:rsidRDefault="00000000">
            <w:pPr>
              <w:pStyle w:val="TableParagraph"/>
              <w:tabs>
                <w:tab w:val="left" w:pos="1378"/>
              </w:tabs>
              <w:spacing w:line="271" w:lineRule="exact"/>
              <w:ind w:left="121"/>
            </w:pPr>
            <w:r>
              <w:rPr>
                <w:spacing w:val="-2"/>
              </w:rPr>
              <w:t>expected</w:t>
            </w:r>
            <w:r>
              <w:tab/>
            </w:r>
            <w:r>
              <w:rPr>
                <w:spacing w:val="-4"/>
              </w:rPr>
              <w:t>time</w:t>
            </w:r>
          </w:p>
          <w:p w14:paraId="4C3C7BD7" w14:textId="77777777" w:rsidR="000655EC" w:rsidRDefault="00000000">
            <w:pPr>
              <w:pStyle w:val="TableParagraph"/>
              <w:tabs>
                <w:tab w:val="left" w:pos="1535"/>
              </w:tabs>
              <w:spacing w:line="271" w:lineRule="exact"/>
              <w:ind w:left="121"/>
            </w:pPr>
            <w:r>
              <w:rPr>
                <w:spacing w:val="-2"/>
              </w:rPr>
              <w:t>available</w:t>
            </w:r>
            <w:r>
              <w:tab/>
            </w:r>
            <w:r>
              <w:rPr>
                <w:spacing w:val="-5"/>
              </w:rPr>
              <w:t>for</w:t>
            </w:r>
          </w:p>
          <w:p w14:paraId="4C3C7BD8" w14:textId="77777777" w:rsidR="000655EC" w:rsidRDefault="00000000">
            <w:pPr>
              <w:pStyle w:val="TableParagraph"/>
              <w:spacing w:line="273" w:lineRule="exact"/>
              <w:ind w:left="121"/>
            </w:pPr>
            <w:r>
              <w:t>study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project</w:t>
            </w:r>
          </w:p>
        </w:tc>
        <w:tc>
          <w:tcPr>
            <w:tcW w:w="1948" w:type="dxa"/>
          </w:tcPr>
          <w:p w14:paraId="4C3C7BD9" w14:textId="77777777" w:rsidR="000655EC" w:rsidRDefault="00000000">
            <w:pPr>
              <w:pStyle w:val="TableParagraph"/>
              <w:spacing w:line="262" w:lineRule="exact"/>
              <w:ind w:left="121"/>
            </w:pPr>
            <w:r>
              <w:rPr>
                <w:spacing w:val="-4"/>
              </w:rPr>
              <w:t>None</w:t>
            </w:r>
          </w:p>
        </w:tc>
        <w:tc>
          <w:tcPr>
            <w:tcW w:w="1588" w:type="dxa"/>
          </w:tcPr>
          <w:p w14:paraId="4C3C7BDA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BE5" w14:textId="77777777">
        <w:trPr>
          <w:trHeight w:val="539"/>
        </w:trPr>
        <w:tc>
          <w:tcPr>
            <w:tcW w:w="1079" w:type="dxa"/>
          </w:tcPr>
          <w:p w14:paraId="4C3C7BDC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515" w:type="dxa"/>
          </w:tcPr>
          <w:p w14:paraId="4C3C7BDD" w14:textId="77777777" w:rsidR="000655EC" w:rsidRDefault="00000000">
            <w:pPr>
              <w:pStyle w:val="TableParagraph"/>
              <w:spacing w:line="262" w:lineRule="exact"/>
              <w:ind w:left="122"/>
            </w:pPr>
            <w:r>
              <w:rPr>
                <w:spacing w:val="-2"/>
              </w:rPr>
              <w:t>Procrastination</w:t>
            </w:r>
          </w:p>
        </w:tc>
        <w:tc>
          <w:tcPr>
            <w:tcW w:w="1095" w:type="dxa"/>
          </w:tcPr>
          <w:p w14:paraId="4C3C7BDE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Yes</w:t>
            </w:r>
          </w:p>
        </w:tc>
        <w:tc>
          <w:tcPr>
            <w:tcW w:w="1948" w:type="dxa"/>
          </w:tcPr>
          <w:p w14:paraId="4C3C7BDF" w14:textId="77777777" w:rsidR="000655EC" w:rsidRDefault="00000000">
            <w:pPr>
              <w:pStyle w:val="TableParagraph"/>
              <w:spacing w:line="247" w:lineRule="exact"/>
              <w:ind w:left="121"/>
            </w:pPr>
            <w:r>
              <w:rPr>
                <w:spacing w:val="-2"/>
              </w:rPr>
              <w:t>Postponing work-</w:t>
            </w:r>
          </w:p>
          <w:p w14:paraId="4C3C7BE0" w14:textId="77777777" w:rsidR="000655EC" w:rsidRDefault="00000000">
            <w:pPr>
              <w:pStyle w:val="TableParagraph"/>
              <w:spacing w:line="273" w:lineRule="exact"/>
              <w:ind w:left="121"/>
            </w:pPr>
            <w:r>
              <w:t>ing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things</w:t>
            </w:r>
          </w:p>
        </w:tc>
        <w:tc>
          <w:tcPr>
            <w:tcW w:w="1948" w:type="dxa"/>
          </w:tcPr>
          <w:p w14:paraId="4C3C7BE1" w14:textId="77777777" w:rsidR="000655EC" w:rsidRDefault="00000000">
            <w:pPr>
              <w:pStyle w:val="TableParagraph"/>
              <w:spacing w:line="262" w:lineRule="exact"/>
              <w:ind w:left="121"/>
            </w:pPr>
            <w:r>
              <w:rPr>
                <w:spacing w:val="-2"/>
              </w:rPr>
              <w:t>Reality</w:t>
            </w:r>
          </w:p>
        </w:tc>
        <w:tc>
          <w:tcPr>
            <w:tcW w:w="1948" w:type="dxa"/>
          </w:tcPr>
          <w:p w14:paraId="4C3C7BE2" w14:textId="77777777" w:rsidR="000655EC" w:rsidRDefault="00000000">
            <w:pPr>
              <w:pStyle w:val="TableParagraph"/>
              <w:tabs>
                <w:tab w:val="left" w:pos="1569"/>
              </w:tabs>
              <w:spacing w:line="247" w:lineRule="exact"/>
              <w:ind w:left="121"/>
            </w:pPr>
            <w:r>
              <w:rPr>
                <w:spacing w:val="-2"/>
              </w:rPr>
              <w:t>Learning</w:t>
            </w:r>
            <w:r>
              <w:tab/>
            </w:r>
            <w:r>
              <w:rPr>
                <w:spacing w:val="-5"/>
              </w:rPr>
              <w:t>on</w:t>
            </w:r>
          </w:p>
          <w:p w14:paraId="4C3C7BE3" w14:textId="77777777" w:rsidR="000655EC" w:rsidRDefault="00000000">
            <w:pPr>
              <w:pStyle w:val="TableParagraph"/>
              <w:spacing w:line="273" w:lineRule="exact"/>
              <w:ind w:left="121"/>
            </w:pPr>
            <w:r>
              <w:t>some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evenings</w:t>
            </w:r>
          </w:p>
        </w:tc>
        <w:tc>
          <w:tcPr>
            <w:tcW w:w="1588" w:type="dxa"/>
          </w:tcPr>
          <w:p w14:paraId="4C3C7BE4" w14:textId="77777777" w:rsidR="000655EC" w:rsidRDefault="00000000">
            <w:pPr>
              <w:pStyle w:val="TableParagraph"/>
              <w:spacing w:line="262" w:lineRule="exact"/>
              <w:ind w:left="4"/>
              <w:jc w:val="center"/>
            </w:pPr>
            <w:r>
              <w:rPr>
                <w:spacing w:val="-2"/>
              </w:rPr>
              <w:t>19.10.2025</w:t>
            </w:r>
          </w:p>
        </w:tc>
      </w:tr>
      <w:tr w:rsidR="000655EC" w14:paraId="4C3C7BEF" w14:textId="77777777">
        <w:trPr>
          <w:trHeight w:val="810"/>
        </w:trPr>
        <w:tc>
          <w:tcPr>
            <w:tcW w:w="1079" w:type="dxa"/>
          </w:tcPr>
          <w:p w14:paraId="4C3C7BE6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2515" w:type="dxa"/>
          </w:tcPr>
          <w:p w14:paraId="4C3C7BE7" w14:textId="77777777" w:rsidR="000655EC" w:rsidRDefault="00000000">
            <w:pPr>
              <w:pStyle w:val="TableParagraph"/>
              <w:spacing w:line="247" w:lineRule="exact"/>
              <w:ind w:left="122"/>
            </w:pPr>
            <w:r>
              <w:t>Unavailability</w:t>
            </w:r>
            <w:r>
              <w:rPr>
                <w:spacing w:val="37"/>
              </w:rPr>
              <w:t xml:space="preserve"> </w:t>
            </w:r>
            <w:r>
              <w:t>of</w:t>
            </w:r>
            <w:r>
              <w:rPr>
                <w:spacing w:val="38"/>
              </w:rPr>
              <w:t xml:space="preserve"> </w:t>
            </w:r>
            <w:r>
              <w:rPr>
                <w:spacing w:val="-4"/>
              </w:rPr>
              <w:t>main</w:t>
            </w:r>
          </w:p>
          <w:p w14:paraId="4C3C7BE8" w14:textId="77777777" w:rsidR="000655EC" w:rsidRDefault="00000000">
            <w:pPr>
              <w:pStyle w:val="TableParagraph"/>
              <w:spacing w:line="271" w:lineRule="exact"/>
              <w:ind w:left="122"/>
            </w:pPr>
            <w:r>
              <w:t>project</w:t>
            </w:r>
            <w:r>
              <w:rPr>
                <w:spacing w:val="64"/>
              </w:rPr>
              <w:t xml:space="preserve"> </w:t>
            </w:r>
            <w:r>
              <w:t>staff</w:t>
            </w:r>
            <w:r>
              <w:rPr>
                <w:spacing w:val="65"/>
              </w:rPr>
              <w:t xml:space="preserve"> </w:t>
            </w:r>
            <w:r>
              <w:t>(e.g.,</w:t>
            </w:r>
            <w:r>
              <w:rPr>
                <w:spacing w:val="58"/>
                <w:w w:val="150"/>
              </w:rPr>
              <w:t xml:space="preserve"> </w:t>
            </w:r>
            <w:r>
              <w:rPr>
                <w:spacing w:val="-4"/>
              </w:rPr>
              <w:t>ill-</w:t>
            </w:r>
          </w:p>
          <w:p w14:paraId="4C3C7BE9" w14:textId="77777777" w:rsidR="000655EC" w:rsidRDefault="00000000">
            <w:pPr>
              <w:pStyle w:val="TableParagraph"/>
              <w:spacing w:line="273" w:lineRule="exact"/>
              <w:ind w:left="122"/>
            </w:pPr>
            <w:r>
              <w:rPr>
                <w:spacing w:val="-2"/>
              </w:rPr>
              <w:t>ness)</w:t>
            </w:r>
          </w:p>
        </w:tc>
        <w:tc>
          <w:tcPr>
            <w:tcW w:w="1095" w:type="dxa"/>
          </w:tcPr>
          <w:p w14:paraId="4C3C7BEA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BEB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BEC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BED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8" w:type="dxa"/>
          </w:tcPr>
          <w:p w14:paraId="4C3C7BEE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BF9" w14:textId="77777777">
        <w:trPr>
          <w:trHeight w:val="810"/>
        </w:trPr>
        <w:tc>
          <w:tcPr>
            <w:tcW w:w="1079" w:type="dxa"/>
          </w:tcPr>
          <w:p w14:paraId="4C3C7BF0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10"/>
                <w:w w:val="105"/>
              </w:rPr>
              <w:t>9</w:t>
            </w:r>
          </w:p>
        </w:tc>
        <w:tc>
          <w:tcPr>
            <w:tcW w:w="2515" w:type="dxa"/>
          </w:tcPr>
          <w:p w14:paraId="4C3C7BF1" w14:textId="77777777" w:rsidR="000655EC" w:rsidRDefault="00000000">
            <w:pPr>
              <w:pStyle w:val="TableParagraph"/>
              <w:spacing w:line="247" w:lineRule="exact"/>
              <w:ind w:left="122"/>
            </w:pPr>
            <w:r>
              <w:t>Unavailability</w:t>
            </w:r>
            <w:r>
              <w:rPr>
                <w:spacing w:val="52"/>
              </w:rPr>
              <w:t xml:space="preserve"> </w:t>
            </w:r>
            <w:r>
              <w:t>of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advi-</w:t>
            </w:r>
          </w:p>
          <w:p w14:paraId="4C3C7BF2" w14:textId="77777777" w:rsidR="000655EC" w:rsidRDefault="00000000">
            <w:pPr>
              <w:pStyle w:val="TableParagraph"/>
              <w:spacing w:line="271" w:lineRule="exact"/>
              <w:ind w:left="122"/>
            </w:pPr>
            <w:r>
              <w:t>sor</w:t>
            </w:r>
            <w:r>
              <w:rPr>
                <w:spacing w:val="39"/>
              </w:rPr>
              <w:t xml:space="preserve"> </w:t>
            </w:r>
            <w:r>
              <w:t>(e.g.,</w:t>
            </w:r>
            <w:r>
              <w:rPr>
                <w:spacing w:val="52"/>
              </w:rPr>
              <w:t xml:space="preserve"> </w:t>
            </w:r>
            <w:r>
              <w:t>illness,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acci-</w:t>
            </w:r>
          </w:p>
          <w:p w14:paraId="4C3C7BF3" w14:textId="77777777" w:rsidR="000655EC" w:rsidRDefault="00000000">
            <w:pPr>
              <w:pStyle w:val="TableParagraph"/>
              <w:spacing w:line="273" w:lineRule="exact"/>
              <w:ind w:left="122"/>
            </w:pPr>
            <w:r>
              <w:rPr>
                <w:spacing w:val="-2"/>
              </w:rPr>
              <w:t>dent)</w:t>
            </w:r>
          </w:p>
        </w:tc>
        <w:tc>
          <w:tcPr>
            <w:tcW w:w="1095" w:type="dxa"/>
          </w:tcPr>
          <w:p w14:paraId="4C3C7BF4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BF5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BF6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BF7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8" w:type="dxa"/>
          </w:tcPr>
          <w:p w14:paraId="4C3C7BF8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C02" w14:textId="77777777">
        <w:trPr>
          <w:trHeight w:val="539"/>
        </w:trPr>
        <w:tc>
          <w:tcPr>
            <w:tcW w:w="1079" w:type="dxa"/>
          </w:tcPr>
          <w:p w14:paraId="4C3C7BFA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515" w:type="dxa"/>
          </w:tcPr>
          <w:p w14:paraId="4C3C7BFB" w14:textId="77777777" w:rsidR="000655EC" w:rsidRDefault="00000000">
            <w:pPr>
              <w:pStyle w:val="TableParagraph"/>
              <w:spacing w:line="247" w:lineRule="exact"/>
              <w:ind w:left="122"/>
            </w:pPr>
            <w:r>
              <w:t>Software</w:t>
            </w:r>
            <w:r>
              <w:rPr>
                <w:spacing w:val="44"/>
              </w:rPr>
              <w:t xml:space="preserve"> </w:t>
            </w:r>
            <w:r>
              <w:t>Version</w:t>
            </w:r>
            <w:r>
              <w:rPr>
                <w:spacing w:val="44"/>
              </w:rPr>
              <w:t xml:space="preserve"> </w:t>
            </w:r>
            <w:r>
              <w:t>/</w:t>
            </w:r>
            <w:r>
              <w:rPr>
                <w:spacing w:val="44"/>
              </w:rPr>
              <w:t xml:space="preserve"> </w:t>
            </w:r>
            <w:r>
              <w:rPr>
                <w:spacing w:val="-5"/>
              </w:rPr>
              <w:t>Li-</w:t>
            </w:r>
          </w:p>
          <w:p w14:paraId="4C3C7BFC" w14:textId="77777777" w:rsidR="000655EC" w:rsidRDefault="00000000">
            <w:pPr>
              <w:pStyle w:val="TableParagraph"/>
              <w:spacing w:line="273" w:lineRule="exact"/>
              <w:ind w:left="122"/>
            </w:pPr>
            <w:r>
              <w:t>brary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Dependency</w:t>
            </w:r>
          </w:p>
        </w:tc>
        <w:tc>
          <w:tcPr>
            <w:tcW w:w="1095" w:type="dxa"/>
          </w:tcPr>
          <w:p w14:paraId="4C3C7BFD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BFE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BFF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C00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8" w:type="dxa"/>
          </w:tcPr>
          <w:p w14:paraId="4C3C7C01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C0A" w14:textId="77777777">
        <w:trPr>
          <w:trHeight w:val="268"/>
        </w:trPr>
        <w:tc>
          <w:tcPr>
            <w:tcW w:w="1079" w:type="dxa"/>
          </w:tcPr>
          <w:p w14:paraId="4C3C7C03" w14:textId="77777777" w:rsidR="000655EC" w:rsidRDefault="00000000">
            <w:pPr>
              <w:pStyle w:val="TableParagraph"/>
              <w:spacing w:line="249" w:lineRule="exact"/>
              <w:ind w:left="7"/>
              <w:jc w:val="center"/>
            </w:pPr>
            <w:r>
              <w:rPr>
                <w:spacing w:val="-5"/>
                <w:w w:val="95"/>
              </w:rPr>
              <w:t>11</w:t>
            </w:r>
          </w:p>
        </w:tc>
        <w:tc>
          <w:tcPr>
            <w:tcW w:w="2515" w:type="dxa"/>
          </w:tcPr>
          <w:p w14:paraId="4C3C7C04" w14:textId="77777777" w:rsidR="000655EC" w:rsidRDefault="00000000">
            <w:pPr>
              <w:pStyle w:val="TableParagraph"/>
              <w:spacing w:line="249" w:lineRule="exact"/>
              <w:ind w:left="122"/>
            </w:pPr>
            <w:r>
              <w:rPr>
                <w:spacing w:val="-2"/>
              </w:rPr>
              <w:t>Hardware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damaged</w:t>
            </w:r>
          </w:p>
        </w:tc>
        <w:tc>
          <w:tcPr>
            <w:tcW w:w="1095" w:type="dxa"/>
          </w:tcPr>
          <w:p w14:paraId="4C3C7C05" w14:textId="77777777" w:rsidR="000655E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C06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C07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C08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8" w:type="dxa"/>
          </w:tcPr>
          <w:p w14:paraId="4C3C7C09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55EC" w14:paraId="4C3C7C12" w14:textId="77777777">
        <w:trPr>
          <w:trHeight w:val="268"/>
        </w:trPr>
        <w:tc>
          <w:tcPr>
            <w:tcW w:w="1079" w:type="dxa"/>
          </w:tcPr>
          <w:p w14:paraId="4C3C7C0B" w14:textId="77777777" w:rsidR="000655EC" w:rsidRDefault="00000000">
            <w:pPr>
              <w:pStyle w:val="TableParagraph"/>
              <w:spacing w:line="249" w:lineRule="exact"/>
              <w:ind w:left="7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2515" w:type="dxa"/>
          </w:tcPr>
          <w:p w14:paraId="4C3C7C0C" w14:textId="77777777" w:rsidR="000655EC" w:rsidRDefault="00000000">
            <w:pPr>
              <w:pStyle w:val="TableParagraph"/>
              <w:spacing w:line="249" w:lineRule="exact"/>
              <w:ind w:left="122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related</w:t>
            </w:r>
          </w:p>
        </w:tc>
        <w:tc>
          <w:tcPr>
            <w:tcW w:w="1095" w:type="dxa"/>
          </w:tcPr>
          <w:p w14:paraId="4C3C7C0D" w14:textId="77777777" w:rsidR="000655E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C0E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C0F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C10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8" w:type="dxa"/>
          </w:tcPr>
          <w:p w14:paraId="4C3C7C11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55EC" w14:paraId="4C3C7C1A" w14:textId="77777777">
        <w:trPr>
          <w:trHeight w:val="268"/>
        </w:trPr>
        <w:tc>
          <w:tcPr>
            <w:tcW w:w="1079" w:type="dxa"/>
          </w:tcPr>
          <w:p w14:paraId="4C3C7C13" w14:textId="77777777" w:rsidR="000655EC" w:rsidRDefault="00000000">
            <w:pPr>
              <w:pStyle w:val="TableParagraph"/>
              <w:spacing w:line="249" w:lineRule="exact"/>
              <w:ind w:left="7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2515" w:type="dxa"/>
          </w:tcPr>
          <w:p w14:paraId="4C3C7C14" w14:textId="77777777" w:rsidR="000655EC" w:rsidRDefault="00000000">
            <w:pPr>
              <w:pStyle w:val="TableParagraph"/>
              <w:spacing w:line="249" w:lineRule="exact"/>
              <w:ind w:left="122"/>
            </w:pPr>
            <w:r>
              <w:rPr>
                <w:spacing w:val="-2"/>
              </w:rPr>
              <w:t>Not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reproducible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work</w:t>
            </w:r>
          </w:p>
        </w:tc>
        <w:tc>
          <w:tcPr>
            <w:tcW w:w="1095" w:type="dxa"/>
          </w:tcPr>
          <w:p w14:paraId="4C3C7C15" w14:textId="77777777" w:rsidR="000655E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C16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C17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C18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8" w:type="dxa"/>
          </w:tcPr>
          <w:p w14:paraId="4C3C7C19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55EC" w14:paraId="4C3C7C23" w14:textId="77777777">
        <w:trPr>
          <w:trHeight w:val="539"/>
        </w:trPr>
        <w:tc>
          <w:tcPr>
            <w:tcW w:w="1079" w:type="dxa"/>
          </w:tcPr>
          <w:p w14:paraId="4C3C7C1B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2515" w:type="dxa"/>
          </w:tcPr>
          <w:p w14:paraId="4C3C7C1C" w14:textId="77777777" w:rsidR="000655EC" w:rsidRDefault="00000000">
            <w:pPr>
              <w:pStyle w:val="TableParagraph"/>
              <w:spacing w:line="247" w:lineRule="exact"/>
              <w:ind w:left="122"/>
            </w:pPr>
            <w:r>
              <w:t>Plagiarism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wrong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ci-</w:t>
            </w:r>
          </w:p>
          <w:p w14:paraId="4C3C7C1D" w14:textId="77777777" w:rsidR="000655EC" w:rsidRDefault="00000000">
            <w:pPr>
              <w:pStyle w:val="TableParagraph"/>
              <w:spacing w:line="273" w:lineRule="exact"/>
              <w:ind w:left="122"/>
            </w:pPr>
            <w:r>
              <w:rPr>
                <w:spacing w:val="-2"/>
              </w:rPr>
              <w:t>tation</w:t>
            </w:r>
          </w:p>
        </w:tc>
        <w:tc>
          <w:tcPr>
            <w:tcW w:w="1095" w:type="dxa"/>
          </w:tcPr>
          <w:p w14:paraId="4C3C7C1E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C1F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C20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C21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8" w:type="dxa"/>
          </w:tcPr>
          <w:p w14:paraId="4C3C7C22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C2B" w14:textId="77777777">
        <w:trPr>
          <w:trHeight w:val="268"/>
        </w:trPr>
        <w:tc>
          <w:tcPr>
            <w:tcW w:w="1079" w:type="dxa"/>
          </w:tcPr>
          <w:p w14:paraId="4C3C7C24" w14:textId="77777777" w:rsidR="000655EC" w:rsidRDefault="00000000">
            <w:pPr>
              <w:pStyle w:val="TableParagraph"/>
              <w:spacing w:line="249" w:lineRule="exact"/>
              <w:ind w:left="7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2515" w:type="dxa"/>
          </w:tcPr>
          <w:p w14:paraId="4C3C7C25" w14:textId="77777777" w:rsidR="000655EC" w:rsidRDefault="00000000">
            <w:pPr>
              <w:pStyle w:val="TableParagraph"/>
              <w:spacing w:line="249" w:lineRule="exact"/>
              <w:ind w:left="122"/>
            </w:pPr>
            <w:r>
              <w:rPr>
                <w:spacing w:val="-2"/>
              </w:rPr>
              <w:t>Copyright</w:t>
            </w:r>
          </w:p>
        </w:tc>
        <w:tc>
          <w:tcPr>
            <w:tcW w:w="1095" w:type="dxa"/>
          </w:tcPr>
          <w:p w14:paraId="4C3C7C26" w14:textId="77777777" w:rsidR="000655E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C27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C28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C29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8" w:type="dxa"/>
          </w:tcPr>
          <w:p w14:paraId="4C3C7C2A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C3C7C2C" w14:textId="77777777" w:rsidR="000655EC" w:rsidRDefault="000655EC">
      <w:pPr>
        <w:pStyle w:val="TableParagraph"/>
        <w:rPr>
          <w:rFonts w:ascii="Times New Roman"/>
          <w:sz w:val="18"/>
        </w:rPr>
        <w:sectPr w:rsidR="000655EC">
          <w:headerReference w:type="even" r:id="rId130"/>
          <w:footerReference w:type="even" r:id="rId131"/>
          <w:pgSz w:w="16840" w:h="11910" w:orient="landscape"/>
          <w:pgMar w:top="680" w:right="2267" w:bottom="280" w:left="850" w:header="0" w:footer="0" w:gutter="0"/>
          <w:cols w:space="720"/>
        </w:sectPr>
      </w:pPr>
    </w:p>
    <w:p w14:paraId="4C3C7C2D" w14:textId="77777777" w:rsidR="000655EC" w:rsidRDefault="00000000">
      <w:pPr>
        <w:pStyle w:val="Textkrper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49120" behindDoc="0" locked="0" layoutInCell="1" allowOverlap="1" wp14:anchorId="4C3C7CB4" wp14:editId="4C3C7CB5">
                <wp:simplePos x="0" y="0"/>
                <wp:positionH relativeFrom="page">
                  <wp:posOffset>10407586</wp:posOffset>
                </wp:positionH>
                <wp:positionV relativeFrom="page">
                  <wp:posOffset>540004</wp:posOffset>
                </wp:positionV>
                <wp:extent cx="1270" cy="6480175"/>
                <wp:effectExtent l="0" t="0" r="0" b="0"/>
                <wp:wrapNone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48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480175">
                              <a:moveTo>
                                <a:pt x="0" y="0"/>
                              </a:moveTo>
                              <a:lnTo>
                                <a:pt x="0" y="6479997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687D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66DD4" id="Graphic 373" o:spid="_x0000_s1026" style="position:absolute;margin-left:819.5pt;margin-top:42.5pt;width:.1pt;height:510.2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648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" path="m,l,6479997e" filled="f" strokecolor="#687d91" strokeweight=".14039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4C3C7CB6" wp14:editId="4C3C7CB7">
                <wp:simplePos x="0" y="0"/>
                <wp:positionH relativeFrom="page">
                  <wp:posOffset>-66479</wp:posOffset>
                </wp:positionH>
                <wp:positionV relativeFrom="page">
                  <wp:posOffset>6855473</wp:posOffset>
                </wp:positionV>
                <wp:extent cx="194310" cy="177800"/>
                <wp:effectExtent l="0" t="0" r="0" b="0"/>
                <wp:wrapNone/>
                <wp:docPr id="374" name="Text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3C7DE2" w14:textId="77777777" w:rsidR="000655EC" w:rsidRDefault="00000000">
                            <w:pPr>
                              <w:spacing w:before="10"/>
                              <w:ind w:left="20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FAC300"/>
                                <w:spacing w:val="-10"/>
                                <w:sz w:val="20"/>
                              </w:rPr>
                              <w:t>51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7CB6" id="Textbox 374" o:spid="_x0000_s1168" type="#_x0000_t202" style="position:absolute;margin-left:-5.25pt;margin-top:539.8pt;width:15.3pt;height:14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" filled="f" stroked="f">
                <v:textbox style="layout-flow:vertical" inset="0,0,0,0">
                  <w:txbxContent>
                    <w:p w14:paraId="4C3C7DE2" w14:textId="77777777" w:rsidR="000655EC" w:rsidRDefault="00000000">
                      <w:pPr>
                        <w:spacing w:before="10"/>
                        <w:ind w:left="20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FAC300"/>
                          <w:spacing w:val="-10"/>
                          <w:sz w:val="20"/>
                        </w:rPr>
                        <w:t>51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"/>
        <w:gridCol w:w="2515"/>
        <w:gridCol w:w="1095"/>
        <w:gridCol w:w="1948"/>
        <w:gridCol w:w="1948"/>
        <w:gridCol w:w="1948"/>
        <w:gridCol w:w="1588"/>
      </w:tblGrid>
      <w:tr w:rsidR="000655EC" w14:paraId="4C3C7C35" w14:textId="77777777">
        <w:trPr>
          <w:trHeight w:val="268"/>
        </w:trPr>
        <w:tc>
          <w:tcPr>
            <w:tcW w:w="1079" w:type="dxa"/>
          </w:tcPr>
          <w:p w14:paraId="4C3C7C2E" w14:textId="77777777" w:rsidR="000655EC" w:rsidRDefault="00000000">
            <w:pPr>
              <w:pStyle w:val="TableParagraph"/>
              <w:spacing w:line="249" w:lineRule="exact"/>
              <w:ind w:left="7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Number</w:t>
            </w:r>
          </w:p>
        </w:tc>
        <w:tc>
          <w:tcPr>
            <w:tcW w:w="2515" w:type="dxa"/>
          </w:tcPr>
          <w:p w14:paraId="4C3C7C2F" w14:textId="77777777" w:rsidR="000655EC" w:rsidRDefault="00000000">
            <w:pPr>
              <w:pStyle w:val="TableParagraph"/>
              <w:spacing w:line="249" w:lineRule="exact"/>
              <w:ind w:left="122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4"/>
              </w:rPr>
              <w:t>Risk</w:t>
            </w:r>
          </w:p>
        </w:tc>
        <w:tc>
          <w:tcPr>
            <w:tcW w:w="1095" w:type="dxa"/>
          </w:tcPr>
          <w:p w14:paraId="4C3C7C30" w14:textId="77777777" w:rsidR="000655EC" w:rsidRDefault="00000000">
            <w:pPr>
              <w:pStyle w:val="TableParagraph"/>
              <w:spacing w:line="249" w:lineRule="exact"/>
              <w:ind w:left="6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Occured</w:t>
            </w:r>
          </w:p>
        </w:tc>
        <w:tc>
          <w:tcPr>
            <w:tcW w:w="1948" w:type="dxa"/>
          </w:tcPr>
          <w:p w14:paraId="4C3C7C31" w14:textId="77777777" w:rsidR="000655EC" w:rsidRDefault="00000000">
            <w:pPr>
              <w:pStyle w:val="TableParagraph"/>
              <w:spacing w:line="249" w:lineRule="exact"/>
              <w:ind w:left="121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Detail</w:t>
            </w:r>
          </w:p>
        </w:tc>
        <w:tc>
          <w:tcPr>
            <w:tcW w:w="1948" w:type="dxa"/>
          </w:tcPr>
          <w:p w14:paraId="4C3C7C32" w14:textId="77777777" w:rsidR="000655EC" w:rsidRDefault="00000000">
            <w:pPr>
              <w:pStyle w:val="TableParagraph"/>
              <w:spacing w:line="249" w:lineRule="exact"/>
              <w:ind w:left="121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5"/>
              </w:rPr>
              <w:t>Why</w:t>
            </w:r>
          </w:p>
        </w:tc>
        <w:tc>
          <w:tcPr>
            <w:tcW w:w="1948" w:type="dxa"/>
          </w:tcPr>
          <w:p w14:paraId="4C3C7C33" w14:textId="77777777" w:rsidR="000655EC" w:rsidRDefault="00000000">
            <w:pPr>
              <w:pStyle w:val="TableParagraph"/>
              <w:spacing w:line="249" w:lineRule="exact"/>
              <w:ind w:left="121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Measures</w:t>
            </w:r>
            <w:r>
              <w:rPr>
                <w:rFonts w:ascii="Palatino Linotype"/>
                <w:b/>
                <w:spacing w:val="-6"/>
              </w:rPr>
              <w:t xml:space="preserve"> </w:t>
            </w:r>
            <w:r>
              <w:rPr>
                <w:rFonts w:ascii="Palatino Linotype"/>
                <w:b/>
                <w:spacing w:val="-4"/>
              </w:rPr>
              <w:t>taken</w:t>
            </w:r>
          </w:p>
        </w:tc>
        <w:tc>
          <w:tcPr>
            <w:tcW w:w="1588" w:type="dxa"/>
          </w:tcPr>
          <w:p w14:paraId="4C3C7C34" w14:textId="77777777" w:rsidR="000655EC" w:rsidRDefault="00000000">
            <w:pPr>
              <w:pStyle w:val="TableParagraph"/>
              <w:spacing w:line="249" w:lineRule="exact"/>
              <w:ind w:left="120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Measure</w:t>
            </w:r>
            <w:r>
              <w:rPr>
                <w:rFonts w:ascii="Palatino Linotype"/>
                <w:b/>
                <w:spacing w:val="-9"/>
              </w:rPr>
              <w:t xml:space="preserve"> </w:t>
            </w:r>
            <w:r>
              <w:rPr>
                <w:rFonts w:ascii="Palatino Linotype"/>
                <w:b/>
                <w:spacing w:val="-4"/>
              </w:rPr>
              <w:t>date</w:t>
            </w:r>
          </w:p>
        </w:tc>
      </w:tr>
      <w:tr w:rsidR="000655EC" w14:paraId="4C3C7C3F" w14:textId="77777777">
        <w:trPr>
          <w:trHeight w:val="810"/>
        </w:trPr>
        <w:tc>
          <w:tcPr>
            <w:tcW w:w="1079" w:type="dxa"/>
          </w:tcPr>
          <w:p w14:paraId="4C3C7C36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2515" w:type="dxa"/>
          </w:tcPr>
          <w:p w14:paraId="4C3C7C37" w14:textId="77777777" w:rsidR="000655EC" w:rsidRDefault="00000000">
            <w:pPr>
              <w:pStyle w:val="TableParagraph"/>
              <w:tabs>
                <w:tab w:val="left" w:pos="841"/>
              </w:tabs>
              <w:spacing w:line="247" w:lineRule="exact"/>
              <w:ind w:left="122"/>
            </w:pPr>
            <w:r>
              <w:rPr>
                <w:spacing w:val="-5"/>
              </w:rPr>
              <w:t>Bad</w:t>
            </w:r>
            <w:r>
              <w:tab/>
            </w:r>
            <w:r>
              <w:rPr>
                <w:spacing w:val="-2"/>
              </w:rPr>
              <w:t>communication</w:t>
            </w:r>
          </w:p>
          <w:p w14:paraId="4C3C7C38" w14:textId="77777777" w:rsidR="000655EC" w:rsidRDefault="00000000">
            <w:pPr>
              <w:pStyle w:val="TableParagraph"/>
              <w:tabs>
                <w:tab w:val="left" w:pos="795"/>
                <w:tab w:val="left" w:pos="2177"/>
              </w:tabs>
              <w:spacing w:line="271" w:lineRule="exact"/>
              <w:ind w:left="122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stakeholder</w:t>
            </w:r>
            <w:r>
              <w:tab/>
            </w:r>
            <w:r>
              <w:rPr>
                <w:spacing w:val="-7"/>
              </w:rPr>
              <w:t>or</w:t>
            </w:r>
          </w:p>
          <w:p w14:paraId="4C3C7C39" w14:textId="77777777" w:rsidR="000655EC" w:rsidRDefault="00000000">
            <w:pPr>
              <w:pStyle w:val="TableParagraph"/>
              <w:spacing w:line="273" w:lineRule="exact"/>
              <w:ind w:left="122"/>
            </w:pPr>
            <w:r>
              <w:rPr>
                <w:spacing w:val="-2"/>
              </w:rPr>
              <w:t>advisor</w:t>
            </w:r>
          </w:p>
        </w:tc>
        <w:tc>
          <w:tcPr>
            <w:tcW w:w="1095" w:type="dxa"/>
          </w:tcPr>
          <w:p w14:paraId="4C3C7C3A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C3B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C3C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C3D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8" w:type="dxa"/>
          </w:tcPr>
          <w:p w14:paraId="4C3C7C3E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C48" w14:textId="77777777">
        <w:trPr>
          <w:trHeight w:val="539"/>
        </w:trPr>
        <w:tc>
          <w:tcPr>
            <w:tcW w:w="1079" w:type="dxa"/>
          </w:tcPr>
          <w:p w14:paraId="4C3C7C40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2515" w:type="dxa"/>
          </w:tcPr>
          <w:p w14:paraId="4C3C7C41" w14:textId="77777777" w:rsidR="000655EC" w:rsidRDefault="00000000">
            <w:pPr>
              <w:pStyle w:val="TableParagraph"/>
              <w:tabs>
                <w:tab w:val="left" w:pos="1468"/>
              </w:tabs>
              <w:spacing w:line="247" w:lineRule="exact"/>
              <w:ind w:left="122"/>
            </w:pPr>
            <w:r>
              <w:rPr>
                <w:spacing w:val="-2"/>
              </w:rPr>
              <w:t>Insufficient</w:t>
            </w:r>
            <w:r>
              <w:tab/>
            </w:r>
            <w:r>
              <w:rPr>
                <w:spacing w:val="-2"/>
              </w:rPr>
              <w:t>exchange</w:t>
            </w:r>
          </w:p>
          <w:p w14:paraId="4C3C7C42" w14:textId="77777777" w:rsidR="000655EC" w:rsidRDefault="00000000">
            <w:pPr>
              <w:pStyle w:val="TableParagraph"/>
              <w:spacing w:line="273" w:lineRule="exact"/>
              <w:ind w:left="122"/>
            </w:pPr>
            <w:r>
              <w:t>with</w:t>
            </w:r>
            <w:r>
              <w:rPr>
                <w:spacing w:val="-8"/>
              </w:rPr>
              <w:t xml:space="preserve"> </w:t>
            </w:r>
            <w:r>
              <w:t>external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partners</w:t>
            </w:r>
          </w:p>
        </w:tc>
        <w:tc>
          <w:tcPr>
            <w:tcW w:w="1095" w:type="dxa"/>
          </w:tcPr>
          <w:p w14:paraId="4C3C7C43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C44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C45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C46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8" w:type="dxa"/>
          </w:tcPr>
          <w:p w14:paraId="4C3C7C47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C51" w14:textId="77777777">
        <w:trPr>
          <w:trHeight w:val="539"/>
        </w:trPr>
        <w:tc>
          <w:tcPr>
            <w:tcW w:w="1079" w:type="dxa"/>
          </w:tcPr>
          <w:p w14:paraId="4C3C7C49" w14:textId="77777777" w:rsidR="000655EC" w:rsidRDefault="00000000">
            <w:pPr>
              <w:pStyle w:val="TableParagraph"/>
              <w:spacing w:line="262" w:lineRule="exact"/>
              <w:ind w:left="7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2515" w:type="dxa"/>
          </w:tcPr>
          <w:p w14:paraId="4C3C7C4A" w14:textId="77777777" w:rsidR="000655EC" w:rsidRDefault="00000000">
            <w:pPr>
              <w:pStyle w:val="TableParagraph"/>
              <w:tabs>
                <w:tab w:val="left" w:pos="1608"/>
              </w:tabs>
              <w:spacing w:line="247" w:lineRule="exact"/>
              <w:ind w:left="122"/>
            </w:pPr>
            <w:r>
              <w:rPr>
                <w:spacing w:val="-2"/>
              </w:rPr>
              <w:t>Unforeseen</w:t>
            </w:r>
            <w:r>
              <w:tab/>
            </w:r>
            <w:r>
              <w:rPr>
                <w:spacing w:val="-2"/>
              </w:rPr>
              <w:t>familiar</w:t>
            </w:r>
          </w:p>
          <w:p w14:paraId="4C3C7C4B" w14:textId="77777777" w:rsidR="000655EC" w:rsidRDefault="00000000">
            <w:pPr>
              <w:pStyle w:val="TableParagraph"/>
              <w:spacing w:line="273" w:lineRule="exact"/>
              <w:ind w:left="122"/>
            </w:pPr>
            <w:r>
              <w:rPr>
                <w:spacing w:val="-2"/>
              </w:rPr>
              <w:t>crisis</w:t>
            </w:r>
          </w:p>
        </w:tc>
        <w:tc>
          <w:tcPr>
            <w:tcW w:w="1095" w:type="dxa"/>
          </w:tcPr>
          <w:p w14:paraId="4C3C7C4C" w14:textId="77777777" w:rsidR="000655EC" w:rsidRDefault="00000000">
            <w:pPr>
              <w:pStyle w:val="TableParagraph"/>
              <w:spacing w:line="262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C4D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C4E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4C3C7C4F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8" w:type="dxa"/>
          </w:tcPr>
          <w:p w14:paraId="4C3C7C50" w14:textId="77777777" w:rsidR="000655EC" w:rsidRDefault="000655E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55EC" w14:paraId="4C3C7C59" w14:textId="77777777">
        <w:trPr>
          <w:trHeight w:val="268"/>
        </w:trPr>
        <w:tc>
          <w:tcPr>
            <w:tcW w:w="1079" w:type="dxa"/>
          </w:tcPr>
          <w:p w14:paraId="4C3C7C52" w14:textId="77777777" w:rsidR="000655EC" w:rsidRDefault="00000000">
            <w:pPr>
              <w:pStyle w:val="TableParagraph"/>
              <w:spacing w:line="249" w:lineRule="exact"/>
              <w:ind w:left="7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515" w:type="dxa"/>
          </w:tcPr>
          <w:p w14:paraId="4C3C7C53" w14:textId="77777777" w:rsidR="000655EC" w:rsidRDefault="00000000">
            <w:pPr>
              <w:pStyle w:val="TableParagraph"/>
              <w:spacing w:line="249" w:lineRule="exact"/>
              <w:ind w:left="122"/>
            </w:pPr>
            <w:r>
              <w:t>General</w:t>
            </w:r>
            <w:r>
              <w:rPr>
                <w:spacing w:val="-13"/>
              </w:rPr>
              <w:t xml:space="preserve"> </w:t>
            </w:r>
            <w:r>
              <w:t>force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majeure</w:t>
            </w:r>
          </w:p>
        </w:tc>
        <w:tc>
          <w:tcPr>
            <w:tcW w:w="1095" w:type="dxa"/>
          </w:tcPr>
          <w:p w14:paraId="4C3C7C54" w14:textId="77777777" w:rsidR="000655E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48" w:type="dxa"/>
          </w:tcPr>
          <w:p w14:paraId="4C3C7C55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C56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8" w:type="dxa"/>
          </w:tcPr>
          <w:p w14:paraId="4C3C7C57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8" w:type="dxa"/>
          </w:tcPr>
          <w:p w14:paraId="4C3C7C58" w14:textId="77777777" w:rsidR="000655EC" w:rsidRDefault="000655E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C3C7C5A" w14:textId="77777777" w:rsidR="00F40CF1" w:rsidRDefault="00F40CF1"/>
    <w:sectPr w:rsidR="00F40CF1">
      <w:headerReference w:type="default" r:id="rId132"/>
      <w:footerReference w:type="default" r:id="rId133"/>
      <w:pgSz w:w="16840" w:h="11910" w:orient="landscape"/>
      <w:pgMar w:top="820" w:right="2267" w:bottom="280" w:left="850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Ritley Kenneth" w:date="2025-12-09T04:45:00Z" w:initials="KR">
    <w:p w14:paraId="075C3DC5" w14:textId="77777777" w:rsidR="00ED2C22" w:rsidRDefault="00ED2C22" w:rsidP="00ED2C22">
      <w:r>
        <w:rPr>
          <w:rStyle w:val="Kommentarzeichen"/>
        </w:rPr>
        <w:annotationRef/>
      </w:r>
      <w:r>
        <w:rPr>
          <w:sz w:val="20"/>
          <w:szCs w:val="20"/>
        </w:rPr>
        <w:t>This is REALLY good - creative, interesting, grabs the reader's attention - super!</w:t>
      </w:r>
    </w:p>
  </w:comment>
  <w:comment w:id="32" w:author="Ritley Kenneth" w:date="2025-12-09T05:00:00Z" w:initials="KR">
    <w:p w14:paraId="3EAC99AA" w14:textId="77777777" w:rsidR="00CF3954" w:rsidRDefault="00CF3954" w:rsidP="00CF3954">
      <w:r>
        <w:rPr>
          <w:rStyle w:val="Kommentarzeichen"/>
        </w:rPr>
        <w:annotationRef/>
      </w:r>
      <w:hyperlink r:id="rId1" w:history="1">
        <w:r w:rsidRPr="00AA7275">
          <w:rPr>
            <w:rStyle w:val="Hyperlink"/>
            <w:sz w:val="20"/>
            <w:szCs w:val="20"/>
          </w:rPr>
          <w:t>https://geschaeftsbericht.post.ch/24/ar/de/mitarbeitende</w:t>
        </w:r>
      </w:hyperlink>
    </w:p>
  </w:comment>
  <w:comment w:id="53" w:author="Ritley Kenneth" w:date="2025-12-09T04:57:00Z" w:initials="KR">
    <w:p w14:paraId="6D0F241E" w14:textId="02D63D10" w:rsidR="00A82D31" w:rsidRDefault="00A82D31" w:rsidP="00A82D31">
      <w:r>
        <w:rPr>
          <w:rStyle w:val="Kommentarzeichen"/>
        </w:rPr>
        <w:annotationRef/>
      </w:r>
      <w:r>
        <w:rPr>
          <w:sz w:val="20"/>
          <w:szCs w:val="20"/>
        </w:rPr>
        <w:t>Excellent - even if you can get a range e.g. over 100+ that would look very nice!</w:t>
      </w:r>
    </w:p>
  </w:comment>
  <w:comment w:id="54" w:author="Ritley Kenneth" w:date="2025-12-09T05:06:00Z" w:initials="KR">
    <w:p w14:paraId="505767E1" w14:textId="77777777" w:rsidR="00E04D4D" w:rsidRDefault="00E04D4D" w:rsidP="00E04D4D">
      <w:r>
        <w:rPr>
          <w:rStyle w:val="Kommentarzeichen"/>
        </w:rPr>
        <w:annotationRef/>
      </w:r>
      <w:r>
        <w:rPr>
          <w:sz w:val="20"/>
          <w:szCs w:val="20"/>
        </w:rPr>
        <w:t xml:space="preserve">This is excellent - very well written. </w:t>
      </w:r>
    </w:p>
  </w:comment>
  <w:comment w:id="67" w:author="Ritley Kenneth" w:date="2025-12-09T05:10:00Z" w:initials="KR">
    <w:p w14:paraId="342D3ED8" w14:textId="77777777" w:rsidR="00A1110C" w:rsidRDefault="00A1110C" w:rsidP="00A1110C">
      <w:r>
        <w:rPr>
          <w:rStyle w:val="Kommentarzeichen"/>
        </w:rPr>
        <w:annotationRef/>
      </w:r>
      <w:r>
        <w:rPr>
          <w:sz w:val="20"/>
          <w:szCs w:val="20"/>
        </w:rPr>
        <w:t>This is a tricky one. We can say in singular "the data" or we can say in plural "these data". Both are correct - but they must be used consistently.</w:t>
      </w:r>
    </w:p>
    <w:p w14:paraId="46D0BFF5" w14:textId="77777777" w:rsidR="00A1110C" w:rsidRDefault="00A1110C" w:rsidP="00A1110C"/>
    <w:p w14:paraId="4B811B9D" w14:textId="77777777" w:rsidR="00A1110C" w:rsidRDefault="00A1110C" w:rsidP="00A1110C">
      <w:r>
        <w:rPr>
          <w:sz w:val="20"/>
          <w:szCs w:val="20"/>
        </w:rPr>
        <w:t xml:space="preserve">My recommendation is to use "the data" - it is more common these days, but also the rest of your text tends to favor this. </w:t>
      </w:r>
    </w:p>
  </w:comment>
  <w:comment w:id="129" w:author="Ritley Kenneth" w:date="2025-12-09T05:27:00Z" w:initials="KR">
    <w:p w14:paraId="45BE351A" w14:textId="77777777" w:rsidR="009C0F9D" w:rsidRDefault="009C0F9D" w:rsidP="009C0F9D">
      <w:r>
        <w:rPr>
          <w:rStyle w:val="Kommentarzeichen"/>
        </w:rPr>
        <w:annotationRef/>
      </w:r>
      <w:r>
        <w:rPr>
          <w:sz w:val="20"/>
          <w:szCs w:val="20"/>
        </w:rPr>
        <w:t xml:space="preserve">Your original text had a reference back to the document itself: "described in </w:t>
      </w:r>
      <w:r>
        <w:rPr>
          <w:sz w:val="20"/>
          <w:szCs w:val="20"/>
          <w:u w:val="single"/>
        </w:rPr>
        <w:t>1.</w:t>
      </w:r>
      <w:r>
        <w:rPr>
          <w:sz w:val="20"/>
          <w:szCs w:val="20"/>
        </w:rPr>
        <w:t xml:space="preserve">1. described in </w:t>
      </w:r>
      <w:r>
        <w:rPr>
          <w:sz w:val="20"/>
          <w:szCs w:val="20"/>
          <w:u w:val="single"/>
        </w:rPr>
        <w:t>1.</w:t>
      </w:r>
      <w:r>
        <w:rPr>
          <w:sz w:val="20"/>
          <w:szCs w:val="20"/>
        </w:rPr>
        <w:t>1. " In general, you can try to avoid these. Keep in mind, each time you do something like this, you force human readers to somehow put more information into their heads. So in a general paragraph like this, the extra precision is not needed.  Naturally, in a legal contract the situation would be different.</w:t>
      </w:r>
    </w:p>
  </w:comment>
  <w:comment w:id="128" w:author="Ritley Kenneth" w:date="2025-12-09T05:28:00Z" w:initials="KR">
    <w:p w14:paraId="04DF67F6" w14:textId="77777777" w:rsidR="008F3D43" w:rsidRDefault="008F3D43" w:rsidP="008F3D43">
      <w:r>
        <w:rPr>
          <w:rStyle w:val="Kommentarzeichen"/>
        </w:rPr>
        <w:annotationRef/>
      </w:r>
      <w:r>
        <w:rPr>
          <w:sz w:val="20"/>
          <w:szCs w:val="20"/>
        </w:rPr>
        <w:t>I like this section - but I recommend we "park it" for now. It is a bit short and thin - but after we see the rest of the report, we can then see what makes sense to write here.</w:t>
      </w:r>
    </w:p>
  </w:comment>
  <w:comment w:id="244" w:author="Ritley Kenneth" w:date="2025-12-09T05:40:00Z" w:initials="KR">
    <w:p w14:paraId="6D657CF0" w14:textId="77777777" w:rsidR="006A47FA" w:rsidRDefault="006A47FA" w:rsidP="006A47FA">
      <w:r>
        <w:rPr>
          <w:rStyle w:val="Kommentarzeichen"/>
        </w:rPr>
        <w:annotationRef/>
      </w:r>
      <w:r>
        <w:rPr>
          <w:sz w:val="20"/>
          <w:szCs w:val="20"/>
        </w:rPr>
        <w:t xml:space="preserve">I would use this reference instead: </w:t>
      </w:r>
      <w:hyperlink r:id="rId2" w:history="1">
        <w:r w:rsidRPr="00DD67B6">
          <w:rPr>
            <w:rStyle w:val="Hyperlink"/>
            <w:sz w:val="20"/>
            <w:szCs w:val="20"/>
          </w:rPr>
          <w:t>https://en.wikipedia.org/wiki/Risk_management</w:t>
        </w:r>
      </w:hyperlink>
    </w:p>
  </w:comment>
  <w:comment w:id="281" w:author="Ritley Kenneth" w:date="2025-12-09T05:45:00Z" w:initials="KR">
    <w:p w14:paraId="02EF23EF" w14:textId="77777777" w:rsidR="00BA5F5B" w:rsidRDefault="00BA5F5B" w:rsidP="00BA5F5B">
      <w:r>
        <w:rPr>
          <w:rStyle w:val="Kommentarzeichen"/>
        </w:rPr>
        <w:annotationRef/>
      </w:r>
      <w:r>
        <w:rPr>
          <w:sz w:val="20"/>
          <w:szCs w:val="20"/>
        </w:rPr>
        <w:t>Be a bit careful here with citing the table. If the table were to occur somewhere else, a cititation would be good. But . . . if the table or figure occurs immediately near the text, then I would just say "in the following figure" or "in the following table"</w:t>
      </w:r>
    </w:p>
    <w:p w14:paraId="2B424139" w14:textId="77777777" w:rsidR="00BA5F5B" w:rsidRDefault="00BA5F5B" w:rsidP="00BA5F5B"/>
    <w:p w14:paraId="7EF44C4A" w14:textId="77777777" w:rsidR="00BA5F5B" w:rsidRDefault="00BA5F5B" w:rsidP="00BA5F5B">
      <w:r>
        <w:rPr>
          <w:sz w:val="20"/>
          <w:szCs w:val="20"/>
        </w:rPr>
        <w:t>Remember each time you cite something with a number, it causes the human brains to allocate more energy and memory - and this is very tiring for the reader.</w:t>
      </w:r>
    </w:p>
  </w:comment>
  <w:comment w:id="298" w:author="Ritley Kenneth" w:date="2025-12-09T05:49:00Z" w:initials="KR">
    <w:p w14:paraId="081FF025" w14:textId="77777777" w:rsidR="001E7200" w:rsidRDefault="001E7200" w:rsidP="001E7200">
      <w:r>
        <w:rPr>
          <w:rStyle w:val="Kommentarzeichen"/>
        </w:rPr>
        <w:annotationRef/>
      </w:r>
      <w:r>
        <w:rPr>
          <w:sz w:val="20"/>
          <w:szCs w:val="20"/>
        </w:rPr>
        <w:t>a bit too much detail; i would remove this.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5C3DC5" w15:done="0"/>
  <w15:commentEx w15:paraId="3EAC99AA" w15:done="0"/>
  <w15:commentEx w15:paraId="6D0F241E" w15:done="0"/>
  <w15:commentEx w15:paraId="505767E1" w15:done="0"/>
  <w15:commentEx w15:paraId="4B811B9D" w15:done="0"/>
  <w15:commentEx w15:paraId="45BE351A" w15:done="0"/>
  <w15:commentEx w15:paraId="04DF67F6" w15:done="0"/>
  <w15:commentEx w15:paraId="6D657CF0" w15:done="0"/>
  <w15:commentEx w15:paraId="7EF44C4A" w15:done="0"/>
  <w15:commentEx w15:paraId="081FF0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D70F53" w16cex:dateUtc="2025-12-09T03:45:00Z"/>
  <w16cex:commentExtensible w16cex:durableId="69E9A9E3" w16cex:dateUtc="2025-12-09T04:00:00Z"/>
  <w16cex:commentExtensible w16cex:durableId="0EDEB83C" w16cex:dateUtc="2025-12-09T03:57:00Z"/>
  <w16cex:commentExtensible w16cex:durableId="05C88447" w16cex:dateUtc="2025-12-09T04:06:00Z"/>
  <w16cex:commentExtensible w16cex:durableId="54821B2F" w16cex:dateUtc="2025-12-09T04:10:00Z"/>
  <w16cex:commentExtensible w16cex:durableId="30A9CD05" w16cex:dateUtc="2025-12-09T04:27:00Z"/>
  <w16cex:commentExtensible w16cex:durableId="7F82FF19" w16cex:dateUtc="2025-12-09T04:28:00Z"/>
  <w16cex:commentExtensible w16cex:durableId="6F06C278" w16cex:dateUtc="2025-12-09T04:40:00Z"/>
  <w16cex:commentExtensible w16cex:durableId="02E5467E" w16cex:dateUtc="2025-12-09T04:45:00Z"/>
  <w16cex:commentExtensible w16cex:durableId="4D7A3861" w16cex:dateUtc="2025-12-09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5C3DC5" w16cid:durableId="62D70F53"/>
  <w16cid:commentId w16cid:paraId="3EAC99AA" w16cid:durableId="69E9A9E3"/>
  <w16cid:commentId w16cid:paraId="6D0F241E" w16cid:durableId="0EDEB83C"/>
  <w16cid:commentId w16cid:paraId="505767E1" w16cid:durableId="05C88447"/>
  <w16cid:commentId w16cid:paraId="4B811B9D" w16cid:durableId="54821B2F"/>
  <w16cid:commentId w16cid:paraId="45BE351A" w16cid:durableId="30A9CD05"/>
  <w16cid:commentId w16cid:paraId="04DF67F6" w16cid:durableId="7F82FF19"/>
  <w16cid:commentId w16cid:paraId="6D657CF0" w16cid:durableId="6F06C278"/>
  <w16cid:commentId w16cid:paraId="7EF44C4A" w16cid:durableId="02E5467E"/>
  <w16cid:commentId w16cid:paraId="081FF025" w16cid:durableId="4D7A38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782A8" w14:textId="77777777" w:rsidR="00F254FD" w:rsidRDefault="00F254FD">
      <w:r>
        <w:separator/>
      </w:r>
    </w:p>
  </w:endnote>
  <w:endnote w:type="continuationSeparator" w:id="0">
    <w:p w14:paraId="0E11048F" w14:textId="77777777" w:rsidR="00F254FD" w:rsidRDefault="00F25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B9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2192" behindDoc="1" locked="0" layoutInCell="1" allowOverlap="1" wp14:anchorId="4C3C7D19" wp14:editId="4C3C7D1A">
              <wp:simplePos x="0" y="0"/>
              <wp:positionH relativeFrom="page">
                <wp:posOffset>6885114</wp:posOffset>
              </wp:positionH>
              <wp:positionV relativeFrom="page">
                <wp:posOffset>10564424</wp:posOffset>
              </wp:positionV>
              <wp:extent cx="186055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4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w w:val="85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w w:val="85"/>
                              <w:sz w:val="20"/>
                            </w:rPr>
                            <w:t>iii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w w:val="8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19" id="_x0000_t202" coordsize="21600,21600" o:spt="202" path="m,l,21600r21600,l21600,xe">
              <v:stroke joinstyle="miter"/>
              <v:path gradientshapeok="t" o:connecttype="rect"/>
            </v:shapetype>
            <v:shape id="Textbox 6" o:spid="_x0000_s1170" type="#_x0000_t202" style="position:absolute;margin-left:542.15pt;margin-top:831.85pt;width:14.65pt;height:15.3pt;z-index:-174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" filled="f" stroked="f">
              <v:textbox inset="0,0,0,0">
                <w:txbxContent>
                  <w:p w14:paraId="4C3C7DE4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w w:val="85"/>
                        <w:sz w:val="20"/>
                      </w:rPr>
                      <w:instrText xml:space="preserve"> PAGE  \* roman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w w:val="85"/>
                        <w:sz w:val="20"/>
                      </w:rPr>
                      <w:t>iii</w:t>
                    </w:r>
                    <w:r>
                      <w:rPr>
                        <w:rFonts w:ascii="Arial Black"/>
                        <w:color w:val="FAC300"/>
                        <w:spacing w:val="-5"/>
                        <w:w w:val="8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BB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BE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4752" behindDoc="1" locked="0" layoutInCell="1" allowOverlap="1" wp14:anchorId="4C3C7D21" wp14:editId="4C3C7D22">
              <wp:simplePos x="0" y="0"/>
              <wp:positionH relativeFrom="page">
                <wp:posOffset>527304</wp:posOffset>
              </wp:positionH>
              <wp:positionV relativeFrom="page">
                <wp:posOffset>10564424</wp:posOffset>
              </wp:positionV>
              <wp:extent cx="124460" cy="1943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8" w14:textId="77777777" w:rsidR="000655EC" w:rsidRDefault="00000000">
                          <w:pPr>
                            <w:spacing w:before="10"/>
                            <w:ind w:left="2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w w:val="90"/>
                              <w:sz w:val="20"/>
                            </w:rPr>
                            <w:t>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2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173" type="#_x0000_t202" style="position:absolute;margin-left:41.5pt;margin-top:831.85pt;width:9.8pt;height:15.3pt;z-index:-174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" filled="f" stroked="f">
              <v:textbox inset="0,0,0,0">
                <w:txbxContent>
                  <w:p w14:paraId="4C3C7DE8" w14:textId="77777777" w:rsidR="000655EC" w:rsidRDefault="00000000">
                    <w:pPr>
                      <w:spacing w:before="10"/>
                      <w:ind w:left="2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w w:val="90"/>
                        <w:sz w:val="20"/>
                      </w:rPr>
                      <w:t>vi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BF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4240" behindDoc="1" locked="0" layoutInCell="1" allowOverlap="1" wp14:anchorId="4C3C7D23" wp14:editId="4C3C7D24">
              <wp:simplePos x="0" y="0"/>
              <wp:positionH relativeFrom="page">
                <wp:posOffset>6915225</wp:posOffset>
              </wp:positionH>
              <wp:positionV relativeFrom="page">
                <wp:posOffset>10564437</wp:posOffset>
              </wp:positionV>
              <wp:extent cx="155575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7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10"/>
                              <w:w w:val="9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w w:val="95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w w:val="9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w w:val="95"/>
                              <w:sz w:val="20"/>
                            </w:rPr>
                            <w:t>v</w:t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w w:val="9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23" id="_x0000_t202" coordsize="21600,21600" o:spt="202" path="m,l,21600r21600,l21600,xe">
              <v:stroke joinstyle="miter"/>
              <v:path gradientshapeok="t" o:connecttype="rect"/>
            </v:shapetype>
            <v:shape id="Textbox 10" o:spid="_x0000_s1174" type="#_x0000_t202" style="position:absolute;margin-left:544.5pt;margin-top:831.85pt;width:12.25pt;height:15.3pt;z-index:-174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" filled="f" stroked="f">
              <v:textbox inset="0,0,0,0">
                <w:txbxContent>
                  <w:p w14:paraId="4C3C7DE7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10"/>
                        <w:w w:val="9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10"/>
                        <w:w w:val="95"/>
                        <w:sz w:val="20"/>
                      </w:rPr>
                      <w:instrText xml:space="preserve"> PAGE  \* roman </w:instrText>
                    </w:r>
                    <w:r>
                      <w:rPr>
                        <w:rFonts w:ascii="Arial Black"/>
                        <w:color w:val="FAC300"/>
                        <w:spacing w:val="-10"/>
                        <w:w w:val="9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10"/>
                        <w:w w:val="95"/>
                        <w:sz w:val="20"/>
                      </w:rPr>
                      <w:t>v</w:t>
                    </w:r>
                    <w:r>
                      <w:rPr>
                        <w:rFonts w:ascii="Arial Black"/>
                        <w:color w:val="FAC300"/>
                        <w:spacing w:val="-10"/>
                        <w:w w:val="9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1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5776" behindDoc="1" locked="0" layoutInCell="1" allowOverlap="1" wp14:anchorId="4C3C7D25" wp14:editId="4C3C7D26">
              <wp:simplePos x="0" y="0"/>
              <wp:positionH relativeFrom="page">
                <wp:posOffset>527304</wp:posOffset>
              </wp:positionH>
              <wp:positionV relativeFrom="page">
                <wp:posOffset>10564424</wp:posOffset>
              </wp:positionV>
              <wp:extent cx="10160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A" w14:textId="77777777" w:rsidR="000655EC" w:rsidRDefault="00000000">
                          <w:pPr>
                            <w:spacing w:before="10"/>
                            <w:ind w:left="2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25" id="_x0000_t202" coordsize="21600,21600" o:spt="202" path="m,l,21600r21600,l21600,xe">
              <v:stroke joinstyle="miter"/>
              <v:path gradientshapeok="t" o:connecttype="rect"/>
            </v:shapetype>
            <v:shape id="Textbox 14" o:spid="_x0000_s1175" type="#_x0000_t202" style="position:absolute;margin-left:41.5pt;margin-top:831.85pt;width:8pt;height:15.3pt;z-index:-174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" filled="f" stroked="f">
              <v:textbox inset="0,0,0,0">
                <w:txbxContent>
                  <w:p w14:paraId="4C3C7DEA" w14:textId="77777777" w:rsidR="000655EC" w:rsidRDefault="00000000">
                    <w:pPr>
                      <w:spacing w:before="10"/>
                      <w:ind w:left="2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2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5264" behindDoc="1" locked="0" layoutInCell="1" allowOverlap="1" wp14:anchorId="4C3C7D27" wp14:editId="4C3C7D28">
              <wp:simplePos x="0" y="0"/>
              <wp:positionH relativeFrom="page">
                <wp:posOffset>6905980</wp:posOffset>
              </wp:positionH>
              <wp:positionV relativeFrom="page">
                <wp:posOffset>10564424</wp:posOffset>
              </wp:positionV>
              <wp:extent cx="16510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9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2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176" type="#_x0000_t202" style="position:absolute;margin-left:543.8pt;margin-top:831.85pt;width:13pt;height:15.3pt;z-index:-174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" filled="f" stroked="f">
              <v:textbox inset="0,0,0,0">
                <w:txbxContent>
                  <w:p w14:paraId="4C3C7DE9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6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8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7824" behindDoc="1" locked="0" layoutInCell="1" allowOverlap="1" wp14:anchorId="4C3C7D2D" wp14:editId="4C3C7D2E">
              <wp:simplePos x="0" y="0"/>
              <wp:positionH relativeFrom="page">
                <wp:posOffset>501904</wp:posOffset>
              </wp:positionH>
              <wp:positionV relativeFrom="page">
                <wp:posOffset>10564424</wp:posOffset>
              </wp:positionV>
              <wp:extent cx="203200" cy="1943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D" w14:textId="77777777" w:rsidR="000655EC" w:rsidRDefault="00000000">
                          <w:pPr>
                            <w:spacing w:before="10"/>
                            <w:ind w:left="59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9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9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9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9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 Black"/>
                              <w:color w:val="FAC300"/>
                              <w:spacing w:val="-9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2D" id="_x0000_t202" coordsize="21600,21600" o:spt="202" path="m,l,21600r21600,l21600,xe">
              <v:stroke joinstyle="miter"/>
              <v:path gradientshapeok="t" o:connecttype="rect"/>
            </v:shapetype>
            <v:shape id="Textbox 19" o:spid="_x0000_s1178" type="#_x0000_t202" style="position:absolute;margin-left:39.5pt;margin-top:831.85pt;width:16pt;height:15.3pt;z-index:-174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" filled="f" stroked="f">
              <v:textbox inset="0,0,0,0">
                <w:txbxContent>
                  <w:p w14:paraId="4C3C7DED" w14:textId="77777777" w:rsidR="000655EC" w:rsidRDefault="00000000">
                    <w:pPr>
                      <w:spacing w:before="10"/>
                      <w:ind w:left="59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9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9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9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9"/>
                        <w:sz w:val="20"/>
                      </w:rPr>
                      <w:t>10</w:t>
                    </w:r>
                    <w:r>
                      <w:rPr>
                        <w:rFonts w:ascii="Arial Black"/>
                        <w:color w:val="FAC300"/>
                        <w:spacing w:val="-9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9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7312" behindDoc="1" locked="0" layoutInCell="1" allowOverlap="1" wp14:anchorId="4C3C7D2F" wp14:editId="4C3C7D30">
              <wp:simplePos x="0" y="0"/>
              <wp:positionH relativeFrom="page">
                <wp:posOffset>6905980</wp:posOffset>
              </wp:positionH>
              <wp:positionV relativeFrom="page">
                <wp:posOffset>10564424</wp:posOffset>
              </wp:positionV>
              <wp:extent cx="165100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C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2F" id="_x0000_t202" coordsize="21600,21600" o:spt="202" path="m,l,21600r21600,l21600,xe">
              <v:stroke joinstyle="miter"/>
              <v:path gradientshapeok="t" o:connecttype="rect"/>
            </v:shapetype>
            <v:shape id="Textbox 18" o:spid="_x0000_s1179" type="#_x0000_t202" style="position:absolute;margin-left:543.8pt;margin-top:831.85pt;width:13pt;height:15.3pt;z-index:-174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" filled="f" stroked="f">
              <v:textbox inset="0,0,0,0">
                <w:txbxContent>
                  <w:p w14:paraId="4C3C7DEC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t>5</w:t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C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0896" behindDoc="1" locked="0" layoutInCell="1" allowOverlap="1" wp14:anchorId="4C3C7D39" wp14:editId="4C3C7D3A">
              <wp:simplePos x="0" y="0"/>
              <wp:positionH relativeFrom="page">
                <wp:posOffset>501904</wp:posOffset>
              </wp:positionH>
              <wp:positionV relativeFrom="page">
                <wp:posOffset>10564424</wp:posOffset>
              </wp:positionV>
              <wp:extent cx="16510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1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39" id="_x0000_t202" coordsize="21600,21600" o:spt="202" path="m,l,21600r21600,l21600,xe">
              <v:stroke joinstyle="miter"/>
              <v:path gradientshapeok="t" o:connecttype="rect"/>
            </v:shapetype>
            <v:shape id="Textbox 26" o:spid="_x0000_s1182" type="#_x0000_t202" style="position:absolute;margin-left:39.5pt;margin-top:831.85pt;width:13pt;height:15.3pt;z-index:-174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" filled="f" stroked="f">
              <v:textbox inset="0,0,0,0">
                <w:txbxContent>
                  <w:p w14:paraId="4C3C7DF1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t>8</w:t>
                    </w: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D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0384" behindDoc="1" locked="0" layoutInCell="1" allowOverlap="1" wp14:anchorId="4C3C7D3B" wp14:editId="4C3C7D3C">
              <wp:simplePos x="0" y="0"/>
              <wp:positionH relativeFrom="page">
                <wp:posOffset>6855473</wp:posOffset>
              </wp:positionH>
              <wp:positionV relativeFrom="page">
                <wp:posOffset>10564424</wp:posOffset>
              </wp:positionV>
              <wp:extent cx="215900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0" w14:textId="77777777" w:rsidR="000655EC" w:rsidRDefault="00000000">
                          <w:pPr>
                            <w:spacing w:before="10"/>
                            <w:ind w:left="2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3B" id="_x0000_t202" coordsize="21600,21600" o:spt="202" path="m,l,21600r21600,l21600,xe">
              <v:stroke joinstyle="miter"/>
              <v:path gradientshapeok="t" o:connecttype="rect"/>
            </v:shapetype>
            <v:shape id="Textbox 25" o:spid="_x0000_s1183" type="#_x0000_t202" style="position:absolute;margin-left:539.8pt;margin-top:831.85pt;width:17pt;height:15.3pt;z-index:-174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" filled="f" stroked="f">
              <v:textbox inset="0,0,0,0">
                <w:txbxContent>
                  <w:p w14:paraId="4C3C7DF0" w14:textId="77777777" w:rsidR="000655EC" w:rsidRDefault="00000000">
                    <w:pPr>
                      <w:spacing w:before="10"/>
                      <w:ind w:left="2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11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F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1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1920" behindDoc="1" locked="0" layoutInCell="1" allowOverlap="1" wp14:anchorId="4C3C7D3D" wp14:editId="4C3C7D3E">
              <wp:simplePos x="0" y="0"/>
              <wp:positionH relativeFrom="page">
                <wp:posOffset>527304</wp:posOffset>
              </wp:positionH>
              <wp:positionV relativeFrom="page">
                <wp:posOffset>10564424</wp:posOffset>
              </wp:positionV>
              <wp:extent cx="177800" cy="19431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3" w14:textId="77777777" w:rsidR="000655EC" w:rsidRDefault="00000000">
                          <w:pPr>
                            <w:spacing w:before="10"/>
                            <w:ind w:left="2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3D" id="_x0000_t202" coordsize="21600,21600" o:spt="202" path="m,l,21600r21600,l21600,xe">
              <v:stroke joinstyle="miter"/>
              <v:path gradientshapeok="t" o:connecttype="rect"/>
            </v:shapetype>
            <v:shape id="Textbox 43" o:spid="_x0000_s1184" type="#_x0000_t202" style="position:absolute;margin-left:41.5pt;margin-top:831.85pt;width:14pt;height:15.3pt;z-index:-174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" filled="f" stroked="f">
              <v:textbox inset="0,0,0,0">
                <w:txbxContent>
                  <w:p w14:paraId="4C3C7DF3" w14:textId="77777777" w:rsidR="000655EC" w:rsidRDefault="00000000">
                    <w:pPr>
                      <w:spacing w:before="10"/>
                      <w:ind w:left="2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2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1408" behindDoc="1" locked="0" layoutInCell="1" allowOverlap="1" wp14:anchorId="4C3C7D3F" wp14:editId="4C3C7D40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2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3F" id="_x0000_t202" coordsize="21600,21600" o:spt="202" path="m,l,21600r21600,l21600,xe">
              <v:stroke joinstyle="miter"/>
              <v:path gradientshapeok="t" o:connecttype="rect"/>
            </v:shapetype>
            <v:shape id="Textbox 42" o:spid="_x0000_s1185" type="#_x0000_t202" style="position:absolute;margin-left:537.8pt;margin-top:831.85pt;width:19pt;height:15.3pt;z-index:-174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" filled="f" stroked="f">
              <v:textbox inset="0,0,0,0">
                <w:txbxContent>
                  <w:p w14:paraId="4C3C7DF2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13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5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2432" behindDoc="1" locked="0" layoutInCell="1" allowOverlap="1" wp14:anchorId="4C3C7D41" wp14:editId="4C3C7D42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4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41" id="_x0000_t202" coordsize="21600,21600" o:spt="202" path="m,l,21600r21600,l21600,xe">
              <v:stroke joinstyle="miter"/>
              <v:path gradientshapeok="t" o:connecttype="rect"/>
            </v:shapetype>
            <v:shape id="Textbox 48" o:spid="_x0000_s1186" type="#_x0000_t202" style="position:absolute;margin-left:537.8pt;margin-top:831.85pt;width:19pt;height:15.3pt;z-index:-174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" filled="f" stroked="f">
              <v:textbox inset="0,0,0,0">
                <w:txbxContent>
                  <w:p w14:paraId="4C3C7DF4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15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7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9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2944" behindDoc="1" locked="0" layoutInCell="1" allowOverlap="1" wp14:anchorId="4C3C7D43" wp14:editId="4C3C7D44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5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43" id="_x0000_t202" coordsize="21600,21600" o:spt="202" path="m,l,21600r21600,l21600,xe">
              <v:stroke joinstyle="miter"/>
              <v:path gradientshapeok="t" o:connecttype="rect"/>
            </v:shapetype>
            <v:shape id="Textbox 50" o:spid="_x0000_s1187" type="#_x0000_t202" style="position:absolute;margin-left:537.8pt;margin-top:831.85pt;width:19pt;height:15.3pt;z-index:-174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" filled="f" stroked="f">
              <v:textbox inset="0,0,0,0">
                <w:txbxContent>
                  <w:p w14:paraId="4C3C7DF5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17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B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D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3968" behindDoc="1" locked="0" layoutInCell="1" allowOverlap="1" wp14:anchorId="4C3C7D45" wp14:editId="4C3C7D46">
              <wp:simplePos x="0" y="0"/>
              <wp:positionH relativeFrom="page">
                <wp:posOffset>501904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7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45" id="_x0000_t202" coordsize="21600,21600" o:spt="202" path="m,l,21600r21600,l21600,xe">
              <v:stroke joinstyle="miter"/>
              <v:path gradientshapeok="t" o:connecttype="rect"/>
            </v:shapetype>
            <v:shape id="Textbox 52" o:spid="_x0000_s1188" type="#_x0000_t202" style="position:absolute;margin-left:39.5pt;margin-top:831.85pt;width:19pt;height:15.3pt;z-index:-174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" filled="f" stroked="f">
              <v:textbox inset="0,0,0,0">
                <w:txbxContent>
                  <w:p w14:paraId="4C3C7DF7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20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E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3456" behindDoc="1" locked="0" layoutInCell="1" allowOverlap="1" wp14:anchorId="4C3C7D47" wp14:editId="4C3C7D48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6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47" id="_x0000_t202" coordsize="21600,21600" o:spt="202" path="m,l,21600r21600,l21600,xe">
              <v:stroke joinstyle="miter"/>
              <v:path gradientshapeok="t" o:connecttype="rect"/>
            </v:shapetype>
            <v:shape id="Textbox 51" o:spid="_x0000_s1189" type="#_x0000_t202" style="position:absolute;margin-left:537.8pt;margin-top:831.85pt;width:19pt;height:15.3pt;z-index:-174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" filled="f" stroked="f">
              <v:textbox inset="0,0,0,0">
                <w:txbxContent>
                  <w:p w14:paraId="4C3C7DF6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19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1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7040" behindDoc="1" locked="0" layoutInCell="1" allowOverlap="1" wp14:anchorId="4C3C7D51" wp14:editId="4C3C7D52">
              <wp:simplePos x="0" y="0"/>
              <wp:positionH relativeFrom="page">
                <wp:posOffset>501904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B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22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51" id="_x0000_t202" coordsize="21600,21600" o:spt="202" path="m,l,21600r21600,l21600,xe">
              <v:stroke joinstyle="miter"/>
              <v:path gradientshapeok="t" o:connecttype="rect"/>
            </v:shapetype>
            <v:shape id="Textbox 60" o:spid="_x0000_s1192" type="#_x0000_t202" style="position:absolute;margin-left:39.5pt;margin-top:831.85pt;width:19pt;height:15.3pt;z-index:-174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" filled="f" stroked="f">
              <v:textbox inset="0,0,0,0">
                <w:txbxContent>
                  <w:p w14:paraId="4C3C7DFB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22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2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6528" behindDoc="1" locked="0" layoutInCell="1" allowOverlap="1" wp14:anchorId="4C3C7D53" wp14:editId="4C3C7D54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A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21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53" id="_x0000_t202" coordsize="21600,21600" o:spt="202" path="m,l,21600r21600,l21600,xe">
              <v:stroke joinstyle="miter"/>
              <v:path gradientshapeok="t" o:connecttype="rect"/>
            </v:shapetype>
            <v:shape id="Textbox 59" o:spid="_x0000_s1193" type="#_x0000_t202" style="position:absolute;margin-left:537.8pt;margin-top:831.85pt;width:19pt;height:15.3pt;z-index:-174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" filled="f" stroked="f">
              <v:textbox inset="0,0,0,0">
                <w:txbxContent>
                  <w:p w14:paraId="4C3C7DFA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21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5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0112" behindDoc="1" locked="0" layoutInCell="1" allowOverlap="1" wp14:anchorId="4C3C7D5D" wp14:editId="4C3C7D5E">
              <wp:simplePos x="0" y="0"/>
              <wp:positionH relativeFrom="page">
                <wp:posOffset>501904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F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26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5D" id="_x0000_t202" coordsize="21600,21600" o:spt="202" path="m,l,21600r21600,l21600,xe">
              <v:stroke joinstyle="miter"/>
              <v:path gradientshapeok="t" o:connecttype="rect"/>
            </v:shapetype>
            <v:shape id="Textbox 76" o:spid="_x0000_s1196" type="#_x0000_t202" style="position:absolute;margin-left:39.5pt;margin-top:831.85pt;width:19pt;height:15.3pt;z-index:-174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" filled="f" stroked="f">
              <v:textbox inset="0,0,0,0">
                <w:txbxContent>
                  <w:p w14:paraId="4C3C7DFF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26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6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9600" behindDoc="1" locked="0" layoutInCell="1" allowOverlap="1" wp14:anchorId="4C3C7D5F" wp14:editId="4C3C7D60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E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25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5F" id="_x0000_t202" coordsize="21600,21600" o:spt="202" path="m,l,21600r21600,l21600,xe">
              <v:stroke joinstyle="miter"/>
              <v:path gradientshapeok="t" o:connecttype="rect"/>
            </v:shapetype>
            <v:shape id="Textbox 75" o:spid="_x0000_s1197" type="#_x0000_t202" style="position:absolute;margin-left:537.8pt;margin-top:831.85pt;width:19pt;height:15.3pt;z-index:-174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" filled="f" stroked="f">
              <v:textbox inset="0,0,0,0">
                <w:txbxContent>
                  <w:p w14:paraId="4C3C7DFE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25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9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3184" behindDoc="1" locked="0" layoutInCell="1" allowOverlap="1" wp14:anchorId="4C3C7D69" wp14:editId="4C3C7D6A">
              <wp:simplePos x="0" y="0"/>
              <wp:positionH relativeFrom="page">
                <wp:posOffset>501904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140" name="Text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3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28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69" id="_x0000_t202" coordsize="21600,21600" o:spt="202" path="m,l,21600r21600,l21600,xe">
              <v:stroke joinstyle="miter"/>
              <v:path gradientshapeok="t" o:connecttype="rect"/>
            </v:shapetype>
            <v:shape id="Textbox 140" o:spid="_x0000_s1200" type="#_x0000_t202" style="position:absolute;margin-left:39.5pt;margin-top:831.85pt;width:19pt;height:15.3pt;z-index:-174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tnmAEAACIDAAAOAAAAZHJzL2Uyb0RvYy54bWysUt1u2yAUvp/Ud0DcN9hJNW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" filled="f" stroked="f">
              <v:textbox inset="0,0,0,0">
                <w:txbxContent>
                  <w:p w14:paraId="4C3C7E03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28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A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2672" behindDoc="1" locked="0" layoutInCell="1" allowOverlap="1" wp14:anchorId="4C3C7D6B" wp14:editId="4C3C7D6C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2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27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6B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201" type="#_x0000_t202" style="position:absolute;margin-left:537.8pt;margin-top:831.85pt;width:19pt;height:15.3pt;z-index:-174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t71mQEAACIDAAAOAAAAZHJzL2Uyb0RvYy54bWysUt1u2yAUvp/Ud0DcN9hJNW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" filled="f" stroked="f">
              <v:textbox inset="0,0,0,0">
                <w:txbxContent>
                  <w:p w14:paraId="4C3C7E02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27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C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E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3696" behindDoc="1" locked="0" layoutInCell="1" allowOverlap="1" wp14:anchorId="4C3C7D6D" wp14:editId="4C3C7D6E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349" name="Textbox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4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31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6D" id="_x0000_t202" coordsize="21600,21600" o:spt="202" path="m,l,21600r21600,l21600,xe">
              <v:stroke joinstyle="miter"/>
              <v:path gradientshapeok="t" o:connecttype="rect"/>
            </v:shapetype>
            <v:shape id="Textbox 349" o:spid="_x0000_s1202" type="#_x0000_t202" style="position:absolute;margin-left:537.8pt;margin-top:831.85pt;width:19pt;height:15.3pt;z-index:-174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nKEmQEAACIDAAAOAAAAZHJzL2Uyb0RvYy54bWysUt1u2yAUvp/Ud0DcN9hJNW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" filled="f" stroked="f">
              <v:textbox inset="0,0,0,0">
                <w:txbxContent>
                  <w:p w14:paraId="4C3C7E04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31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0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2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4208" behindDoc="1" locked="0" layoutInCell="1" allowOverlap="1" wp14:anchorId="4C3C7D6F" wp14:editId="4C3C7D70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350" name="Textbox 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5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33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6F" id="_x0000_t202" coordsize="21600,21600" o:spt="202" path="m,l,21600r21600,l21600,xe">
              <v:stroke joinstyle="miter"/>
              <v:path gradientshapeok="t" o:connecttype="rect"/>
            </v:shapetype>
            <v:shape id="Textbox 350" o:spid="_x0000_s1203" type="#_x0000_t202" style="position:absolute;margin-left:537.8pt;margin-top:831.85pt;width:19pt;height:15.3pt;z-index:-174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" filled="f" stroked="f">
              <v:textbox inset="0,0,0,0">
                <w:txbxContent>
                  <w:p w14:paraId="4C3C7E05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33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4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6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4720" behindDoc="1" locked="0" layoutInCell="1" allowOverlap="1" wp14:anchorId="4C3C7D71" wp14:editId="4C3C7D72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351" name="Textbox 3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6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35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71" id="_x0000_t202" coordsize="21600,21600" o:spt="202" path="m,l,21600r21600,l21600,xe">
              <v:stroke joinstyle="miter"/>
              <v:path gradientshapeok="t" o:connecttype="rect"/>
            </v:shapetype>
            <v:shape id="Textbox 351" o:spid="_x0000_s1204" type="#_x0000_t202" style="position:absolute;margin-left:537.8pt;margin-top:831.85pt;width:19pt;height:15.3pt;z-index:-174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" filled="f" stroked="f">
              <v:textbox inset="0,0,0,0">
                <w:txbxContent>
                  <w:p w14:paraId="4C3C7E06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35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8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A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5744" behindDoc="1" locked="0" layoutInCell="1" allowOverlap="1" wp14:anchorId="4C3C7D75" wp14:editId="4C3C7D76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353" name="Textbox 3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8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37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75" id="_x0000_t202" coordsize="21600,21600" o:spt="202" path="m,l,21600r21600,l21600,xe">
              <v:stroke joinstyle="miter"/>
              <v:path gradientshapeok="t" o:connecttype="rect"/>
            </v:shapetype>
            <v:shape id="Textbox 353" o:spid="_x0000_s1206" type="#_x0000_t202" style="position:absolute;margin-left:537.8pt;margin-top:831.85pt;width:19pt;height:15.3pt;z-index:-174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" filled="f" stroked="f">
              <v:textbox inset="0,0,0,0">
                <w:txbxContent>
                  <w:p w14:paraId="4C3C7E08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37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C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E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6768" behindDoc="1" locked="0" layoutInCell="1" allowOverlap="1" wp14:anchorId="4C3C7D79" wp14:editId="4C3C7D7A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355" name="Textbox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A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39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79" id="_x0000_t202" coordsize="21600,21600" o:spt="202" path="m,l,21600r21600,l21600,xe">
              <v:stroke joinstyle="miter"/>
              <v:path gradientshapeok="t" o:connecttype="rect"/>
            </v:shapetype>
            <v:shape id="Textbox 355" o:spid="_x0000_s1208" type="#_x0000_t202" style="position:absolute;margin-left:537.8pt;margin-top:831.85pt;width:19pt;height:15.3pt;z-index:-174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" filled="f" stroked="f">
              <v:textbox inset="0,0,0,0">
                <w:txbxContent>
                  <w:p w14:paraId="4C3C7E0A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39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0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2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7792" behindDoc="1" locked="0" layoutInCell="1" allowOverlap="1" wp14:anchorId="4C3C7D7D" wp14:editId="4C3C7D7E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357" name="Textbox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C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41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7D" id="_x0000_t202" coordsize="21600,21600" o:spt="202" path="m,l,21600r21600,l21600,xe">
              <v:stroke joinstyle="miter"/>
              <v:path gradientshapeok="t" o:connecttype="rect"/>
            </v:shapetype>
            <v:shape id="Textbox 357" o:spid="_x0000_s1210" type="#_x0000_t202" style="position:absolute;margin-left:537.8pt;margin-top:831.85pt;width:19pt;height:15.3pt;z-index:-174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saQmAEAACIDAAAOAAAAZHJzL2Uyb0RvYy54bWysUt1u2yAUvp/Ud0DcN9hpNG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" filled="f" stroked="f">
              <v:textbox inset="0,0,0,0">
                <w:txbxContent>
                  <w:p w14:paraId="4C3C7E0C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41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4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6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8816" behindDoc="1" locked="0" layoutInCell="1" allowOverlap="1" wp14:anchorId="4C3C7D81" wp14:editId="4C3C7D82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359" name="Textbox 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E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43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81" id="_x0000_t202" coordsize="21600,21600" o:spt="202" path="m,l,21600r21600,l21600,xe">
              <v:stroke joinstyle="miter"/>
              <v:path gradientshapeok="t" o:connecttype="rect"/>
            </v:shapetype>
            <v:shape id="Textbox 359" o:spid="_x0000_s1212" type="#_x0000_t202" style="position:absolute;margin-left:537.8pt;margin-top:831.85pt;width:19pt;height:15.3pt;z-index:-174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" filled="f" stroked="f">
              <v:textbox inset="0,0,0,0">
                <w:txbxContent>
                  <w:p w14:paraId="4C3C7E0E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43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8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B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1376" behindDoc="1" locked="0" layoutInCell="1" allowOverlap="1" wp14:anchorId="4C3C7D89" wp14:editId="4C3C7D8A">
              <wp:simplePos x="0" y="0"/>
              <wp:positionH relativeFrom="page">
                <wp:posOffset>527304</wp:posOffset>
              </wp:positionH>
              <wp:positionV relativeFrom="page">
                <wp:posOffset>10564424</wp:posOffset>
              </wp:positionV>
              <wp:extent cx="177800" cy="194310"/>
              <wp:effectExtent l="0" t="0" r="0" b="0"/>
              <wp:wrapNone/>
              <wp:docPr id="364" name="Text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12" w14:textId="77777777" w:rsidR="000655EC" w:rsidRDefault="00000000">
                          <w:pPr>
                            <w:spacing w:before="10"/>
                            <w:ind w:left="2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10"/>
                              <w:sz w:val="20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89" id="_x0000_t202" coordsize="21600,21600" o:spt="202" path="m,l,21600r21600,l21600,xe">
              <v:stroke joinstyle="miter"/>
              <v:path gradientshapeok="t" o:connecttype="rect"/>
            </v:shapetype>
            <v:shape id="Textbox 364" o:spid="_x0000_s1215" type="#_x0000_t202" style="position:absolute;margin-left:41.5pt;margin-top:831.85pt;width:14pt;height:15.3pt;z-index:-174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" filled="f" stroked="f">
              <v:textbox inset="0,0,0,0">
                <w:txbxContent>
                  <w:p w14:paraId="4C3C7E12" w14:textId="77777777" w:rsidR="000655EC" w:rsidRDefault="00000000">
                    <w:pPr>
                      <w:spacing w:before="10"/>
                      <w:ind w:left="2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10"/>
                        <w:sz w:val="20"/>
                      </w:rPr>
                      <w:t>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C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0864" behindDoc="1" locked="0" layoutInCell="1" allowOverlap="1" wp14:anchorId="4C3C7D8B" wp14:editId="4C3C7D8C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363" name="Textbox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11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45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8B" id="_x0000_t202" coordsize="21600,21600" o:spt="202" path="m,l,21600r21600,l21600,xe">
              <v:stroke joinstyle="miter"/>
              <v:path gradientshapeok="t" o:connecttype="rect"/>
            </v:shapetype>
            <v:shape id="Textbox 363" o:spid="_x0000_s1216" type="#_x0000_t202" style="position:absolute;margin-left:537.8pt;margin-top:831.85pt;width:19pt;height:15.3pt;z-index:-174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" filled="f" stroked="f">
              <v:textbox inset="0,0,0,0">
                <w:txbxContent>
                  <w:p w14:paraId="4C3C7E11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45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E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1888" behindDoc="1" locked="0" layoutInCell="1" allowOverlap="1" wp14:anchorId="4C3C7D8D" wp14:editId="4C3C7D8E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366" name="Textbox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13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47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8D" id="_x0000_t202" coordsize="21600,21600" o:spt="202" path="m,l,21600r21600,l21600,xe">
              <v:stroke joinstyle="miter"/>
              <v:path gradientshapeok="t" o:connecttype="rect"/>
            </v:shapetype>
            <v:shape id="Textbox 366" o:spid="_x0000_s1217" type="#_x0000_t202" style="position:absolute;margin-left:537.8pt;margin-top:831.85pt;width:19pt;height:15.3pt;z-index:-174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" filled="f" stroked="f">
              <v:textbox inset="0,0,0,0">
                <w:txbxContent>
                  <w:p w14:paraId="4C3C7E13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47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10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12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62400" behindDoc="1" locked="0" layoutInCell="1" allowOverlap="1" wp14:anchorId="4C3C7D8F" wp14:editId="4C3C7D90">
              <wp:simplePos x="0" y="0"/>
              <wp:positionH relativeFrom="page">
                <wp:posOffset>6830073</wp:posOffset>
              </wp:positionH>
              <wp:positionV relativeFrom="page">
                <wp:posOffset>10564424</wp:posOffset>
              </wp:positionV>
              <wp:extent cx="241300" cy="194310"/>
              <wp:effectExtent l="0" t="0" r="0" b="0"/>
              <wp:wrapNone/>
              <wp:docPr id="369" name="Textbox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14" w14:textId="77777777" w:rsidR="000655EC" w:rsidRDefault="00000000">
                          <w:pPr>
                            <w:spacing w:before="10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t>49</w:t>
                          </w:r>
                          <w:r>
                            <w:rPr>
                              <w:rFonts w:ascii="Arial Black"/>
                              <w:color w:val="FAC30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8F" id="_x0000_t202" coordsize="21600,21600" o:spt="202" path="m,l,21600r21600,l21600,xe">
              <v:stroke joinstyle="miter"/>
              <v:path gradientshapeok="t" o:connecttype="rect"/>
            </v:shapetype>
            <v:shape id="Textbox 369" o:spid="_x0000_s1218" type="#_x0000_t202" style="position:absolute;margin-left:537.8pt;margin-top:831.85pt;width:19pt;height:15.3pt;z-index:-174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" filled="f" stroked="f">
              <v:textbox inset="0,0,0,0">
                <w:txbxContent>
                  <w:p w14:paraId="4C3C7E14" w14:textId="77777777" w:rsidR="000655EC" w:rsidRDefault="00000000">
                    <w:pPr>
                      <w:spacing w:before="10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t>49</w:t>
                    </w:r>
                    <w:r>
                      <w:rPr>
                        <w:rFonts w:ascii="Arial Black"/>
                        <w:color w:val="FAC30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14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16" w14:textId="77777777" w:rsidR="000655EC" w:rsidRDefault="000655EC">
    <w:pPr>
      <w:pStyle w:val="Textkrper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8A0D" w14:textId="77777777" w:rsidR="00F254FD" w:rsidRDefault="00F254FD">
      <w:r>
        <w:separator/>
      </w:r>
    </w:p>
  </w:footnote>
  <w:footnote w:type="continuationSeparator" w:id="0">
    <w:p w14:paraId="1F2B15FB" w14:textId="77777777" w:rsidR="00F254FD" w:rsidRDefault="00F25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B8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1680" behindDoc="1" locked="0" layoutInCell="1" allowOverlap="1" wp14:anchorId="4C3C7D17" wp14:editId="4C3C7D18">
              <wp:simplePos x="0" y="0"/>
              <wp:positionH relativeFrom="page">
                <wp:posOffset>527304</wp:posOffset>
              </wp:positionH>
              <wp:positionV relativeFrom="page">
                <wp:posOffset>1101725</wp:posOffset>
              </wp:positionV>
              <wp:extent cx="1076325" cy="3752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325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3" w14:textId="77777777" w:rsidR="000655EC" w:rsidRDefault="00000000">
                          <w:pPr>
                            <w:spacing w:before="4"/>
                            <w:ind w:left="20"/>
                            <w:rPr>
                              <w:rFonts w:ascii="Arial Black"/>
                              <w:sz w:val="41"/>
                            </w:rPr>
                          </w:pPr>
                          <w:r>
                            <w:rPr>
                              <w:rFonts w:ascii="Arial Black"/>
                              <w:color w:val="687D91"/>
                              <w:spacing w:val="-2"/>
                              <w:w w:val="85"/>
                              <w:sz w:val="41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17" id="_x0000_t202" coordsize="21600,21600" o:spt="202" path="m,l,21600r21600,l21600,xe">
              <v:stroke joinstyle="miter"/>
              <v:path gradientshapeok="t" o:connecttype="rect"/>
            </v:shapetype>
            <v:shape id="Textbox 5" o:spid="_x0000_s1169" type="#_x0000_t202" style="position:absolute;margin-left:41.5pt;margin-top:86.75pt;width:84.75pt;height:29.55pt;z-index:-174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" filled="f" stroked="f">
              <v:textbox inset="0,0,0,0">
                <w:txbxContent>
                  <w:p w14:paraId="4C3C7DE3" w14:textId="77777777" w:rsidR="000655EC" w:rsidRDefault="00000000">
                    <w:pPr>
                      <w:spacing w:before="4"/>
                      <w:ind w:left="20"/>
                      <w:rPr>
                        <w:rFonts w:ascii="Arial Black"/>
                        <w:sz w:val="41"/>
                      </w:rPr>
                    </w:pPr>
                    <w:r>
                      <w:rPr>
                        <w:rFonts w:ascii="Arial Black"/>
                        <w:color w:val="687D91"/>
                        <w:spacing w:val="-2"/>
                        <w:w w:val="85"/>
                        <w:sz w:val="41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BA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BC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3216" behindDoc="1" locked="0" layoutInCell="1" allowOverlap="1" wp14:anchorId="4C3C7D1B" wp14:editId="4C3C7D1C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D3D9" id="Graphic 8" o:spid="_x0000_s1026" style="position:absolute;margin-left:42.5pt;margin-top:22.4pt;width:510.25pt;height:.1pt;z-index:-174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3728" behindDoc="1" locked="0" layoutInCell="1" allowOverlap="1" wp14:anchorId="4C3C7D1D" wp14:editId="4C3C7D1E">
              <wp:simplePos x="0" y="0"/>
              <wp:positionH relativeFrom="page">
                <wp:posOffset>527304</wp:posOffset>
              </wp:positionH>
              <wp:positionV relativeFrom="page">
                <wp:posOffset>102827</wp:posOffset>
              </wp:positionV>
              <wp:extent cx="478155" cy="1778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1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6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1D" id="_x0000_t202" coordsize="21600,21600" o:spt="202" path="m,l,21600r21600,l21600,xe">
              <v:stroke joinstyle="miter"/>
              <v:path gradientshapeok="t" o:connecttype="rect"/>
            </v:shapetype>
            <v:shape id="Textbox 9" o:spid="_x0000_s1171" type="#_x0000_t202" style="position:absolute;margin-left:41.5pt;margin-top:8.1pt;width:37.65pt;height:14pt;z-index:-174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" filled="f" stroked="f">
              <v:textbox inset="0,0,0,0">
                <w:txbxContent>
                  <w:p w14:paraId="4C3C7DE6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pacing w:val="-2"/>
                        <w:sz w:val="18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BD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2704" behindDoc="1" locked="0" layoutInCell="1" allowOverlap="1" wp14:anchorId="4C3C7D1F" wp14:editId="4C3C7D20">
              <wp:simplePos x="0" y="0"/>
              <wp:positionH relativeFrom="page">
                <wp:posOffset>527304</wp:posOffset>
              </wp:positionH>
              <wp:positionV relativeFrom="page">
                <wp:posOffset>1102919</wp:posOffset>
              </wp:positionV>
              <wp:extent cx="1123950" cy="3752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3950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5" w14:textId="77777777" w:rsidR="000655EC" w:rsidRDefault="00000000">
                          <w:pPr>
                            <w:spacing w:before="4"/>
                            <w:ind w:left="20"/>
                            <w:rPr>
                              <w:rFonts w:ascii="Arial Black"/>
                              <w:sz w:val="41"/>
                            </w:rPr>
                          </w:pPr>
                          <w:r>
                            <w:rPr>
                              <w:rFonts w:ascii="Arial Black"/>
                              <w:color w:val="687D91"/>
                              <w:spacing w:val="-2"/>
                              <w:w w:val="85"/>
                              <w:sz w:val="41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1F" id="_x0000_t202" coordsize="21600,21600" o:spt="202" path="m,l,21600r21600,l21600,xe">
              <v:stroke joinstyle="miter"/>
              <v:path gradientshapeok="t" o:connecttype="rect"/>
            </v:shapetype>
            <v:shape id="Textbox 7" o:spid="_x0000_s1172" type="#_x0000_t202" style="position:absolute;margin-left:41.5pt;margin-top:86.85pt;width:88.5pt;height:29.55pt;z-index:-174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" filled="f" stroked="f">
              <v:textbox inset="0,0,0,0">
                <w:txbxContent>
                  <w:p w14:paraId="4C3C7DE5" w14:textId="77777777" w:rsidR="000655EC" w:rsidRDefault="00000000">
                    <w:pPr>
                      <w:spacing w:before="4"/>
                      <w:ind w:left="20"/>
                      <w:rPr>
                        <w:rFonts w:ascii="Arial Black"/>
                        <w:sz w:val="41"/>
                      </w:rPr>
                    </w:pPr>
                    <w:r>
                      <w:rPr>
                        <w:rFonts w:ascii="Arial Black"/>
                        <w:color w:val="687D91"/>
                        <w:spacing w:val="-2"/>
                        <w:w w:val="85"/>
                        <w:sz w:val="41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0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3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6288" behindDoc="1" locked="0" layoutInCell="1" allowOverlap="1" wp14:anchorId="4C3C7D29" wp14:editId="4C3C7D2A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99029C" id="Graphic 15" o:spid="_x0000_s1026" style="position:absolute;margin-left:42.5pt;margin-top:22.4pt;width:510.25pt;height:.1pt;z-index:-174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6800" behindDoc="1" locked="0" layoutInCell="1" allowOverlap="1" wp14:anchorId="4C3C7D2B" wp14:editId="4C3C7D2C">
              <wp:simplePos x="0" y="0"/>
              <wp:positionH relativeFrom="page">
                <wp:posOffset>527304</wp:posOffset>
              </wp:positionH>
              <wp:positionV relativeFrom="page">
                <wp:posOffset>102827</wp:posOffset>
              </wp:positionV>
              <wp:extent cx="808990" cy="1778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B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z w:val="18"/>
                            </w:rPr>
                            <w:t>1.</w:t>
                          </w:r>
                          <w:r>
                            <w:rPr>
                              <w:color w:val="687D91"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2B" id="_x0000_t202" coordsize="21600,21600" o:spt="202" path="m,l,21600r21600,l21600,xe">
              <v:stroke joinstyle="miter"/>
              <v:path gradientshapeok="t" o:connecttype="rect"/>
            </v:shapetype>
            <v:shape id="Textbox 16" o:spid="_x0000_s1177" type="#_x0000_t202" style="position:absolute;margin-left:41.5pt;margin-top:8.1pt;width:63.7pt;height:14pt;z-index:-174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" filled="f" stroked="f">
              <v:textbox inset="0,0,0,0">
                <w:txbxContent>
                  <w:p w14:paraId="4C3C7DEB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z w:val="18"/>
                      </w:rPr>
                      <w:t>1.</w:t>
                    </w:r>
                    <w:r>
                      <w:rPr>
                        <w:color w:val="687D91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4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5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7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A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8336" behindDoc="1" locked="0" layoutInCell="1" allowOverlap="1" wp14:anchorId="4C3C7D31" wp14:editId="4C3C7D32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8A59C1" id="Graphic 20" o:spid="_x0000_s1026" style="position:absolute;margin-left:42.5pt;margin-top:22.4pt;width:510.25pt;height:.1pt;z-index:-174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8848" behindDoc="1" locked="0" layoutInCell="1" allowOverlap="1" wp14:anchorId="4C3C7D33" wp14:editId="4C3C7D34">
              <wp:simplePos x="0" y="0"/>
              <wp:positionH relativeFrom="page">
                <wp:posOffset>527304</wp:posOffset>
              </wp:positionH>
              <wp:positionV relativeFrom="page">
                <wp:posOffset>102827</wp:posOffset>
              </wp:positionV>
              <wp:extent cx="1225550" cy="1778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55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E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z w:val="18"/>
                            </w:rPr>
                            <w:t>2.</w:t>
                          </w:r>
                          <w:r>
                            <w:rPr>
                              <w:color w:val="687D91"/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Project</w:t>
                          </w:r>
                          <w:r>
                            <w:rPr>
                              <w:color w:val="687D91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33" id="_x0000_t202" coordsize="21600,21600" o:spt="202" path="m,l,21600r21600,l21600,xe">
              <v:stroke joinstyle="miter"/>
              <v:path gradientshapeok="t" o:connecttype="rect"/>
            </v:shapetype>
            <v:shape id="Textbox 21" o:spid="_x0000_s1180" type="#_x0000_t202" style="position:absolute;margin-left:41.5pt;margin-top:8.1pt;width:96.5pt;height:14pt;z-index:-174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" filled="f" stroked="f">
              <v:textbox inset="0,0,0,0">
                <w:txbxContent>
                  <w:p w14:paraId="4C3C7DEE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z w:val="18"/>
                      </w:rPr>
                      <w:t>2.</w:t>
                    </w:r>
                    <w:r>
                      <w:rPr>
                        <w:color w:val="687D91"/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Project</w:t>
                    </w:r>
                    <w:r>
                      <w:rPr>
                        <w:color w:val="687D91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B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39360" behindDoc="1" locked="0" layoutInCell="1" allowOverlap="1" wp14:anchorId="4C3C7D35" wp14:editId="4C3C7D36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F812EC" id="Graphic 22" o:spid="_x0000_s1026" style="position:absolute;margin-left:42.5pt;margin-top:22.4pt;width:510.25pt;height:.1pt;z-index:-174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39872" behindDoc="1" locked="0" layoutInCell="1" allowOverlap="1" wp14:anchorId="4C3C7D37" wp14:editId="4C3C7D38">
              <wp:simplePos x="0" y="0"/>
              <wp:positionH relativeFrom="page">
                <wp:posOffset>6506603</wp:posOffset>
              </wp:positionH>
              <wp:positionV relativeFrom="page">
                <wp:posOffset>102827</wp:posOffset>
              </wp:positionV>
              <wp:extent cx="526415" cy="1778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EF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z w:val="18"/>
                            </w:rPr>
                            <w:t>2.3.</w:t>
                          </w:r>
                          <w:r>
                            <w:rPr>
                              <w:color w:val="687D91"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Tools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37" id="_x0000_t202" coordsize="21600,21600" o:spt="202" path="m,l,21600r21600,l21600,xe">
              <v:stroke joinstyle="miter"/>
              <v:path gradientshapeok="t" o:connecttype="rect"/>
            </v:shapetype>
            <v:shape id="Textbox 23" o:spid="_x0000_s1181" type="#_x0000_t202" style="position:absolute;margin-left:512.35pt;margin-top:8.1pt;width:41.45pt;height:14pt;z-index:-174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" filled="f" stroked="f">
              <v:textbox inset="0,0,0,0">
                <w:txbxContent>
                  <w:p w14:paraId="4C3C7DEF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z w:val="18"/>
                      </w:rPr>
                      <w:t>2.3.</w:t>
                    </w:r>
                    <w:r>
                      <w:rPr>
                        <w:color w:val="687D91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Tools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CE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0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3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4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6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8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A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C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DF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4480" behindDoc="1" locked="0" layoutInCell="1" allowOverlap="1" wp14:anchorId="4C3C7D49" wp14:editId="4C3C7D4A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54" name="Graphic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F0C0B5" id="Graphic 54" o:spid="_x0000_s1026" style="position:absolute;margin-left:42.5pt;margin-top:22.4pt;width:510.25pt;height:.1pt;z-index:-174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4992" behindDoc="1" locked="0" layoutInCell="1" allowOverlap="1" wp14:anchorId="4C3C7D4B" wp14:editId="4C3C7D4C">
              <wp:simplePos x="0" y="0"/>
              <wp:positionH relativeFrom="page">
                <wp:posOffset>527304</wp:posOffset>
              </wp:positionH>
              <wp:positionV relativeFrom="page">
                <wp:posOffset>102827</wp:posOffset>
              </wp:positionV>
              <wp:extent cx="996950" cy="17780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69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8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z w:val="18"/>
                            </w:rPr>
                            <w:t>5.</w:t>
                          </w:r>
                          <w:r>
                            <w:rPr>
                              <w:color w:val="687D91"/>
                              <w:spacing w:val="3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Implementation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4B" id="_x0000_t202" coordsize="21600,21600" o:spt="202" path="m,l,21600r21600,l21600,xe">
              <v:stroke joinstyle="miter"/>
              <v:path gradientshapeok="t" o:connecttype="rect"/>
            </v:shapetype>
            <v:shape id="Textbox 55" o:spid="_x0000_s1190" type="#_x0000_t202" style="position:absolute;margin-left:41.5pt;margin-top:8.1pt;width:78.5pt;height:14pt;z-index:-174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P+mQEAACIDAAAOAAAAZHJzL2Uyb0RvYy54bWysUs2O0zAQviPxDpbvNGkl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" filled="f" stroked="f">
              <v:textbox inset="0,0,0,0">
                <w:txbxContent>
                  <w:p w14:paraId="4C3C7DF8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z w:val="18"/>
                      </w:rPr>
                      <w:t>5.</w:t>
                    </w:r>
                    <w:r>
                      <w:rPr>
                        <w:color w:val="687D91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Implementation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0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5504" behindDoc="1" locked="0" layoutInCell="1" allowOverlap="1" wp14:anchorId="4C3C7D4D" wp14:editId="4C3C7D4E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E3F11" id="Graphic 56" o:spid="_x0000_s1026" style="position:absolute;margin-left:42.5pt;margin-top:22.4pt;width:510.25pt;height:.1pt;z-index:-174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6016" behindDoc="1" locked="0" layoutInCell="1" allowOverlap="1" wp14:anchorId="4C3C7D4F" wp14:editId="4C3C7D50">
              <wp:simplePos x="0" y="0"/>
              <wp:positionH relativeFrom="page">
                <wp:posOffset>5171782</wp:posOffset>
              </wp:positionH>
              <wp:positionV relativeFrom="page">
                <wp:posOffset>102827</wp:posOffset>
              </wp:positionV>
              <wp:extent cx="1861185" cy="17780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11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9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z w:val="18"/>
                            </w:rPr>
                            <w:t>5.2.</w:t>
                          </w:r>
                          <w:r>
                            <w:rPr>
                              <w:color w:val="687D91"/>
                              <w:spacing w:val="2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Business</w:t>
                          </w:r>
                          <w:r>
                            <w:rPr>
                              <w:color w:val="687D91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Analysis,</w:t>
                          </w:r>
                          <w:r>
                            <w:rPr>
                              <w:color w:val="687D91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SAC</w:t>
                          </w:r>
                          <w:r>
                            <w:rPr>
                              <w:color w:val="687D91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687D91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5"/>
                              <w:sz w:val="18"/>
                            </w:rPr>
                            <w:t>DSP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4F" id="_x0000_t202" coordsize="21600,21600" o:spt="202" path="m,l,21600r21600,l21600,xe">
              <v:stroke joinstyle="miter"/>
              <v:path gradientshapeok="t" o:connecttype="rect"/>
            </v:shapetype>
            <v:shape id="Textbox 57" o:spid="_x0000_s1191" type="#_x0000_t202" style="position:absolute;margin-left:407.25pt;margin-top:8.1pt;width:146.55pt;height:14pt;z-index:-174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" filled="f" stroked="f">
              <v:textbox inset="0,0,0,0">
                <w:txbxContent>
                  <w:p w14:paraId="4C3C7DF9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z w:val="18"/>
                      </w:rPr>
                      <w:t>5.2.</w:t>
                    </w:r>
                    <w:r>
                      <w:rPr>
                        <w:color w:val="687D91"/>
                        <w:spacing w:val="25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Business</w:t>
                    </w:r>
                    <w:r>
                      <w:rPr>
                        <w:color w:val="687D91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Analysis,</w:t>
                    </w:r>
                    <w:r>
                      <w:rPr>
                        <w:color w:val="687D91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SAC</w:t>
                    </w:r>
                    <w:r>
                      <w:rPr>
                        <w:color w:val="687D91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and</w:t>
                    </w:r>
                    <w:r>
                      <w:rPr>
                        <w:color w:val="687D91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5"/>
                        <w:sz w:val="18"/>
                      </w:rPr>
                      <w:t>DSP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3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8576" behindDoc="1" locked="0" layoutInCell="1" allowOverlap="1" wp14:anchorId="4C3C7D55" wp14:editId="4C3C7D56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73" name="Graphic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1BFEA8" id="Graphic 73" o:spid="_x0000_s1026" style="position:absolute;margin-left:42.5pt;margin-top:22.4pt;width:510.25pt;height:.1pt;z-index:-174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9088" behindDoc="1" locked="0" layoutInCell="1" allowOverlap="1" wp14:anchorId="4C3C7D57" wp14:editId="4C3C7D58">
              <wp:simplePos x="0" y="0"/>
              <wp:positionH relativeFrom="page">
                <wp:posOffset>527304</wp:posOffset>
              </wp:positionH>
              <wp:positionV relativeFrom="page">
                <wp:posOffset>102827</wp:posOffset>
              </wp:positionV>
              <wp:extent cx="996950" cy="17780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69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D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z w:val="18"/>
                            </w:rPr>
                            <w:t>5.</w:t>
                          </w:r>
                          <w:r>
                            <w:rPr>
                              <w:color w:val="687D91"/>
                              <w:spacing w:val="3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Implementation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57" id="_x0000_t202" coordsize="21600,21600" o:spt="202" path="m,l,21600r21600,l21600,xe">
              <v:stroke joinstyle="miter"/>
              <v:path gradientshapeok="t" o:connecttype="rect"/>
            </v:shapetype>
            <v:shape id="Textbox 74" o:spid="_x0000_s1194" type="#_x0000_t202" style="position:absolute;margin-left:41.5pt;margin-top:8.1pt;width:78.5pt;height:14pt;z-index:-174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" filled="f" stroked="f">
              <v:textbox inset="0,0,0,0">
                <w:txbxContent>
                  <w:p w14:paraId="4C3C7DFD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z w:val="18"/>
                      </w:rPr>
                      <w:t>5.</w:t>
                    </w:r>
                    <w:r>
                      <w:rPr>
                        <w:color w:val="687D91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Implementation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4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7552" behindDoc="1" locked="0" layoutInCell="1" allowOverlap="1" wp14:anchorId="4C3C7D59" wp14:editId="4C3C7D5A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71" name="Graphic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EC9F6E" id="Graphic 71" o:spid="_x0000_s1026" style="position:absolute;margin-left:42.5pt;margin-top:22.4pt;width:510.25pt;height:.1pt;z-index:-174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48064" behindDoc="1" locked="0" layoutInCell="1" allowOverlap="1" wp14:anchorId="4C3C7D5B" wp14:editId="4C3C7D5C">
              <wp:simplePos x="0" y="0"/>
              <wp:positionH relativeFrom="page">
                <wp:posOffset>5202415</wp:posOffset>
              </wp:positionH>
              <wp:positionV relativeFrom="page">
                <wp:posOffset>102827</wp:posOffset>
              </wp:positionV>
              <wp:extent cx="1830705" cy="17780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0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DFC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5.3.</w:t>
                          </w:r>
                          <w:r>
                            <w:rPr>
                              <w:color w:val="687D91"/>
                              <w:spacing w:val="3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Business</w:t>
                          </w:r>
                          <w:r>
                            <w:rPr>
                              <w:color w:val="687D91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Analysis,</w:t>
                          </w:r>
                          <w:r>
                            <w:rPr>
                              <w:color w:val="687D91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AWS</w:t>
                          </w:r>
                          <w:r>
                            <w:rPr>
                              <w:color w:val="687D91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Athena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5B" id="_x0000_t202" coordsize="21600,21600" o:spt="202" path="m,l,21600r21600,l21600,xe">
              <v:stroke joinstyle="miter"/>
              <v:path gradientshapeok="t" o:connecttype="rect"/>
            </v:shapetype>
            <v:shape id="Textbox 72" o:spid="_x0000_s1195" type="#_x0000_t202" style="position:absolute;margin-left:409.65pt;margin-top:8.1pt;width:144.15pt;height:14pt;z-index:-174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" filled="f" stroked="f">
              <v:textbox inset="0,0,0,0">
                <w:txbxContent>
                  <w:p w14:paraId="4C3C7DFC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pacing w:val="-2"/>
                        <w:sz w:val="18"/>
                      </w:rPr>
                      <w:t>5.3.</w:t>
                    </w:r>
                    <w:r>
                      <w:rPr>
                        <w:color w:val="687D91"/>
                        <w:spacing w:val="36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Business</w:t>
                    </w:r>
                    <w:r>
                      <w:rPr>
                        <w:color w:val="687D91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Analysis,</w:t>
                    </w:r>
                    <w:r>
                      <w:rPr>
                        <w:color w:val="687D91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AWS</w:t>
                    </w:r>
                    <w:r>
                      <w:rPr>
                        <w:color w:val="687D91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Athena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7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1648" behindDoc="1" locked="0" layoutInCell="1" allowOverlap="1" wp14:anchorId="4C3C7D61" wp14:editId="4C3C7D62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137" name="Graphic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5356AF" id="Graphic 137" o:spid="_x0000_s1026" style="position:absolute;margin-left:42.5pt;margin-top:22.4pt;width:510.25pt;height:.1pt;z-index:-174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2160" behindDoc="1" locked="0" layoutInCell="1" allowOverlap="1" wp14:anchorId="4C3C7D63" wp14:editId="4C3C7D64">
              <wp:simplePos x="0" y="0"/>
              <wp:positionH relativeFrom="page">
                <wp:posOffset>527304</wp:posOffset>
              </wp:positionH>
              <wp:positionV relativeFrom="page">
                <wp:posOffset>102827</wp:posOffset>
              </wp:positionV>
              <wp:extent cx="996950" cy="177800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69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1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z w:val="18"/>
                            </w:rPr>
                            <w:t>5.</w:t>
                          </w:r>
                          <w:r>
                            <w:rPr>
                              <w:color w:val="687D91"/>
                              <w:spacing w:val="3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Implementation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63" id="_x0000_t202" coordsize="21600,21600" o:spt="202" path="m,l,21600r21600,l21600,xe">
              <v:stroke joinstyle="miter"/>
              <v:path gradientshapeok="t" o:connecttype="rect"/>
            </v:shapetype>
            <v:shape id="Textbox 138" o:spid="_x0000_s1198" type="#_x0000_t202" style="position:absolute;margin-left:41.5pt;margin-top:8.1pt;width:78.5pt;height:14pt;z-index:-174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FfFmQEAACIDAAAOAAAAZHJzL2Uyb0RvYy54bWysUs2O0zAQviPxDpbvNGkl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" filled="f" stroked="f">
              <v:textbox inset="0,0,0,0">
                <w:txbxContent>
                  <w:p w14:paraId="4C3C7E01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z w:val="18"/>
                      </w:rPr>
                      <w:t>5.</w:t>
                    </w:r>
                    <w:r>
                      <w:rPr>
                        <w:color w:val="687D91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Implementation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8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0624" behindDoc="1" locked="0" layoutInCell="1" allowOverlap="1" wp14:anchorId="4C3C7D65" wp14:editId="4C3C7D66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135" name="Graphic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18ED81" id="Graphic 135" o:spid="_x0000_s1026" style="position:absolute;margin-left:42.5pt;margin-top:22.4pt;width:510.25pt;height:.1pt;z-index:-174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51136" behindDoc="1" locked="0" layoutInCell="1" allowOverlap="1" wp14:anchorId="4C3C7D67" wp14:editId="4C3C7D68">
              <wp:simplePos x="0" y="0"/>
              <wp:positionH relativeFrom="page">
                <wp:posOffset>4620640</wp:posOffset>
              </wp:positionH>
              <wp:positionV relativeFrom="page">
                <wp:posOffset>102827</wp:posOffset>
              </wp:positionV>
              <wp:extent cx="2412365" cy="177800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23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0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z w:val="18"/>
                            </w:rPr>
                            <w:t>5.4.</w:t>
                          </w:r>
                          <w:r>
                            <w:rPr>
                              <w:color w:val="687D91"/>
                              <w:spacing w:val="2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Development</w:t>
                          </w:r>
                          <w:r>
                            <w:rPr>
                              <w:color w:val="687D91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to</w:t>
                          </w:r>
                          <w:r>
                            <w:rPr>
                              <w:color w:val="687D91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Get</w:t>
                          </w:r>
                          <w:r>
                            <w:rPr>
                              <w:color w:val="687D91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to</w:t>
                          </w:r>
                          <w:r>
                            <w:rPr>
                              <w:color w:val="687D91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Generalisable</w:t>
                          </w:r>
                          <w:r>
                            <w:rPr>
                              <w:color w:val="687D91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Rules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67" id="_x0000_t202" coordsize="21600,21600" o:spt="202" path="m,l,21600r21600,l21600,xe">
              <v:stroke joinstyle="miter"/>
              <v:path gradientshapeok="t" o:connecttype="rect"/>
            </v:shapetype>
            <v:shape id="Textbox 136" o:spid="_x0000_s1199" type="#_x0000_t202" style="position:absolute;margin-left:363.85pt;margin-top:8.1pt;width:189.95pt;height:14pt;z-index:-174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" filled="f" stroked="f">
              <v:textbox inset="0,0,0,0">
                <w:txbxContent>
                  <w:p w14:paraId="4C3C7E00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z w:val="18"/>
                      </w:rPr>
                      <w:t>5.4.</w:t>
                    </w:r>
                    <w:r>
                      <w:rPr>
                        <w:color w:val="687D91"/>
                        <w:spacing w:val="24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Development</w:t>
                    </w:r>
                    <w:r>
                      <w:rPr>
                        <w:color w:val="687D91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to</w:t>
                    </w:r>
                    <w:r>
                      <w:rPr>
                        <w:color w:val="687D91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Get</w:t>
                    </w:r>
                    <w:r>
                      <w:rPr>
                        <w:color w:val="687D91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to</w:t>
                    </w:r>
                    <w:r>
                      <w:rPr>
                        <w:color w:val="687D91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Generalisable</w:t>
                    </w:r>
                    <w:r>
                      <w:rPr>
                        <w:color w:val="687D91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Rules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B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D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EF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1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3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5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7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9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5232" behindDoc="1" locked="0" layoutInCell="1" allowOverlap="1" wp14:anchorId="4C3C7D73" wp14:editId="4C3C7D74">
              <wp:simplePos x="0" y="0"/>
              <wp:positionH relativeFrom="page">
                <wp:posOffset>527304</wp:posOffset>
              </wp:positionH>
              <wp:positionV relativeFrom="page">
                <wp:posOffset>1101725</wp:posOffset>
              </wp:positionV>
              <wp:extent cx="3407410" cy="375285"/>
              <wp:effectExtent l="0" t="0" r="0" b="0"/>
              <wp:wrapNone/>
              <wp:docPr id="352" name="Textbox 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07410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7" w14:textId="77777777" w:rsidR="000655EC" w:rsidRDefault="00000000">
                          <w:pPr>
                            <w:spacing w:before="4"/>
                            <w:ind w:left="20"/>
                            <w:rPr>
                              <w:rFonts w:ascii="Arial Black"/>
                              <w:sz w:val="41"/>
                            </w:rPr>
                          </w:pP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9.</w:t>
                          </w:r>
                          <w:r>
                            <w:rPr>
                              <w:rFonts w:ascii="Arial Black"/>
                              <w:color w:val="687D91"/>
                              <w:spacing w:val="78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Statement</w:t>
                          </w:r>
                          <w:r>
                            <w:rPr>
                              <w:rFonts w:ascii="Arial Black"/>
                              <w:color w:val="687D91"/>
                              <w:spacing w:val="-20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687D91"/>
                              <w:spacing w:val="-20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spacing w:val="-2"/>
                              <w:w w:val="85"/>
                              <w:sz w:val="41"/>
                            </w:rPr>
                            <w:t>Authorship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73" id="_x0000_t202" coordsize="21600,21600" o:spt="202" path="m,l,21600r21600,l21600,xe">
              <v:stroke joinstyle="miter"/>
              <v:path gradientshapeok="t" o:connecttype="rect"/>
            </v:shapetype>
            <v:shape id="Textbox 352" o:spid="_x0000_s1205" type="#_x0000_t202" style="position:absolute;margin-left:41.5pt;margin-top:86.75pt;width:268.3pt;height:29.55pt;z-index:-174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" filled="f" stroked="f">
              <v:textbox inset="0,0,0,0">
                <w:txbxContent>
                  <w:p w14:paraId="4C3C7E07" w14:textId="77777777" w:rsidR="000655EC" w:rsidRDefault="00000000">
                    <w:pPr>
                      <w:spacing w:before="4"/>
                      <w:ind w:left="20"/>
                      <w:rPr>
                        <w:rFonts w:ascii="Arial Black"/>
                        <w:sz w:val="41"/>
                      </w:rPr>
                    </w:pP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9.</w:t>
                    </w:r>
                    <w:r>
                      <w:rPr>
                        <w:rFonts w:ascii="Arial Black"/>
                        <w:color w:val="687D91"/>
                        <w:spacing w:val="78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Statement</w:t>
                    </w:r>
                    <w:r>
                      <w:rPr>
                        <w:rFonts w:ascii="Arial Black"/>
                        <w:color w:val="687D91"/>
                        <w:spacing w:val="-20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of</w:t>
                    </w:r>
                    <w:r>
                      <w:rPr>
                        <w:rFonts w:ascii="Arial Black"/>
                        <w:color w:val="687D91"/>
                        <w:spacing w:val="-20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spacing w:val="-2"/>
                        <w:w w:val="85"/>
                        <w:sz w:val="41"/>
                      </w:rPr>
                      <w:t>Authorship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B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D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6256" behindDoc="1" locked="0" layoutInCell="1" allowOverlap="1" wp14:anchorId="4C3C7D77" wp14:editId="4C3C7D78">
              <wp:simplePos x="0" y="0"/>
              <wp:positionH relativeFrom="page">
                <wp:posOffset>527304</wp:posOffset>
              </wp:positionH>
              <wp:positionV relativeFrom="page">
                <wp:posOffset>1101725</wp:posOffset>
              </wp:positionV>
              <wp:extent cx="1583690" cy="375285"/>
              <wp:effectExtent l="0" t="0" r="0" b="0"/>
              <wp:wrapNone/>
              <wp:docPr id="354" name="Textbox 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3690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9" w14:textId="77777777" w:rsidR="000655EC" w:rsidRDefault="00000000">
                          <w:pPr>
                            <w:spacing w:before="4"/>
                            <w:ind w:left="20"/>
                            <w:rPr>
                              <w:rFonts w:ascii="Arial Black"/>
                              <w:sz w:val="41"/>
                            </w:rPr>
                          </w:pPr>
                          <w:r>
                            <w:rPr>
                              <w:rFonts w:ascii="Arial Black"/>
                              <w:color w:val="687D91"/>
                              <w:spacing w:val="-2"/>
                              <w:w w:val="85"/>
                              <w:sz w:val="41"/>
                            </w:rPr>
                            <w:t>Bibliography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77" id="_x0000_t202" coordsize="21600,21600" o:spt="202" path="m,l,21600r21600,l21600,xe">
              <v:stroke joinstyle="miter"/>
              <v:path gradientshapeok="t" o:connecttype="rect"/>
            </v:shapetype>
            <v:shape id="Textbox 354" o:spid="_x0000_s1207" type="#_x0000_t202" style="position:absolute;margin-left:41.5pt;margin-top:86.75pt;width:124.7pt;height:29.55pt;z-index:-174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" filled="f" stroked="f">
              <v:textbox inset="0,0,0,0">
                <w:txbxContent>
                  <w:p w14:paraId="4C3C7E09" w14:textId="77777777" w:rsidR="000655EC" w:rsidRDefault="00000000">
                    <w:pPr>
                      <w:spacing w:before="4"/>
                      <w:ind w:left="20"/>
                      <w:rPr>
                        <w:rFonts w:ascii="Arial Black"/>
                        <w:sz w:val="41"/>
                      </w:rPr>
                    </w:pPr>
                    <w:r>
                      <w:rPr>
                        <w:rFonts w:ascii="Arial Black"/>
                        <w:color w:val="687D91"/>
                        <w:spacing w:val="-2"/>
                        <w:w w:val="85"/>
                        <w:sz w:val="41"/>
                      </w:rPr>
                      <w:t>Bibliography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CFF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1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7280" behindDoc="1" locked="0" layoutInCell="1" allowOverlap="1" wp14:anchorId="4C3C7D7B" wp14:editId="4C3C7D7C">
              <wp:simplePos x="0" y="0"/>
              <wp:positionH relativeFrom="page">
                <wp:posOffset>527304</wp:posOffset>
              </wp:positionH>
              <wp:positionV relativeFrom="page">
                <wp:posOffset>1101725</wp:posOffset>
              </wp:positionV>
              <wp:extent cx="1651635" cy="375285"/>
              <wp:effectExtent l="0" t="0" r="0" b="0"/>
              <wp:wrapNone/>
              <wp:docPr id="356" name="Textbox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635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B" w14:textId="77777777" w:rsidR="000655EC" w:rsidRDefault="00000000">
                          <w:pPr>
                            <w:spacing w:before="4"/>
                            <w:ind w:left="20"/>
                            <w:rPr>
                              <w:rFonts w:ascii="Arial Black"/>
                              <w:sz w:val="41"/>
                            </w:rPr>
                          </w:pP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List</w:t>
                          </w:r>
                          <w:r>
                            <w:rPr>
                              <w:rFonts w:ascii="Arial Black"/>
                              <w:color w:val="687D91"/>
                              <w:spacing w:val="-9"/>
                              <w:w w:val="8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687D91"/>
                              <w:spacing w:val="-9"/>
                              <w:w w:val="8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spacing w:val="-2"/>
                              <w:w w:val="85"/>
                              <w:sz w:val="41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7B" id="_x0000_t202" coordsize="21600,21600" o:spt="202" path="m,l,21600r21600,l21600,xe">
              <v:stroke joinstyle="miter"/>
              <v:path gradientshapeok="t" o:connecttype="rect"/>
            </v:shapetype>
            <v:shape id="Textbox 356" o:spid="_x0000_s1209" type="#_x0000_t202" style="position:absolute;margin-left:41.5pt;margin-top:86.75pt;width:130.05pt;height:29.55pt;z-index:-174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" filled="f" stroked="f">
              <v:textbox inset="0,0,0,0">
                <w:txbxContent>
                  <w:p w14:paraId="4C3C7E0B" w14:textId="77777777" w:rsidR="000655EC" w:rsidRDefault="00000000">
                    <w:pPr>
                      <w:spacing w:before="4"/>
                      <w:ind w:left="20"/>
                      <w:rPr>
                        <w:rFonts w:ascii="Arial Black"/>
                        <w:sz w:val="41"/>
                      </w:rPr>
                    </w:pP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List</w:t>
                    </w:r>
                    <w:r>
                      <w:rPr>
                        <w:rFonts w:ascii="Arial Black"/>
                        <w:color w:val="687D91"/>
                        <w:spacing w:val="-9"/>
                        <w:w w:val="85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of</w:t>
                    </w:r>
                    <w:r>
                      <w:rPr>
                        <w:rFonts w:ascii="Arial Black"/>
                        <w:color w:val="687D91"/>
                        <w:spacing w:val="-9"/>
                        <w:w w:val="85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spacing w:val="-2"/>
                        <w:w w:val="85"/>
                        <w:sz w:val="41"/>
                      </w:rPr>
                      <w:t>Tables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3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5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8304" behindDoc="1" locked="0" layoutInCell="1" allowOverlap="1" wp14:anchorId="4C3C7D7F" wp14:editId="4C3C7D80">
              <wp:simplePos x="0" y="0"/>
              <wp:positionH relativeFrom="page">
                <wp:posOffset>527304</wp:posOffset>
              </wp:positionH>
              <wp:positionV relativeFrom="page">
                <wp:posOffset>1101725</wp:posOffset>
              </wp:positionV>
              <wp:extent cx="1761489" cy="375285"/>
              <wp:effectExtent l="0" t="0" r="0" b="0"/>
              <wp:wrapNone/>
              <wp:docPr id="358" name="Textbox 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1489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D" w14:textId="77777777" w:rsidR="000655EC" w:rsidRDefault="00000000">
                          <w:pPr>
                            <w:spacing w:before="4"/>
                            <w:ind w:left="20"/>
                            <w:rPr>
                              <w:rFonts w:ascii="Arial Black"/>
                              <w:sz w:val="41"/>
                            </w:rPr>
                          </w:pP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List</w:t>
                          </w:r>
                          <w:r>
                            <w:rPr>
                              <w:rFonts w:ascii="Arial Black"/>
                              <w:color w:val="687D91"/>
                              <w:spacing w:val="-9"/>
                              <w:w w:val="8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687D91"/>
                              <w:spacing w:val="-9"/>
                              <w:w w:val="8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spacing w:val="-2"/>
                              <w:w w:val="85"/>
                              <w:sz w:val="41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7F" id="_x0000_t202" coordsize="21600,21600" o:spt="202" path="m,l,21600r21600,l21600,xe">
              <v:stroke joinstyle="miter"/>
              <v:path gradientshapeok="t" o:connecttype="rect"/>
            </v:shapetype>
            <v:shape id="Textbox 358" o:spid="_x0000_s1211" type="#_x0000_t202" style="position:absolute;margin-left:41.5pt;margin-top:86.75pt;width:138.7pt;height:29.55pt;z-index:-174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" filled="f" stroked="f">
              <v:textbox inset="0,0,0,0">
                <w:txbxContent>
                  <w:p w14:paraId="4C3C7E0D" w14:textId="77777777" w:rsidR="000655EC" w:rsidRDefault="00000000">
                    <w:pPr>
                      <w:spacing w:before="4"/>
                      <w:ind w:left="20"/>
                      <w:rPr>
                        <w:rFonts w:ascii="Arial Black"/>
                        <w:sz w:val="41"/>
                      </w:rPr>
                    </w:pP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List</w:t>
                    </w:r>
                    <w:r>
                      <w:rPr>
                        <w:rFonts w:ascii="Arial Black"/>
                        <w:color w:val="687D91"/>
                        <w:spacing w:val="-9"/>
                        <w:w w:val="85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of</w:t>
                    </w:r>
                    <w:r>
                      <w:rPr>
                        <w:rFonts w:ascii="Arial Black"/>
                        <w:color w:val="687D91"/>
                        <w:spacing w:val="-9"/>
                        <w:w w:val="85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spacing w:val="-2"/>
                        <w:w w:val="85"/>
                        <w:sz w:val="41"/>
                      </w:rPr>
                      <w:t>Figures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7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9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9840" behindDoc="1" locked="0" layoutInCell="1" allowOverlap="1" wp14:anchorId="4C3C7D83" wp14:editId="4C3C7D84">
              <wp:simplePos x="0" y="0"/>
              <wp:positionH relativeFrom="page">
                <wp:posOffset>540004</wp:posOffset>
              </wp:positionH>
              <wp:positionV relativeFrom="page">
                <wp:posOffset>284416</wp:posOffset>
              </wp:positionV>
              <wp:extent cx="6480175" cy="1270"/>
              <wp:effectExtent l="0" t="0" r="0" b="0"/>
              <wp:wrapNone/>
              <wp:docPr id="361" name="Graphic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687D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47C45" id="Graphic 361" o:spid="_x0000_s1026" style="position:absolute;margin-left:42.5pt;margin-top:22.4pt;width:510.25pt;height:.1pt;z-index:-174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" path="m,l6479997,e" filled="f" strokecolor="#687d91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60352" behindDoc="1" locked="0" layoutInCell="1" allowOverlap="1" wp14:anchorId="4C3C7D85" wp14:editId="4C3C7D86">
              <wp:simplePos x="0" y="0"/>
              <wp:positionH relativeFrom="page">
                <wp:posOffset>527304</wp:posOffset>
              </wp:positionH>
              <wp:positionV relativeFrom="page">
                <wp:posOffset>102827</wp:posOffset>
              </wp:positionV>
              <wp:extent cx="1998345" cy="177800"/>
              <wp:effectExtent l="0" t="0" r="0" b="0"/>
              <wp:wrapNone/>
              <wp:docPr id="362" name="Text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3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10" w14:textId="77777777" w:rsidR="000655EC" w:rsidRDefault="00000000">
                          <w:pPr>
                            <w:spacing w:before="1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87D91"/>
                              <w:sz w:val="18"/>
                            </w:rPr>
                            <w:t>A.</w:t>
                          </w:r>
                          <w:r>
                            <w:rPr>
                              <w:color w:val="687D91"/>
                              <w:spacing w:val="3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Initial</w:t>
                          </w:r>
                          <w:r>
                            <w:rPr>
                              <w:color w:val="687D91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project</w:t>
                          </w:r>
                          <w:r>
                            <w:rPr>
                              <w:color w:val="687D91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description</w:t>
                          </w:r>
                          <w:r>
                            <w:rPr>
                              <w:color w:val="687D91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z w:val="18"/>
                            </w:rPr>
                            <w:t>at</w:t>
                          </w:r>
                          <w:r>
                            <w:rPr>
                              <w:color w:val="687D91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87D91"/>
                              <w:spacing w:val="-2"/>
                              <w:sz w:val="18"/>
                            </w:rPr>
                            <w:t>handin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85" id="_x0000_t202" coordsize="21600,21600" o:spt="202" path="m,l,21600r21600,l21600,xe">
              <v:stroke joinstyle="miter"/>
              <v:path gradientshapeok="t" o:connecttype="rect"/>
            </v:shapetype>
            <v:shape id="Textbox 362" o:spid="_x0000_s1213" type="#_x0000_t202" style="position:absolute;margin-left:41.5pt;margin-top:8.1pt;width:157.35pt;height:14pt;z-index:-174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" filled="f" stroked="f">
              <v:textbox inset="0,0,0,0">
                <w:txbxContent>
                  <w:p w14:paraId="4C3C7E10" w14:textId="77777777" w:rsidR="000655EC" w:rsidRDefault="00000000">
                    <w:pPr>
                      <w:spacing w:before="13"/>
                      <w:ind w:left="20"/>
                      <w:rPr>
                        <w:sz w:val="18"/>
                      </w:rPr>
                    </w:pPr>
                    <w:r>
                      <w:rPr>
                        <w:color w:val="687D91"/>
                        <w:sz w:val="18"/>
                      </w:rPr>
                      <w:t>A.</w:t>
                    </w:r>
                    <w:r>
                      <w:rPr>
                        <w:color w:val="687D91"/>
                        <w:spacing w:val="35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Initial</w:t>
                    </w:r>
                    <w:r>
                      <w:rPr>
                        <w:color w:val="687D91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project</w:t>
                    </w:r>
                    <w:r>
                      <w:rPr>
                        <w:color w:val="687D91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description</w:t>
                    </w:r>
                    <w:r>
                      <w:rPr>
                        <w:color w:val="687D91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z w:val="18"/>
                      </w:rPr>
                      <w:t>at</w:t>
                    </w:r>
                    <w:r>
                      <w:rPr>
                        <w:color w:val="687D91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687D91"/>
                        <w:spacing w:val="-2"/>
                        <w:sz w:val="18"/>
                      </w:rPr>
                      <w:t>handin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A" w14:textId="77777777" w:rsidR="000655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9328" behindDoc="1" locked="0" layoutInCell="1" allowOverlap="1" wp14:anchorId="4C3C7D87" wp14:editId="4C3C7D88">
              <wp:simplePos x="0" y="0"/>
              <wp:positionH relativeFrom="page">
                <wp:posOffset>527304</wp:posOffset>
              </wp:positionH>
              <wp:positionV relativeFrom="page">
                <wp:posOffset>1104266</wp:posOffset>
              </wp:positionV>
              <wp:extent cx="4670425" cy="375285"/>
              <wp:effectExtent l="0" t="0" r="0" b="0"/>
              <wp:wrapNone/>
              <wp:docPr id="360" name="Textbox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0425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7E0F" w14:textId="77777777" w:rsidR="000655EC" w:rsidRDefault="00000000">
                          <w:pPr>
                            <w:spacing w:before="4"/>
                            <w:ind w:left="20"/>
                            <w:rPr>
                              <w:rFonts w:ascii="Arial Black"/>
                              <w:sz w:val="41"/>
                            </w:rPr>
                          </w:pP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A.</w:t>
                          </w:r>
                          <w:r>
                            <w:rPr>
                              <w:rFonts w:ascii="Arial Black"/>
                              <w:color w:val="687D91"/>
                              <w:spacing w:val="44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Initial</w:t>
                          </w:r>
                          <w:r>
                            <w:rPr>
                              <w:rFonts w:ascii="Arial Black"/>
                              <w:color w:val="687D91"/>
                              <w:spacing w:val="-13"/>
                              <w:w w:val="8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project</w:t>
                          </w:r>
                          <w:r>
                            <w:rPr>
                              <w:rFonts w:ascii="Arial Black"/>
                              <w:color w:val="687D91"/>
                              <w:spacing w:val="-14"/>
                              <w:w w:val="8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description</w:t>
                          </w:r>
                          <w:r>
                            <w:rPr>
                              <w:rFonts w:ascii="Arial Black"/>
                              <w:color w:val="687D91"/>
                              <w:spacing w:val="-14"/>
                              <w:w w:val="8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w w:val="85"/>
                              <w:sz w:val="41"/>
                            </w:rPr>
                            <w:t>at</w:t>
                          </w:r>
                          <w:r>
                            <w:rPr>
                              <w:rFonts w:ascii="Arial Black"/>
                              <w:color w:val="687D91"/>
                              <w:spacing w:val="-13"/>
                              <w:w w:val="8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687D91"/>
                              <w:spacing w:val="-2"/>
                              <w:w w:val="85"/>
                              <w:sz w:val="41"/>
                            </w:rPr>
                            <w:t>handin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C7D87" id="_x0000_t202" coordsize="21600,21600" o:spt="202" path="m,l,21600r21600,l21600,xe">
              <v:stroke joinstyle="miter"/>
              <v:path gradientshapeok="t" o:connecttype="rect"/>
            </v:shapetype>
            <v:shape id="Textbox 360" o:spid="_x0000_s1214" type="#_x0000_t202" style="position:absolute;margin-left:41.5pt;margin-top:86.95pt;width:367.75pt;height:29.55pt;z-index:-174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" filled="f" stroked="f">
              <v:textbox inset="0,0,0,0">
                <w:txbxContent>
                  <w:p w14:paraId="4C3C7E0F" w14:textId="77777777" w:rsidR="000655EC" w:rsidRDefault="00000000">
                    <w:pPr>
                      <w:spacing w:before="4"/>
                      <w:ind w:left="20"/>
                      <w:rPr>
                        <w:rFonts w:ascii="Arial Black"/>
                        <w:sz w:val="41"/>
                      </w:rPr>
                    </w:pP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A.</w:t>
                    </w:r>
                    <w:r>
                      <w:rPr>
                        <w:rFonts w:ascii="Arial Black"/>
                        <w:color w:val="687D91"/>
                        <w:spacing w:val="44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Initial</w:t>
                    </w:r>
                    <w:r>
                      <w:rPr>
                        <w:rFonts w:ascii="Arial Black"/>
                        <w:color w:val="687D91"/>
                        <w:spacing w:val="-13"/>
                        <w:w w:val="85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project</w:t>
                    </w:r>
                    <w:r>
                      <w:rPr>
                        <w:rFonts w:ascii="Arial Black"/>
                        <w:color w:val="687D91"/>
                        <w:spacing w:val="-14"/>
                        <w:w w:val="85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description</w:t>
                    </w:r>
                    <w:r>
                      <w:rPr>
                        <w:rFonts w:ascii="Arial Black"/>
                        <w:color w:val="687D91"/>
                        <w:spacing w:val="-14"/>
                        <w:w w:val="85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w w:val="85"/>
                        <w:sz w:val="41"/>
                      </w:rPr>
                      <w:t>at</w:t>
                    </w:r>
                    <w:r>
                      <w:rPr>
                        <w:rFonts w:ascii="Arial Black"/>
                        <w:color w:val="687D91"/>
                        <w:spacing w:val="-13"/>
                        <w:w w:val="85"/>
                        <w:sz w:val="41"/>
                      </w:rPr>
                      <w:t xml:space="preserve"> </w:t>
                    </w:r>
                    <w:r>
                      <w:rPr>
                        <w:rFonts w:ascii="Arial Black"/>
                        <w:color w:val="687D91"/>
                        <w:spacing w:val="-2"/>
                        <w:w w:val="85"/>
                        <w:sz w:val="41"/>
                      </w:rPr>
                      <w:t>handin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D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0F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11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13" w14:textId="77777777" w:rsidR="000655EC" w:rsidRDefault="000655EC">
    <w:pPr>
      <w:pStyle w:val="Textkrper"/>
      <w:spacing w:line="14" w:lineRule="auto"/>
      <w:rPr>
        <w:sz w:val="2"/>
      </w:rPr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D15" w14:textId="77777777" w:rsidR="000655EC" w:rsidRDefault="000655EC">
    <w:pPr>
      <w:pStyle w:val="Textkrper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835"/>
    <w:multiLevelType w:val="multilevel"/>
    <w:tmpl w:val="210E656C"/>
    <w:lvl w:ilvl="0">
      <w:start w:val="1"/>
      <w:numFmt w:val="decimal"/>
      <w:lvlText w:val="%1."/>
      <w:lvlJc w:val="left"/>
      <w:pPr>
        <w:ind w:left="699" w:hanging="55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687D91"/>
        <w:spacing w:val="0"/>
        <w:w w:val="85"/>
        <w:sz w:val="41"/>
        <w:szCs w:val="4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72" w:hanging="63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687D91"/>
        <w:spacing w:val="0"/>
        <w:w w:val="86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70" w:hanging="72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687D91"/>
        <w:spacing w:val="0"/>
        <w:w w:val="84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169" w:hanging="7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9" w:hanging="7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9" w:hanging="7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8" w:hanging="7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8" w:hanging="7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8" w:hanging="728"/>
      </w:pPr>
      <w:rPr>
        <w:rFonts w:hint="default"/>
        <w:lang w:val="en-US" w:eastAsia="en-US" w:bidi="ar-SA"/>
      </w:rPr>
    </w:lvl>
  </w:abstractNum>
  <w:abstractNum w:abstractNumId="1" w15:restartNumberingAfterBreak="0">
    <w:nsid w:val="0A271A8A"/>
    <w:multiLevelType w:val="hybridMultilevel"/>
    <w:tmpl w:val="B4223264"/>
    <w:lvl w:ilvl="0" w:tplc="A0C40F8A">
      <w:start w:val="4"/>
      <w:numFmt w:val="decimal"/>
      <w:lvlText w:val="%1"/>
      <w:lvlJc w:val="left"/>
      <w:pPr>
        <w:ind w:left="1207" w:hanging="606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9E56F3C0">
      <w:numFmt w:val="bullet"/>
      <w:lvlText w:val="•"/>
      <w:lvlJc w:val="left"/>
      <w:pPr>
        <w:ind w:left="1330" w:hanging="606"/>
      </w:pPr>
      <w:rPr>
        <w:rFonts w:hint="default"/>
        <w:lang w:val="en-US" w:eastAsia="en-US" w:bidi="ar-SA"/>
      </w:rPr>
    </w:lvl>
    <w:lvl w:ilvl="2" w:tplc="9626AB9E">
      <w:numFmt w:val="bullet"/>
      <w:lvlText w:val="•"/>
      <w:lvlJc w:val="left"/>
      <w:pPr>
        <w:ind w:left="1460" w:hanging="606"/>
      </w:pPr>
      <w:rPr>
        <w:rFonts w:hint="default"/>
        <w:lang w:val="en-US" w:eastAsia="en-US" w:bidi="ar-SA"/>
      </w:rPr>
    </w:lvl>
    <w:lvl w:ilvl="3" w:tplc="7DD26698">
      <w:numFmt w:val="bullet"/>
      <w:lvlText w:val="•"/>
      <w:lvlJc w:val="left"/>
      <w:pPr>
        <w:ind w:left="1590" w:hanging="606"/>
      </w:pPr>
      <w:rPr>
        <w:rFonts w:hint="default"/>
        <w:lang w:val="en-US" w:eastAsia="en-US" w:bidi="ar-SA"/>
      </w:rPr>
    </w:lvl>
    <w:lvl w:ilvl="4" w:tplc="4E103C66">
      <w:numFmt w:val="bullet"/>
      <w:lvlText w:val="•"/>
      <w:lvlJc w:val="left"/>
      <w:pPr>
        <w:ind w:left="1720" w:hanging="606"/>
      </w:pPr>
      <w:rPr>
        <w:rFonts w:hint="default"/>
        <w:lang w:val="en-US" w:eastAsia="en-US" w:bidi="ar-SA"/>
      </w:rPr>
    </w:lvl>
    <w:lvl w:ilvl="5" w:tplc="68A2964C">
      <w:numFmt w:val="bullet"/>
      <w:lvlText w:val="•"/>
      <w:lvlJc w:val="left"/>
      <w:pPr>
        <w:ind w:left="1850" w:hanging="606"/>
      </w:pPr>
      <w:rPr>
        <w:rFonts w:hint="default"/>
        <w:lang w:val="en-US" w:eastAsia="en-US" w:bidi="ar-SA"/>
      </w:rPr>
    </w:lvl>
    <w:lvl w:ilvl="6" w:tplc="62B43206">
      <w:numFmt w:val="bullet"/>
      <w:lvlText w:val="•"/>
      <w:lvlJc w:val="left"/>
      <w:pPr>
        <w:ind w:left="1980" w:hanging="606"/>
      </w:pPr>
      <w:rPr>
        <w:rFonts w:hint="default"/>
        <w:lang w:val="en-US" w:eastAsia="en-US" w:bidi="ar-SA"/>
      </w:rPr>
    </w:lvl>
    <w:lvl w:ilvl="7" w:tplc="7108C926">
      <w:numFmt w:val="bullet"/>
      <w:lvlText w:val="•"/>
      <w:lvlJc w:val="left"/>
      <w:pPr>
        <w:ind w:left="2110" w:hanging="606"/>
      </w:pPr>
      <w:rPr>
        <w:rFonts w:hint="default"/>
        <w:lang w:val="en-US" w:eastAsia="en-US" w:bidi="ar-SA"/>
      </w:rPr>
    </w:lvl>
    <w:lvl w:ilvl="8" w:tplc="37680B86">
      <w:numFmt w:val="bullet"/>
      <w:lvlText w:val="•"/>
      <w:lvlJc w:val="left"/>
      <w:pPr>
        <w:ind w:left="2240" w:hanging="606"/>
      </w:pPr>
      <w:rPr>
        <w:rFonts w:hint="default"/>
        <w:lang w:val="en-US" w:eastAsia="en-US" w:bidi="ar-SA"/>
      </w:rPr>
    </w:lvl>
  </w:abstractNum>
  <w:abstractNum w:abstractNumId="2" w15:restartNumberingAfterBreak="0">
    <w:nsid w:val="19260B90"/>
    <w:multiLevelType w:val="hybridMultilevel"/>
    <w:tmpl w:val="8FA05DFA"/>
    <w:lvl w:ilvl="0" w:tplc="B3CE7AC0">
      <w:start w:val="1"/>
      <w:numFmt w:val="decimal"/>
      <w:lvlText w:val="%1"/>
      <w:lvlJc w:val="left"/>
      <w:pPr>
        <w:ind w:left="1156" w:hanging="570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9A427C74">
      <w:numFmt w:val="bullet"/>
      <w:lvlText w:val="•"/>
      <w:lvlJc w:val="left"/>
      <w:pPr>
        <w:ind w:left="1887" w:hanging="570"/>
      </w:pPr>
      <w:rPr>
        <w:rFonts w:hint="default"/>
        <w:lang w:val="en-US" w:eastAsia="en-US" w:bidi="ar-SA"/>
      </w:rPr>
    </w:lvl>
    <w:lvl w:ilvl="2" w:tplc="DBE80780">
      <w:numFmt w:val="bullet"/>
      <w:lvlText w:val="•"/>
      <w:lvlJc w:val="left"/>
      <w:pPr>
        <w:ind w:left="2614" w:hanging="570"/>
      </w:pPr>
      <w:rPr>
        <w:rFonts w:hint="default"/>
        <w:lang w:val="en-US" w:eastAsia="en-US" w:bidi="ar-SA"/>
      </w:rPr>
    </w:lvl>
    <w:lvl w:ilvl="3" w:tplc="2416B7DA">
      <w:numFmt w:val="bullet"/>
      <w:lvlText w:val="•"/>
      <w:lvlJc w:val="left"/>
      <w:pPr>
        <w:ind w:left="3341" w:hanging="570"/>
      </w:pPr>
      <w:rPr>
        <w:rFonts w:hint="default"/>
        <w:lang w:val="en-US" w:eastAsia="en-US" w:bidi="ar-SA"/>
      </w:rPr>
    </w:lvl>
    <w:lvl w:ilvl="4" w:tplc="9ECC7852">
      <w:numFmt w:val="bullet"/>
      <w:lvlText w:val="•"/>
      <w:lvlJc w:val="left"/>
      <w:pPr>
        <w:ind w:left="4068" w:hanging="570"/>
      </w:pPr>
      <w:rPr>
        <w:rFonts w:hint="default"/>
        <w:lang w:val="en-US" w:eastAsia="en-US" w:bidi="ar-SA"/>
      </w:rPr>
    </w:lvl>
    <w:lvl w:ilvl="5" w:tplc="79960560">
      <w:numFmt w:val="bullet"/>
      <w:lvlText w:val="•"/>
      <w:lvlJc w:val="left"/>
      <w:pPr>
        <w:ind w:left="4795" w:hanging="570"/>
      </w:pPr>
      <w:rPr>
        <w:rFonts w:hint="default"/>
        <w:lang w:val="en-US" w:eastAsia="en-US" w:bidi="ar-SA"/>
      </w:rPr>
    </w:lvl>
    <w:lvl w:ilvl="6" w:tplc="9AD2FB68">
      <w:numFmt w:val="bullet"/>
      <w:lvlText w:val="•"/>
      <w:lvlJc w:val="left"/>
      <w:pPr>
        <w:ind w:left="5522" w:hanging="570"/>
      </w:pPr>
      <w:rPr>
        <w:rFonts w:hint="default"/>
        <w:lang w:val="en-US" w:eastAsia="en-US" w:bidi="ar-SA"/>
      </w:rPr>
    </w:lvl>
    <w:lvl w:ilvl="7" w:tplc="528AFBBE">
      <w:numFmt w:val="bullet"/>
      <w:lvlText w:val="•"/>
      <w:lvlJc w:val="left"/>
      <w:pPr>
        <w:ind w:left="6249" w:hanging="570"/>
      </w:pPr>
      <w:rPr>
        <w:rFonts w:hint="default"/>
        <w:lang w:val="en-US" w:eastAsia="en-US" w:bidi="ar-SA"/>
      </w:rPr>
    </w:lvl>
    <w:lvl w:ilvl="8" w:tplc="30BADE48">
      <w:numFmt w:val="bullet"/>
      <w:lvlText w:val="•"/>
      <w:lvlJc w:val="left"/>
      <w:pPr>
        <w:ind w:left="6976" w:hanging="570"/>
      </w:pPr>
      <w:rPr>
        <w:rFonts w:hint="default"/>
        <w:lang w:val="en-US" w:eastAsia="en-US" w:bidi="ar-SA"/>
      </w:rPr>
    </w:lvl>
  </w:abstractNum>
  <w:abstractNum w:abstractNumId="3" w15:restartNumberingAfterBreak="0">
    <w:nsid w:val="19D82CDC"/>
    <w:multiLevelType w:val="multilevel"/>
    <w:tmpl w:val="8342FFF2"/>
    <w:lvl w:ilvl="0">
      <w:start w:val="2"/>
      <w:numFmt w:val="decimal"/>
      <w:lvlText w:val="%1"/>
      <w:lvlJc w:val="left"/>
      <w:pPr>
        <w:ind w:left="971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502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-11"/>
        <w:w w:val="9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23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45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7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88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10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2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4" w:hanging="502"/>
      </w:pPr>
      <w:rPr>
        <w:rFonts w:hint="default"/>
        <w:lang w:val="en-US" w:eastAsia="en-US" w:bidi="ar-SA"/>
      </w:rPr>
    </w:lvl>
  </w:abstractNum>
  <w:abstractNum w:abstractNumId="4" w15:restartNumberingAfterBreak="0">
    <w:nsid w:val="25E040DB"/>
    <w:multiLevelType w:val="hybridMultilevel"/>
    <w:tmpl w:val="8F6A3AE0"/>
    <w:lvl w:ilvl="0" w:tplc="21FACD3A">
      <w:start w:val="7"/>
      <w:numFmt w:val="decimal"/>
      <w:lvlText w:val="%1"/>
      <w:lvlJc w:val="left"/>
      <w:pPr>
        <w:ind w:left="1207" w:hanging="604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A9989720">
      <w:numFmt w:val="bullet"/>
      <w:lvlText w:val="•"/>
      <w:lvlJc w:val="left"/>
      <w:pPr>
        <w:ind w:left="1330" w:hanging="604"/>
      </w:pPr>
      <w:rPr>
        <w:rFonts w:hint="default"/>
        <w:lang w:val="en-US" w:eastAsia="en-US" w:bidi="ar-SA"/>
      </w:rPr>
    </w:lvl>
    <w:lvl w:ilvl="2" w:tplc="0E484F76">
      <w:numFmt w:val="bullet"/>
      <w:lvlText w:val="•"/>
      <w:lvlJc w:val="left"/>
      <w:pPr>
        <w:ind w:left="1460" w:hanging="604"/>
      </w:pPr>
      <w:rPr>
        <w:rFonts w:hint="default"/>
        <w:lang w:val="en-US" w:eastAsia="en-US" w:bidi="ar-SA"/>
      </w:rPr>
    </w:lvl>
    <w:lvl w:ilvl="3" w:tplc="F4FE731E">
      <w:numFmt w:val="bullet"/>
      <w:lvlText w:val="•"/>
      <w:lvlJc w:val="left"/>
      <w:pPr>
        <w:ind w:left="1590" w:hanging="604"/>
      </w:pPr>
      <w:rPr>
        <w:rFonts w:hint="default"/>
        <w:lang w:val="en-US" w:eastAsia="en-US" w:bidi="ar-SA"/>
      </w:rPr>
    </w:lvl>
    <w:lvl w:ilvl="4" w:tplc="B46C15E2">
      <w:numFmt w:val="bullet"/>
      <w:lvlText w:val="•"/>
      <w:lvlJc w:val="left"/>
      <w:pPr>
        <w:ind w:left="1720" w:hanging="604"/>
      </w:pPr>
      <w:rPr>
        <w:rFonts w:hint="default"/>
        <w:lang w:val="en-US" w:eastAsia="en-US" w:bidi="ar-SA"/>
      </w:rPr>
    </w:lvl>
    <w:lvl w:ilvl="5" w:tplc="0220DEA6">
      <w:numFmt w:val="bullet"/>
      <w:lvlText w:val="•"/>
      <w:lvlJc w:val="left"/>
      <w:pPr>
        <w:ind w:left="1850" w:hanging="604"/>
      </w:pPr>
      <w:rPr>
        <w:rFonts w:hint="default"/>
        <w:lang w:val="en-US" w:eastAsia="en-US" w:bidi="ar-SA"/>
      </w:rPr>
    </w:lvl>
    <w:lvl w:ilvl="6" w:tplc="3D14B624">
      <w:numFmt w:val="bullet"/>
      <w:lvlText w:val="•"/>
      <w:lvlJc w:val="left"/>
      <w:pPr>
        <w:ind w:left="1980" w:hanging="604"/>
      </w:pPr>
      <w:rPr>
        <w:rFonts w:hint="default"/>
        <w:lang w:val="en-US" w:eastAsia="en-US" w:bidi="ar-SA"/>
      </w:rPr>
    </w:lvl>
    <w:lvl w:ilvl="7" w:tplc="1C28B366">
      <w:numFmt w:val="bullet"/>
      <w:lvlText w:val="•"/>
      <w:lvlJc w:val="left"/>
      <w:pPr>
        <w:ind w:left="2110" w:hanging="604"/>
      </w:pPr>
      <w:rPr>
        <w:rFonts w:hint="default"/>
        <w:lang w:val="en-US" w:eastAsia="en-US" w:bidi="ar-SA"/>
      </w:rPr>
    </w:lvl>
    <w:lvl w:ilvl="8" w:tplc="D2328148">
      <w:numFmt w:val="bullet"/>
      <w:lvlText w:val="•"/>
      <w:lvlJc w:val="left"/>
      <w:pPr>
        <w:ind w:left="2240" w:hanging="604"/>
      </w:pPr>
      <w:rPr>
        <w:rFonts w:hint="default"/>
        <w:lang w:val="en-US" w:eastAsia="en-US" w:bidi="ar-SA"/>
      </w:rPr>
    </w:lvl>
  </w:abstractNum>
  <w:abstractNum w:abstractNumId="5" w15:restartNumberingAfterBreak="0">
    <w:nsid w:val="27841CA8"/>
    <w:multiLevelType w:val="multilevel"/>
    <w:tmpl w:val="0034433E"/>
    <w:lvl w:ilvl="0">
      <w:start w:val="1"/>
      <w:numFmt w:val="upperLetter"/>
      <w:lvlText w:val="%1"/>
      <w:lvlJc w:val="left"/>
      <w:pPr>
        <w:ind w:left="971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502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-11"/>
        <w:w w:val="9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23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45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7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88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10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2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4" w:hanging="502"/>
      </w:pPr>
      <w:rPr>
        <w:rFonts w:hint="default"/>
        <w:lang w:val="en-US" w:eastAsia="en-US" w:bidi="ar-SA"/>
      </w:rPr>
    </w:lvl>
  </w:abstractNum>
  <w:abstractNum w:abstractNumId="6" w15:restartNumberingAfterBreak="0">
    <w:nsid w:val="2DFE2855"/>
    <w:multiLevelType w:val="hybridMultilevel"/>
    <w:tmpl w:val="DE1C9ADA"/>
    <w:lvl w:ilvl="0" w:tplc="04E65FF8">
      <w:start w:val="18"/>
      <w:numFmt w:val="decimal"/>
      <w:lvlText w:val="%1"/>
      <w:lvlJc w:val="left"/>
      <w:pPr>
        <w:ind w:left="1207" w:hanging="652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-3"/>
        <w:w w:val="84"/>
        <w:sz w:val="22"/>
        <w:szCs w:val="22"/>
        <w:lang w:val="en-US" w:eastAsia="en-US" w:bidi="ar-SA"/>
      </w:rPr>
    </w:lvl>
    <w:lvl w:ilvl="1" w:tplc="25B2635C">
      <w:numFmt w:val="bullet"/>
      <w:lvlText w:val="•"/>
      <w:lvlJc w:val="left"/>
      <w:pPr>
        <w:ind w:left="2199" w:hanging="652"/>
      </w:pPr>
      <w:rPr>
        <w:rFonts w:hint="default"/>
        <w:lang w:val="en-US" w:eastAsia="en-US" w:bidi="ar-SA"/>
      </w:rPr>
    </w:lvl>
    <w:lvl w:ilvl="2" w:tplc="177EAF0E">
      <w:numFmt w:val="bullet"/>
      <w:lvlText w:val="•"/>
      <w:lvlJc w:val="left"/>
      <w:pPr>
        <w:ind w:left="3199" w:hanging="652"/>
      </w:pPr>
      <w:rPr>
        <w:rFonts w:hint="default"/>
        <w:lang w:val="en-US" w:eastAsia="en-US" w:bidi="ar-SA"/>
      </w:rPr>
    </w:lvl>
    <w:lvl w:ilvl="3" w:tplc="3D00AA20">
      <w:numFmt w:val="bullet"/>
      <w:lvlText w:val="•"/>
      <w:lvlJc w:val="left"/>
      <w:pPr>
        <w:ind w:left="4199" w:hanging="652"/>
      </w:pPr>
      <w:rPr>
        <w:rFonts w:hint="default"/>
        <w:lang w:val="en-US" w:eastAsia="en-US" w:bidi="ar-SA"/>
      </w:rPr>
    </w:lvl>
    <w:lvl w:ilvl="4" w:tplc="29CC0058">
      <w:numFmt w:val="bullet"/>
      <w:lvlText w:val="•"/>
      <w:lvlJc w:val="left"/>
      <w:pPr>
        <w:ind w:left="5199" w:hanging="652"/>
      </w:pPr>
      <w:rPr>
        <w:rFonts w:hint="default"/>
        <w:lang w:val="en-US" w:eastAsia="en-US" w:bidi="ar-SA"/>
      </w:rPr>
    </w:lvl>
    <w:lvl w:ilvl="5" w:tplc="9EC0C366">
      <w:numFmt w:val="bullet"/>
      <w:lvlText w:val="•"/>
      <w:lvlJc w:val="left"/>
      <w:pPr>
        <w:ind w:left="6198" w:hanging="652"/>
      </w:pPr>
      <w:rPr>
        <w:rFonts w:hint="default"/>
        <w:lang w:val="en-US" w:eastAsia="en-US" w:bidi="ar-SA"/>
      </w:rPr>
    </w:lvl>
    <w:lvl w:ilvl="6" w:tplc="B204B8D8">
      <w:numFmt w:val="bullet"/>
      <w:lvlText w:val="•"/>
      <w:lvlJc w:val="left"/>
      <w:pPr>
        <w:ind w:left="7198" w:hanging="652"/>
      </w:pPr>
      <w:rPr>
        <w:rFonts w:hint="default"/>
        <w:lang w:val="en-US" w:eastAsia="en-US" w:bidi="ar-SA"/>
      </w:rPr>
    </w:lvl>
    <w:lvl w:ilvl="7" w:tplc="E4540A8A">
      <w:numFmt w:val="bullet"/>
      <w:lvlText w:val="•"/>
      <w:lvlJc w:val="left"/>
      <w:pPr>
        <w:ind w:left="8198" w:hanging="652"/>
      </w:pPr>
      <w:rPr>
        <w:rFonts w:hint="default"/>
        <w:lang w:val="en-US" w:eastAsia="en-US" w:bidi="ar-SA"/>
      </w:rPr>
    </w:lvl>
    <w:lvl w:ilvl="8" w:tplc="C55AC246">
      <w:numFmt w:val="bullet"/>
      <w:lvlText w:val="•"/>
      <w:lvlJc w:val="left"/>
      <w:pPr>
        <w:ind w:left="9198" w:hanging="652"/>
      </w:pPr>
      <w:rPr>
        <w:rFonts w:hint="default"/>
        <w:lang w:val="en-US" w:eastAsia="en-US" w:bidi="ar-SA"/>
      </w:rPr>
    </w:lvl>
  </w:abstractNum>
  <w:abstractNum w:abstractNumId="7" w15:restartNumberingAfterBreak="0">
    <w:nsid w:val="3981553F"/>
    <w:multiLevelType w:val="hybridMultilevel"/>
    <w:tmpl w:val="1068E09E"/>
    <w:lvl w:ilvl="0" w:tplc="B622A43E">
      <w:numFmt w:val="bullet"/>
      <w:lvlText w:val="–"/>
      <w:lvlJc w:val="left"/>
      <w:pPr>
        <w:ind w:left="1167" w:hanging="227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84226A7C">
      <w:numFmt w:val="bullet"/>
      <w:lvlText w:val="•"/>
      <w:lvlJc w:val="left"/>
      <w:pPr>
        <w:ind w:left="2163" w:hanging="227"/>
      </w:pPr>
      <w:rPr>
        <w:rFonts w:hint="default"/>
        <w:lang w:val="en-US" w:eastAsia="en-US" w:bidi="ar-SA"/>
      </w:rPr>
    </w:lvl>
    <w:lvl w:ilvl="2" w:tplc="967E061A">
      <w:numFmt w:val="bullet"/>
      <w:lvlText w:val="•"/>
      <w:lvlJc w:val="left"/>
      <w:pPr>
        <w:ind w:left="3167" w:hanging="227"/>
      </w:pPr>
      <w:rPr>
        <w:rFonts w:hint="default"/>
        <w:lang w:val="en-US" w:eastAsia="en-US" w:bidi="ar-SA"/>
      </w:rPr>
    </w:lvl>
    <w:lvl w:ilvl="3" w:tplc="75361834">
      <w:numFmt w:val="bullet"/>
      <w:lvlText w:val="•"/>
      <w:lvlJc w:val="left"/>
      <w:pPr>
        <w:ind w:left="4171" w:hanging="227"/>
      </w:pPr>
      <w:rPr>
        <w:rFonts w:hint="default"/>
        <w:lang w:val="en-US" w:eastAsia="en-US" w:bidi="ar-SA"/>
      </w:rPr>
    </w:lvl>
    <w:lvl w:ilvl="4" w:tplc="CBEE179A">
      <w:numFmt w:val="bullet"/>
      <w:lvlText w:val="•"/>
      <w:lvlJc w:val="left"/>
      <w:pPr>
        <w:ind w:left="5175" w:hanging="227"/>
      </w:pPr>
      <w:rPr>
        <w:rFonts w:hint="default"/>
        <w:lang w:val="en-US" w:eastAsia="en-US" w:bidi="ar-SA"/>
      </w:rPr>
    </w:lvl>
    <w:lvl w:ilvl="5" w:tplc="BFE2C150">
      <w:numFmt w:val="bullet"/>
      <w:lvlText w:val="•"/>
      <w:lvlJc w:val="left"/>
      <w:pPr>
        <w:ind w:left="6178" w:hanging="227"/>
      </w:pPr>
      <w:rPr>
        <w:rFonts w:hint="default"/>
        <w:lang w:val="en-US" w:eastAsia="en-US" w:bidi="ar-SA"/>
      </w:rPr>
    </w:lvl>
    <w:lvl w:ilvl="6" w:tplc="A88475F6">
      <w:numFmt w:val="bullet"/>
      <w:lvlText w:val="•"/>
      <w:lvlJc w:val="left"/>
      <w:pPr>
        <w:ind w:left="7182" w:hanging="227"/>
      </w:pPr>
      <w:rPr>
        <w:rFonts w:hint="default"/>
        <w:lang w:val="en-US" w:eastAsia="en-US" w:bidi="ar-SA"/>
      </w:rPr>
    </w:lvl>
    <w:lvl w:ilvl="7" w:tplc="BFC43A0A">
      <w:numFmt w:val="bullet"/>
      <w:lvlText w:val="•"/>
      <w:lvlJc w:val="left"/>
      <w:pPr>
        <w:ind w:left="8186" w:hanging="227"/>
      </w:pPr>
      <w:rPr>
        <w:rFonts w:hint="default"/>
        <w:lang w:val="en-US" w:eastAsia="en-US" w:bidi="ar-SA"/>
      </w:rPr>
    </w:lvl>
    <w:lvl w:ilvl="8" w:tplc="21587236">
      <w:numFmt w:val="bullet"/>
      <w:lvlText w:val="•"/>
      <w:lvlJc w:val="left"/>
      <w:pPr>
        <w:ind w:left="9190" w:hanging="227"/>
      </w:pPr>
      <w:rPr>
        <w:rFonts w:hint="default"/>
        <w:lang w:val="en-US" w:eastAsia="en-US" w:bidi="ar-SA"/>
      </w:rPr>
    </w:lvl>
  </w:abstractNum>
  <w:abstractNum w:abstractNumId="8" w15:restartNumberingAfterBreak="0">
    <w:nsid w:val="41E36FBA"/>
    <w:multiLevelType w:val="multilevel"/>
    <w:tmpl w:val="FB98B43C"/>
    <w:lvl w:ilvl="0">
      <w:start w:val="1"/>
      <w:numFmt w:val="decimal"/>
      <w:lvlText w:val="%1."/>
      <w:lvlJc w:val="left"/>
      <w:pPr>
        <w:ind w:left="469" w:hanging="32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687D91"/>
        <w:spacing w:val="0"/>
        <w:w w:val="84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502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-11"/>
        <w:w w:val="9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69" w:hanging="699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-11"/>
        <w:w w:val="9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52" w:hanging="6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4" w:hanging="6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6" w:hanging="6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8" w:hanging="6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0" w:hanging="6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3" w:hanging="699"/>
      </w:pPr>
      <w:rPr>
        <w:rFonts w:hint="default"/>
        <w:lang w:val="en-US" w:eastAsia="en-US" w:bidi="ar-SA"/>
      </w:rPr>
    </w:lvl>
  </w:abstractNum>
  <w:abstractNum w:abstractNumId="9" w15:restartNumberingAfterBreak="0">
    <w:nsid w:val="44180354"/>
    <w:multiLevelType w:val="hybridMultilevel"/>
    <w:tmpl w:val="99B069CE"/>
    <w:lvl w:ilvl="0" w:tplc="8594ECD8">
      <w:start w:val="1"/>
      <w:numFmt w:val="decimal"/>
      <w:lvlText w:val="%1"/>
      <w:lvlJc w:val="left"/>
      <w:pPr>
        <w:ind w:left="1235" w:hanging="626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BB58D7D2">
      <w:numFmt w:val="bullet"/>
      <w:lvlText w:val="•"/>
      <w:lvlJc w:val="left"/>
      <w:pPr>
        <w:ind w:left="1327" w:hanging="626"/>
      </w:pPr>
      <w:rPr>
        <w:rFonts w:hint="default"/>
        <w:lang w:val="en-US" w:eastAsia="en-US" w:bidi="ar-SA"/>
      </w:rPr>
    </w:lvl>
    <w:lvl w:ilvl="2" w:tplc="32600F32">
      <w:numFmt w:val="bullet"/>
      <w:lvlText w:val="•"/>
      <w:lvlJc w:val="left"/>
      <w:pPr>
        <w:ind w:left="1415" w:hanging="626"/>
      </w:pPr>
      <w:rPr>
        <w:rFonts w:hint="default"/>
        <w:lang w:val="en-US" w:eastAsia="en-US" w:bidi="ar-SA"/>
      </w:rPr>
    </w:lvl>
    <w:lvl w:ilvl="3" w:tplc="55283D8A">
      <w:numFmt w:val="bullet"/>
      <w:lvlText w:val="•"/>
      <w:lvlJc w:val="left"/>
      <w:pPr>
        <w:ind w:left="1502" w:hanging="626"/>
      </w:pPr>
      <w:rPr>
        <w:rFonts w:hint="default"/>
        <w:lang w:val="en-US" w:eastAsia="en-US" w:bidi="ar-SA"/>
      </w:rPr>
    </w:lvl>
    <w:lvl w:ilvl="4" w:tplc="3AC62A10">
      <w:numFmt w:val="bullet"/>
      <w:lvlText w:val="•"/>
      <w:lvlJc w:val="left"/>
      <w:pPr>
        <w:ind w:left="1590" w:hanging="626"/>
      </w:pPr>
      <w:rPr>
        <w:rFonts w:hint="default"/>
        <w:lang w:val="en-US" w:eastAsia="en-US" w:bidi="ar-SA"/>
      </w:rPr>
    </w:lvl>
    <w:lvl w:ilvl="5" w:tplc="13481B52">
      <w:numFmt w:val="bullet"/>
      <w:lvlText w:val="•"/>
      <w:lvlJc w:val="left"/>
      <w:pPr>
        <w:ind w:left="1678" w:hanging="626"/>
      </w:pPr>
      <w:rPr>
        <w:rFonts w:hint="default"/>
        <w:lang w:val="en-US" w:eastAsia="en-US" w:bidi="ar-SA"/>
      </w:rPr>
    </w:lvl>
    <w:lvl w:ilvl="6" w:tplc="9EE0695E">
      <w:numFmt w:val="bullet"/>
      <w:lvlText w:val="•"/>
      <w:lvlJc w:val="left"/>
      <w:pPr>
        <w:ind w:left="1765" w:hanging="626"/>
      </w:pPr>
      <w:rPr>
        <w:rFonts w:hint="default"/>
        <w:lang w:val="en-US" w:eastAsia="en-US" w:bidi="ar-SA"/>
      </w:rPr>
    </w:lvl>
    <w:lvl w:ilvl="7" w:tplc="C982FB28">
      <w:numFmt w:val="bullet"/>
      <w:lvlText w:val="•"/>
      <w:lvlJc w:val="left"/>
      <w:pPr>
        <w:ind w:left="1853" w:hanging="626"/>
      </w:pPr>
      <w:rPr>
        <w:rFonts w:hint="default"/>
        <w:lang w:val="en-US" w:eastAsia="en-US" w:bidi="ar-SA"/>
      </w:rPr>
    </w:lvl>
    <w:lvl w:ilvl="8" w:tplc="F31C3E76">
      <w:numFmt w:val="bullet"/>
      <w:lvlText w:val="•"/>
      <w:lvlJc w:val="left"/>
      <w:pPr>
        <w:ind w:left="1940" w:hanging="626"/>
      </w:pPr>
      <w:rPr>
        <w:rFonts w:hint="default"/>
        <w:lang w:val="en-US" w:eastAsia="en-US" w:bidi="ar-SA"/>
      </w:rPr>
    </w:lvl>
  </w:abstractNum>
  <w:abstractNum w:abstractNumId="10" w15:restartNumberingAfterBreak="0">
    <w:nsid w:val="444E323D"/>
    <w:multiLevelType w:val="hybridMultilevel"/>
    <w:tmpl w:val="2BCED7FE"/>
    <w:lvl w:ilvl="0" w:tplc="E2F6BBB8">
      <w:start w:val="1"/>
      <w:numFmt w:val="decimal"/>
      <w:lvlText w:val="%1"/>
      <w:lvlJc w:val="left"/>
      <w:pPr>
        <w:ind w:left="891" w:hanging="541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0AB6243E">
      <w:numFmt w:val="bullet"/>
      <w:lvlText w:val="•"/>
      <w:lvlJc w:val="left"/>
      <w:pPr>
        <w:ind w:left="993" w:hanging="541"/>
      </w:pPr>
      <w:rPr>
        <w:rFonts w:hint="default"/>
        <w:lang w:val="en-US" w:eastAsia="en-US" w:bidi="ar-SA"/>
      </w:rPr>
    </w:lvl>
    <w:lvl w:ilvl="2" w:tplc="E3DC1542">
      <w:numFmt w:val="bullet"/>
      <w:lvlText w:val="•"/>
      <w:lvlJc w:val="left"/>
      <w:pPr>
        <w:ind w:left="1086" w:hanging="541"/>
      </w:pPr>
      <w:rPr>
        <w:rFonts w:hint="default"/>
        <w:lang w:val="en-US" w:eastAsia="en-US" w:bidi="ar-SA"/>
      </w:rPr>
    </w:lvl>
    <w:lvl w:ilvl="3" w:tplc="E4C60E58">
      <w:numFmt w:val="bullet"/>
      <w:lvlText w:val="•"/>
      <w:lvlJc w:val="left"/>
      <w:pPr>
        <w:ind w:left="1180" w:hanging="541"/>
      </w:pPr>
      <w:rPr>
        <w:rFonts w:hint="default"/>
        <w:lang w:val="en-US" w:eastAsia="en-US" w:bidi="ar-SA"/>
      </w:rPr>
    </w:lvl>
    <w:lvl w:ilvl="4" w:tplc="8E6A1BDC">
      <w:numFmt w:val="bullet"/>
      <w:lvlText w:val="•"/>
      <w:lvlJc w:val="left"/>
      <w:pPr>
        <w:ind w:left="1273" w:hanging="541"/>
      </w:pPr>
      <w:rPr>
        <w:rFonts w:hint="default"/>
        <w:lang w:val="en-US" w:eastAsia="en-US" w:bidi="ar-SA"/>
      </w:rPr>
    </w:lvl>
    <w:lvl w:ilvl="5" w:tplc="24C644AC">
      <w:numFmt w:val="bullet"/>
      <w:lvlText w:val="•"/>
      <w:lvlJc w:val="left"/>
      <w:pPr>
        <w:ind w:left="1367" w:hanging="541"/>
      </w:pPr>
      <w:rPr>
        <w:rFonts w:hint="default"/>
        <w:lang w:val="en-US" w:eastAsia="en-US" w:bidi="ar-SA"/>
      </w:rPr>
    </w:lvl>
    <w:lvl w:ilvl="6" w:tplc="E88C07A8">
      <w:numFmt w:val="bullet"/>
      <w:lvlText w:val="•"/>
      <w:lvlJc w:val="left"/>
      <w:pPr>
        <w:ind w:left="1460" w:hanging="541"/>
      </w:pPr>
      <w:rPr>
        <w:rFonts w:hint="default"/>
        <w:lang w:val="en-US" w:eastAsia="en-US" w:bidi="ar-SA"/>
      </w:rPr>
    </w:lvl>
    <w:lvl w:ilvl="7" w:tplc="1C0A007A">
      <w:numFmt w:val="bullet"/>
      <w:lvlText w:val="•"/>
      <w:lvlJc w:val="left"/>
      <w:pPr>
        <w:ind w:left="1554" w:hanging="541"/>
      </w:pPr>
      <w:rPr>
        <w:rFonts w:hint="default"/>
        <w:lang w:val="en-US" w:eastAsia="en-US" w:bidi="ar-SA"/>
      </w:rPr>
    </w:lvl>
    <w:lvl w:ilvl="8" w:tplc="8F8208F8">
      <w:numFmt w:val="bullet"/>
      <w:lvlText w:val="•"/>
      <w:lvlJc w:val="left"/>
      <w:pPr>
        <w:ind w:left="1647" w:hanging="541"/>
      </w:pPr>
      <w:rPr>
        <w:rFonts w:hint="default"/>
        <w:lang w:val="en-US" w:eastAsia="en-US" w:bidi="ar-SA"/>
      </w:rPr>
    </w:lvl>
  </w:abstractNum>
  <w:abstractNum w:abstractNumId="11" w15:restartNumberingAfterBreak="0">
    <w:nsid w:val="46AE452D"/>
    <w:multiLevelType w:val="multilevel"/>
    <w:tmpl w:val="1644ACEC"/>
    <w:lvl w:ilvl="0">
      <w:start w:val="2"/>
      <w:numFmt w:val="upperLetter"/>
      <w:lvlText w:val="%1."/>
      <w:lvlJc w:val="left"/>
      <w:pPr>
        <w:ind w:left="732" w:hanging="59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687D91"/>
        <w:spacing w:val="-4"/>
        <w:w w:val="75"/>
        <w:sz w:val="41"/>
        <w:szCs w:val="4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53" w:hanging="65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687D91"/>
        <w:spacing w:val="-3"/>
        <w:w w:val="8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886" w:hanging="6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32" w:hanging="6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8" w:hanging="6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4" w:hanging="6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0" w:hanging="6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7" w:hanging="6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654"/>
      </w:pPr>
      <w:rPr>
        <w:rFonts w:hint="default"/>
        <w:lang w:val="en-US" w:eastAsia="en-US" w:bidi="ar-SA"/>
      </w:rPr>
    </w:lvl>
  </w:abstractNum>
  <w:abstractNum w:abstractNumId="12" w15:restartNumberingAfterBreak="0">
    <w:nsid w:val="4F1767ED"/>
    <w:multiLevelType w:val="hybridMultilevel"/>
    <w:tmpl w:val="93A48556"/>
    <w:lvl w:ilvl="0" w:tplc="AC4C7522">
      <w:start w:val="13"/>
      <w:numFmt w:val="decimal"/>
      <w:lvlText w:val="%1"/>
      <w:lvlJc w:val="left"/>
      <w:pPr>
        <w:ind w:left="1235" w:hanging="681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2E7CC796">
      <w:numFmt w:val="bullet"/>
      <w:lvlText w:val="•"/>
      <w:lvlJc w:val="left"/>
      <w:pPr>
        <w:ind w:left="1380" w:hanging="681"/>
      </w:pPr>
      <w:rPr>
        <w:rFonts w:hint="default"/>
        <w:lang w:val="en-US" w:eastAsia="en-US" w:bidi="ar-SA"/>
      </w:rPr>
    </w:lvl>
    <w:lvl w:ilvl="2" w:tplc="66B49424">
      <w:numFmt w:val="bullet"/>
      <w:lvlText w:val="•"/>
      <w:lvlJc w:val="left"/>
      <w:pPr>
        <w:ind w:left="1521" w:hanging="681"/>
      </w:pPr>
      <w:rPr>
        <w:rFonts w:hint="default"/>
        <w:lang w:val="en-US" w:eastAsia="en-US" w:bidi="ar-SA"/>
      </w:rPr>
    </w:lvl>
    <w:lvl w:ilvl="3" w:tplc="CA06ED26">
      <w:numFmt w:val="bullet"/>
      <w:lvlText w:val="•"/>
      <w:lvlJc w:val="left"/>
      <w:pPr>
        <w:ind w:left="1662" w:hanging="681"/>
      </w:pPr>
      <w:rPr>
        <w:rFonts w:hint="default"/>
        <w:lang w:val="en-US" w:eastAsia="en-US" w:bidi="ar-SA"/>
      </w:rPr>
    </w:lvl>
    <w:lvl w:ilvl="4" w:tplc="633EB516">
      <w:numFmt w:val="bullet"/>
      <w:lvlText w:val="•"/>
      <w:lvlJc w:val="left"/>
      <w:pPr>
        <w:ind w:left="1803" w:hanging="681"/>
      </w:pPr>
      <w:rPr>
        <w:rFonts w:hint="default"/>
        <w:lang w:val="en-US" w:eastAsia="en-US" w:bidi="ar-SA"/>
      </w:rPr>
    </w:lvl>
    <w:lvl w:ilvl="5" w:tplc="7CCC06D0">
      <w:numFmt w:val="bullet"/>
      <w:lvlText w:val="•"/>
      <w:lvlJc w:val="left"/>
      <w:pPr>
        <w:ind w:left="1944" w:hanging="681"/>
      </w:pPr>
      <w:rPr>
        <w:rFonts w:hint="default"/>
        <w:lang w:val="en-US" w:eastAsia="en-US" w:bidi="ar-SA"/>
      </w:rPr>
    </w:lvl>
    <w:lvl w:ilvl="6" w:tplc="C1603A26">
      <w:numFmt w:val="bullet"/>
      <w:lvlText w:val="•"/>
      <w:lvlJc w:val="left"/>
      <w:pPr>
        <w:ind w:left="2085" w:hanging="681"/>
      </w:pPr>
      <w:rPr>
        <w:rFonts w:hint="default"/>
        <w:lang w:val="en-US" w:eastAsia="en-US" w:bidi="ar-SA"/>
      </w:rPr>
    </w:lvl>
    <w:lvl w:ilvl="7" w:tplc="0D921F4A">
      <w:numFmt w:val="bullet"/>
      <w:lvlText w:val="•"/>
      <w:lvlJc w:val="left"/>
      <w:pPr>
        <w:ind w:left="2226" w:hanging="681"/>
      </w:pPr>
      <w:rPr>
        <w:rFonts w:hint="default"/>
        <w:lang w:val="en-US" w:eastAsia="en-US" w:bidi="ar-SA"/>
      </w:rPr>
    </w:lvl>
    <w:lvl w:ilvl="8" w:tplc="ACEA086C">
      <w:numFmt w:val="bullet"/>
      <w:lvlText w:val="•"/>
      <w:lvlJc w:val="left"/>
      <w:pPr>
        <w:ind w:left="2367" w:hanging="681"/>
      </w:pPr>
      <w:rPr>
        <w:rFonts w:hint="default"/>
        <w:lang w:val="en-US" w:eastAsia="en-US" w:bidi="ar-SA"/>
      </w:rPr>
    </w:lvl>
  </w:abstractNum>
  <w:abstractNum w:abstractNumId="13" w15:restartNumberingAfterBreak="0">
    <w:nsid w:val="535C46D0"/>
    <w:multiLevelType w:val="multilevel"/>
    <w:tmpl w:val="DB2E1966"/>
    <w:lvl w:ilvl="0">
      <w:start w:val="1"/>
      <w:numFmt w:val="upperLetter"/>
      <w:lvlText w:val="%1."/>
      <w:lvlJc w:val="left"/>
      <w:pPr>
        <w:ind w:left="469" w:hanging="32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687D91"/>
        <w:spacing w:val="0"/>
        <w:w w:val="73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502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-11"/>
        <w:w w:val="9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5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0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5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1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6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1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6" w:hanging="502"/>
      </w:pPr>
      <w:rPr>
        <w:rFonts w:hint="default"/>
        <w:lang w:val="en-US" w:eastAsia="en-US" w:bidi="ar-SA"/>
      </w:rPr>
    </w:lvl>
  </w:abstractNum>
  <w:abstractNum w:abstractNumId="14" w15:restartNumberingAfterBreak="0">
    <w:nsid w:val="5ADF5E3F"/>
    <w:multiLevelType w:val="hybridMultilevel"/>
    <w:tmpl w:val="B40C9C8C"/>
    <w:lvl w:ilvl="0" w:tplc="45146946">
      <w:numFmt w:val="bullet"/>
      <w:lvlText w:val="–"/>
      <w:lvlJc w:val="left"/>
      <w:pPr>
        <w:ind w:left="1575" w:hanging="227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41189338">
      <w:numFmt w:val="bullet"/>
      <w:lvlText w:val="•"/>
      <w:lvlJc w:val="left"/>
      <w:pPr>
        <w:ind w:left="2541" w:hanging="227"/>
      </w:pPr>
      <w:rPr>
        <w:rFonts w:hint="default"/>
        <w:lang w:val="en-US" w:eastAsia="en-US" w:bidi="ar-SA"/>
      </w:rPr>
    </w:lvl>
    <w:lvl w:ilvl="2" w:tplc="31CA9B68">
      <w:numFmt w:val="bullet"/>
      <w:lvlText w:val="•"/>
      <w:lvlJc w:val="left"/>
      <w:pPr>
        <w:ind w:left="3503" w:hanging="227"/>
      </w:pPr>
      <w:rPr>
        <w:rFonts w:hint="default"/>
        <w:lang w:val="en-US" w:eastAsia="en-US" w:bidi="ar-SA"/>
      </w:rPr>
    </w:lvl>
    <w:lvl w:ilvl="3" w:tplc="4DC63B36">
      <w:numFmt w:val="bullet"/>
      <w:lvlText w:val="•"/>
      <w:lvlJc w:val="left"/>
      <w:pPr>
        <w:ind w:left="4465" w:hanging="227"/>
      </w:pPr>
      <w:rPr>
        <w:rFonts w:hint="default"/>
        <w:lang w:val="en-US" w:eastAsia="en-US" w:bidi="ar-SA"/>
      </w:rPr>
    </w:lvl>
    <w:lvl w:ilvl="4" w:tplc="DE865A30">
      <w:numFmt w:val="bullet"/>
      <w:lvlText w:val="•"/>
      <w:lvlJc w:val="left"/>
      <w:pPr>
        <w:ind w:left="5427" w:hanging="227"/>
      </w:pPr>
      <w:rPr>
        <w:rFonts w:hint="default"/>
        <w:lang w:val="en-US" w:eastAsia="en-US" w:bidi="ar-SA"/>
      </w:rPr>
    </w:lvl>
    <w:lvl w:ilvl="5" w:tplc="51EA1168">
      <w:numFmt w:val="bullet"/>
      <w:lvlText w:val="•"/>
      <w:lvlJc w:val="left"/>
      <w:pPr>
        <w:ind w:left="6388" w:hanging="227"/>
      </w:pPr>
      <w:rPr>
        <w:rFonts w:hint="default"/>
        <w:lang w:val="en-US" w:eastAsia="en-US" w:bidi="ar-SA"/>
      </w:rPr>
    </w:lvl>
    <w:lvl w:ilvl="6" w:tplc="0AACC510">
      <w:numFmt w:val="bullet"/>
      <w:lvlText w:val="•"/>
      <w:lvlJc w:val="left"/>
      <w:pPr>
        <w:ind w:left="7350" w:hanging="227"/>
      </w:pPr>
      <w:rPr>
        <w:rFonts w:hint="default"/>
        <w:lang w:val="en-US" w:eastAsia="en-US" w:bidi="ar-SA"/>
      </w:rPr>
    </w:lvl>
    <w:lvl w:ilvl="7" w:tplc="7268A118">
      <w:numFmt w:val="bullet"/>
      <w:lvlText w:val="•"/>
      <w:lvlJc w:val="left"/>
      <w:pPr>
        <w:ind w:left="8312" w:hanging="227"/>
      </w:pPr>
      <w:rPr>
        <w:rFonts w:hint="default"/>
        <w:lang w:val="en-US" w:eastAsia="en-US" w:bidi="ar-SA"/>
      </w:rPr>
    </w:lvl>
    <w:lvl w:ilvl="8" w:tplc="BCCC5662">
      <w:numFmt w:val="bullet"/>
      <w:lvlText w:val="•"/>
      <w:lvlJc w:val="left"/>
      <w:pPr>
        <w:ind w:left="9274" w:hanging="227"/>
      </w:pPr>
      <w:rPr>
        <w:rFonts w:hint="default"/>
        <w:lang w:val="en-US" w:eastAsia="en-US" w:bidi="ar-SA"/>
      </w:rPr>
    </w:lvl>
  </w:abstractNum>
  <w:abstractNum w:abstractNumId="15" w15:restartNumberingAfterBreak="0">
    <w:nsid w:val="5D85072B"/>
    <w:multiLevelType w:val="hybridMultilevel"/>
    <w:tmpl w:val="6C765760"/>
    <w:lvl w:ilvl="0" w:tplc="97E6D7F2">
      <w:numFmt w:val="bullet"/>
      <w:lvlText w:val="–"/>
      <w:lvlJc w:val="left"/>
      <w:pPr>
        <w:ind w:left="360" w:hanging="219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1A5850">
      <w:numFmt w:val="bullet"/>
      <w:lvlText w:val="•"/>
      <w:lvlJc w:val="left"/>
      <w:pPr>
        <w:ind w:left="1443" w:hanging="219"/>
      </w:pPr>
      <w:rPr>
        <w:rFonts w:hint="default"/>
        <w:lang w:val="en-US" w:eastAsia="en-US" w:bidi="ar-SA"/>
      </w:rPr>
    </w:lvl>
    <w:lvl w:ilvl="2" w:tplc="47D06CE4">
      <w:numFmt w:val="bullet"/>
      <w:lvlText w:val="•"/>
      <w:lvlJc w:val="left"/>
      <w:pPr>
        <w:ind w:left="2527" w:hanging="219"/>
      </w:pPr>
      <w:rPr>
        <w:rFonts w:hint="default"/>
        <w:lang w:val="en-US" w:eastAsia="en-US" w:bidi="ar-SA"/>
      </w:rPr>
    </w:lvl>
    <w:lvl w:ilvl="3" w:tplc="CF686DB8">
      <w:numFmt w:val="bullet"/>
      <w:lvlText w:val="•"/>
      <w:lvlJc w:val="left"/>
      <w:pPr>
        <w:ind w:left="3611" w:hanging="219"/>
      </w:pPr>
      <w:rPr>
        <w:rFonts w:hint="default"/>
        <w:lang w:val="en-US" w:eastAsia="en-US" w:bidi="ar-SA"/>
      </w:rPr>
    </w:lvl>
    <w:lvl w:ilvl="4" w:tplc="ABE05048">
      <w:numFmt w:val="bullet"/>
      <w:lvlText w:val="•"/>
      <w:lvlJc w:val="left"/>
      <w:pPr>
        <w:ind w:left="4695" w:hanging="219"/>
      </w:pPr>
      <w:rPr>
        <w:rFonts w:hint="default"/>
        <w:lang w:val="en-US" w:eastAsia="en-US" w:bidi="ar-SA"/>
      </w:rPr>
    </w:lvl>
    <w:lvl w:ilvl="5" w:tplc="2E1A0454">
      <w:numFmt w:val="bullet"/>
      <w:lvlText w:val="•"/>
      <w:lvlJc w:val="left"/>
      <w:pPr>
        <w:ind w:left="5778" w:hanging="219"/>
      </w:pPr>
      <w:rPr>
        <w:rFonts w:hint="default"/>
        <w:lang w:val="en-US" w:eastAsia="en-US" w:bidi="ar-SA"/>
      </w:rPr>
    </w:lvl>
    <w:lvl w:ilvl="6" w:tplc="4D88DB82">
      <w:numFmt w:val="bullet"/>
      <w:lvlText w:val="•"/>
      <w:lvlJc w:val="left"/>
      <w:pPr>
        <w:ind w:left="6862" w:hanging="219"/>
      </w:pPr>
      <w:rPr>
        <w:rFonts w:hint="default"/>
        <w:lang w:val="en-US" w:eastAsia="en-US" w:bidi="ar-SA"/>
      </w:rPr>
    </w:lvl>
    <w:lvl w:ilvl="7" w:tplc="BB7CF3D8">
      <w:numFmt w:val="bullet"/>
      <w:lvlText w:val="•"/>
      <w:lvlJc w:val="left"/>
      <w:pPr>
        <w:ind w:left="7946" w:hanging="219"/>
      </w:pPr>
      <w:rPr>
        <w:rFonts w:hint="default"/>
        <w:lang w:val="en-US" w:eastAsia="en-US" w:bidi="ar-SA"/>
      </w:rPr>
    </w:lvl>
    <w:lvl w:ilvl="8" w:tplc="6978B264">
      <w:numFmt w:val="bullet"/>
      <w:lvlText w:val="•"/>
      <w:lvlJc w:val="left"/>
      <w:pPr>
        <w:ind w:left="9030" w:hanging="219"/>
      </w:pPr>
      <w:rPr>
        <w:rFonts w:hint="default"/>
        <w:lang w:val="en-US" w:eastAsia="en-US" w:bidi="ar-SA"/>
      </w:rPr>
    </w:lvl>
  </w:abstractNum>
  <w:abstractNum w:abstractNumId="16" w15:restartNumberingAfterBreak="0">
    <w:nsid w:val="62D2701F"/>
    <w:multiLevelType w:val="multilevel"/>
    <w:tmpl w:val="385CA604"/>
    <w:lvl w:ilvl="0">
      <w:start w:val="3"/>
      <w:numFmt w:val="decimal"/>
      <w:lvlText w:val="%1"/>
      <w:lvlJc w:val="left"/>
      <w:pPr>
        <w:ind w:left="971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502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-11"/>
        <w:w w:val="9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23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45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7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88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10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2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4" w:hanging="502"/>
      </w:pPr>
      <w:rPr>
        <w:rFonts w:hint="default"/>
        <w:lang w:val="en-US" w:eastAsia="en-US" w:bidi="ar-SA"/>
      </w:rPr>
    </w:lvl>
  </w:abstractNum>
  <w:abstractNum w:abstractNumId="17" w15:restartNumberingAfterBreak="0">
    <w:nsid w:val="6763213E"/>
    <w:multiLevelType w:val="hybridMultilevel"/>
    <w:tmpl w:val="F7ECA5A6"/>
    <w:lvl w:ilvl="0" w:tplc="441E8E64">
      <w:start w:val="1"/>
      <w:numFmt w:val="decimal"/>
      <w:lvlText w:val="%1."/>
      <w:lvlJc w:val="left"/>
      <w:pPr>
        <w:ind w:left="687" w:hanging="268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plc="19E84C18">
      <w:numFmt w:val="bullet"/>
      <w:lvlText w:val="•"/>
      <w:lvlJc w:val="left"/>
      <w:pPr>
        <w:ind w:left="1731" w:hanging="268"/>
      </w:pPr>
      <w:rPr>
        <w:rFonts w:hint="default"/>
        <w:lang w:val="en-US" w:eastAsia="en-US" w:bidi="ar-SA"/>
      </w:rPr>
    </w:lvl>
    <w:lvl w:ilvl="2" w:tplc="983A7F94">
      <w:numFmt w:val="bullet"/>
      <w:lvlText w:val="•"/>
      <w:lvlJc w:val="left"/>
      <w:pPr>
        <w:ind w:left="2783" w:hanging="268"/>
      </w:pPr>
      <w:rPr>
        <w:rFonts w:hint="default"/>
        <w:lang w:val="en-US" w:eastAsia="en-US" w:bidi="ar-SA"/>
      </w:rPr>
    </w:lvl>
    <w:lvl w:ilvl="3" w:tplc="F6D02DEE">
      <w:numFmt w:val="bullet"/>
      <w:lvlText w:val="•"/>
      <w:lvlJc w:val="left"/>
      <w:pPr>
        <w:ind w:left="3835" w:hanging="268"/>
      </w:pPr>
      <w:rPr>
        <w:rFonts w:hint="default"/>
        <w:lang w:val="en-US" w:eastAsia="en-US" w:bidi="ar-SA"/>
      </w:rPr>
    </w:lvl>
    <w:lvl w:ilvl="4" w:tplc="673E261C">
      <w:numFmt w:val="bullet"/>
      <w:lvlText w:val="•"/>
      <w:lvlJc w:val="left"/>
      <w:pPr>
        <w:ind w:left="4887" w:hanging="268"/>
      </w:pPr>
      <w:rPr>
        <w:rFonts w:hint="default"/>
        <w:lang w:val="en-US" w:eastAsia="en-US" w:bidi="ar-SA"/>
      </w:rPr>
    </w:lvl>
    <w:lvl w:ilvl="5" w:tplc="55284E90">
      <w:numFmt w:val="bullet"/>
      <w:lvlText w:val="•"/>
      <w:lvlJc w:val="left"/>
      <w:pPr>
        <w:ind w:left="5938" w:hanging="268"/>
      </w:pPr>
      <w:rPr>
        <w:rFonts w:hint="default"/>
        <w:lang w:val="en-US" w:eastAsia="en-US" w:bidi="ar-SA"/>
      </w:rPr>
    </w:lvl>
    <w:lvl w:ilvl="6" w:tplc="7E363DE8">
      <w:numFmt w:val="bullet"/>
      <w:lvlText w:val="•"/>
      <w:lvlJc w:val="left"/>
      <w:pPr>
        <w:ind w:left="6990" w:hanging="268"/>
      </w:pPr>
      <w:rPr>
        <w:rFonts w:hint="default"/>
        <w:lang w:val="en-US" w:eastAsia="en-US" w:bidi="ar-SA"/>
      </w:rPr>
    </w:lvl>
    <w:lvl w:ilvl="7" w:tplc="65AAA3C2">
      <w:numFmt w:val="bullet"/>
      <w:lvlText w:val="•"/>
      <w:lvlJc w:val="left"/>
      <w:pPr>
        <w:ind w:left="8042" w:hanging="268"/>
      </w:pPr>
      <w:rPr>
        <w:rFonts w:hint="default"/>
        <w:lang w:val="en-US" w:eastAsia="en-US" w:bidi="ar-SA"/>
      </w:rPr>
    </w:lvl>
    <w:lvl w:ilvl="8" w:tplc="CD56E22E">
      <w:numFmt w:val="bullet"/>
      <w:lvlText w:val="•"/>
      <w:lvlJc w:val="left"/>
      <w:pPr>
        <w:ind w:left="9094" w:hanging="268"/>
      </w:pPr>
      <w:rPr>
        <w:rFonts w:hint="default"/>
        <w:lang w:val="en-US" w:eastAsia="en-US" w:bidi="ar-SA"/>
      </w:rPr>
    </w:lvl>
  </w:abstractNum>
  <w:abstractNum w:abstractNumId="18" w15:restartNumberingAfterBreak="0">
    <w:nsid w:val="69FB02D2"/>
    <w:multiLevelType w:val="multilevel"/>
    <w:tmpl w:val="A0789B02"/>
    <w:lvl w:ilvl="0">
      <w:start w:val="5"/>
      <w:numFmt w:val="decimal"/>
      <w:lvlText w:val="%1"/>
      <w:lvlJc w:val="left"/>
      <w:pPr>
        <w:ind w:left="971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502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spacing w:val="-11"/>
        <w:w w:val="9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23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45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7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88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10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2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4" w:hanging="502"/>
      </w:pPr>
      <w:rPr>
        <w:rFonts w:hint="default"/>
        <w:lang w:val="en-US" w:eastAsia="en-US" w:bidi="ar-SA"/>
      </w:rPr>
    </w:lvl>
  </w:abstractNum>
  <w:abstractNum w:abstractNumId="19" w15:restartNumberingAfterBreak="0">
    <w:nsid w:val="75E07371"/>
    <w:multiLevelType w:val="hybridMultilevel"/>
    <w:tmpl w:val="036A6DD2"/>
    <w:lvl w:ilvl="0" w:tplc="8CBC7444">
      <w:start w:val="3"/>
      <w:numFmt w:val="decimal"/>
      <w:lvlText w:val="%1."/>
      <w:lvlJc w:val="left"/>
      <w:pPr>
        <w:ind w:left="370" w:hanging="229"/>
        <w:jc w:val="left"/>
      </w:pPr>
      <w:rPr>
        <w:rFonts w:ascii="Source Serif 4" w:eastAsia="Source Serif 4" w:hAnsi="Source Serif 4" w:cs="Source Serif 4" w:hint="default"/>
        <w:b w:val="0"/>
        <w:bCs w:val="0"/>
        <w:i w:val="0"/>
        <w:iCs w:val="0"/>
        <w:color w:val="687D91"/>
        <w:spacing w:val="-6"/>
        <w:w w:val="99"/>
        <w:sz w:val="18"/>
        <w:szCs w:val="18"/>
        <w:lang w:val="en-US" w:eastAsia="en-US" w:bidi="ar-SA"/>
      </w:rPr>
    </w:lvl>
    <w:lvl w:ilvl="1" w:tplc="D242CEEA">
      <w:numFmt w:val="bullet"/>
      <w:lvlText w:val="•"/>
      <w:lvlJc w:val="left"/>
      <w:pPr>
        <w:ind w:left="1461" w:hanging="229"/>
      </w:pPr>
      <w:rPr>
        <w:rFonts w:hint="default"/>
        <w:lang w:val="en-US" w:eastAsia="en-US" w:bidi="ar-SA"/>
      </w:rPr>
    </w:lvl>
    <w:lvl w:ilvl="2" w:tplc="90AA4516">
      <w:numFmt w:val="bullet"/>
      <w:lvlText w:val="•"/>
      <w:lvlJc w:val="left"/>
      <w:pPr>
        <w:ind w:left="2543" w:hanging="229"/>
      </w:pPr>
      <w:rPr>
        <w:rFonts w:hint="default"/>
        <w:lang w:val="en-US" w:eastAsia="en-US" w:bidi="ar-SA"/>
      </w:rPr>
    </w:lvl>
    <w:lvl w:ilvl="3" w:tplc="D4F8E77A">
      <w:numFmt w:val="bullet"/>
      <w:lvlText w:val="•"/>
      <w:lvlJc w:val="left"/>
      <w:pPr>
        <w:ind w:left="3625" w:hanging="229"/>
      </w:pPr>
      <w:rPr>
        <w:rFonts w:hint="default"/>
        <w:lang w:val="en-US" w:eastAsia="en-US" w:bidi="ar-SA"/>
      </w:rPr>
    </w:lvl>
    <w:lvl w:ilvl="4" w:tplc="F4D063C8">
      <w:numFmt w:val="bullet"/>
      <w:lvlText w:val="•"/>
      <w:lvlJc w:val="left"/>
      <w:pPr>
        <w:ind w:left="4707" w:hanging="229"/>
      </w:pPr>
      <w:rPr>
        <w:rFonts w:hint="default"/>
        <w:lang w:val="en-US" w:eastAsia="en-US" w:bidi="ar-SA"/>
      </w:rPr>
    </w:lvl>
    <w:lvl w:ilvl="5" w:tplc="622A768C">
      <w:numFmt w:val="bullet"/>
      <w:lvlText w:val="•"/>
      <w:lvlJc w:val="left"/>
      <w:pPr>
        <w:ind w:left="5788" w:hanging="229"/>
      </w:pPr>
      <w:rPr>
        <w:rFonts w:hint="default"/>
        <w:lang w:val="en-US" w:eastAsia="en-US" w:bidi="ar-SA"/>
      </w:rPr>
    </w:lvl>
    <w:lvl w:ilvl="6" w:tplc="42089E34">
      <w:numFmt w:val="bullet"/>
      <w:lvlText w:val="•"/>
      <w:lvlJc w:val="left"/>
      <w:pPr>
        <w:ind w:left="6870" w:hanging="229"/>
      </w:pPr>
      <w:rPr>
        <w:rFonts w:hint="default"/>
        <w:lang w:val="en-US" w:eastAsia="en-US" w:bidi="ar-SA"/>
      </w:rPr>
    </w:lvl>
    <w:lvl w:ilvl="7" w:tplc="9CAC150A">
      <w:numFmt w:val="bullet"/>
      <w:lvlText w:val="•"/>
      <w:lvlJc w:val="left"/>
      <w:pPr>
        <w:ind w:left="7952" w:hanging="229"/>
      </w:pPr>
      <w:rPr>
        <w:rFonts w:hint="default"/>
        <w:lang w:val="en-US" w:eastAsia="en-US" w:bidi="ar-SA"/>
      </w:rPr>
    </w:lvl>
    <w:lvl w:ilvl="8" w:tplc="98A6C08E">
      <w:numFmt w:val="bullet"/>
      <w:lvlText w:val="•"/>
      <w:lvlJc w:val="left"/>
      <w:pPr>
        <w:ind w:left="9034" w:hanging="229"/>
      </w:pPr>
      <w:rPr>
        <w:rFonts w:hint="default"/>
        <w:lang w:val="en-US" w:eastAsia="en-US" w:bidi="ar-SA"/>
      </w:rPr>
    </w:lvl>
  </w:abstractNum>
  <w:num w:numId="1" w16cid:durableId="713044520">
    <w:abstractNumId w:val="11"/>
  </w:num>
  <w:num w:numId="2" w16cid:durableId="1437142716">
    <w:abstractNumId w:val="17"/>
  </w:num>
  <w:num w:numId="3" w16cid:durableId="2130970069">
    <w:abstractNumId w:val="5"/>
  </w:num>
  <w:num w:numId="4" w16cid:durableId="1381245631">
    <w:abstractNumId w:val="18"/>
  </w:num>
  <w:num w:numId="5" w16cid:durableId="306860944">
    <w:abstractNumId w:val="16"/>
  </w:num>
  <w:num w:numId="6" w16cid:durableId="861821283">
    <w:abstractNumId w:val="3"/>
  </w:num>
  <w:num w:numId="7" w16cid:durableId="566454176">
    <w:abstractNumId w:val="15"/>
  </w:num>
  <w:num w:numId="8" w16cid:durableId="1037778858">
    <w:abstractNumId w:val="14"/>
  </w:num>
  <w:num w:numId="9" w16cid:durableId="1660572172">
    <w:abstractNumId w:val="10"/>
  </w:num>
  <w:num w:numId="10" w16cid:durableId="1365248535">
    <w:abstractNumId w:val="19"/>
  </w:num>
  <w:num w:numId="11" w16cid:durableId="2144423181">
    <w:abstractNumId w:val="2"/>
  </w:num>
  <w:num w:numId="12" w16cid:durableId="721365907">
    <w:abstractNumId w:val="12"/>
  </w:num>
  <w:num w:numId="13" w16cid:durableId="2096634457">
    <w:abstractNumId w:val="9"/>
  </w:num>
  <w:num w:numId="14" w16cid:durableId="421030060">
    <w:abstractNumId w:val="6"/>
  </w:num>
  <w:num w:numId="15" w16cid:durableId="1114325546">
    <w:abstractNumId w:val="4"/>
  </w:num>
  <w:num w:numId="16" w16cid:durableId="783769435">
    <w:abstractNumId w:val="1"/>
  </w:num>
  <w:num w:numId="17" w16cid:durableId="1226187184">
    <w:abstractNumId w:val="7"/>
  </w:num>
  <w:num w:numId="18" w16cid:durableId="578441710">
    <w:abstractNumId w:val="0"/>
  </w:num>
  <w:num w:numId="19" w16cid:durableId="861746374">
    <w:abstractNumId w:val="13"/>
  </w:num>
  <w:num w:numId="20" w16cid:durableId="2020347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tley Kenneth">
    <w15:presenceInfo w15:providerId="AD" w15:userId="S::rlk2@bfh.ch::4e5599f0-7388-46dd-9ace-4a3a5956f58a"/>
  </w15:person>
  <w15:person w15:author="Roccaro Roland, IT11.5">
    <w15:presenceInfo w15:providerId="AD" w15:userId="S::roland.roccaro@post.ch::5767c54a-2cd9-42b4-a9f2-da904eeb00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EC"/>
    <w:rsid w:val="00002BB7"/>
    <w:rsid w:val="00007F73"/>
    <w:rsid w:val="00062139"/>
    <w:rsid w:val="000655EC"/>
    <w:rsid w:val="00070536"/>
    <w:rsid w:val="00071695"/>
    <w:rsid w:val="00076115"/>
    <w:rsid w:val="000B3002"/>
    <w:rsid w:val="000C0C55"/>
    <w:rsid w:val="000D2E9E"/>
    <w:rsid w:val="001918C8"/>
    <w:rsid w:val="00195337"/>
    <w:rsid w:val="00195DF2"/>
    <w:rsid w:val="001B6B34"/>
    <w:rsid w:val="001D7636"/>
    <w:rsid w:val="001E0338"/>
    <w:rsid w:val="001E7200"/>
    <w:rsid w:val="0020359B"/>
    <w:rsid w:val="00225C66"/>
    <w:rsid w:val="0026683E"/>
    <w:rsid w:val="00294FE4"/>
    <w:rsid w:val="002D0B46"/>
    <w:rsid w:val="002E494A"/>
    <w:rsid w:val="00304352"/>
    <w:rsid w:val="00305042"/>
    <w:rsid w:val="00314A36"/>
    <w:rsid w:val="00320FF1"/>
    <w:rsid w:val="003800FB"/>
    <w:rsid w:val="00382E79"/>
    <w:rsid w:val="00394243"/>
    <w:rsid w:val="003B4526"/>
    <w:rsid w:val="003B6689"/>
    <w:rsid w:val="003C2275"/>
    <w:rsid w:val="003C576B"/>
    <w:rsid w:val="003C5918"/>
    <w:rsid w:val="003C5E9C"/>
    <w:rsid w:val="003D77C7"/>
    <w:rsid w:val="00407F8B"/>
    <w:rsid w:val="00480495"/>
    <w:rsid w:val="0048692D"/>
    <w:rsid w:val="00490ACA"/>
    <w:rsid w:val="004C29F2"/>
    <w:rsid w:val="0050350D"/>
    <w:rsid w:val="00525014"/>
    <w:rsid w:val="00532741"/>
    <w:rsid w:val="00533F9E"/>
    <w:rsid w:val="0058286E"/>
    <w:rsid w:val="005A6C3B"/>
    <w:rsid w:val="005B40B2"/>
    <w:rsid w:val="005B4755"/>
    <w:rsid w:val="006063CD"/>
    <w:rsid w:val="00634875"/>
    <w:rsid w:val="0066694A"/>
    <w:rsid w:val="0068027F"/>
    <w:rsid w:val="006859E9"/>
    <w:rsid w:val="006A233D"/>
    <w:rsid w:val="006A2D41"/>
    <w:rsid w:val="006A47FA"/>
    <w:rsid w:val="007146D9"/>
    <w:rsid w:val="00724CD0"/>
    <w:rsid w:val="00730A4C"/>
    <w:rsid w:val="00773481"/>
    <w:rsid w:val="007D5E18"/>
    <w:rsid w:val="007E2934"/>
    <w:rsid w:val="0081727E"/>
    <w:rsid w:val="0082440F"/>
    <w:rsid w:val="00843738"/>
    <w:rsid w:val="008601E0"/>
    <w:rsid w:val="00867AD9"/>
    <w:rsid w:val="008A6DA2"/>
    <w:rsid w:val="008C10EB"/>
    <w:rsid w:val="008F3D43"/>
    <w:rsid w:val="008F5E9D"/>
    <w:rsid w:val="008F6B03"/>
    <w:rsid w:val="0090014E"/>
    <w:rsid w:val="009014D7"/>
    <w:rsid w:val="00953592"/>
    <w:rsid w:val="00967CD1"/>
    <w:rsid w:val="009C0F9D"/>
    <w:rsid w:val="00A0168F"/>
    <w:rsid w:val="00A0311A"/>
    <w:rsid w:val="00A1110C"/>
    <w:rsid w:val="00A370AA"/>
    <w:rsid w:val="00A56222"/>
    <w:rsid w:val="00A8299B"/>
    <w:rsid w:val="00A82D31"/>
    <w:rsid w:val="00A92AD5"/>
    <w:rsid w:val="00AA13F0"/>
    <w:rsid w:val="00AA1871"/>
    <w:rsid w:val="00B24ACD"/>
    <w:rsid w:val="00B2548C"/>
    <w:rsid w:val="00B401AD"/>
    <w:rsid w:val="00B615B9"/>
    <w:rsid w:val="00B73286"/>
    <w:rsid w:val="00B80984"/>
    <w:rsid w:val="00BA5F5B"/>
    <w:rsid w:val="00BB7B74"/>
    <w:rsid w:val="00C03B8A"/>
    <w:rsid w:val="00C266FB"/>
    <w:rsid w:val="00C361AE"/>
    <w:rsid w:val="00C46BEE"/>
    <w:rsid w:val="00CB2432"/>
    <w:rsid w:val="00CD05A7"/>
    <w:rsid w:val="00CF3954"/>
    <w:rsid w:val="00D34ECE"/>
    <w:rsid w:val="00D77EA0"/>
    <w:rsid w:val="00D9456C"/>
    <w:rsid w:val="00DB51DF"/>
    <w:rsid w:val="00DD1D41"/>
    <w:rsid w:val="00DF31F0"/>
    <w:rsid w:val="00E04D4D"/>
    <w:rsid w:val="00E3219C"/>
    <w:rsid w:val="00E413B6"/>
    <w:rsid w:val="00ED2C22"/>
    <w:rsid w:val="00ED340B"/>
    <w:rsid w:val="00ED680E"/>
    <w:rsid w:val="00EF6BAE"/>
    <w:rsid w:val="00F254FD"/>
    <w:rsid w:val="00F40CF1"/>
    <w:rsid w:val="00F5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3C7706"/>
  <w15:docId w15:val="{3EF4D05A-7610-9841-B4E7-EFAADBE2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Source Serif 4" w:eastAsia="Source Serif 4" w:hAnsi="Source Serif 4" w:cs="Source Serif 4"/>
    </w:rPr>
  </w:style>
  <w:style w:type="paragraph" w:styleId="berschrift1">
    <w:name w:val="heading 1"/>
    <w:basedOn w:val="Standard"/>
    <w:uiPriority w:val="9"/>
    <w:qFormat/>
    <w:pPr>
      <w:spacing w:before="4"/>
      <w:ind w:left="698" w:hanging="556"/>
      <w:outlineLvl w:val="0"/>
    </w:pPr>
    <w:rPr>
      <w:rFonts w:ascii="Arial Black" w:eastAsia="Arial Black" w:hAnsi="Arial Black" w:cs="Arial Black"/>
      <w:b/>
      <w:bCs/>
      <w:sz w:val="41"/>
      <w:szCs w:val="41"/>
    </w:rPr>
  </w:style>
  <w:style w:type="paragraph" w:styleId="berschrift2">
    <w:name w:val="heading 2"/>
    <w:basedOn w:val="Standard"/>
    <w:uiPriority w:val="9"/>
    <w:unhideWhenUsed/>
    <w:qFormat/>
    <w:pPr>
      <w:ind w:left="771" w:hanging="629"/>
      <w:outlineLvl w:val="1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berschrift3">
    <w:name w:val="heading 3"/>
    <w:basedOn w:val="Standard"/>
    <w:uiPriority w:val="9"/>
    <w:unhideWhenUsed/>
    <w:qFormat/>
    <w:pPr>
      <w:ind w:left="142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berschrift4">
    <w:name w:val="heading 4"/>
    <w:basedOn w:val="Standard"/>
    <w:uiPriority w:val="9"/>
    <w:unhideWhenUsed/>
    <w:qFormat/>
    <w:pPr>
      <w:ind w:left="300"/>
      <w:outlineLvl w:val="3"/>
    </w:pPr>
    <w:rPr>
      <w:rFonts w:ascii="Arial Black" w:eastAsia="Arial Black" w:hAnsi="Arial Black" w:cs="Arial Black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uiPriority w:val="1"/>
    <w:qFormat/>
    <w:pPr>
      <w:spacing w:before="179"/>
      <w:ind w:left="142" w:hanging="326"/>
    </w:pPr>
    <w:rPr>
      <w:rFonts w:ascii="Arial Black" w:eastAsia="Arial Black" w:hAnsi="Arial Black" w:cs="Arial Black"/>
      <w:b/>
      <w:bCs/>
    </w:rPr>
  </w:style>
  <w:style w:type="paragraph" w:styleId="Verzeichnis2">
    <w:name w:val="toc 2"/>
    <w:basedOn w:val="Standard"/>
    <w:uiPriority w:val="1"/>
    <w:qFormat/>
    <w:pPr>
      <w:spacing w:line="289" w:lineRule="exact"/>
      <w:ind w:left="968" w:hanging="499"/>
    </w:pPr>
  </w:style>
  <w:style w:type="paragraph" w:styleId="Textkrper">
    <w:name w:val="Body Text"/>
    <w:basedOn w:val="Standard"/>
    <w:uiPriority w:val="1"/>
    <w:qFormat/>
  </w:style>
  <w:style w:type="paragraph" w:styleId="Titel">
    <w:name w:val="Title"/>
    <w:basedOn w:val="Standard"/>
    <w:uiPriority w:val="10"/>
    <w:qFormat/>
    <w:pPr>
      <w:spacing w:line="682" w:lineRule="exact"/>
      <w:ind w:left="300"/>
    </w:pPr>
    <w:rPr>
      <w:rFonts w:ascii="Arial Black" w:eastAsia="Arial Black" w:hAnsi="Arial Black" w:cs="Arial Black"/>
      <w:b/>
      <w:bCs/>
      <w:sz w:val="49"/>
      <w:szCs w:val="49"/>
    </w:rPr>
  </w:style>
  <w:style w:type="paragraph" w:styleId="Listenabsatz">
    <w:name w:val="List Paragraph"/>
    <w:basedOn w:val="Standard"/>
    <w:uiPriority w:val="1"/>
    <w:qFormat/>
    <w:pPr>
      <w:ind w:left="968" w:hanging="499"/>
    </w:pPr>
  </w:style>
  <w:style w:type="paragraph" w:customStyle="1" w:styleId="TableParagraph">
    <w:name w:val="Table Paragraph"/>
    <w:basedOn w:val="Standard"/>
    <w:uiPriority w:val="1"/>
    <w:qFormat/>
  </w:style>
  <w:style w:type="paragraph" w:styleId="berarbeitung">
    <w:name w:val="Revision"/>
    <w:hidden/>
    <w:uiPriority w:val="99"/>
    <w:semiHidden/>
    <w:rsid w:val="00ED2C22"/>
    <w:pPr>
      <w:widowControl/>
      <w:autoSpaceDE/>
      <w:autoSpaceDN/>
    </w:pPr>
    <w:rPr>
      <w:rFonts w:ascii="Source Serif 4" w:eastAsia="Source Serif 4" w:hAnsi="Source Serif 4" w:cs="Source Serif 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D2C2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D2C22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D2C22"/>
    <w:rPr>
      <w:rFonts w:ascii="Source Serif 4" w:eastAsia="Source Serif 4" w:hAnsi="Source Serif 4" w:cs="Source Serif 4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D2C2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D2C22"/>
    <w:rPr>
      <w:rFonts w:ascii="Source Serif 4" w:eastAsia="Source Serif 4" w:hAnsi="Source Serif 4" w:cs="Source Serif 4"/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CF395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F3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SaveAsSingleFile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en.wikipedia.org/wiki/Risk_management" TargetMode="External"/><Relationship Id="rId1" Type="http://schemas.openxmlformats.org/officeDocument/2006/relationships/hyperlink" Target="https://geschaeftsbericht.post.ch/24/ar/de/mitarbeitende" TargetMode="External"/></Relationship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header" Target="header40.xml"/><Relationship Id="rId21" Type="http://schemas.microsoft.com/office/2011/relationships/commentsExtended" Target="commentsExtended.xml"/><Relationship Id="rId42" Type="http://schemas.openxmlformats.org/officeDocument/2006/relationships/footer" Target="footer13.xml"/><Relationship Id="rId47" Type="http://schemas.openxmlformats.org/officeDocument/2006/relationships/header" Target="header16.xml"/><Relationship Id="rId63" Type="http://schemas.openxmlformats.org/officeDocument/2006/relationships/footer" Target="footer21.xml"/><Relationship Id="rId68" Type="http://schemas.openxmlformats.org/officeDocument/2006/relationships/image" Target="media/image11.png"/><Relationship Id="rId84" Type="http://schemas.openxmlformats.org/officeDocument/2006/relationships/header" Target="header27.xml"/><Relationship Id="rId89" Type="http://schemas.openxmlformats.org/officeDocument/2006/relationships/footer" Target="footer30.xml"/><Relationship Id="rId112" Type="http://schemas.openxmlformats.org/officeDocument/2006/relationships/footer" Target="footer38.xml"/><Relationship Id="rId133" Type="http://schemas.openxmlformats.org/officeDocument/2006/relationships/footer" Target="footer48.xml"/><Relationship Id="rId16" Type="http://schemas.openxmlformats.org/officeDocument/2006/relationships/header" Target="header3.xml"/><Relationship Id="rId107" Type="http://schemas.openxmlformats.org/officeDocument/2006/relationships/header" Target="header35.xml"/><Relationship Id="rId11" Type="http://schemas.openxmlformats.org/officeDocument/2006/relationships/image" Target="media/image2.jpeg"/><Relationship Id="rId32" Type="http://schemas.openxmlformats.org/officeDocument/2006/relationships/header" Target="header9.xml"/><Relationship Id="rId37" Type="http://schemas.openxmlformats.org/officeDocument/2006/relationships/footer" Target="footer10.xml"/><Relationship Id="rId53" Type="http://schemas.openxmlformats.org/officeDocument/2006/relationships/image" Target="media/image3.png"/><Relationship Id="rId58" Type="http://schemas.openxmlformats.org/officeDocument/2006/relationships/header" Target="header20.xml"/><Relationship Id="rId74" Type="http://schemas.openxmlformats.org/officeDocument/2006/relationships/header" Target="header23.xml"/><Relationship Id="rId79" Type="http://schemas.openxmlformats.org/officeDocument/2006/relationships/header" Target="header25.xml"/><Relationship Id="rId102" Type="http://schemas.openxmlformats.org/officeDocument/2006/relationships/hyperlink" Target="https://www.post.ch/en" TargetMode="External"/><Relationship Id="rId123" Type="http://schemas.openxmlformats.org/officeDocument/2006/relationships/image" Target="media/image17.jpeg"/><Relationship Id="rId128" Type="http://schemas.openxmlformats.org/officeDocument/2006/relationships/header" Target="header45.xml"/><Relationship Id="rId5" Type="http://schemas.openxmlformats.org/officeDocument/2006/relationships/styles" Target="styles.xml"/><Relationship Id="rId90" Type="http://schemas.openxmlformats.org/officeDocument/2006/relationships/header" Target="header30.xml"/><Relationship Id="rId95" Type="http://schemas.openxmlformats.org/officeDocument/2006/relationships/footer" Target="footer33.xml"/><Relationship Id="rId14" Type="http://schemas.openxmlformats.org/officeDocument/2006/relationships/header" Target="header2.xml"/><Relationship Id="rId22" Type="http://schemas.microsoft.com/office/2016/09/relationships/commentsIds" Target="commentsIds.xml"/><Relationship Id="rId27" Type="http://schemas.openxmlformats.org/officeDocument/2006/relationships/footer" Target="footer6.xml"/><Relationship Id="rId30" Type="http://schemas.openxmlformats.org/officeDocument/2006/relationships/header" Target="header8.xml"/><Relationship Id="rId35" Type="http://schemas.openxmlformats.org/officeDocument/2006/relationships/header" Target="header10.xml"/><Relationship Id="rId43" Type="http://schemas.openxmlformats.org/officeDocument/2006/relationships/footer" Target="footer14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footer" Target="footer22.xml"/><Relationship Id="rId69" Type="http://schemas.openxmlformats.org/officeDocument/2006/relationships/image" Target="media/image12.png"/><Relationship Id="rId77" Type="http://schemas.openxmlformats.org/officeDocument/2006/relationships/image" Target="media/image16.png"/><Relationship Id="rId100" Type="http://schemas.openxmlformats.org/officeDocument/2006/relationships/hyperlink" Target="https://chat.openai.com/" TargetMode="External"/><Relationship Id="rId105" Type="http://schemas.openxmlformats.org/officeDocument/2006/relationships/hyperlink" Target="https://en.wikipedia.org/w/index.php?title=Swiss_Post&amp;oldid=1311289869" TargetMode="External"/><Relationship Id="rId113" Type="http://schemas.openxmlformats.org/officeDocument/2006/relationships/header" Target="header38.xml"/><Relationship Id="rId118" Type="http://schemas.openxmlformats.org/officeDocument/2006/relationships/footer" Target="footer41.xml"/><Relationship Id="rId126" Type="http://schemas.openxmlformats.org/officeDocument/2006/relationships/header" Target="header44.xml"/><Relationship Id="rId134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header" Target="header18.xml"/><Relationship Id="rId72" Type="http://schemas.openxmlformats.org/officeDocument/2006/relationships/image" Target="media/image15.jpeg"/><Relationship Id="rId80" Type="http://schemas.openxmlformats.org/officeDocument/2006/relationships/footer" Target="footer25.xml"/><Relationship Id="rId85" Type="http://schemas.openxmlformats.org/officeDocument/2006/relationships/footer" Target="footer28.xml"/><Relationship Id="rId93" Type="http://schemas.openxmlformats.org/officeDocument/2006/relationships/footer" Target="footer32.xml"/><Relationship Id="rId98" Type="http://schemas.openxmlformats.org/officeDocument/2006/relationships/header" Target="header34.xml"/><Relationship Id="rId121" Type="http://schemas.openxmlformats.org/officeDocument/2006/relationships/footer" Target="footer42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header" Target="header5.xml"/><Relationship Id="rId33" Type="http://schemas.openxmlformats.org/officeDocument/2006/relationships/footer" Target="footer8.xml"/><Relationship Id="rId38" Type="http://schemas.openxmlformats.org/officeDocument/2006/relationships/footer" Target="footer11.xml"/><Relationship Id="rId46" Type="http://schemas.openxmlformats.org/officeDocument/2006/relationships/footer" Target="footer15.xml"/><Relationship Id="rId59" Type="http://schemas.openxmlformats.org/officeDocument/2006/relationships/header" Target="header21.xml"/><Relationship Id="rId67" Type="http://schemas.openxmlformats.org/officeDocument/2006/relationships/image" Target="media/image10.png"/><Relationship Id="rId103" Type="http://schemas.openxmlformats.org/officeDocument/2006/relationships/hyperlink" Target="https://en.wikipedia.org/w/index.php?title=Data_quality&amp;oldid=1316970467" TargetMode="External"/><Relationship Id="rId108" Type="http://schemas.openxmlformats.org/officeDocument/2006/relationships/footer" Target="footer36.xml"/><Relationship Id="rId116" Type="http://schemas.openxmlformats.org/officeDocument/2006/relationships/footer" Target="footer40.xml"/><Relationship Id="rId124" Type="http://schemas.openxmlformats.org/officeDocument/2006/relationships/header" Target="header43.xml"/><Relationship Id="rId129" Type="http://schemas.openxmlformats.org/officeDocument/2006/relationships/footer" Target="footer46.xml"/><Relationship Id="rId20" Type="http://schemas.openxmlformats.org/officeDocument/2006/relationships/comments" Target="comments.xml"/><Relationship Id="rId41" Type="http://schemas.openxmlformats.org/officeDocument/2006/relationships/header" Target="header13.xml"/><Relationship Id="rId54" Type="http://schemas.openxmlformats.org/officeDocument/2006/relationships/header" Target="header19.xml"/><Relationship Id="rId62" Type="http://schemas.openxmlformats.org/officeDocument/2006/relationships/image" Target="media/image7.jpeg"/><Relationship Id="rId70" Type="http://schemas.openxmlformats.org/officeDocument/2006/relationships/image" Target="media/image13.png"/><Relationship Id="rId75" Type="http://schemas.openxmlformats.org/officeDocument/2006/relationships/footer" Target="footer23.xml"/><Relationship Id="rId83" Type="http://schemas.openxmlformats.org/officeDocument/2006/relationships/footer" Target="footer27.xml"/><Relationship Id="rId88" Type="http://schemas.openxmlformats.org/officeDocument/2006/relationships/header" Target="header29.xml"/><Relationship Id="rId91" Type="http://schemas.openxmlformats.org/officeDocument/2006/relationships/footer" Target="footer31.xml"/><Relationship Id="rId96" Type="http://schemas.openxmlformats.org/officeDocument/2006/relationships/header" Target="header33.xml"/><Relationship Id="rId111" Type="http://schemas.openxmlformats.org/officeDocument/2006/relationships/header" Target="header37.xml"/><Relationship Id="rId132" Type="http://schemas.openxmlformats.org/officeDocument/2006/relationships/header" Target="header47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microsoft.com/office/2018/08/relationships/commentsExtensible" Target="commentsExtensible.xml"/><Relationship Id="rId28" Type="http://schemas.openxmlformats.org/officeDocument/2006/relationships/header" Target="header6.xml"/><Relationship Id="rId36" Type="http://schemas.openxmlformats.org/officeDocument/2006/relationships/header" Target="header11.xml"/><Relationship Id="rId49" Type="http://schemas.openxmlformats.org/officeDocument/2006/relationships/header" Target="header17.xml"/><Relationship Id="rId57" Type="http://schemas.openxmlformats.org/officeDocument/2006/relationships/image" Target="media/image4.jpeg"/><Relationship Id="rId106" Type="http://schemas.openxmlformats.org/officeDocument/2006/relationships/hyperlink" Target="https://en.wikipedia.org/w/index.php?title=Swiss_Post&amp;oldid=1311289869" TargetMode="External"/><Relationship Id="rId114" Type="http://schemas.openxmlformats.org/officeDocument/2006/relationships/footer" Target="footer39.xml"/><Relationship Id="rId119" Type="http://schemas.openxmlformats.org/officeDocument/2006/relationships/header" Target="header41.xml"/><Relationship Id="rId127" Type="http://schemas.openxmlformats.org/officeDocument/2006/relationships/footer" Target="footer45.xml"/><Relationship Id="rId10" Type="http://schemas.openxmlformats.org/officeDocument/2006/relationships/image" Target="media/image1.jpeg"/><Relationship Id="rId31" Type="http://schemas.openxmlformats.org/officeDocument/2006/relationships/footer" Target="footer7.xml"/><Relationship Id="rId44" Type="http://schemas.openxmlformats.org/officeDocument/2006/relationships/header" Target="header14.xml"/><Relationship Id="rId52" Type="http://schemas.openxmlformats.org/officeDocument/2006/relationships/footer" Target="footer18.xml"/><Relationship Id="rId60" Type="http://schemas.openxmlformats.org/officeDocument/2006/relationships/image" Target="media/image5.jpeg"/><Relationship Id="rId65" Type="http://schemas.openxmlformats.org/officeDocument/2006/relationships/image" Target="media/image8.jpeg"/><Relationship Id="rId73" Type="http://schemas.openxmlformats.org/officeDocument/2006/relationships/header" Target="header22.xml"/><Relationship Id="rId78" Type="http://schemas.openxmlformats.org/officeDocument/2006/relationships/header" Target="header24.xml"/><Relationship Id="rId81" Type="http://schemas.openxmlformats.org/officeDocument/2006/relationships/footer" Target="footer26.xml"/><Relationship Id="rId86" Type="http://schemas.openxmlformats.org/officeDocument/2006/relationships/header" Target="header28.xml"/><Relationship Id="rId94" Type="http://schemas.openxmlformats.org/officeDocument/2006/relationships/header" Target="header32.xml"/><Relationship Id="rId99" Type="http://schemas.openxmlformats.org/officeDocument/2006/relationships/footer" Target="footer35.xml"/><Relationship Id="rId101" Type="http://schemas.openxmlformats.org/officeDocument/2006/relationships/hyperlink" Target="https://www.based.co.nl/en/news/long-term-availability-of-construction-data-with-ddss" TargetMode="External"/><Relationship Id="rId122" Type="http://schemas.openxmlformats.org/officeDocument/2006/relationships/footer" Target="footer43.xml"/><Relationship Id="rId130" Type="http://schemas.openxmlformats.org/officeDocument/2006/relationships/header" Target="header46.xml"/><Relationship Id="rId135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9" Type="http://schemas.openxmlformats.org/officeDocument/2006/relationships/header" Target="header12.xml"/><Relationship Id="rId109" Type="http://schemas.openxmlformats.org/officeDocument/2006/relationships/header" Target="header36.xml"/><Relationship Id="rId34" Type="http://schemas.openxmlformats.org/officeDocument/2006/relationships/footer" Target="footer9.xml"/><Relationship Id="rId50" Type="http://schemas.openxmlformats.org/officeDocument/2006/relationships/footer" Target="footer17.xml"/><Relationship Id="rId55" Type="http://schemas.openxmlformats.org/officeDocument/2006/relationships/footer" Target="footer19.xml"/><Relationship Id="rId76" Type="http://schemas.openxmlformats.org/officeDocument/2006/relationships/footer" Target="footer24.xml"/><Relationship Id="rId97" Type="http://schemas.openxmlformats.org/officeDocument/2006/relationships/footer" Target="footer34.xml"/><Relationship Id="rId104" Type="http://schemas.openxmlformats.org/officeDocument/2006/relationships/hyperlink" Target="https://en.wikipedia.org/w/index.php?title=ISO_8000&amp;oldid=1316394786" TargetMode="External"/><Relationship Id="rId120" Type="http://schemas.openxmlformats.org/officeDocument/2006/relationships/header" Target="header42.xml"/><Relationship Id="rId125" Type="http://schemas.openxmlformats.org/officeDocument/2006/relationships/footer" Target="footer44.xml"/><Relationship Id="rId7" Type="http://schemas.openxmlformats.org/officeDocument/2006/relationships/webSettings" Target="webSettings.xml"/><Relationship Id="rId71" Type="http://schemas.openxmlformats.org/officeDocument/2006/relationships/image" Target="media/image14.jpeg"/><Relationship Id="rId92" Type="http://schemas.openxmlformats.org/officeDocument/2006/relationships/header" Target="header31.xml"/><Relationship Id="rId2" Type="http://schemas.openxmlformats.org/officeDocument/2006/relationships/customXml" Target="../customXml/item2.xml"/><Relationship Id="rId29" Type="http://schemas.openxmlformats.org/officeDocument/2006/relationships/header" Target="header7.xml"/><Relationship Id="rId24" Type="http://schemas.openxmlformats.org/officeDocument/2006/relationships/image" Target="media/image2.png"/><Relationship Id="rId40" Type="http://schemas.openxmlformats.org/officeDocument/2006/relationships/footer" Target="footer12.xml"/><Relationship Id="rId45" Type="http://schemas.openxmlformats.org/officeDocument/2006/relationships/header" Target="header15.xml"/><Relationship Id="rId66" Type="http://schemas.openxmlformats.org/officeDocument/2006/relationships/image" Target="media/image9.jpeg"/><Relationship Id="rId87" Type="http://schemas.openxmlformats.org/officeDocument/2006/relationships/footer" Target="footer29.xml"/><Relationship Id="rId110" Type="http://schemas.openxmlformats.org/officeDocument/2006/relationships/footer" Target="footer37.xml"/><Relationship Id="rId115" Type="http://schemas.openxmlformats.org/officeDocument/2006/relationships/header" Target="header39.xml"/><Relationship Id="rId131" Type="http://schemas.openxmlformats.org/officeDocument/2006/relationships/footer" Target="footer47.xml"/><Relationship Id="rId136" Type="http://schemas.openxmlformats.org/officeDocument/2006/relationships/theme" Target="theme/theme1.xml"/><Relationship Id="rId61" Type="http://schemas.openxmlformats.org/officeDocument/2006/relationships/image" Target="media/image6.jpeg"/><Relationship Id="rId82" Type="http://schemas.openxmlformats.org/officeDocument/2006/relationships/header" Target="header26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C19B73122CEE4085F6C8D46609A415" ma:contentTypeVersion="8" ma:contentTypeDescription="Ein neues Dokument erstellen." ma:contentTypeScope="" ma:versionID="1c82b1913c67ab114037dc677c5a30db">
  <xsd:schema xmlns:xsd="http://www.w3.org/2001/XMLSchema" xmlns:xs="http://www.w3.org/2001/XMLSchema" xmlns:p="http://schemas.microsoft.com/office/2006/metadata/properties" xmlns:ns2="ee3d548b-62b8-43e7-8f1f-964804d7265b" targetNamespace="http://schemas.microsoft.com/office/2006/metadata/properties" ma:root="true" ma:fieldsID="eeaf79ecb838fb98927fc6452287123f" ns2:_="">
    <xsd:import namespace="ee3d548b-62b8-43e7-8f1f-964804d726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d548b-62b8-43e7-8f1f-964804d726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DC7ECF-E33E-49AA-A002-3EB785615C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F68882-3B35-4260-8E6E-B4345F6555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097CAD-6EF4-4006-A4E7-13B2A9E4A7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3d548b-62b8-43e7-8f1f-964804d726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9a68f73-b527-45da-b1a3-2f598590be36}" enabled="1" method="Standard" siteId="{3ae7c479-0cf1-47f4-8f84-929f364eff6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10630</Words>
  <Characters>54853</Characters>
  <Application>Microsoft Office Word</Application>
  <DocSecurity>0</DocSecurity>
  <Lines>2612</Lines>
  <Paragraphs>1169</Paragraphs>
  <ScaleCrop>false</ScaleCrop>
  <Company/>
  <LinksUpToDate>false</LinksUpToDate>
  <CharactersWithSpaces>64314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Specialisation Project 1 MTE7101</dc:title>
  <dc:creator>Roland Angelo Roccaro</dc:creator>
  <cp:lastModifiedBy>Roccaro Roland, IT11.5</cp:lastModifiedBy>
  <cp:revision>44</cp:revision>
  <dcterms:created xsi:type="dcterms:W3CDTF">2025-12-09T08:24:00Z</dcterms:created>
  <dcterms:modified xsi:type="dcterms:W3CDTF">2025-12-09T12:39:00Z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2025-12-09T00:00:00Z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  <property fmtid="{D5CDD505-2E9C-101B-9397-08002B2CF9AE}" pid="7" name="ContentTypeId">
    <vt:lpwstr>0x0101003DC19B73122CEE4085F6C8D46609A415</vt:lpwstr>
  </property>
</Properties>
</file>