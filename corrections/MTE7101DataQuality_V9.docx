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footer45.xml" ContentType="application/vnd.openxmlformats-officedocument.wordprocessingml.footer+xml"/>
  <Override PartName="/word/header45.xml" ContentType="application/vnd.openxmlformats-officedocument.wordprocessingml.header+xml"/>
  <Override PartName="/word/footer46.xml" ContentType="application/vnd.openxmlformats-officedocument.wordprocessingml.footer+xml"/>
  <Override PartName="/word/header46.xml" ContentType="application/vnd.openxmlformats-officedocument.wordprocessingml.header+xml"/>
  <Override PartName="/word/footer47.xml" ContentType="application/vnd.openxmlformats-officedocument.wordprocessingml.footer+xml"/>
  <Override PartName="/word/header47.xml" ContentType="application/vnd.openxmlformats-officedocument.wordprocessingml.header+xml"/>
  <Override PartName="/word/footer4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C7A5" w14:textId="77777777" w:rsidR="000900B5" w:rsidRDefault="00000000">
      <w:pPr>
        <w:pStyle w:val="BodyText"/>
        <w:rPr>
          <w:rFonts w:ascii="Times New Roman"/>
          <w:sz w:val="49"/>
        </w:rPr>
      </w:pPr>
      <w:r>
        <w:rPr>
          <w:rFonts w:ascii="Times New Roman"/>
          <w:noProof/>
          <w:sz w:val="49"/>
        </w:rPr>
        <mc:AlternateContent>
          <mc:Choice Requires="wps">
            <w:drawing>
              <wp:anchor distT="0" distB="0" distL="0" distR="0" simplePos="0" relativeHeight="15728640" behindDoc="0" locked="0" layoutInCell="1" allowOverlap="1" wp14:anchorId="6FCCCD54" wp14:editId="6FCCCD55">
                <wp:simplePos x="0" y="0"/>
                <wp:positionH relativeFrom="page">
                  <wp:posOffset>0</wp:posOffset>
                </wp:positionH>
                <wp:positionV relativeFrom="page">
                  <wp:posOffset>0</wp:posOffset>
                </wp:positionV>
                <wp:extent cx="7560309" cy="53911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391150"/>
                          <a:chOff x="0" y="0"/>
                          <a:chExt cx="7560309" cy="5391150"/>
                        </a:xfrm>
                      </wpg:grpSpPr>
                      <wps:wsp>
                        <wps:cNvPr id="2" name="Graphic 2"/>
                        <wps:cNvSpPr/>
                        <wps:spPr>
                          <a:xfrm>
                            <a:off x="0" y="5300992"/>
                            <a:ext cx="7560309" cy="90170"/>
                          </a:xfrm>
                          <a:custGeom>
                            <a:avLst/>
                            <a:gdLst/>
                            <a:ahLst/>
                            <a:cxnLst/>
                            <a:rect l="l" t="t" r="r" b="b"/>
                            <a:pathLst>
                              <a:path w="7560309" h="90170">
                                <a:moveTo>
                                  <a:pt x="7560005" y="0"/>
                                </a:moveTo>
                                <a:lnTo>
                                  <a:pt x="0" y="0"/>
                                </a:lnTo>
                                <a:lnTo>
                                  <a:pt x="0" y="90004"/>
                                </a:lnTo>
                                <a:lnTo>
                                  <a:pt x="7560005" y="90004"/>
                                </a:lnTo>
                                <a:lnTo>
                                  <a:pt x="7560005" y="0"/>
                                </a:lnTo>
                                <a:close/>
                              </a:path>
                            </a:pathLst>
                          </a:custGeom>
                          <a:solidFill>
                            <a:srgbClr val="687D91"/>
                          </a:solidFill>
                        </wps:spPr>
                        <wps:bodyPr wrap="square" lIns="0" tIns="0" rIns="0" bIns="0" rtlCol="0">
                          <a:prstTxWarp prst="textNoShape">
                            <a:avLst/>
                          </a:prstTxWarp>
                          <a:noAutofit/>
                        </wps:bodyPr>
                      </wps:wsp>
                      <wps:wsp>
                        <wps:cNvPr id="3" name="Graphic 3"/>
                        <wps:cNvSpPr/>
                        <wps:spPr>
                          <a:xfrm>
                            <a:off x="0" y="0"/>
                            <a:ext cx="7560309" cy="5301615"/>
                          </a:xfrm>
                          <a:custGeom>
                            <a:avLst/>
                            <a:gdLst/>
                            <a:ahLst/>
                            <a:cxnLst/>
                            <a:rect l="l" t="t" r="r" b="b"/>
                            <a:pathLst>
                              <a:path w="7560309" h="5301615">
                                <a:moveTo>
                                  <a:pt x="7560005" y="0"/>
                                </a:moveTo>
                                <a:lnTo>
                                  <a:pt x="0" y="0"/>
                                </a:lnTo>
                                <a:lnTo>
                                  <a:pt x="0" y="5301005"/>
                                </a:lnTo>
                                <a:lnTo>
                                  <a:pt x="7560005" y="5301005"/>
                                </a:lnTo>
                                <a:lnTo>
                                  <a:pt x="7560005" y="0"/>
                                </a:lnTo>
                                <a:close/>
                              </a:path>
                            </a:pathLst>
                          </a:custGeom>
                          <a:solidFill>
                            <a:srgbClr val="FAC3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0" cstate="print"/>
                          <a:stretch>
                            <a:fillRect/>
                          </a:stretch>
                        </pic:blipFill>
                        <pic:spPr>
                          <a:xfrm>
                            <a:off x="0" y="264690"/>
                            <a:ext cx="7560005" cy="5036315"/>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0pt;margin-top:.000015pt;width:595.3pt;height:424.5pt;mso-position-horizontal-relative:page;mso-position-vertical-relative:page;z-index:15728640" id="docshapegroup1" coordorigin="0,0" coordsize="11906,8490">
                <v:rect style="position:absolute;left:0;top:8348;width:11906;height:142" id="docshape2" filled="true" fillcolor="#687d91" stroked="false">
                  <v:fill type="solid"/>
                </v:rect>
                <v:rect style="position:absolute;left:0;top:0;width:11906;height:8349" id="docshape3" filled="true" fillcolor="#fac300" stroked="false">
                  <v:fill type="solid"/>
                </v:rect>
                <v:shape style="position:absolute;left:0;top:416;width:11906;height:7932" type="#_x0000_t75" id="docshape4" stroked="false">
                  <v:imagedata r:id="rId11" o:title=""/>
                </v:shape>
                <w10:wrap type="none"/>
              </v:group>
            </w:pict>
          </mc:Fallback>
        </mc:AlternateContent>
      </w:r>
    </w:p>
    <w:p w14:paraId="6FCCC7A6" w14:textId="77777777" w:rsidR="000900B5" w:rsidRDefault="000900B5">
      <w:pPr>
        <w:pStyle w:val="BodyText"/>
        <w:rPr>
          <w:rFonts w:ascii="Times New Roman"/>
          <w:sz w:val="49"/>
        </w:rPr>
      </w:pPr>
    </w:p>
    <w:p w14:paraId="6FCCC7A7" w14:textId="77777777" w:rsidR="000900B5" w:rsidRDefault="000900B5">
      <w:pPr>
        <w:pStyle w:val="BodyText"/>
        <w:rPr>
          <w:rFonts w:ascii="Times New Roman"/>
          <w:sz w:val="49"/>
        </w:rPr>
      </w:pPr>
    </w:p>
    <w:p w14:paraId="6FCCC7A8" w14:textId="77777777" w:rsidR="000900B5" w:rsidRDefault="000900B5">
      <w:pPr>
        <w:pStyle w:val="BodyText"/>
        <w:rPr>
          <w:rFonts w:ascii="Times New Roman"/>
          <w:sz w:val="49"/>
        </w:rPr>
      </w:pPr>
    </w:p>
    <w:p w14:paraId="6FCCC7A9" w14:textId="77777777" w:rsidR="000900B5" w:rsidRDefault="000900B5">
      <w:pPr>
        <w:pStyle w:val="BodyText"/>
        <w:rPr>
          <w:rFonts w:ascii="Times New Roman"/>
          <w:sz w:val="49"/>
        </w:rPr>
      </w:pPr>
    </w:p>
    <w:p w14:paraId="6FCCC7AA" w14:textId="77777777" w:rsidR="000900B5" w:rsidRDefault="000900B5">
      <w:pPr>
        <w:pStyle w:val="BodyText"/>
        <w:rPr>
          <w:rFonts w:ascii="Times New Roman"/>
          <w:sz w:val="49"/>
        </w:rPr>
      </w:pPr>
    </w:p>
    <w:p w14:paraId="6FCCC7AB" w14:textId="77777777" w:rsidR="000900B5" w:rsidRDefault="000900B5">
      <w:pPr>
        <w:pStyle w:val="BodyText"/>
        <w:rPr>
          <w:rFonts w:ascii="Times New Roman"/>
          <w:sz w:val="49"/>
        </w:rPr>
      </w:pPr>
    </w:p>
    <w:p w14:paraId="6FCCC7AC" w14:textId="77777777" w:rsidR="000900B5" w:rsidRDefault="000900B5">
      <w:pPr>
        <w:pStyle w:val="BodyText"/>
        <w:rPr>
          <w:rFonts w:ascii="Times New Roman"/>
          <w:sz w:val="49"/>
        </w:rPr>
      </w:pPr>
    </w:p>
    <w:p w14:paraId="6FCCC7AD" w14:textId="77777777" w:rsidR="000900B5" w:rsidRDefault="000900B5">
      <w:pPr>
        <w:pStyle w:val="BodyText"/>
        <w:rPr>
          <w:rFonts w:ascii="Times New Roman"/>
          <w:sz w:val="49"/>
        </w:rPr>
      </w:pPr>
    </w:p>
    <w:p w14:paraId="6FCCC7AE" w14:textId="77777777" w:rsidR="000900B5" w:rsidRDefault="000900B5">
      <w:pPr>
        <w:pStyle w:val="BodyText"/>
        <w:rPr>
          <w:rFonts w:ascii="Times New Roman"/>
          <w:sz w:val="49"/>
        </w:rPr>
      </w:pPr>
    </w:p>
    <w:p w14:paraId="6FCCC7AF" w14:textId="77777777" w:rsidR="000900B5" w:rsidRDefault="000900B5">
      <w:pPr>
        <w:pStyle w:val="BodyText"/>
        <w:rPr>
          <w:rFonts w:ascii="Times New Roman"/>
          <w:sz w:val="49"/>
        </w:rPr>
      </w:pPr>
    </w:p>
    <w:p w14:paraId="6FCCC7B0" w14:textId="77777777" w:rsidR="000900B5" w:rsidRDefault="000900B5">
      <w:pPr>
        <w:pStyle w:val="BodyText"/>
        <w:rPr>
          <w:rFonts w:ascii="Times New Roman"/>
          <w:sz w:val="49"/>
        </w:rPr>
      </w:pPr>
    </w:p>
    <w:p w14:paraId="6FCCC7B1" w14:textId="77777777" w:rsidR="000900B5" w:rsidRDefault="000900B5">
      <w:pPr>
        <w:pStyle w:val="BodyText"/>
        <w:rPr>
          <w:rFonts w:ascii="Times New Roman"/>
          <w:sz w:val="49"/>
        </w:rPr>
      </w:pPr>
    </w:p>
    <w:p w14:paraId="6FCCC7B2" w14:textId="77777777" w:rsidR="000900B5" w:rsidRDefault="000900B5">
      <w:pPr>
        <w:pStyle w:val="BodyText"/>
        <w:rPr>
          <w:rFonts w:ascii="Times New Roman"/>
          <w:sz w:val="49"/>
        </w:rPr>
      </w:pPr>
    </w:p>
    <w:p w14:paraId="6FCCC7B3" w14:textId="77777777" w:rsidR="000900B5" w:rsidRDefault="000900B5">
      <w:pPr>
        <w:pStyle w:val="BodyText"/>
        <w:spacing w:before="361"/>
        <w:rPr>
          <w:rFonts w:ascii="Times New Roman"/>
          <w:sz w:val="49"/>
        </w:rPr>
      </w:pPr>
    </w:p>
    <w:p w14:paraId="6FCCC7B4" w14:textId="77777777" w:rsidR="000900B5" w:rsidRDefault="00000000">
      <w:pPr>
        <w:pStyle w:val="Title"/>
        <w:rPr>
          <w:b w:val="0"/>
        </w:rPr>
      </w:pPr>
      <w:bookmarkStart w:id="0" w:name="_bookmark0"/>
      <w:bookmarkEnd w:id="0"/>
      <w:proofErr w:type="spellStart"/>
      <w:r>
        <w:rPr>
          <w:b w:val="0"/>
          <w:color w:val="687D91"/>
          <w:w w:val="80"/>
        </w:rPr>
        <w:t>Specialisation</w:t>
      </w:r>
      <w:proofErr w:type="spellEnd"/>
      <w:r>
        <w:rPr>
          <w:b w:val="0"/>
          <w:color w:val="687D91"/>
          <w:spacing w:val="76"/>
        </w:rPr>
        <w:t xml:space="preserve"> </w:t>
      </w:r>
      <w:r>
        <w:rPr>
          <w:b w:val="0"/>
          <w:color w:val="687D91"/>
          <w:w w:val="80"/>
        </w:rPr>
        <w:t>Project</w:t>
      </w:r>
      <w:r>
        <w:rPr>
          <w:b w:val="0"/>
          <w:color w:val="687D91"/>
          <w:spacing w:val="77"/>
        </w:rPr>
        <w:t xml:space="preserve"> </w:t>
      </w:r>
      <w:r>
        <w:rPr>
          <w:b w:val="0"/>
          <w:color w:val="687D91"/>
          <w:w w:val="80"/>
        </w:rPr>
        <w:t>1</w:t>
      </w:r>
      <w:r>
        <w:rPr>
          <w:b w:val="0"/>
          <w:color w:val="687D91"/>
          <w:spacing w:val="77"/>
        </w:rPr>
        <w:t xml:space="preserve"> </w:t>
      </w:r>
      <w:r>
        <w:rPr>
          <w:b w:val="0"/>
          <w:color w:val="687D91"/>
          <w:spacing w:val="-2"/>
          <w:w w:val="80"/>
        </w:rPr>
        <w:t>MTE7101</w:t>
      </w:r>
    </w:p>
    <w:p w14:paraId="6FCCC7B5" w14:textId="77777777" w:rsidR="000900B5" w:rsidRDefault="00000000">
      <w:pPr>
        <w:pStyle w:val="Heading3"/>
        <w:spacing w:before="39" w:line="196" w:lineRule="auto"/>
        <w:ind w:left="300" w:right="883"/>
        <w:rPr>
          <w:b w:val="0"/>
        </w:rPr>
      </w:pPr>
      <w:r>
        <w:rPr>
          <w:b w:val="0"/>
          <w:color w:val="687D91"/>
          <w:w w:val="80"/>
        </w:rPr>
        <w:t>Enhancing</w:t>
      </w:r>
      <w:r>
        <w:rPr>
          <w:b w:val="0"/>
          <w:color w:val="687D91"/>
        </w:rPr>
        <w:t xml:space="preserve"> </w:t>
      </w:r>
      <w:r>
        <w:rPr>
          <w:b w:val="0"/>
          <w:color w:val="687D91"/>
          <w:w w:val="80"/>
        </w:rPr>
        <w:t>User</w:t>
      </w:r>
      <w:r>
        <w:rPr>
          <w:b w:val="0"/>
          <w:color w:val="687D91"/>
        </w:rPr>
        <w:t xml:space="preserve"> </w:t>
      </w:r>
      <w:r>
        <w:rPr>
          <w:b w:val="0"/>
          <w:color w:val="687D91"/>
          <w:w w:val="80"/>
        </w:rPr>
        <w:t>Confidence</w:t>
      </w:r>
      <w:r>
        <w:rPr>
          <w:b w:val="0"/>
          <w:color w:val="687D91"/>
        </w:rPr>
        <w:t xml:space="preserve"> </w:t>
      </w:r>
      <w:r>
        <w:rPr>
          <w:b w:val="0"/>
          <w:color w:val="687D91"/>
          <w:w w:val="80"/>
        </w:rPr>
        <w:t>in</w:t>
      </w:r>
      <w:r>
        <w:rPr>
          <w:b w:val="0"/>
          <w:color w:val="687D91"/>
        </w:rPr>
        <w:t xml:space="preserve"> </w:t>
      </w:r>
      <w:r>
        <w:rPr>
          <w:b w:val="0"/>
          <w:color w:val="687D91"/>
          <w:w w:val="80"/>
        </w:rPr>
        <w:t>Report</w:t>
      </w:r>
      <w:r>
        <w:rPr>
          <w:b w:val="0"/>
          <w:color w:val="687D91"/>
        </w:rPr>
        <w:t xml:space="preserve"> </w:t>
      </w:r>
      <w:r>
        <w:rPr>
          <w:b w:val="0"/>
          <w:color w:val="687D91"/>
          <w:w w:val="80"/>
        </w:rPr>
        <w:t>Timeliness</w:t>
      </w:r>
      <w:r>
        <w:rPr>
          <w:b w:val="0"/>
          <w:color w:val="687D91"/>
        </w:rPr>
        <w:t xml:space="preserve"> </w:t>
      </w:r>
      <w:r>
        <w:rPr>
          <w:b w:val="0"/>
          <w:color w:val="687D91"/>
          <w:w w:val="80"/>
        </w:rPr>
        <w:t>and</w:t>
      </w:r>
      <w:r>
        <w:rPr>
          <w:b w:val="0"/>
          <w:color w:val="687D91"/>
        </w:rPr>
        <w:t xml:space="preserve"> </w:t>
      </w:r>
      <w:r>
        <w:rPr>
          <w:b w:val="0"/>
          <w:color w:val="687D91"/>
          <w:w w:val="80"/>
        </w:rPr>
        <w:t>Data</w:t>
      </w:r>
      <w:r>
        <w:rPr>
          <w:b w:val="0"/>
          <w:color w:val="687D91"/>
        </w:rPr>
        <w:t xml:space="preserve"> </w:t>
      </w:r>
      <w:r>
        <w:rPr>
          <w:b w:val="0"/>
          <w:color w:val="687D91"/>
          <w:w w:val="80"/>
        </w:rPr>
        <w:t>Accuracy</w:t>
      </w:r>
      <w:r>
        <w:rPr>
          <w:b w:val="0"/>
          <w:color w:val="687D91"/>
        </w:rPr>
        <w:t xml:space="preserve"> </w:t>
      </w:r>
      <w:r>
        <w:rPr>
          <w:b w:val="0"/>
          <w:color w:val="687D91"/>
          <w:w w:val="80"/>
        </w:rPr>
        <w:t>through</w:t>
      </w:r>
      <w:r>
        <w:rPr>
          <w:b w:val="0"/>
          <w:color w:val="687D91"/>
        </w:rPr>
        <w:t xml:space="preserve"> </w:t>
      </w:r>
      <w:r>
        <w:rPr>
          <w:b w:val="0"/>
          <w:color w:val="687D91"/>
          <w:w w:val="80"/>
        </w:rPr>
        <w:t>Data</w:t>
      </w:r>
      <w:r>
        <w:rPr>
          <w:b w:val="0"/>
          <w:color w:val="687D91"/>
        </w:rPr>
        <w:t xml:space="preserve"> </w:t>
      </w:r>
      <w:r>
        <w:rPr>
          <w:b w:val="0"/>
          <w:color w:val="687D91"/>
          <w:w w:val="80"/>
        </w:rPr>
        <w:t>Quality</w:t>
      </w:r>
      <w:r>
        <w:rPr>
          <w:b w:val="0"/>
          <w:color w:val="687D91"/>
          <w:spacing w:val="40"/>
        </w:rPr>
        <w:t xml:space="preserve"> </w:t>
      </w:r>
      <w:r>
        <w:rPr>
          <w:b w:val="0"/>
          <w:color w:val="687D91"/>
          <w:w w:val="90"/>
        </w:rPr>
        <w:t>and</w:t>
      </w:r>
      <w:r>
        <w:rPr>
          <w:b w:val="0"/>
          <w:color w:val="687D91"/>
          <w:spacing w:val="-12"/>
          <w:w w:val="90"/>
        </w:rPr>
        <w:t xml:space="preserve"> </w:t>
      </w:r>
      <w:r>
        <w:rPr>
          <w:b w:val="0"/>
          <w:color w:val="687D91"/>
          <w:w w:val="90"/>
        </w:rPr>
        <w:t>Availability</w:t>
      </w:r>
      <w:r>
        <w:rPr>
          <w:b w:val="0"/>
          <w:color w:val="687D91"/>
          <w:spacing w:val="-13"/>
          <w:w w:val="90"/>
        </w:rPr>
        <w:t xml:space="preserve"> </w:t>
      </w:r>
      <w:r>
        <w:rPr>
          <w:b w:val="0"/>
          <w:color w:val="687D91"/>
          <w:w w:val="90"/>
        </w:rPr>
        <w:t>Checks</w:t>
      </w:r>
    </w:p>
    <w:p w14:paraId="6FCCC7B6" w14:textId="77777777" w:rsidR="000900B5" w:rsidRDefault="00000000">
      <w:pPr>
        <w:tabs>
          <w:tab w:val="left" w:pos="2990"/>
        </w:tabs>
        <w:spacing w:before="223" w:line="208" w:lineRule="auto"/>
        <w:ind w:left="300" w:right="2260"/>
        <w:rPr>
          <w:rFonts w:ascii="Arial Black"/>
        </w:rPr>
      </w:pPr>
      <w:r>
        <w:rPr>
          <w:rFonts w:ascii="Arial Black"/>
          <w:color w:val="687D91"/>
          <w:w w:val="95"/>
        </w:rPr>
        <w:t>Course of study</w:t>
      </w:r>
      <w:r>
        <w:rPr>
          <w:rFonts w:ascii="Arial Black"/>
          <w:color w:val="687D91"/>
        </w:rPr>
        <w:tab/>
      </w:r>
      <w:r>
        <w:rPr>
          <w:rFonts w:ascii="Arial Black"/>
          <w:color w:val="687D91"/>
          <w:w w:val="80"/>
        </w:rPr>
        <w:t>Master of Science MSc in Engineering:</w:t>
      </w:r>
      <w:r>
        <w:rPr>
          <w:rFonts w:ascii="Arial Black"/>
          <w:color w:val="687D91"/>
        </w:rPr>
        <w:t xml:space="preserve"> </w:t>
      </w:r>
      <w:r>
        <w:rPr>
          <w:rFonts w:ascii="Arial Black"/>
          <w:color w:val="687D91"/>
          <w:w w:val="80"/>
        </w:rPr>
        <w:t xml:space="preserve">Profile Data Science </w:t>
      </w:r>
      <w:r>
        <w:rPr>
          <w:rFonts w:ascii="Arial Black"/>
          <w:color w:val="687D91"/>
          <w:spacing w:val="-2"/>
          <w:w w:val="95"/>
        </w:rPr>
        <w:t>Author</w:t>
      </w:r>
      <w:r>
        <w:rPr>
          <w:rFonts w:ascii="Arial Black"/>
          <w:color w:val="687D91"/>
        </w:rPr>
        <w:tab/>
      </w:r>
      <w:r>
        <w:rPr>
          <w:rFonts w:ascii="Arial Black"/>
          <w:color w:val="687D91"/>
          <w:w w:val="90"/>
        </w:rPr>
        <w:t>Roland Angelo Roccaro</w:t>
      </w:r>
    </w:p>
    <w:p w14:paraId="6FCCC7B7" w14:textId="77777777" w:rsidR="000900B5" w:rsidRDefault="00000000">
      <w:pPr>
        <w:tabs>
          <w:tab w:val="left" w:pos="2990"/>
        </w:tabs>
        <w:spacing w:line="261" w:lineRule="exact"/>
        <w:ind w:left="300"/>
        <w:rPr>
          <w:rFonts w:ascii="Arial Black"/>
        </w:rPr>
      </w:pPr>
      <w:r>
        <w:rPr>
          <w:rFonts w:ascii="Arial Black"/>
          <w:color w:val="687D91"/>
          <w:spacing w:val="-2"/>
          <w:w w:val="95"/>
        </w:rPr>
        <w:t>Advisor</w:t>
      </w:r>
      <w:r>
        <w:rPr>
          <w:rFonts w:ascii="Arial Black"/>
          <w:color w:val="687D91"/>
        </w:rPr>
        <w:tab/>
      </w:r>
      <w:r>
        <w:rPr>
          <w:rFonts w:ascii="Arial Black"/>
          <w:color w:val="687D91"/>
          <w:w w:val="85"/>
        </w:rPr>
        <w:t>Prof.</w:t>
      </w:r>
      <w:r>
        <w:rPr>
          <w:rFonts w:ascii="Arial Black"/>
          <w:color w:val="687D91"/>
          <w:spacing w:val="-9"/>
        </w:rPr>
        <w:t xml:space="preserve"> </w:t>
      </w:r>
      <w:r>
        <w:rPr>
          <w:rFonts w:ascii="Arial Black"/>
          <w:color w:val="687D91"/>
          <w:w w:val="85"/>
        </w:rPr>
        <w:t>Dr.</w:t>
      </w:r>
      <w:r>
        <w:rPr>
          <w:rFonts w:ascii="Arial Black"/>
          <w:color w:val="687D91"/>
          <w:spacing w:val="-9"/>
        </w:rPr>
        <w:t xml:space="preserve"> </w:t>
      </w:r>
      <w:r>
        <w:rPr>
          <w:rFonts w:ascii="Arial Black"/>
          <w:color w:val="687D91"/>
          <w:w w:val="85"/>
        </w:rPr>
        <w:t>Kenneth</w:t>
      </w:r>
      <w:r>
        <w:rPr>
          <w:rFonts w:ascii="Arial Black"/>
          <w:color w:val="687D91"/>
          <w:spacing w:val="-7"/>
          <w:w w:val="85"/>
        </w:rPr>
        <w:t xml:space="preserve"> </w:t>
      </w:r>
      <w:r>
        <w:rPr>
          <w:rFonts w:ascii="Arial Black"/>
          <w:color w:val="687D91"/>
          <w:w w:val="85"/>
        </w:rPr>
        <w:t>A.</w:t>
      </w:r>
      <w:r>
        <w:rPr>
          <w:rFonts w:ascii="Arial Black"/>
          <w:color w:val="687D91"/>
          <w:spacing w:val="-7"/>
          <w:w w:val="85"/>
        </w:rPr>
        <w:t xml:space="preserve"> </w:t>
      </w:r>
      <w:r>
        <w:rPr>
          <w:rFonts w:ascii="Arial Black"/>
          <w:color w:val="687D91"/>
          <w:spacing w:val="-2"/>
          <w:w w:val="85"/>
        </w:rPr>
        <w:t>Ritley</w:t>
      </w:r>
    </w:p>
    <w:p w14:paraId="6FCCC7B8" w14:textId="77777777" w:rsidR="000900B5" w:rsidRDefault="00000000">
      <w:pPr>
        <w:tabs>
          <w:tab w:val="left" w:pos="2990"/>
        </w:tabs>
        <w:spacing w:line="291" w:lineRule="exact"/>
        <w:ind w:left="300"/>
        <w:rPr>
          <w:rFonts w:ascii="Arial Black"/>
        </w:rPr>
      </w:pPr>
      <w:r>
        <w:rPr>
          <w:rFonts w:ascii="Arial Black"/>
          <w:color w:val="687D91"/>
          <w:w w:val="80"/>
        </w:rPr>
        <w:t>Project</w:t>
      </w:r>
      <w:r>
        <w:rPr>
          <w:rFonts w:ascii="Arial Black"/>
          <w:color w:val="687D91"/>
          <w:spacing w:val="-1"/>
          <w:w w:val="95"/>
        </w:rPr>
        <w:t xml:space="preserve"> </w:t>
      </w:r>
      <w:r>
        <w:rPr>
          <w:rFonts w:ascii="Arial Black"/>
          <w:color w:val="687D91"/>
          <w:spacing w:val="-2"/>
          <w:w w:val="95"/>
        </w:rPr>
        <w:t>partner</w:t>
      </w:r>
      <w:r>
        <w:rPr>
          <w:rFonts w:ascii="Arial Black"/>
          <w:color w:val="687D91"/>
        </w:rPr>
        <w:tab/>
      </w:r>
      <w:r>
        <w:rPr>
          <w:rFonts w:ascii="Arial Black"/>
          <w:color w:val="687D91"/>
          <w:w w:val="80"/>
        </w:rPr>
        <w:t>Swiss</w:t>
      </w:r>
      <w:r>
        <w:rPr>
          <w:rFonts w:ascii="Arial Black"/>
          <w:color w:val="687D91"/>
          <w:spacing w:val="3"/>
        </w:rPr>
        <w:t xml:space="preserve"> </w:t>
      </w:r>
      <w:r>
        <w:rPr>
          <w:rFonts w:ascii="Arial Black"/>
          <w:color w:val="687D91"/>
          <w:spacing w:val="-4"/>
          <w:w w:val="95"/>
        </w:rPr>
        <w:t>Post</w:t>
      </w:r>
    </w:p>
    <w:p w14:paraId="6FCCC7B9" w14:textId="77777777" w:rsidR="000900B5" w:rsidRDefault="00000000">
      <w:pPr>
        <w:spacing w:before="65"/>
        <w:ind w:left="300"/>
        <w:rPr>
          <w:rFonts w:ascii="Arial Black"/>
        </w:rPr>
      </w:pPr>
      <w:r>
        <w:rPr>
          <w:rFonts w:ascii="Arial Black"/>
          <w:color w:val="687D91"/>
          <w:spacing w:val="-2"/>
          <w:w w:val="85"/>
        </w:rPr>
        <w:t>Version</w:t>
      </w:r>
      <w:r>
        <w:rPr>
          <w:rFonts w:ascii="Arial Black"/>
          <w:color w:val="687D91"/>
          <w:spacing w:val="-12"/>
        </w:rPr>
        <w:t xml:space="preserve"> </w:t>
      </w:r>
      <w:r>
        <w:rPr>
          <w:rFonts w:ascii="Arial Black"/>
          <w:color w:val="687D91"/>
          <w:spacing w:val="-2"/>
          <w:w w:val="85"/>
        </w:rPr>
        <w:t>1.0</w:t>
      </w:r>
      <w:r>
        <w:rPr>
          <w:rFonts w:ascii="Arial Black"/>
          <w:color w:val="687D91"/>
          <w:spacing w:val="-11"/>
        </w:rPr>
        <w:t xml:space="preserve"> </w:t>
      </w:r>
      <w:r>
        <w:rPr>
          <w:rFonts w:ascii="Arial Black"/>
          <w:color w:val="687D91"/>
          <w:spacing w:val="-2"/>
          <w:w w:val="85"/>
        </w:rPr>
        <w:t>of</w:t>
      </w:r>
      <w:r>
        <w:rPr>
          <w:rFonts w:ascii="Arial Black"/>
          <w:color w:val="687D91"/>
          <w:spacing w:val="-12"/>
        </w:rPr>
        <w:t xml:space="preserve"> </w:t>
      </w:r>
      <w:r>
        <w:rPr>
          <w:rFonts w:ascii="Arial Black"/>
          <w:color w:val="687D91"/>
          <w:spacing w:val="-2"/>
          <w:w w:val="85"/>
        </w:rPr>
        <w:t>December</w:t>
      </w:r>
      <w:r>
        <w:rPr>
          <w:rFonts w:ascii="Arial Black"/>
          <w:color w:val="687D91"/>
          <w:spacing w:val="-11"/>
        </w:rPr>
        <w:t xml:space="preserve"> </w:t>
      </w:r>
      <w:r>
        <w:rPr>
          <w:rFonts w:ascii="Arial Black"/>
          <w:color w:val="687D91"/>
          <w:spacing w:val="-2"/>
          <w:w w:val="85"/>
        </w:rPr>
        <w:t>11,</w:t>
      </w:r>
      <w:r>
        <w:rPr>
          <w:rFonts w:ascii="Arial Black"/>
          <w:color w:val="687D91"/>
          <w:spacing w:val="-12"/>
        </w:rPr>
        <w:t xml:space="preserve"> </w:t>
      </w:r>
      <w:r>
        <w:rPr>
          <w:rFonts w:ascii="Arial Black"/>
          <w:color w:val="687D91"/>
          <w:spacing w:val="-4"/>
          <w:w w:val="85"/>
        </w:rPr>
        <w:t>2025</w:t>
      </w:r>
    </w:p>
    <w:p w14:paraId="6FCCC7BA" w14:textId="77777777" w:rsidR="000900B5" w:rsidRDefault="000900B5">
      <w:pPr>
        <w:pStyle w:val="BodyText"/>
        <w:rPr>
          <w:rFonts w:ascii="Arial Black"/>
        </w:rPr>
      </w:pPr>
    </w:p>
    <w:p w14:paraId="6FCCC7BB" w14:textId="77777777" w:rsidR="000900B5" w:rsidRDefault="000900B5">
      <w:pPr>
        <w:pStyle w:val="BodyText"/>
        <w:rPr>
          <w:rFonts w:ascii="Arial Black"/>
        </w:rPr>
      </w:pPr>
    </w:p>
    <w:p w14:paraId="6FCCC7BC" w14:textId="77777777" w:rsidR="000900B5" w:rsidRDefault="000900B5">
      <w:pPr>
        <w:pStyle w:val="BodyText"/>
        <w:rPr>
          <w:rFonts w:ascii="Arial Black"/>
        </w:rPr>
      </w:pPr>
    </w:p>
    <w:p w14:paraId="6FCCC7BD" w14:textId="77777777" w:rsidR="000900B5" w:rsidRDefault="000900B5">
      <w:pPr>
        <w:pStyle w:val="BodyText"/>
        <w:rPr>
          <w:rFonts w:ascii="Arial Black"/>
        </w:rPr>
      </w:pPr>
    </w:p>
    <w:p w14:paraId="6FCCC7BE" w14:textId="77777777" w:rsidR="000900B5" w:rsidRDefault="000900B5">
      <w:pPr>
        <w:pStyle w:val="BodyText"/>
        <w:rPr>
          <w:rFonts w:ascii="Arial Black"/>
        </w:rPr>
      </w:pPr>
    </w:p>
    <w:p w14:paraId="6FCCC7BF" w14:textId="77777777" w:rsidR="000900B5" w:rsidRDefault="000900B5">
      <w:pPr>
        <w:pStyle w:val="BodyText"/>
        <w:rPr>
          <w:rFonts w:ascii="Arial Black"/>
        </w:rPr>
      </w:pPr>
    </w:p>
    <w:p w14:paraId="6FCCC7C0" w14:textId="77777777" w:rsidR="000900B5" w:rsidRDefault="000900B5">
      <w:pPr>
        <w:pStyle w:val="BodyText"/>
        <w:rPr>
          <w:rFonts w:ascii="Arial Black"/>
        </w:rPr>
      </w:pPr>
    </w:p>
    <w:p w14:paraId="6FCCC7C1" w14:textId="77777777" w:rsidR="000900B5" w:rsidRDefault="000900B5">
      <w:pPr>
        <w:pStyle w:val="BodyText"/>
        <w:rPr>
          <w:rFonts w:ascii="Arial Black"/>
        </w:rPr>
      </w:pPr>
    </w:p>
    <w:p w14:paraId="6FCCC7C2" w14:textId="77777777" w:rsidR="000900B5" w:rsidRDefault="000900B5">
      <w:pPr>
        <w:pStyle w:val="BodyText"/>
        <w:rPr>
          <w:rFonts w:ascii="Arial Black"/>
        </w:rPr>
      </w:pPr>
    </w:p>
    <w:p w14:paraId="6FCCC7C3" w14:textId="77777777" w:rsidR="000900B5" w:rsidRDefault="000900B5">
      <w:pPr>
        <w:pStyle w:val="BodyText"/>
        <w:rPr>
          <w:rFonts w:ascii="Arial Black"/>
        </w:rPr>
      </w:pPr>
    </w:p>
    <w:p w14:paraId="6FCCC7C4" w14:textId="77777777" w:rsidR="000900B5" w:rsidRDefault="000900B5">
      <w:pPr>
        <w:pStyle w:val="BodyText"/>
        <w:rPr>
          <w:rFonts w:ascii="Arial Black"/>
        </w:rPr>
      </w:pPr>
    </w:p>
    <w:p w14:paraId="6FCCC7C5" w14:textId="77777777" w:rsidR="000900B5" w:rsidRDefault="000900B5">
      <w:pPr>
        <w:pStyle w:val="BodyText"/>
        <w:spacing w:before="126"/>
        <w:rPr>
          <w:rFonts w:ascii="Arial Black"/>
        </w:rPr>
      </w:pPr>
    </w:p>
    <w:p w14:paraId="6FCCC7C6" w14:textId="77777777" w:rsidR="000900B5" w:rsidRDefault="00000000">
      <w:pPr>
        <w:tabs>
          <w:tab w:val="left" w:pos="688"/>
        </w:tabs>
        <w:spacing w:before="1" w:line="305" w:lineRule="exact"/>
        <w:ind w:left="300"/>
        <w:rPr>
          <w:rFonts w:ascii="Arial Black" w:hAnsi="Arial Black"/>
        </w:rPr>
      </w:pPr>
      <w:r>
        <w:rPr>
          <w:rFonts w:ascii="Lucida Sans Unicode" w:hAnsi="Lucida Sans Unicode"/>
          <w:color w:val="FAC300"/>
          <w:spacing w:val="-10"/>
          <w:w w:val="95"/>
          <w:position w:val="2"/>
        </w:rPr>
        <w:t>▶</w:t>
      </w:r>
      <w:r>
        <w:rPr>
          <w:rFonts w:ascii="Lucida Sans Unicode" w:hAnsi="Lucida Sans Unicode"/>
          <w:color w:val="FAC300"/>
          <w:position w:val="2"/>
        </w:rPr>
        <w:tab/>
      </w:r>
      <w:r>
        <w:rPr>
          <w:rFonts w:ascii="Arial Black" w:hAnsi="Arial Black"/>
          <w:color w:val="687D91"/>
          <w:spacing w:val="-2"/>
          <w:w w:val="85"/>
        </w:rPr>
        <w:t>School</w:t>
      </w:r>
      <w:r>
        <w:rPr>
          <w:rFonts w:ascii="Arial Black" w:hAnsi="Arial Black"/>
          <w:color w:val="687D91"/>
          <w:spacing w:val="-8"/>
        </w:rPr>
        <w:t xml:space="preserve"> </w:t>
      </w:r>
      <w:r>
        <w:rPr>
          <w:rFonts w:ascii="Arial Black" w:hAnsi="Arial Black"/>
          <w:color w:val="687D91"/>
          <w:spacing w:val="-2"/>
          <w:w w:val="85"/>
        </w:rPr>
        <w:t>of</w:t>
      </w:r>
      <w:r>
        <w:rPr>
          <w:rFonts w:ascii="Arial Black" w:hAnsi="Arial Black"/>
          <w:color w:val="687D91"/>
          <w:spacing w:val="-8"/>
        </w:rPr>
        <w:t xml:space="preserve"> </w:t>
      </w:r>
      <w:r>
        <w:rPr>
          <w:rFonts w:ascii="Arial Black" w:hAnsi="Arial Black"/>
          <w:color w:val="687D91"/>
          <w:spacing w:val="-2"/>
          <w:w w:val="85"/>
        </w:rPr>
        <w:t>Engineering</w:t>
      </w:r>
      <w:r>
        <w:rPr>
          <w:rFonts w:ascii="Arial Black" w:hAnsi="Arial Black"/>
          <w:color w:val="687D91"/>
          <w:spacing w:val="-8"/>
        </w:rPr>
        <w:t xml:space="preserve"> </w:t>
      </w:r>
      <w:r>
        <w:rPr>
          <w:rFonts w:ascii="Arial Black" w:hAnsi="Arial Black"/>
          <w:color w:val="687D91"/>
          <w:spacing w:val="-2"/>
          <w:w w:val="85"/>
        </w:rPr>
        <w:t>and</w:t>
      </w:r>
      <w:r>
        <w:rPr>
          <w:rFonts w:ascii="Arial Black" w:hAnsi="Arial Black"/>
          <w:color w:val="687D91"/>
          <w:spacing w:val="-8"/>
        </w:rPr>
        <w:t xml:space="preserve"> </w:t>
      </w:r>
      <w:r>
        <w:rPr>
          <w:rFonts w:ascii="Arial Black" w:hAnsi="Arial Black"/>
          <w:color w:val="687D91"/>
          <w:spacing w:val="-2"/>
          <w:w w:val="85"/>
        </w:rPr>
        <w:t>Computer</w:t>
      </w:r>
      <w:r>
        <w:rPr>
          <w:rFonts w:ascii="Arial Black" w:hAnsi="Arial Black"/>
          <w:color w:val="687D91"/>
          <w:spacing w:val="-8"/>
        </w:rPr>
        <w:t xml:space="preserve"> </w:t>
      </w:r>
      <w:r>
        <w:rPr>
          <w:rFonts w:ascii="Arial Black" w:hAnsi="Arial Black"/>
          <w:color w:val="687D91"/>
          <w:spacing w:val="-2"/>
          <w:w w:val="85"/>
        </w:rPr>
        <w:t>Science</w:t>
      </w:r>
    </w:p>
    <w:p w14:paraId="6FCCC7C7" w14:textId="77777777" w:rsidR="000900B5" w:rsidRDefault="00000000">
      <w:pPr>
        <w:tabs>
          <w:tab w:val="left" w:pos="688"/>
        </w:tabs>
        <w:spacing w:line="305" w:lineRule="exact"/>
        <w:ind w:left="300"/>
        <w:rPr>
          <w:rFonts w:ascii="Arial Black" w:hAnsi="Arial Black"/>
        </w:rPr>
      </w:pPr>
      <w:r>
        <w:rPr>
          <w:rFonts w:ascii="Lucida Sans Unicode" w:hAnsi="Lucida Sans Unicode"/>
          <w:color w:val="FAC300"/>
          <w:spacing w:val="-10"/>
          <w:w w:val="95"/>
          <w:position w:val="2"/>
        </w:rPr>
        <w:t>▶</w:t>
      </w:r>
      <w:r>
        <w:rPr>
          <w:rFonts w:ascii="Lucida Sans Unicode" w:hAnsi="Lucida Sans Unicode"/>
          <w:color w:val="FAC300"/>
          <w:position w:val="2"/>
        </w:rPr>
        <w:tab/>
      </w:r>
      <w:r>
        <w:rPr>
          <w:rFonts w:ascii="Arial Black" w:hAnsi="Arial Black"/>
          <w:color w:val="687D91"/>
          <w:w w:val="80"/>
        </w:rPr>
        <w:t>Master</w:t>
      </w:r>
      <w:r>
        <w:rPr>
          <w:rFonts w:ascii="Arial Black" w:hAnsi="Arial Black"/>
          <w:color w:val="687D91"/>
          <w:spacing w:val="-8"/>
        </w:rPr>
        <w:t xml:space="preserve"> </w:t>
      </w:r>
      <w:r>
        <w:rPr>
          <w:rFonts w:ascii="Arial Black" w:hAnsi="Arial Black"/>
          <w:color w:val="687D91"/>
          <w:w w:val="80"/>
        </w:rPr>
        <w:t>of</w:t>
      </w:r>
      <w:r>
        <w:rPr>
          <w:rFonts w:ascii="Arial Black" w:hAnsi="Arial Black"/>
          <w:color w:val="687D91"/>
          <w:spacing w:val="-7"/>
        </w:rPr>
        <w:t xml:space="preserve"> </w:t>
      </w:r>
      <w:r>
        <w:rPr>
          <w:rFonts w:ascii="Arial Black" w:hAnsi="Arial Black"/>
          <w:color w:val="687D91"/>
          <w:w w:val="80"/>
        </w:rPr>
        <w:t>Science</w:t>
      </w:r>
      <w:r>
        <w:rPr>
          <w:rFonts w:ascii="Arial Black" w:hAnsi="Arial Black"/>
          <w:color w:val="687D91"/>
          <w:spacing w:val="-8"/>
        </w:rPr>
        <w:t xml:space="preserve"> </w:t>
      </w:r>
      <w:r>
        <w:rPr>
          <w:rFonts w:ascii="Arial Black" w:hAnsi="Arial Black"/>
          <w:color w:val="687D91"/>
          <w:w w:val="80"/>
        </w:rPr>
        <w:t>in</w:t>
      </w:r>
      <w:r>
        <w:rPr>
          <w:rFonts w:ascii="Arial Black" w:hAnsi="Arial Black"/>
          <w:color w:val="687D91"/>
          <w:spacing w:val="-7"/>
        </w:rPr>
        <w:t xml:space="preserve"> </w:t>
      </w:r>
      <w:r>
        <w:rPr>
          <w:rFonts w:ascii="Arial Black" w:hAnsi="Arial Black"/>
          <w:color w:val="687D91"/>
          <w:spacing w:val="-2"/>
          <w:w w:val="80"/>
        </w:rPr>
        <w:t>Engineering</w:t>
      </w:r>
    </w:p>
    <w:p w14:paraId="6FCCC7C8" w14:textId="77777777" w:rsidR="000900B5" w:rsidRDefault="000900B5">
      <w:pPr>
        <w:spacing w:line="305" w:lineRule="exact"/>
        <w:rPr>
          <w:rFonts w:ascii="Arial Black" w:hAnsi="Arial Black"/>
        </w:rPr>
        <w:sectPr w:rsidR="000900B5">
          <w:type w:val="continuous"/>
          <w:pgSz w:w="11910" w:h="16840"/>
          <w:pgMar w:top="0" w:right="0" w:bottom="280" w:left="708" w:header="720" w:footer="720" w:gutter="0"/>
          <w:cols w:space="720"/>
        </w:sectPr>
      </w:pPr>
    </w:p>
    <w:p w14:paraId="6FCCC7C9" w14:textId="77777777" w:rsidR="000900B5" w:rsidRDefault="000900B5">
      <w:pPr>
        <w:pStyle w:val="BodyText"/>
        <w:spacing w:before="2"/>
        <w:rPr>
          <w:rFonts w:ascii="Arial Black"/>
          <w:sz w:val="14"/>
        </w:rPr>
      </w:pPr>
    </w:p>
    <w:p w14:paraId="6FCCC7CA" w14:textId="77777777" w:rsidR="000900B5" w:rsidRDefault="000900B5">
      <w:pPr>
        <w:pStyle w:val="BodyText"/>
        <w:rPr>
          <w:rFonts w:ascii="Arial Black"/>
          <w:sz w:val="14"/>
        </w:rPr>
        <w:sectPr w:rsidR="000900B5">
          <w:pgSz w:w="11910" w:h="16840"/>
          <w:pgMar w:top="1920" w:right="0" w:bottom="280" w:left="708" w:header="720" w:footer="720" w:gutter="0"/>
          <w:cols w:space="720"/>
        </w:sectPr>
      </w:pPr>
    </w:p>
    <w:p w14:paraId="6FCCC7CB" w14:textId="77777777" w:rsidR="000900B5" w:rsidRDefault="000900B5">
      <w:pPr>
        <w:pStyle w:val="BodyText"/>
        <w:spacing w:before="85"/>
        <w:rPr>
          <w:rFonts w:ascii="Arial Black"/>
        </w:rPr>
      </w:pPr>
    </w:p>
    <w:p w14:paraId="6FCCC7CC" w14:textId="77777777" w:rsidR="000900B5" w:rsidRDefault="00000000">
      <w:pPr>
        <w:pStyle w:val="BodyText"/>
        <w:spacing w:line="286" w:lineRule="exact"/>
        <w:ind w:left="142"/>
        <w:jc w:val="both"/>
      </w:pPr>
      <w:bookmarkStart w:id="1" w:name="Abstract"/>
      <w:bookmarkStart w:id="2" w:name="_bookmark1"/>
      <w:bookmarkEnd w:id="1"/>
      <w:bookmarkEnd w:id="2"/>
      <w:r>
        <w:rPr>
          <w:spacing w:val="-2"/>
        </w:rPr>
        <w:t>Todo,</w:t>
      </w:r>
      <w:r>
        <w:rPr>
          <w:spacing w:val="-7"/>
        </w:rPr>
        <w:t xml:space="preserve"> </w:t>
      </w:r>
      <w:r>
        <w:rPr>
          <w:spacing w:val="-2"/>
        </w:rPr>
        <w:t>Review</w:t>
      </w:r>
      <w:r>
        <w:rPr>
          <w:spacing w:val="-7"/>
        </w:rPr>
        <w:t xml:space="preserve"> </w:t>
      </w:r>
      <w:r>
        <w:rPr>
          <w:spacing w:val="-2"/>
        </w:rPr>
        <w:t>the</w:t>
      </w:r>
      <w:r>
        <w:rPr>
          <w:spacing w:val="-7"/>
        </w:rPr>
        <w:t xml:space="preserve"> </w:t>
      </w:r>
      <w:r>
        <w:rPr>
          <w:spacing w:val="-2"/>
        </w:rPr>
        <w:t>Abstract</w:t>
      </w:r>
    </w:p>
    <w:p w14:paraId="6FCCC7CD" w14:textId="77777777" w:rsidR="000900B5" w:rsidRDefault="00000000">
      <w:pPr>
        <w:pStyle w:val="BodyText"/>
        <w:spacing w:before="8" w:line="216" w:lineRule="auto"/>
        <w:ind w:left="142" w:right="848" w:firstLine="218"/>
        <w:jc w:val="both"/>
      </w:pPr>
      <w:r>
        <w:t>This project aims to introduce a comprehensive framework for data quality and availability checks to ensure</w:t>
      </w:r>
      <w:r>
        <w:rPr>
          <w:spacing w:val="-6"/>
        </w:rPr>
        <w:t xml:space="preserve"> </w:t>
      </w:r>
      <w:r>
        <w:t>that</w:t>
      </w:r>
      <w:r>
        <w:rPr>
          <w:spacing w:val="-6"/>
        </w:rPr>
        <w:t xml:space="preserve"> </w:t>
      </w:r>
      <w:r>
        <w:t>reports</w:t>
      </w:r>
      <w:r>
        <w:rPr>
          <w:spacing w:val="-6"/>
        </w:rPr>
        <w:t xml:space="preserve"> </w:t>
      </w:r>
      <w:r>
        <w:t>are</w:t>
      </w:r>
      <w:r>
        <w:rPr>
          <w:spacing w:val="-6"/>
        </w:rPr>
        <w:t xml:space="preserve"> </w:t>
      </w:r>
      <w:r>
        <w:t>delivered</w:t>
      </w:r>
      <w:r>
        <w:rPr>
          <w:spacing w:val="-6"/>
        </w:rPr>
        <w:t xml:space="preserve"> </w:t>
      </w:r>
      <w:r>
        <w:t>on</w:t>
      </w:r>
      <w:r>
        <w:rPr>
          <w:spacing w:val="-6"/>
        </w:rPr>
        <w:t xml:space="preserve"> </w:t>
      </w:r>
      <w:r>
        <w:t>time</w:t>
      </w:r>
      <w:r>
        <w:rPr>
          <w:spacing w:val="-6"/>
        </w:rPr>
        <w:t xml:space="preserve"> </w:t>
      </w:r>
      <w:r>
        <w:t>and</w:t>
      </w:r>
      <w:r>
        <w:rPr>
          <w:spacing w:val="-6"/>
        </w:rPr>
        <w:t xml:space="preserve"> </w:t>
      </w:r>
      <w:r>
        <w:t>with</w:t>
      </w:r>
      <w:r>
        <w:rPr>
          <w:spacing w:val="-6"/>
        </w:rPr>
        <w:t xml:space="preserve"> </w:t>
      </w:r>
      <w:r>
        <w:t>accurate</w:t>
      </w:r>
      <w:r>
        <w:rPr>
          <w:spacing w:val="-6"/>
        </w:rPr>
        <w:t xml:space="preserve"> </w:t>
      </w:r>
      <w:r>
        <w:t>data. By</w:t>
      </w:r>
      <w:r>
        <w:rPr>
          <w:spacing w:val="-6"/>
        </w:rPr>
        <w:t xml:space="preserve"> </w:t>
      </w:r>
      <w:r>
        <w:t>implementing</w:t>
      </w:r>
      <w:r>
        <w:rPr>
          <w:spacing w:val="-6"/>
        </w:rPr>
        <w:t xml:space="preserve"> </w:t>
      </w:r>
      <w:r>
        <w:t>these</w:t>
      </w:r>
      <w:r>
        <w:rPr>
          <w:spacing w:val="-6"/>
        </w:rPr>
        <w:t xml:space="preserve"> </w:t>
      </w:r>
      <w:r>
        <w:t>checks,</w:t>
      </w:r>
      <w:r>
        <w:rPr>
          <w:spacing w:val="-5"/>
        </w:rPr>
        <w:t xml:space="preserve"> </w:t>
      </w:r>
      <w:r>
        <w:t>we</w:t>
      </w:r>
      <w:r>
        <w:rPr>
          <w:spacing w:val="-6"/>
        </w:rPr>
        <w:t xml:space="preserve"> </w:t>
      </w:r>
      <w:r>
        <w:t>aim to increase user confidence in the reliability of the reports.</w:t>
      </w:r>
    </w:p>
    <w:p w14:paraId="6FCCC7CE" w14:textId="77777777" w:rsidR="000900B5" w:rsidRDefault="000900B5">
      <w:pPr>
        <w:pStyle w:val="BodyText"/>
        <w:spacing w:line="216" w:lineRule="auto"/>
        <w:jc w:val="both"/>
        <w:sectPr w:rsidR="000900B5">
          <w:headerReference w:type="default" r:id="rId12"/>
          <w:footerReference w:type="default" r:id="rId13"/>
          <w:pgSz w:w="11910" w:h="16840"/>
          <w:pgMar w:top="2300" w:right="0" w:bottom="180" w:left="708" w:header="1755" w:footer="0" w:gutter="0"/>
          <w:pgNumType w:start="3"/>
          <w:cols w:space="720"/>
        </w:sectPr>
      </w:pPr>
    </w:p>
    <w:p w14:paraId="6FCCC7CF" w14:textId="77777777" w:rsidR="000900B5" w:rsidRDefault="000900B5">
      <w:pPr>
        <w:pStyle w:val="BodyText"/>
        <w:spacing w:before="8"/>
        <w:rPr>
          <w:sz w:val="14"/>
        </w:rPr>
      </w:pPr>
    </w:p>
    <w:p w14:paraId="6FCCC7D0" w14:textId="77777777" w:rsidR="000900B5" w:rsidRDefault="000900B5">
      <w:pPr>
        <w:pStyle w:val="BodyText"/>
        <w:rPr>
          <w:sz w:val="14"/>
        </w:rPr>
        <w:sectPr w:rsidR="000900B5">
          <w:headerReference w:type="even" r:id="rId14"/>
          <w:footerReference w:type="even" r:id="rId15"/>
          <w:pgSz w:w="11910" w:h="16840"/>
          <w:pgMar w:top="1920" w:right="0" w:bottom="280" w:left="708" w:header="0" w:footer="0" w:gutter="0"/>
          <w:cols w:space="720"/>
        </w:sectPr>
      </w:pPr>
    </w:p>
    <w:p w14:paraId="6FCCC7D1" w14:textId="77777777" w:rsidR="000900B5" w:rsidRDefault="00000000">
      <w:pPr>
        <w:tabs>
          <w:tab w:val="right" w:pos="10347"/>
        </w:tabs>
        <w:spacing w:before="386"/>
        <w:ind w:left="142"/>
        <w:rPr>
          <w:rFonts w:ascii="Arial Black"/>
        </w:rPr>
      </w:pPr>
      <w:hyperlink w:anchor="_bookmark1" w:history="1">
        <w:r>
          <w:rPr>
            <w:rFonts w:ascii="Arial Black"/>
            <w:color w:val="687D91"/>
            <w:spacing w:val="-2"/>
            <w:w w:val="90"/>
          </w:rPr>
          <w:t>Abstract</w:t>
        </w:r>
      </w:hyperlink>
      <w:r>
        <w:rPr>
          <w:rFonts w:ascii="Times New Roman"/>
          <w:color w:val="687D91"/>
        </w:rPr>
        <w:tab/>
      </w:r>
      <w:r>
        <w:rPr>
          <w:rFonts w:ascii="Arial Black"/>
          <w:color w:val="687D91"/>
          <w:spacing w:val="-5"/>
          <w:w w:val="90"/>
        </w:rPr>
        <w:t>iii</w:t>
      </w:r>
    </w:p>
    <w:p w14:paraId="6FCCC7D2" w14:textId="77777777" w:rsidR="000900B5" w:rsidRDefault="00000000">
      <w:pPr>
        <w:pStyle w:val="ListParagraph"/>
        <w:numPr>
          <w:ilvl w:val="0"/>
          <w:numId w:val="19"/>
        </w:numPr>
        <w:tabs>
          <w:tab w:val="left" w:pos="468"/>
          <w:tab w:val="right" w:pos="10347"/>
        </w:tabs>
        <w:spacing w:before="181" w:line="298" w:lineRule="exact"/>
        <w:ind w:left="468" w:hanging="326"/>
        <w:rPr>
          <w:rFonts w:ascii="Arial Black"/>
        </w:rPr>
      </w:pPr>
      <w:hyperlink w:anchor="_bookmark2" w:history="1">
        <w:r>
          <w:rPr>
            <w:rFonts w:ascii="Arial Black"/>
            <w:color w:val="687D91"/>
            <w:spacing w:val="-2"/>
          </w:rPr>
          <w:t>Introduction</w:t>
        </w:r>
      </w:hyperlink>
      <w:r>
        <w:rPr>
          <w:rFonts w:ascii="Times New Roman"/>
          <w:color w:val="687D91"/>
        </w:rPr>
        <w:tab/>
      </w:r>
      <w:r>
        <w:rPr>
          <w:rFonts w:ascii="Arial Black"/>
          <w:color w:val="687D91"/>
          <w:spacing w:val="-10"/>
        </w:rPr>
        <w:t>1</w:t>
      </w:r>
    </w:p>
    <w:p w14:paraId="6FCCC7D3" w14:textId="77777777" w:rsidR="000900B5" w:rsidRDefault="00000000">
      <w:pPr>
        <w:pStyle w:val="ListParagraph"/>
        <w:numPr>
          <w:ilvl w:val="1"/>
          <w:numId w:val="19"/>
        </w:numPr>
        <w:tabs>
          <w:tab w:val="left" w:pos="969"/>
          <w:tab w:val="right" w:leader="dot" w:pos="10347"/>
        </w:tabs>
        <w:spacing w:line="274" w:lineRule="exact"/>
        <w:ind w:left="969" w:hanging="500"/>
      </w:pPr>
      <w:hyperlink w:anchor="_bookmark3" w:history="1">
        <w:r>
          <w:rPr>
            <w:spacing w:val="-2"/>
          </w:rPr>
          <w:t>Background</w:t>
        </w:r>
      </w:hyperlink>
      <w:r>
        <w:rPr>
          <w:rFonts w:ascii="Times New Roman"/>
        </w:rPr>
        <w:tab/>
      </w:r>
      <w:r>
        <w:rPr>
          <w:spacing w:val="-12"/>
        </w:rPr>
        <w:t>1</w:t>
      </w:r>
    </w:p>
    <w:p w14:paraId="6FCCC7D4"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5" w:history="1">
        <w:r>
          <w:rPr>
            <w:spacing w:val="-2"/>
          </w:rPr>
          <w:t>Motivation</w:t>
        </w:r>
      </w:hyperlink>
      <w:r>
        <w:rPr>
          <w:rFonts w:ascii="Times New Roman"/>
        </w:rPr>
        <w:tab/>
      </w:r>
      <w:r>
        <w:rPr>
          <w:spacing w:val="-10"/>
        </w:rPr>
        <w:t>2</w:t>
      </w:r>
    </w:p>
    <w:p w14:paraId="6FCCC7D5"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6" w:history="1">
        <w:r>
          <w:rPr>
            <w:spacing w:val="-2"/>
          </w:rPr>
          <w:t>Problem</w:t>
        </w:r>
        <w:r>
          <w:rPr>
            <w:spacing w:val="-8"/>
          </w:rPr>
          <w:t xml:space="preserve"> </w:t>
        </w:r>
        <w:r>
          <w:rPr>
            <w:spacing w:val="-2"/>
          </w:rPr>
          <w:t>Statement</w:t>
        </w:r>
      </w:hyperlink>
      <w:r>
        <w:rPr>
          <w:rFonts w:ascii="Times New Roman"/>
        </w:rPr>
        <w:tab/>
      </w:r>
      <w:r>
        <w:rPr>
          <w:spacing w:val="-10"/>
        </w:rPr>
        <w:t>3</w:t>
      </w:r>
    </w:p>
    <w:p w14:paraId="6FCCC7D6"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7" w:history="1">
        <w:r>
          <w:rPr>
            <w:spacing w:val="-2"/>
          </w:rPr>
          <w:t>Limits</w:t>
        </w:r>
      </w:hyperlink>
      <w:r>
        <w:rPr>
          <w:rFonts w:ascii="Times New Roman"/>
        </w:rPr>
        <w:tab/>
      </w:r>
      <w:r>
        <w:rPr>
          <w:spacing w:val="-10"/>
        </w:rPr>
        <w:t>3</w:t>
      </w:r>
    </w:p>
    <w:p w14:paraId="6FCCC7D7"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8" w:history="1">
        <w:r>
          <w:rPr>
            <w:spacing w:val="-2"/>
          </w:rPr>
          <w:t>Expected</w:t>
        </w:r>
        <w:r>
          <w:t xml:space="preserve"> </w:t>
        </w:r>
        <w:r>
          <w:rPr>
            <w:spacing w:val="-2"/>
          </w:rPr>
          <w:t>Outcome</w:t>
        </w:r>
      </w:hyperlink>
      <w:r>
        <w:rPr>
          <w:rFonts w:ascii="Times New Roman"/>
        </w:rPr>
        <w:tab/>
      </w:r>
      <w:r>
        <w:rPr>
          <w:spacing w:val="-10"/>
        </w:rPr>
        <w:t>3</w:t>
      </w:r>
    </w:p>
    <w:p w14:paraId="6FCCC7D8" w14:textId="77777777" w:rsidR="000900B5" w:rsidRDefault="00000000">
      <w:pPr>
        <w:pStyle w:val="ListParagraph"/>
        <w:numPr>
          <w:ilvl w:val="1"/>
          <w:numId w:val="19"/>
        </w:numPr>
        <w:tabs>
          <w:tab w:val="left" w:pos="968"/>
          <w:tab w:val="right" w:leader="dot" w:pos="10347"/>
        </w:tabs>
        <w:spacing w:line="286" w:lineRule="exact"/>
        <w:ind w:left="968" w:hanging="499"/>
      </w:pPr>
      <w:hyperlink w:anchor="_bookmark9" w:history="1">
        <w:r>
          <w:t>Structure</w:t>
        </w:r>
        <w:r>
          <w:rPr>
            <w:spacing w:val="-9"/>
          </w:rPr>
          <w:t xml:space="preserve"> </w:t>
        </w:r>
        <w:r>
          <w:t>of</w:t>
        </w:r>
        <w:r>
          <w:rPr>
            <w:spacing w:val="-9"/>
          </w:rPr>
          <w:t xml:space="preserve"> </w:t>
        </w:r>
        <w:r>
          <w:t>the</w:t>
        </w:r>
        <w:r>
          <w:rPr>
            <w:spacing w:val="-9"/>
          </w:rPr>
          <w:t xml:space="preserve"> </w:t>
        </w:r>
        <w:r>
          <w:rPr>
            <w:spacing w:val="-2"/>
          </w:rPr>
          <w:t>Document</w:t>
        </w:r>
      </w:hyperlink>
      <w:r>
        <w:rPr>
          <w:rFonts w:ascii="Times New Roman"/>
        </w:rPr>
        <w:tab/>
      </w:r>
      <w:r>
        <w:rPr>
          <w:spacing w:val="-10"/>
        </w:rPr>
        <w:t>3</w:t>
      </w:r>
    </w:p>
    <w:p w14:paraId="6FCCC7D9" w14:textId="77777777" w:rsidR="000900B5" w:rsidRDefault="00000000">
      <w:pPr>
        <w:pStyle w:val="ListParagraph"/>
        <w:numPr>
          <w:ilvl w:val="0"/>
          <w:numId w:val="19"/>
        </w:numPr>
        <w:tabs>
          <w:tab w:val="left" w:pos="468"/>
          <w:tab w:val="right" w:pos="10347"/>
        </w:tabs>
        <w:spacing w:before="175" w:line="298" w:lineRule="exact"/>
        <w:ind w:left="468" w:hanging="326"/>
        <w:rPr>
          <w:rFonts w:ascii="Arial Black"/>
        </w:rPr>
      </w:pPr>
      <w:hyperlink w:anchor="_bookmark10" w:history="1">
        <w:r>
          <w:rPr>
            <w:rFonts w:ascii="Arial Black"/>
            <w:color w:val="687D91"/>
            <w:w w:val="80"/>
          </w:rPr>
          <w:t>Project</w:t>
        </w:r>
        <w:r>
          <w:rPr>
            <w:rFonts w:ascii="Arial Black"/>
            <w:color w:val="687D91"/>
            <w:spacing w:val="-1"/>
            <w:w w:val="95"/>
          </w:rPr>
          <w:t xml:space="preserve"> </w:t>
        </w:r>
        <w:r>
          <w:rPr>
            <w:rFonts w:ascii="Arial Black"/>
            <w:color w:val="687D91"/>
            <w:spacing w:val="-2"/>
            <w:w w:val="95"/>
          </w:rPr>
          <w:t>management</w:t>
        </w:r>
      </w:hyperlink>
      <w:r>
        <w:rPr>
          <w:rFonts w:ascii="Times New Roman"/>
          <w:color w:val="687D91"/>
        </w:rPr>
        <w:tab/>
      </w:r>
      <w:r>
        <w:rPr>
          <w:rFonts w:ascii="Arial Black"/>
          <w:color w:val="687D91"/>
          <w:spacing w:val="-10"/>
          <w:w w:val="95"/>
        </w:rPr>
        <w:t>5</w:t>
      </w:r>
    </w:p>
    <w:p w14:paraId="6FCCC7DA" w14:textId="77777777" w:rsidR="000900B5" w:rsidRDefault="00000000">
      <w:pPr>
        <w:pStyle w:val="ListParagraph"/>
        <w:numPr>
          <w:ilvl w:val="1"/>
          <w:numId w:val="19"/>
        </w:numPr>
        <w:tabs>
          <w:tab w:val="left" w:pos="968"/>
          <w:tab w:val="right" w:leader="dot" w:pos="10347"/>
        </w:tabs>
        <w:spacing w:line="274" w:lineRule="exact"/>
        <w:ind w:left="968" w:hanging="499"/>
      </w:pPr>
      <w:hyperlink w:anchor="_bookmark11" w:history="1">
        <w:r>
          <w:rPr>
            <w:spacing w:val="-4"/>
          </w:rPr>
          <w:t>Teams</w:t>
        </w:r>
      </w:hyperlink>
      <w:r>
        <w:rPr>
          <w:rFonts w:ascii="Times New Roman"/>
        </w:rPr>
        <w:tab/>
      </w:r>
      <w:r>
        <w:rPr>
          <w:spacing w:val="-10"/>
        </w:rPr>
        <w:t>5</w:t>
      </w:r>
    </w:p>
    <w:p w14:paraId="6FCCC7DB" w14:textId="77777777" w:rsidR="000900B5" w:rsidRDefault="00000000">
      <w:pPr>
        <w:pStyle w:val="ListParagraph"/>
        <w:numPr>
          <w:ilvl w:val="2"/>
          <w:numId w:val="19"/>
        </w:numPr>
        <w:tabs>
          <w:tab w:val="left" w:pos="1669"/>
          <w:tab w:val="right" w:leader="dot" w:pos="10347"/>
        </w:tabs>
        <w:spacing w:line="271" w:lineRule="exact"/>
        <w:ind w:hanging="698"/>
      </w:pPr>
      <w:hyperlink w:anchor="_bookmark12" w:history="1">
        <w:r>
          <w:t>Post</w:t>
        </w:r>
        <w:r>
          <w:rPr>
            <w:spacing w:val="-11"/>
          </w:rPr>
          <w:t xml:space="preserve"> </w:t>
        </w:r>
        <w:r>
          <w:rPr>
            <w:spacing w:val="-4"/>
          </w:rPr>
          <w:t>Teams</w:t>
        </w:r>
      </w:hyperlink>
      <w:r>
        <w:rPr>
          <w:rFonts w:ascii="Times New Roman"/>
        </w:rPr>
        <w:tab/>
      </w:r>
      <w:r>
        <w:rPr>
          <w:spacing w:val="-10"/>
        </w:rPr>
        <w:t>5</w:t>
      </w:r>
    </w:p>
    <w:p w14:paraId="6FCCC7DC" w14:textId="77777777" w:rsidR="000900B5" w:rsidRDefault="00000000">
      <w:pPr>
        <w:pStyle w:val="ListParagraph"/>
        <w:numPr>
          <w:ilvl w:val="2"/>
          <w:numId w:val="19"/>
        </w:numPr>
        <w:tabs>
          <w:tab w:val="left" w:pos="1669"/>
          <w:tab w:val="right" w:leader="dot" w:pos="10347"/>
        </w:tabs>
        <w:spacing w:line="271" w:lineRule="exact"/>
        <w:ind w:hanging="698"/>
      </w:pPr>
      <w:hyperlink w:anchor="_bookmark13" w:history="1">
        <w:r>
          <w:rPr>
            <w:spacing w:val="-5"/>
          </w:rPr>
          <w:t>Team</w:t>
        </w:r>
        <w:r>
          <w:rPr>
            <w:spacing w:val="-8"/>
          </w:rPr>
          <w:t xml:space="preserve"> </w:t>
        </w:r>
        <w:r>
          <w:rPr>
            <w:spacing w:val="-2"/>
          </w:rPr>
          <w:t>Tools</w:t>
        </w:r>
      </w:hyperlink>
      <w:r>
        <w:rPr>
          <w:rFonts w:ascii="Times New Roman"/>
        </w:rPr>
        <w:tab/>
      </w:r>
      <w:r>
        <w:rPr>
          <w:spacing w:val="-10"/>
        </w:rPr>
        <w:t>5</w:t>
      </w:r>
    </w:p>
    <w:p w14:paraId="6FCCC7DD"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14" w:history="1">
        <w:r>
          <w:rPr>
            <w:spacing w:val="-2"/>
          </w:rPr>
          <w:t>Method</w:t>
        </w:r>
      </w:hyperlink>
      <w:r>
        <w:rPr>
          <w:rFonts w:ascii="Times New Roman"/>
        </w:rPr>
        <w:tab/>
      </w:r>
      <w:r>
        <w:rPr>
          <w:spacing w:val="-10"/>
        </w:rPr>
        <w:t>5</w:t>
      </w:r>
    </w:p>
    <w:p w14:paraId="6FCCC7DE" w14:textId="77777777" w:rsidR="000900B5" w:rsidRDefault="00000000">
      <w:pPr>
        <w:pStyle w:val="ListParagraph"/>
        <w:numPr>
          <w:ilvl w:val="2"/>
          <w:numId w:val="19"/>
        </w:numPr>
        <w:tabs>
          <w:tab w:val="left" w:pos="1669"/>
          <w:tab w:val="right" w:leader="dot" w:pos="10347"/>
        </w:tabs>
        <w:spacing w:line="286" w:lineRule="exact"/>
        <w:ind w:hanging="698"/>
      </w:pPr>
      <w:r>
        <w:rPr>
          <w:noProof/>
        </w:rPr>
        <mc:AlternateContent>
          <mc:Choice Requires="wps">
            <w:drawing>
              <wp:anchor distT="0" distB="0" distL="0" distR="0" simplePos="0" relativeHeight="15729152" behindDoc="0" locked="0" layoutInCell="1" allowOverlap="1" wp14:anchorId="6FCCCD56" wp14:editId="6FCCCD57">
                <wp:simplePos x="0" y="0"/>
                <wp:positionH relativeFrom="page">
                  <wp:posOffset>996618</wp:posOffset>
                </wp:positionH>
                <wp:positionV relativeFrom="paragraph">
                  <wp:posOffset>168793</wp:posOffset>
                </wp:positionV>
                <wp:extent cx="6093460" cy="10452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3460" cy="10452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18"/>
                              <w:gridCol w:w="8510"/>
                              <w:gridCol w:w="348"/>
                            </w:tblGrid>
                            <w:tr w:rsidR="000900B5" w14:paraId="6FCCCE88" w14:textId="77777777">
                              <w:trPr>
                                <w:trHeight w:val="281"/>
                              </w:trPr>
                              <w:tc>
                                <w:tcPr>
                                  <w:tcW w:w="618" w:type="dxa"/>
                                </w:tcPr>
                                <w:p w14:paraId="6FCCCE85" w14:textId="77777777" w:rsidR="000900B5" w:rsidRDefault="00000000">
                                  <w:pPr>
                                    <w:pStyle w:val="TableParagraph"/>
                                    <w:spacing w:line="262" w:lineRule="exact"/>
                                    <w:ind w:right="6"/>
                                    <w:jc w:val="center"/>
                                  </w:pPr>
                                  <w:r>
                                    <w:fldChar w:fldCharType="begin"/>
                                  </w:r>
                                  <w:r>
                                    <w:instrText>HYPERLINK \l "_bookmark16"</w:instrText>
                                  </w:r>
                                  <w:r>
                                    <w:fldChar w:fldCharType="separate"/>
                                  </w:r>
                                  <w:r>
                                    <w:rPr>
                                      <w:spacing w:val="-2"/>
                                    </w:rPr>
                                    <w:t>2.2.2.</w:t>
                                  </w:r>
                                  <w:r>
                                    <w:fldChar w:fldCharType="end"/>
                                  </w:r>
                                </w:p>
                              </w:tc>
                              <w:tc>
                                <w:tcPr>
                                  <w:tcW w:w="8510" w:type="dxa"/>
                                </w:tcPr>
                                <w:p w14:paraId="6FCCCE86" w14:textId="77777777" w:rsidR="000900B5" w:rsidRDefault="00000000">
                                  <w:pPr>
                                    <w:pStyle w:val="TableParagraph"/>
                                    <w:tabs>
                                      <w:tab w:val="left" w:pos="970"/>
                                    </w:tabs>
                                    <w:spacing w:line="262" w:lineRule="exact"/>
                                    <w:ind w:right="55"/>
                                    <w:jc w:val="center"/>
                                  </w:pPr>
                                  <w:hyperlink w:anchor="_bookmark16" w:history="1">
                                    <w:r>
                                      <w:rPr>
                                        <w:spacing w:val="-2"/>
                                      </w:rPr>
                                      <w:t>Kanban</w:t>
                                    </w:r>
                                  </w:hyperlink>
                                  <w:r>
                                    <w:tab/>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rPr>
                                      <w:spacing w:val="-12"/>
                                    </w:rPr>
                                    <w:t>.</w:t>
                                  </w:r>
                                </w:p>
                              </w:tc>
                              <w:tc>
                                <w:tcPr>
                                  <w:tcW w:w="348" w:type="dxa"/>
                                </w:tcPr>
                                <w:p w14:paraId="6FCCCE87" w14:textId="77777777" w:rsidR="000900B5" w:rsidRDefault="00000000">
                                  <w:pPr>
                                    <w:pStyle w:val="TableParagraph"/>
                                    <w:spacing w:line="262" w:lineRule="exact"/>
                                    <w:ind w:right="48"/>
                                    <w:jc w:val="right"/>
                                  </w:pPr>
                                  <w:r>
                                    <w:rPr>
                                      <w:spacing w:val="-10"/>
                                    </w:rPr>
                                    <w:t>5</w:t>
                                  </w:r>
                                </w:p>
                              </w:tc>
                            </w:tr>
                            <w:tr w:rsidR="000900B5" w14:paraId="6FCCCE8C" w14:textId="77777777">
                              <w:trPr>
                                <w:trHeight w:val="271"/>
                              </w:trPr>
                              <w:tc>
                                <w:tcPr>
                                  <w:tcW w:w="618" w:type="dxa"/>
                                </w:tcPr>
                                <w:p w14:paraId="6FCCCE89" w14:textId="77777777" w:rsidR="000900B5" w:rsidRDefault="00000000">
                                  <w:pPr>
                                    <w:pStyle w:val="TableParagraph"/>
                                    <w:spacing w:line="251" w:lineRule="exact"/>
                                    <w:ind w:right="11"/>
                                    <w:jc w:val="center"/>
                                  </w:pPr>
                                  <w:hyperlink w:anchor="_bookmark17" w:history="1">
                                    <w:r>
                                      <w:rPr>
                                        <w:spacing w:val="-2"/>
                                      </w:rPr>
                                      <w:t>2.2.3.</w:t>
                                    </w:r>
                                  </w:hyperlink>
                                </w:p>
                              </w:tc>
                              <w:tc>
                                <w:tcPr>
                                  <w:tcW w:w="8510" w:type="dxa"/>
                                </w:tcPr>
                                <w:p w14:paraId="6FCCCE8A" w14:textId="77777777" w:rsidR="000900B5" w:rsidRDefault="00000000">
                                  <w:pPr>
                                    <w:pStyle w:val="TableParagraph"/>
                                    <w:tabs>
                                      <w:tab w:val="left" w:pos="1843"/>
                                    </w:tabs>
                                    <w:spacing w:line="251" w:lineRule="exact"/>
                                    <w:ind w:right="55"/>
                                    <w:jc w:val="center"/>
                                  </w:pPr>
                                  <w:hyperlink w:anchor="_bookmark17" w:history="1">
                                    <w:r>
                                      <w:rPr>
                                        <w:spacing w:val="-4"/>
                                      </w:rPr>
                                      <w:t>Weekly</w:t>
                                    </w:r>
                                    <w:r>
                                      <w:rPr>
                                        <w:spacing w:val="-2"/>
                                      </w:rPr>
                                      <w:t xml:space="preserve"> </w:t>
                                    </w:r>
                                    <w:r>
                                      <w:rPr>
                                        <w:spacing w:val="-4"/>
                                      </w:rPr>
                                      <w:t>Jour</w:t>
                                    </w:r>
                                    <w:r>
                                      <w:rPr>
                                        <w:spacing w:val="-2"/>
                                      </w:rPr>
                                      <w:t xml:space="preserve"> </w:t>
                                    </w:r>
                                    <w:r>
                                      <w:rPr>
                                        <w:spacing w:val="-4"/>
                                      </w:rPr>
                                      <w:t>Fixe</w:t>
                                    </w:r>
                                  </w:hyperlink>
                                  <w:r>
                                    <w:tab/>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proofErr w:type="gramStart"/>
                                  <w:r>
                                    <w:t>.</w:t>
                                  </w:r>
                                  <w:r>
                                    <w:rPr>
                                      <w:spacing w:val="56"/>
                                    </w:rPr>
                                    <w:t xml:space="preserve"> </w:t>
                                  </w:r>
                                  <w:r>
                                    <w:t>.</w:t>
                                  </w:r>
                                  <w:r>
                                    <w:rPr>
                                      <w:spacing w:val="56"/>
                                    </w:rPr>
                                    <w:t xml:space="preserve"> </w:t>
                                  </w:r>
                                  <w:r>
                                    <w:t>.</w:t>
                                  </w:r>
                                  <w:r>
                                    <w:rPr>
                                      <w:spacing w:val="57"/>
                                    </w:rPr>
                                    <w:t xml:space="preserve"> </w:t>
                                  </w:r>
                                  <w:r>
                                    <w:rPr>
                                      <w:spacing w:val="-12"/>
                                    </w:rPr>
                                    <w:t>.</w:t>
                                  </w:r>
                                  <w:proofErr w:type="gramEnd"/>
                                </w:p>
                              </w:tc>
                              <w:tc>
                                <w:tcPr>
                                  <w:tcW w:w="348" w:type="dxa"/>
                                </w:tcPr>
                                <w:p w14:paraId="6FCCCE8B" w14:textId="77777777" w:rsidR="000900B5" w:rsidRDefault="00000000">
                                  <w:pPr>
                                    <w:pStyle w:val="TableParagraph"/>
                                    <w:spacing w:line="251" w:lineRule="exact"/>
                                    <w:ind w:right="48"/>
                                    <w:jc w:val="right"/>
                                  </w:pPr>
                                  <w:r>
                                    <w:rPr>
                                      <w:spacing w:val="-10"/>
                                    </w:rPr>
                                    <w:t>6</w:t>
                                  </w:r>
                                </w:p>
                              </w:tc>
                            </w:tr>
                            <w:tr w:rsidR="000900B5" w14:paraId="6FCCCE90" w14:textId="77777777">
                              <w:trPr>
                                <w:trHeight w:val="271"/>
                              </w:trPr>
                              <w:tc>
                                <w:tcPr>
                                  <w:tcW w:w="618" w:type="dxa"/>
                                </w:tcPr>
                                <w:p w14:paraId="6FCCCE8D" w14:textId="77777777" w:rsidR="000900B5" w:rsidRDefault="00000000">
                                  <w:pPr>
                                    <w:pStyle w:val="TableParagraph"/>
                                    <w:spacing w:line="251" w:lineRule="exact"/>
                                    <w:ind w:right="2"/>
                                    <w:jc w:val="center"/>
                                  </w:pPr>
                                  <w:hyperlink w:anchor="_bookmark18" w:history="1">
                                    <w:r>
                                      <w:rPr>
                                        <w:spacing w:val="-4"/>
                                      </w:rPr>
                                      <w:t>Tools</w:t>
                                    </w:r>
                                  </w:hyperlink>
                                </w:p>
                              </w:tc>
                              <w:tc>
                                <w:tcPr>
                                  <w:tcW w:w="8510" w:type="dxa"/>
                                </w:tcPr>
                                <w:p w14:paraId="6FCCCE8E" w14:textId="77777777" w:rsidR="000900B5" w:rsidRDefault="00000000">
                                  <w:pPr>
                                    <w:pStyle w:val="TableParagraph"/>
                                    <w:spacing w:line="251" w:lineRule="exact"/>
                                    <w:ind w:right="131"/>
                                    <w:jc w:val="center"/>
                                  </w:pP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rPr>
                                      <w:spacing w:val="-12"/>
                                    </w:rPr>
                                    <w:t>.</w:t>
                                  </w:r>
                                </w:p>
                              </w:tc>
                              <w:tc>
                                <w:tcPr>
                                  <w:tcW w:w="348" w:type="dxa"/>
                                </w:tcPr>
                                <w:p w14:paraId="6FCCCE8F" w14:textId="77777777" w:rsidR="000900B5" w:rsidRDefault="00000000">
                                  <w:pPr>
                                    <w:pStyle w:val="TableParagraph"/>
                                    <w:spacing w:line="251" w:lineRule="exact"/>
                                    <w:ind w:right="48"/>
                                    <w:jc w:val="right"/>
                                  </w:pPr>
                                  <w:r>
                                    <w:rPr>
                                      <w:spacing w:val="-10"/>
                                    </w:rPr>
                                    <w:t>6</w:t>
                                  </w:r>
                                </w:p>
                              </w:tc>
                            </w:tr>
                            <w:tr w:rsidR="000900B5" w14:paraId="6FCCCE94" w14:textId="77777777">
                              <w:trPr>
                                <w:trHeight w:val="271"/>
                              </w:trPr>
                              <w:tc>
                                <w:tcPr>
                                  <w:tcW w:w="618" w:type="dxa"/>
                                </w:tcPr>
                                <w:p w14:paraId="6FCCCE91" w14:textId="77777777" w:rsidR="000900B5" w:rsidRDefault="00000000">
                                  <w:pPr>
                                    <w:pStyle w:val="TableParagraph"/>
                                    <w:spacing w:line="251" w:lineRule="exact"/>
                                    <w:ind w:right="31"/>
                                    <w:jc w:val="center"/>
                                  </w:pPr>
                                  <w:hyperlink w:anchor="_bookmark19" w:history="1">
                                    <w:r>
                                      <w:rPr>
                                        <w:spacing w:val="-2"/>
                                      </w:rPr>
                                      <w:t>2.3.1.</w:t>
                                    </w:r>
                                  </w:hyperlink>
                                </w:p>
                              </w:tc>
                              <w:tc>
                                <w:tcPr>
                                  <w:tcW w:w="8510" w:type="dxa"/>
                                </w:tcPr>
                                <w:p w14:paraId="6FCCCE92" w14:textId="77777777" w:rsidR="000900B5" w:rsidRDefault="00000000">
                                  <w:pPr>
                                    <w:pStyle w:val="TableParagraph"/>
                                    <w:spacing w:line="251" w:lineRule="exact"/>
                                    <w:ind w:right="55"/>
                                    <w:jc w:val="center"/>
                                  </w:pPr>
                                  <w:hyperlink w:anchor="_bookmark19" w:history="1">
                                    <w:r>
                                      <w:t>Miro</w:t>
                                    </w:r>
                                  </w:hyperlink>
                                  <w:r>
                                    <w:rPr>
                                      <w:spacing w:val="71"/>
                                      <w:w w:val="150"/>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proofErr w:type="gramStart"/>
                                  <w:r>
                                    <w:t>.</w:t>
                                  </w:r>
                                  <w:r>
                                    <w:rPr>
                                      <w:spacing w:val="56"/>
                                    </w:rPr>
                                    <w:t xml:space="preserve"> </w:t>
                                  </w:r>
                                  <w:r>
                                    <w:t>.</w:t>
                                  </w:r>
                                  <w:r>
                                    <w:rPr>
                                      <w:spacing w:val="56"/>
                                    </w:rPr>
                                    <w:t xml:space="preserve"> </w:t>
                                  </w:r>
                                  <w:r>
                                    <w:t>.</w:t>
                                  </w:r>
                                  <w:r>
                                    <w:rPr>
                                      <w:spacing w:val="57"/>
                                    </w:rPr>
                                    <w:t xml:space="preserve"> </w:t>
                                  </w:r>
                                  <w:r>
                                    <w:t>.</w:t>
                                  </w:r>
                                  <w:proofErr w:type="gramEnd"/>
                                  <w:r>
                                    <w:rPr>
                                      <w:spacing w:val="56"/>
                                    </w:rPr>
                                    <w:t xml:space="preserve"> </w:t>
                                  </w:r>
                                  <w:r>
                                    <w:rPr>
                                      <w:spacing w:val="-12"/>
                                    </w:rPr>
                                    <w:t>.</w:t>
                                  </w:r>
                                </w:p>
                              </w:tc>
                              <w:tc>
                                <w:tcPr>
                                  <w:tcW w:w="348" w:type="dxa"/>
                                </w:tcPr>
                                <w:p w14:paraId="6FCCCE93" w14:textId="77777777" w:rsidR="000900B5" w:rsidRDefault="00000000">
                                  <w:pPr>
                                    <w:pStyle w:val="TableParagraph"/>
                                    <w:spacing w:line="251" w:lineRule="exact"/>
                                    <w:ind w:right="48"/>
                                    <w:jc w:val="right"/>
                                  </w:pPr>
                                  <w:r>
                                    <w:rPr>
                                      <w:spacing w:val="-10"/>
                                    </w:rPr>
                                    <w:t>6</w:t>
                                  </w:r>
                                </w:p>
                              </w:tc>
                            </w:tr>
                            <w:tr w:rsidR="000900B5" w14:paraId="6FCCCE98" w14:textId="77777777">
                              <w:trPr>
                                <w:trHeight w:val="271"/>
                              </w:trPr>
                              <w:tc>
                                <w:tcPr>
                                  <w:tcW w:w="618" w:type="dxa"/>
                                </w:tcPr>
                                <w:p w14:paraId="6FCCCE95" w14:textId="77777777" w:rsidR="000900B5" w:rsidRDefault="00000000">
                                  <w:pPr>
                                    <w:pStyle w:val="TableParagraph"/>
                                    <w:spacing w:line="251" w:lineRule="exact"/>
                                    <w:ind w:right="11"/>
                                    <w:jc w:val="center"/>
                                  </w:pPr>
                                  <w:hyperlink w:anchor="_bookmark20" w:history="1">
                                    <w:r>
                                      <w:rPr>
                                        <w:spacing w:val="-2"/>
                                      </w:rPr>
                                      <w:t>2.3.2.</w:t>
                                    </w:r>
                                  </w:hyperlink>
                                </w:p>
                              </w:tc>
                              <w:tc>
                                <w:tcPr>
                                  <w:tcW w:w="8510" w:type="dxa"/>
                                </w:tcPr>
                                <w:p w14:paraId="6FCCCE96" w14:textId="77777777" w:rsidR="000900B5" w:rsidRDefault="00000000">
                                  <w:pPr>
                                    <w:pStyle w:val="TableParagraph"/>
                                    <w:spacing w:line="251" w:lineRule="exact"/>
                                    <w:ind w:right="55"/>
                                    <w:jc w:val="center"/>
                                  </w:pPr>
                                  <w:hyperlink w:anchor="_bookmark20" w:history="1">
                                    <w:r>
                                      <w:t>Jira</w:t>
                                    </w:r>
                                    <w:r>
                                      <w:rPr>
                                        <w:spacing w:val="-2"/>
                                      </w:rPr>
                                      <w:t xml:space="preserve"> </w:t>
                                    </w:r>
                                    <w:r>
                                      <w:t>and</w:t>
                                    </w:r>
                                    <w:r>
                                      <w:rPr>
                                        <w:spacing w:val="-2"/>
                                      </w:rPr>
                                      <w:t xml:space="preserve"> </w:t>
                                    </w:r>
                                    <w:r>
                                      <w:t>Confluence</w:t>
                                    </w:r>
                                  </w:hyperlink>
                                  <w:r>
                                    <w:rPr>
                                      <w:spacing w:val="44"/>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rPr>
                                      <w:spacing w:val="-12"/>
                                    </w:rPr>
                                    <w:t>.</w:t>
                                  </w:r>
                                </w:p>
                              </w:tc>
                              <w:tc>
                                <w:tcPr>
                                  <w:tcW w:w="348" w:type="dxa"/>
                                </w:tcPr>
                                <w:p w14:paraId="6FCCCE97" w14:textId="77777777" w:rsidR="000900B5" w:rsidRDefault="00000000">
                                  <w:pPr>
                                    <w:pStyle w:val="TableParagraph"/>
                                    <w:spacing w:line="251" w:lineRule="exact"/>
                                    <w:ind w:right="48"/>
                                    <w:jc w:val="right"/>
                                  </w:pPr>
                                  <w:r>
                                    <w:rPr>
                                      <w:spacing w:val="-10"/>
                                    </w:rPr>
                                    <w:t>6</w:t>
                                  </w:r>
                                </w:p>
                              </w:tc>
                            </w:tr>
                            <w:tr w:rsidR="000900B5" w14:paraId="6FCCCE9C" w14:textId="77777777">
                              <w:trPr>
                                <w:trHeight w:val="281"/>
                              </w:trPr>
                              <w:tc>
                                <w:tcPr>
                                  <w:tcW w:w="618" w:type="dxa"/>
                                </w:tcPr>
                                <w:p w14:paraId="6FCCCE99" w14:textId="77777777" w:rsidR="000900B5" w:rsidRDefault="00000000">
                                  <w:pPr>
                                    <w:pStyle w:val="TableParagraph"/>
                                    <w:spacing w:line="262" w:lineRule="exact"/>
                                    <w:ind w:left="15" w:right="31"/>
                                    <w:jc w:val="center"/>
                                  </w:pPr>
                                  <w:hyperlink w:anchor="_bookmark21" w:history="1">
                                    <w:r>
                                      <w:rPr>
                                        <w:spacing w:val="-2"/>
                                      </w:rPr>
                                      <w:t>2.3.3.</w:t>
                                    </w:r>
                                  </w:hyperlink>
                                </w:p>
                              </w:tc>
                              <w:tc>
                                <w:tcPr>
                                  <w:tcW w:w="8510" w:type="dxa"/>
                                </w:tcPr>
                                <w:p w14:paraId="6FCCCE9A" w14:textId="77777777" w:rsidR="000900B5" w:rsidRDefault="00000000">
                                  <w:pPr>
                                    <w:pStyle w:val="TableParagraph"/>
                                    <w:spacing w:line="262" w:lineRule="exact"/>
                                    <w:ind w:right="55"/>
                                    <w:jc w:val="center"/>
                                  </w:pPr>
                                  <w:hyperlink w:anchor="_bookmark21" w:history="1">
                                    <w:r>
                                      <w:t>Teams</w:t>
                                    </w:r>
                                    <w:r>
                                      <w:rPr>
                                        <w:spacing w:val="-2"/>
                                      </w:rPr>
                                      <w:t xml:space="preserve"> </w:t>
                                    </w:r>
                                    <w:r>
                                      <w:t>and</w:t>
                                    </w:r>
                                    <w:r>
                                      <w:rPr>
                                        <w:spacing w:val="-2"/>
                                      </w:rPr>
                                      <w:t xml:space="preserve"> </w:t>
                                    </w:r>
                                    <w:r>
                                      <w:t>Outlook</w:t>
                                    </w:r>
                                  </w:hyperlink>
                                  <w:r>
                                    <w:rPr>
                                      <w:spacing w:val="69"/>
                                      <w:w w:val="150"/>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rPr>
                                      <w:spacing w:val="-12"/>
                                    </w:rPr>
                                    <w:t>.</w:t>
                                  </w:r>
                                </w:p>
                              </w:tc>
                              <w:tc>
                                <w:tcPr>
                                  <w:tcW w:w="348" w:type="dxa"/>
                                </w:tcPr>
                                <w:p w14:paraId="6FCCCE9B" w14:textId="77777777" w:rsidR="000900B5" w:rsidRDefault="00000000">
                                  <w:pPr>
                                    <w:pStyle w:val="TableParagraph"/>
                                    <w:spacing w:line="262" w:lineRule="exact"/>
                                    <w:ind w:right="48"/>
                                    <w:jc w:val="right"/>
                                  </w:pPr>
                                  <w:r>
                                    <w:rPr>
                                      <w:spacing w:val="-10"/>
                                    </w:rPr>
                                    <w:t>6</w:t>
                                  </w:r>
                                </w:p>
                              </w:tc>
                            </w:tr>
                          </w:tbl>
                          <w:p w14:paraId="6FCCCE9D" w14:textId="77777777" w:rsidR="000900B5" w:rsidRDefault="000900B5">
                            <w:pPr>
                              <w:pStyle w:val="BodyText"/>
                            </w:pPr>
                          </w:p>
                        </w:txbxContent>
                      </wps:txbx>
                      <wps:bodyPr wrap="square" lIns="0" tIns="0" rIns="0" bIns="0" rtlCol="0">
                        <a:noAutofit/>
                      </wps:bodyPr>
                    </wps:wsp>
                  </a:graphicData>
                </a:graphic>
              </wp:anchor>
            </w:drawing>
          </mc:Choice>
          <mc:Fallback>
            <w:pict>
              <v:shapetype w14:anchorId="6FCCCD56" id="_x0000_t202" coordsize="21600,21600" o:spt="202" path="m,l,21600r21600,l21600,xe">
                <v:stroke joinstyle="miter"/>
                <v:path gradientshapeok="t" o:connecttype="rect"/>
              </v:shapetype>
              <v:shape id="Textbox 12" o:spid="_x0000_s1026" type="#_x0000_t202" style="position:absolute;left:0;text-align:left;margin-left:78.45pt;margin-top:13.3pt;width:479.8pt;height:82.3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18"/>
                        <w:gridCol w:w="8510"/>
                        <w:gridCol w:w="348"/>
                      </w:tblGrid>
                      <w:tr w:rsidR="000900B5" w14:paraId="6FCCCE88" w14:textId="77777777">
                        <w:trPr>
                          <w:trHeight w:val="281"/>
                        </w:trPr>
                        <w:tc>
                          <w:tcPr>
                            <w:tcW w:w="618" w:type="dxa"/>
                          </w:tcPr>
                          <w:p w14:paraId="6FCCCE85" w14:textId="77777777" w:rsidR="000900B5" w:rsidRDefault="00000000">
                            <w:pPr>
                              <w:pStyle w:val="TableParagraph"/>
                              <w:spacing w:line="262" w:lineRule="exact"/>
                              <w:ind w:right="6"/>
                              <w:jc w:val="center"/>
                            </w:pPr>
                            <w:r>
                              <w:fldChar w:fldCharType="begin"/>
                            </w:r>
                            <w:r>
                              <w:instrText>HYPERLINK \l "_bookmark16"</w:instrText>
                            </w:r>
                            <w:r>
                              <w:fldChar w:fldCharType="separate"/>
                            </w:r>
                            <w:r>
                              <w:rPr>
                                <w:spacing w:val="-2"/>
                              </w:rPr>
                              <w:t>2.2.2.</w:t>
                            </w:r>
                            <w:r>
                              <w:fldChar w:fldCharType="end"/>
                            </w:r>
                          </w:p>
                        </w:tc>
                        <w:tc>
                          <w:tcPr>
                            <w:tcW w:w="8510" w:type="dxa"/>
                          </w:tcPr>
                          <w:p w14:paraId="6FCCCE86" w14:textId="77777777" w:rsidR="000900B5" w:rsidRDefault="00000000">
                            <w:pPr>
                              <w:pStyle w:val="TableParagraph"/>
                              <w:tabs>
                                <w:tab w:val="left" w:pos="970"/>
                              </w:tabs>
                              <w:spacing w:line="262" w:lineRule="exact"/>
                              <w:ind w:right="55"/>
                              <w:jc w:val="center"/>
                            </w:pPr>
                            <w:hyperlink w:anchor="_bookmark16" w:history="1">
                              <w:r>
                                <w:rPr>
                                  <w:spacing w:val="-2"/>
                                </w:rPr>
                                <w:t>Kanban</w:t>
                              </w:r>
                            </w:hyperlink>
                            <w:r>
                              <w:tab/>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rPr>
                                <w:spacing w:val="-12"/>
                              </w:rPr>
                              <w:t>.</w:t>
                            </w:r>
                          </w:p>
                        </w:tc>
                        <w:tc>
                          <w:tcPr>
                            <w:tcW w:w="348" w:type="dxa"/>
                          </w:tcPr>
                          <w:p w14:paraId="6FCCCE87" w14:textId="77777777" w:rsidR="000900B5" w:rsidRDefault="00000000">
                            <w:pPr>
                              <w:pStyle w:val="TableParagraph"/>
                              <w:spacing w:line="262" w:lineRule="exact"/>
                              <w:ind w:right="48"/>
                              <w:jc w:val="right"/>
                            </w:pPr>
                            <w:r>
                              <w:rPr>
                                <w:spacing w:val="-10"/>
                              </w:rPr>
                              <w:t>5</w:t>
                            </w:r>
                          </w:p>
                        </w:tc>
                      </w:tr>
                      <w:tr w:rsidR="000900B5" w14:paraId="6FCCCE8C" w14:textId="77777777">
                        <w:trPr>
                          <w:trHeight w:val="271"/>
                        </w:trPr>
                        <w:tc>
                          <w:tcPr>
                            <w:tcW w:w="618" w:type="dxa"/>
                          </w:tcPr>
                          <w:p w14:paraId="6FCCCE89" w14:textId="77777777" w:rsidR="000900B5" w:rsidRDefault="00000000">
                            <w:pPr>
                              <w:pStyle w:val="TableParagraph"/>
                              <w:spacing w:line="251" w:lineRule="exact"/>
                              <w:ind w:right="11"/>
                              <w:jc w:val="center"/>
                            </w:pPr>
                            <w:hyperlink w:anchor="_bookmark17" w:history="1">
                              <w:r>
                                <w:rPr>
                                  <w:spacing w:val="-2"/>
                                </w:rPr>
                                <w:t>2.2.3.</w:t>
                              </w:r>
                            </w:hyperlink>
                          </w:p>
                        </w:tc>
                        <w:tc>
                          <w:tcPr>
                            <w:tcW w:w="8510" w:type="dxa"/>
                          </w:tcPr>
                          <w:p w14:paraId="6FCCCE8A" w14:textId="77777777" w:rsidR="000900B5" w:rsidRDefault="00000000">
                            <w:pPr>
                              <w:pStyle w:val="TableParagraph"/>
                              <w:tabs>
                                <w:tab w:val="left" w:pos="1843"/>
                              </w:tabs>
                              <w:spacing w:line="251" w:lineRule="exact"/>
                              <w:ind w:right="55"/>
                              <w:jc w:val="center"/>
                            </w:pPr>
                            <w:hyperlink w:anchor="_bookmark17" w:history="1">
                              <w:r>
                                <w:rPr>
                                  <w:spacing w:val="-4"/>
                                </w:rPr>
                                <w:t>Weekly</w:t>
                              </w:r>
                              <w:r>
                                <w:rPr>
                                  <w:spacing w:val="-2"/>
                                </w:rPr>
                                <w:t xml:space="preserve"> </w:t>
                              </w:r>
                              <w:r>
                                <w:rPr>
                                  <w:spacing w:val="-4"/>
                                </w:rPr>
                                <w:t>Jour</w:t>
                              </w:r>
                              <w:r>
                                <w:rPr>
                                  <w:spacing w:val="-2"/>
                                </w:rPr>
                                <w:t xml:space="preserve"> </w:t>
                              </w:r>
                              <w:r>
                                <w:rPr>
                                  <w:spacing w:val="-4"/>
                                </w:rPr>
                                <w:t>Fixe</w:t>
                              </w:r>
                            </w:hyperlink>
                            <w:r>
                              <w:tab/>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proofErr w:type="gramStart"/>
                            <w:r>
                              <w:t>.</w:t>
                            </w:r>
                            <w:r>
                              <w:rPr>
                                <w:spacing w:val="56"/>
                              </w:rPr>
                              <w:t xml:space="preserve"> </w:t>
                            </w:r>
                            <w:r>
                              <w:t>.</w:t>
                            </w:r>
                            <w:r>
                              <w:rPr>
                                <w:spacing w:val="56"/>
                              </w:rPr>
                              <w:t xml:space="preserve"> </w:t>
                            </w:r>
                            <w:r>
                              <w:t>.</w:t>
                            </w:r>
                            <w:r>
                              <w:rPr>
                                <w:spacing w:val="57"/>
                              </w:rPr>
                              <w:t xml:space="preserve"> </w:t>
                            </w:r>
                            <w:r>
                              <w:rPr>
                                <w:spacing w:val="-12"/>
                              </w:rPr>
                              <w:t>.</w:t>
                            </w:r>
                            <w:proofErr w:type="gramEnd"/>
                          </w:p>
                        </w:tc>
                        <w:tc>
                          <w:tcPr>
                            <w:tcW w:w="348" w:type="dxa"/>
                          </w:tcPr>
                          <w:p w14:paraId="6FCCCE8B" w14:textId="77777777" w:rsidR="000900B5" w:rsidRDefault="00000000">
                            <w:pPr>
                              <w:pStyle w:val="TableParagraph"/>
                              <w:spacing w:line="251" w:lineRule="exact"/>
                              <w:ind w:right="48"/>
                              <w:jc w:val="right"/>
                            </w:pPr>
                            <w:r>
                              <w:rPr>
                                <w:spacing w:val="-10"/>
                              </w:rPr>
                              <w:t>6</w:t>
                            </w:r>
                          </w:p>
                        </w:tc>
                      </w:tr>
                      <w:tr w:rsidR="000900B5" w14:paraId="6FCCCE90" w14:textId="77777777">
                        <w:trPr>
                          <w:trHeight w:val="271"/>
                        </w:trPr>
                        <w:tc>
                          <w:tcPr>
                            <w:tcW w:w="618" w:type="dxa"/>
                          </w:tcPr>
                          <w:p w14:paraId="6FCCCE8D" w14:textId="77777777" w:rsidR="000900B5" w:rsidRDefault="00000000">
                            <w:pPr>
                              <w:pStyle w:val="TableParagraph"/>
                              <w:spacing w:line="251" w:lineRule="exact"/>
                              <w:ind w:right="2"/>
                              <w:jc w:val="center"/>
                            </w:pPr>
                            <w:hyperlink w:anchor="_bookmark18" w:history="1">
                              <w:r>
                                <w:rPr>
                                  <w:spacing w:val="-4"/>
                                </w:rPr>
                                <w:t>Tools</w:t>
                              </w:r>
                            </w:hyperlink>
                          </w:p>
                        </w:tc>
                        <w:tc>
                          <w:tcPr>
                            <w:tcW w:w="8510" w:type="dxa"/>
                          </w:tcPr>
                          <w:p w14:paraId="6FCCCE8E" w14:textId="77777777" w:rsidR="000900B5" w:rsidRDefault="00000000">
                            <w:pPr>
                              <w:pStyle w:val="TableParagraph"/>
                              <w:spacing w:line="251" w:lineRule="exact"/>
                              <w:ind w:right="131"/>
                              <w:jc w:val="center"/>
                            </w:pP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rPr>
                                <w:spacing w:val="-12"/>
                              </w:rPr>
                              <w:t>.</w:t>
                            </w:r>
                          </w:p>
                        </w:tc>
                        <w:tc>
                          <w:tcPr>
                            <w:tcW w:w="348" w:type="dxa"/>
                          </w:tcPr>
                          <w:p w14:paraId="6FCCCE8F" w14:textId="77777777" w:rsidR="000900B5" w:rsidRDefault="00000000">
                            <w:pPr>
                              <w:pStyle w:val="TableParagraph"/>
                              <w:spacing w:line="251" w:lineRule="exact"/>
                              <w:ind w:right="48"/>
                              <w:jc w:val="right"/>
                            </w:pPr>
                            <w:r>
                              <w:rPr>
                                <w:spacing w:val="-10"/>
                              </w:rPr>
                              <w:t>6</w:t>
                            </w:r>
                          </w:p>
                        </w:tc>
                      </w:tr>
                      <w:tr w:rsidR="000900B5" w14:paraId="6FCCCE94" w14:textId="77777777">
                        <w:trPr>
                          <w:trHeight w:val="271"/>
                        </w:trPr>
                        <w:tc>
                          <w:tcPr>
                            <w:tcW w:w="618" w:type="dxa"/>
                          </w:tcPr>
                          <w:p w14:paraId="6FCCCE91" w14:textId="77777777" w:rsidR="000900B5" w:rsidRDefault="00000000">
                            <w:pPr>
                              <w:pStyle w:val="TableParagraph"/>
                              <w:spacing w:line="251" w:lineRule="exact"/>
                              <w:ind w:right="31"/>
                              <w:jc w:val="center"/>
                            </w:pPr>
                            <w:hyperlink w:anchor="_bookmark19" w:history="1">
                              <w:r>
                                <w:rPr>
                                  <w:spacing w:val="-2"/>
                                </w:rPr>
                                <w:t>2.3.1.</w:t>
                              </w:r>
                            </w:hyperlink>
                          </w:p>
                        </w:tc>
                        <w:tc>
                          <w:tcPr>
                            <w:tcW w:w="8510" w:type="dxa"/>
                          </w:tcPr>
                          <w:p w14:paraId="6FCCCE92" w14:textId="77777777" w:rsidR="000900B5" w:rsidRDefault="00000000">
                            <w:pPr>
                              <w:pStyle w:val="TableParagraph"/>
                              <w:spacing w:line="251" w:lineRule="exact"/>
                              <w:ind w:right="55"/>
                              <w:jc w:val="center"/>
                            </w:pPr>
                            <w:hyperlink w:anchor="_bookmark19" w:history="1">
                              <w:r>
                                <w:t>Miro</w:t>
                              </w:r>
                            </w:hyperlink>
                            <w:r>
                              <w:rPr>
                                <w:spacing w:val="71"/>
                                <w:w w:val="150"/>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proofErr w:type="gramStart"/>
                            <w:r>
                              <w:t>.</w:t>
                            </w:r>
                            <w:r>
                              <w:rPr>
                                <w:spacing w:val="56"/>
                              </w:rPr>
                              <w:t xml:space="preserve"> </w:t>
                            </w:r>
                            <w:r>
                              <w:t>.</w:t>
                            </w:r>
                            <w:r>
                              <w:rPr>
                                <w:spacing w:val="56"/>
                              </w:rPr>
                              <w:t xml:space="preserve"> </w:t>
                            </w:r>
                            <w:r>
                              <w:t>.</w:t>
                            </w:r>
                            <w:r>
                              <w:rPr>
                                <w:spacing w:val="57"/>
                              </w:rPr>
                              <w:t xml:space="preserve"> </w:t>
                            </w:r>
                            <w:r>
                              <w:t>.</w:t>
                            </w:r>
                            <w:proofErr w:type="gramEnd"/>
                            <w:r>
                              <w:rPr>
                                <w:spacing w:val="56"/>
                              </w:rPr>
                              <w:t xml:space="preserve"> </w:t>
                            </w:r>
                            <w:r>
                              <w:rPr>
                                <w:spacing w:val="-12"/>
                              </w:rPr>
                              <w:t>.</w:t>
                            </w:r>
                          </w:p>
                        </w:tc>
                        <w:tc>
                          <w:tcPr>
                            <w:tcW w:w="348" w:type="dxa"/>
                          </w:tcPr>
                          <w:p w14:paraId="6FCCCE93" w14:textId="77777777" w:rsidR="000900B5" w:rsidRDefault="00000000">
                            <w:pPr>
                              <w:pStyle w:val="TableParagraph"/>
                              <w:spacing w:line="251" w:lineRule="exact"/>
                              <w:ind w:right="48"/>
                              <w:jc w:val="right"/>
                            </w:pPr>
                            <w:r>
                              <w:rPr>
                                <w:spacing w:val="-10"/>
                              </w:rPr>
                              <w:t>6</w:t>
                            </w:r>
                          </w:p>
                        </w:tc>
                      </w:tr>
                      <w:tr w:rsidR="000900B5" w14:paraId="6FCCCE98" w14:textId="77777777">
                        <w:trPr>
                          <w:trHeight w:val="271"/>
                        </w:trPr>
                        <w:tc>
                          <w:tcPr>
                            <w:tcW w:w="618" w:type="dxa"/>
                          </w:tcPr>
                          <w:p w14:paraId="6FCCCE95" w14:textId="77777777" w:rsidR="000900B5" w:rsidRDefault="00000000">
                            <w:pPr>
                              <w:pStyle w:val="TableParagraph"/>
                              <w:spacing w:line="251" w:lineRule="exact"/>
                              <w:ind w:right="11"/>
                              <w:jc w:val="center"/>
                            </w:pPr>
                            <w:hyperlink w:anchor="_bookmark20" w:history="1">
                              <w:r>
                                <w:rPr>
                                  <w:spacing w:val="-2"/>
                                </w:rPr>
                                <w:t>2.3.2.</w:t>
                              </w:r>
                            </w:hyperlink>
                          </w:p>
                        </w:tc>
                        <w:tc>
                          <w:tcPr>
                            <w:tcW w:w="8510" w:type="dxa"/>
                          </w:tcPr>
                          <w:p w14:paraId="6FCCCE96" w14:textId="77777777" w:rsidR="000900B5" w:rsidRDefault="00000000">
                            <w:pPr>
                              <w:pStyle w:val="TableParagraph"/>
                              <w:spacing w:line="251" w:lineRule="exact"/>
                              <w:ind w:right="55"/>
                              <w:jc w:val="center"/>
                            </w:pPr>
                            <w:hyperlink w:anchor="_bookmark20" w:history="1">
                              <w:r>
                                <w:t>Jira</w:t>
                              </w:r>
                              <w:r>
                                <w:rPr>
                                  <w:spacing w:val="-2"/>
                                </w:rPr>
                                <w:t xml:space="preserve"> </w:t>
                              </w:r>
                              <w:r>
                                <w:t>and</w:t>
                              </w:r>
                              <w:r>
                                <w:rPr>
                                  <w:spacing w:val="-2"/>
                                </w:rPr>
                                <w:t xml:space="preserve"> </w:t>
                              </w:r>
                              <w:r>
                                <w:t>Confluence</w:t>
                              </w:r>
                            </w:hyperlink>
                            <w:r>
                              <w:rPr>
                                <w:spacing w:val="44"/>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rPr>
                                <w:spacing w:val="-12"/>
                              </w:rPr>
                              <w:t>.</w:t>
                            </w:r>
                          </w:p>
                        </w:tc>
                        <w:tc>
                          <w:tcPr>
                            <w:tcW w:w="348" w:type="dxa"/>
                          </w:tcPr>
                          <w:p w14:paraId="6FCCCE97" w14:textId="77777777" w:rsidR="000900B5" w:rsidRDefault="00000000">
                            <w:pPr>
                              <w:pStyle w:val="TableParagraph"/>
                              <w:spacing w:line="251" w:lineRule="exact"/>
                              <w:ind w:right="48"/>
                              <w:jc w:val="right"/>
                            </w:pPr>
                            <w:r>
                              <w:rPr>
                                <w:spacing w:val="-10"/>
                              </w:rPr>
                              <w:t>6</w:t>
                            </w:r>
                          </w:p>
                        </w:tc>
                      </w:tr>
                      <w:tr w:rsidR="000900B5" w14:paraId="6FCCCE9C" w14:textId="77777777">
                        <w:trPr>
                          <w:trHeight w:val="281"/>
                        </w:trPr>
                        <w:tc>
                          <w:tcPr>
                            <w:tcW w:w="618" w:type="dxa"/>
                          </w:tcPr>
                          <w:p w14:paraId="6FCCCE99" w14:textId="77777777" w:rsidR="000900B5" w:rsidRDefault="00000000">
                            <w:pPr>
                              <w:pStyle w:val="TableParagraph"/>
                              <w:spacing w:line="262" w:lineRule="exact"/>
                              <w:ind w:left="15" w:right="31"/>
                              <w:jc w:val="center"/>
                            </w:pPr>
                            <w:hyperlink w:anchor="_bookmark21" w:history="1">
                              <w:r>
                                <w:rPr>
                                  <w:spacing w:val="-2"/>
                                </w:rPr>
                                <w:t>2.3.3.</w:t>
                              </w:r>
                            </w:hyperlink>
                          </w:p>
                        </w:tc>
                        <w:tc>
                          <w:tcPr>
                            <w:tcW w:w="8510" w:type="dxa"/>
                          </w:tcPr>
                          <w:p w14:paraId="6FCCCE9A" w14:textId="77777777" w:rsidR="000900B5" w:rsidRDefault="00000000">
                            <w:pPr>
                              <w:pStyle w:val="TableParagraph"/>
                              <w:spacing w:line="262" w:lineRule="exact"/>
                              <w:ind w:right="55"/>
                              <w:jc w:val="center"/>
                            </w:pPr>
                            <w:hyperlink w:anchor="_bookmark21" w:history="1">
                              <w:r>
                                <w:t>Teams</w:t>
                              </w:r>
                              <w:r>
                                <w:rPr>
                                  <w:spacing w:val="-2"/>
                                </w:rPr>
                                <w:t xml:space="preserve"> </w:t>
                              </w:r>
                              <w:r>
                                <w:t>and</w:t>
                              </w:r>
                              <w:r>
                                <w:rPr>
                                  <w:spacing w:val="-2"/>
                                </w:rPr>
                                <w:t xml:space="preserve"> </w:t>
                              </w:r>
                              <w:r>
                                <w:t>Outlook</w:t>
                              </w:r>
                            </w:hyperlink>
                            <w:r>
                              <w:rPr>
                                <w:spacing w:val="69"/>
                                <w:w w:val="150"/>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rPr>
                                <w:spacing w:val="-12"/>
                              </w:rPr>
                              <w:t>.</w:t>
                            </w:r>
                          </w:p>
                        </w:tc>
                        <w:tc>
                          <w:tcPr>
                            <w:tcW w:w="348" w:type="dxa"/>
                          </w:tcPr>
                          <w:p w14:paraId="6FCCCE9B" w14:textId="77777777" w:rsidR="000900B5" w:rsidRDefault="00000000">
                            <w:pPr>
                              <w:pStyle w:val="TableParagraph"/>
                              <w:spacing w:line="262" w:lineRule="exact"/>
                              <w:ind w:right="48"/>
                              <w:jc w:val="right"/>
                            </w:pPr>
                            <w:r>
                              <w:rPr>
                                <w:spacing w:val="-10"/>
                              </w:rPr>
                              <w:t>6</w:t>
                            </w:r>
                          </w:p>
                        </w:tc>
                      </w:tr>
                    </w:tbl>
                    <w:p w14:paraId="6FCCCE9D" w14:textId="77777777" w:rsidR="000900B5" w:rsidRDefault="000900B5">
                      <w:pPr>
                        <w:pStyle w:val="BodyText"/>
                      </w:pPr>
                    </w:p>
                  </w:txbxContent>
                </v:textbox>
                <w10:wrap anchorx="page"/>
              </v:shape>
            </w:pict>
          </mc:Fallback>
        </mc:AlternateContent>
      </w:r>
      <w:hyperlink w:anchor="_bookmark15" w:history="1">
        <w:r>
          <w:rPr>
            <w:spacing w:val="-2"/>
          </w:rPr>
          <w:t>Calendar</w:t>
        </w:r>
        <w:r>
          <w:rPr>
            <w:spacing w:val="1"/>
          </w:rPr>
          <w:t xml:space="preserve"> </w:t>
        </w:r>
        <w:r>
          <w:rPr>
            <w:spacing w:val="-2"/>
          </w:rPr>
          <w:t>Timeline</w:t>
        </w:r>
      </w:hyperlink>
      <w:r>
        <w:rPr>
          <w:rFonts w:ascii="Times New Roman"/>
        </w:rPr>
        <w:tab/>
      </w:r>
      <w:r>
        <w:rPr>
          <w:spacing w:val="-10"/>
        </w:rPr>
        <w:t>5</w:t>
      </w:r>
    </w:p>
    <w:p w14:paraId="6FCCC7DF" w14:textId="77777777" w:rsidR="000900B5" w:rsidRDefault="00000000">
      <w:pPr>
        <w:pStyle w:val="ListParagraph"/>
        <w:numPr>
          <w:ilvl w:val="1"/>
          <w:numId w:val="19"/>
        </w:numPr>
        <w:tabs>
          <w:tab w:val="left" w:pos="803"/>
        </w:tabs>
        <w:spacing w:before="512"/>
        <w:ind w:left="803" w:hanging="334"/>
      </w:pPr>
      <w:hyperlink w:anchor="_bookmark18" w:history="1"/>
    </w:p>
    <w:p w14:paraId="6FCCC7E0" w14:textId="77777777" w:rsidR="000900B5" w:rsidRDefault="00000000">
      <w:pPr>
        <w:pStyle w:val="ListParagraph"/>
        <w:numPr>
          <w:ilvl w:val="1"/>
          <w:numId w:val="19"/>
        </w:numPr>
        <w:tabs>
          <w:tab w:val="left" w:pos="967"/>
          <w:tab w:val="right" w:leader="dot" w:pos="10347"/>
        </w:tabs>
        <w:spacing w:before="784"/>
        <w:ind w:left="967" w:hanging="498"/>
      </w:pPr>
      <w:hyperlink w:anchor="_bookmark22" w:history="1">
        <w:r>
          <w:t>Risk</w:t>
        </w:r>
        <w:r>
          <w:rPr>
            <w:spacing w:val="-9"/>
          </w:rPr>
          <w:t xml:space="preserve"> </w:t>
        </w:r>
        <w:r>
          <w:rPr>
            <w:spacing w:val="-2"/>
          </w:rPr>
          <w:t>Management</w:t>
        </w:r>
      </w:hyperlink>
      <w:r>
        <w:rPr>
          <w:rFonts w:ascii="Times New Roman"/>
        </w:rPr>
        <w:tab/>
      </w:r>
      <w:r>
        <w:rPr>
          <w:spacing w:val="-10"/>
        </w:rPr>
        <w:t>6</w:t>
      </w:r>
    </w:p>
    <w:p w14:paraId="6FCCC7E1" w14:textId="77777777" w:rsidR="000900B5" w:rsidRDefault="00000000">
      <w:pPr>
        <w:pStyle w:val="ListParagraph"/>
        <w:numPr>
          <w:ilvl w:val="0"/>
          <w:numId w:val="19"/>
        </w:numPr>
        <w:tabs>
          <w:tab w:val="left" w:pos="468"/>
          <w:tab w:val="right" w:pos="10347"/>
        </w:tabs>
        <w:spacing w:before="175" w:line="298" w:lineRule="exact"/>
        <w:ind w:left="468" w:hanging="326"/>
        <w:rPr>
          <w:rFonts w:ascii="Arial Black"/>
        </w:rPr>
      </w:pPr>
      <w:hyperlink w:anchor="_bookmark28" w:history="1">
        <w:r>
          <w:rPr>
            <w:rFonts w:ascii="Arial Black"/>
            <w:color w:val="687D91"/>
            <w:spacing w:val="-2"/>
          </w:rPr>
          <w:t>Research</w:t>
        </w:r>
      </w:hyperlink>
      <w:r>
        <w:rPr>
          <w:rFonts w:ascii="Times New Roman"/>
          <w:color w:val="687D91"/>
        </w:rPr>
        <w:tab/>
      </w:r>
      <w:r>
        <w:rPr>
          <w:rFonts w:ascii="Arial Black"/>
          <w:color w:val="687D91"/>
          <w:spacing w:val="-5"/>
        </w:rPr>
        <w:t>13</w:t>
      </w:r>
    </w:p>
    <w:p w14:paraId="6FCCC7E2" w14:textId="77777777" w:rsidR="000900B5" w:rsidRDefault="00000000">
      <w:pPr>
        <w:pStyle w:val="ListParagraph"/>
        <w:numPr>
          <w:ilvl w:val="1"/>
          <w:numId w:val="19"/>
        </w:numPr>
        <w:tabs>
          <w:tab w:val="left" w:pos="968"/>
          <w:tab w:val="right" w:leader="dot" w:pos="10347"/>
        </w:tabs>
        <w:spacing w:line="274" w:lineRule="exact"/>
        <w:ind w:left="968" w:hanging="499"/>
      </w:pPr>
      <w:hyperlink w:anchor="_bookmark29" w:history="1">
        <w:r>
          <w:rPr>
            <w:spacing w:val="-2"/>
          </w:rPr>
          <w:t>Problem</w:t>
        </w:r>
        <w:r>
          <w:rPr>
            <w:spacing w:val="-8"/>
          </w:rPr>
          <w:t xml:space="preserve"> </w:t>
        </w:r>
        <w:r>
          <w:rPr>
            <w:spacing w:val="-2"/>
          </w:rPr>
          <w:t>Statement</w:t>
        </w:r>
      </w:hyperlink>
      <w:r>
        <w:rPr>
          <w:rFonts w:ascii="Times New Roman"/>
        </w:rPr>
        <w:tab/>
      </w:r>
      <w:r>
        <w:rPr>
          <w:spacing w:val="-5"/>
        </w:rPr>
        <w:t>13</w:t>
      </w:r>
    </w:p>
    <w:p w14:paraId="6FCCC7E3"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30" w:history="1">
        <w:r>
          <w:rPr>
            <w:spacing w:val="-2"/>
          </w:rPr>
          <w:t>Research</w:t>
        </w:r>
        <w:r>
          <w:rPr>
            <w:spacing w:val="-9"/>
          </w:rPr>
          <w:t xml:space="preserve"> </w:t>
        </w:r>
        <w:r>
          <w:rPr>
            <w:spacing w:val="-2"/>
          </w:rPr>
          <w:t>Question</w:t>
        </w:r>
      </w:hyperlink>
      <w:r>
        <w:rPr>
          <w:rFonts w:ascii="Times New Roman"/>
        </w:rPr>
        <w:tab/>
      </w:r>
      <w:r>
        <w:rPr>
          <w:spacing w:val="-5"/>
        </w:rPr>
        <w:t>14</w:t>
      </w:r>
    </w:p>
    <w:p w14:paraId="6FCCC7E4"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31" w:history="1">
        <w:r>
          <w:t>Smart</w:t>
        </w:r>
        <w:r>
          <w:rPr>
            <w:spacing w:val="-5"/>
          </w:rPr>
          <w:t xml:space="preserve"> </w:t>
        </w:r>
        <w:r>
          <w:rPr>
            <w:spacing w:val="-4"/>
          </w:rPr>
          <w:t>Goals</w:t>
        </w:r>
      </w:hyperlink>
      <w:r>
        <w:rPr>
          <w:rFonts w:ascii="Times New Roman"/>
        </w:rPr>
        <w:tab/>
      </w:r>
      <w:r>
        <w:rPr>
          <w:spacing w:val="-5"/>
        </w:rPr>
        <w:t>14</w:t>
      </w:r>
    </w:p>
    <w:p w14:paraId="6FCCC7E5"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33" w:history="1">
        <w:r>
          <w:rPr>
            <w:spacing w:val="-2"/>
          </w:rPr>
          <w:t>System</w:t>
        </w:r>
        <w:r>
          <w:rPr>
            <w:spacing w:val="-5"/>
          </w:rPr>
          <w:t xml:space="preserve"> </w:t>
        </w:r>
        <w:r>
          <w:rPr>
            <w:spacing w:val="-2"/>
          </w:rPr>
          <w:t>Landscape</w:t>
        </w:r>
      </w:hyperlink>
      <w:r>
        <w:rPr>
          <w:rFonts w:ascii="Times New Roman"/>
        </w:rPr>
        <w:tab/>
      </w:r>
      <w:r>
        <w:rPr>
          <w:spacing w:val="-5"/>
        </w:rPr>
        <w:t>14</w:t>
      </w:r>
    </w:p>
    <w:p w14:paraId="6FCCC7E6"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34" w:history="1">
        <w:r>
          <w:t>Methods</w:t>
        </w:r>
        <w:r>
          <w:rPr>
            <w:spacing w:val="-9"/>
          </w:rPr>
          <w:t xml:space="preserve"> </w:t>
        </w:r>
        <w:r>
          <w:t>of</w:t>
        </w:r>
        <w:r>
          <w:rPr>
            <w:spacing w:val="-9"/>
          </w:rPr>
          <w:t xml:space="preserve"> </w:t>
        </w:r>
        <w:r>
          <w:rPr>
            <w:spacing w:val="-2"/>
          </w:rPr>
          <w:t>approach</w:t>
        </w:r>
      </w:hyperlink>
      <w:r>
        <w:rPr>
          <w:rFonts w:ascii="Times New Roman"/>
        </w:rPr>
        <w:tab/>
      </w:r>
      <w:r>
        <w:rPr>
          <w:spacing w:val="-5"/>
        </w:rPr>
        <w:t>15</w:t>
      </w:r>
    </w:p>
    <w:p w14:paraId="6FCCC7E7"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35" w:history="1">
        <w:r>
          <w:rPr>
            <w:spacing w:val="-2"/>
          </w:rPr>
          <w:t>Sources</w:t>
        </w:r>
      </w:hyperlink>
      <w:r>
        <w:rPr>
          <w:rFonts w:ascii="Times New Roman"/>
        </w:rPr>
        <w:tab/>
      </w:r>
      <w:r>
        <w:rPr>
          <w:spacing w:val="-5"/>
        </w:rPr>
        <w:t>15</w:t>
      </w:r>
    </w:p>
    <w:p w14:paraId="6FCCC7E8" w14:textId="77777777" w:rsidR="000900B5" w:rsidRDefault="00000000">
      <w:pPr>
        <w:pStyle w:val="ListParagraph"/>
        <w:numPr>
          <w:ilvl w:val="1"/>
          <w:numId w:val="19"/>
        </w:numPr>
        <w:tabs>
          <w:tab w:val="left" w:pos="969"/>
          <w:tab w:val="right" w:leader="dot" w:pos="10347"/>
        </w:tabs>
        <w:spacing w:line="271" w:lineRule="exact"/>
        <w:ind w:left="969" w:hanging="500"/>
      </w:pPr>
      <w:hyperlink w:anchor="_bookmark36" w:history="1">
        <w:r>
          <w:t>What</w:t>
        </w:r>
        <w:r>
          <w:rPr>
            <w:spacing w:val="-7"/>
          </w:rPr>
          <w:t xml:space="preserve"> </w:t>
        </w:r>
        <w:r>
          <w:t>is</w:t>
        </w:r>
        <w:r>
          <w:rPr>
            <w:spacing w:val="-6"/>
          </w:rPr>
          <w:t xml:space="preserve"> </w:t>
        </w:r>
        <w:r>
          <w:t>data</w:t>
        </w:r>
        <w:r>
          <w:rPr>
            <w:spacing w:val="-6"/>
          </w:rPr>
          <w:t xml:space="preserve"> </w:t>
        </w:r>
        <w:r>
          <w:t>quality</w:t>
        </w:r>
        <w:r>
          <w:rPr>
            <w:spacing w:val="-6"/>
          </w:rPr>
          <w:t xml:space="preserve"> </w:t>
        </w:r>
        <w:r>
          <w:rPr>
            <w:spacing w:val="-2"/>
          </w:rPr>
          <w:t>checks</w:t>
        </w:r>
      </w:hyperlink>
      <w:r>
        <w:rPr>
          <w:rFonts w:ascii="Times New Roman"/>
        </w:rPr>
        <w:tab/>
      </w:r>
      <w:r>
        <w:rPr>
          <w:spacing w:val="-5"/>
        </w:rPr>
        <w:t>15</w:t>
      </w:r>
    </w:p>
    <w:p w14:paraId="6FCCC7E9" w14:textId="77777777" w:rsidR="000900B5" w:rsidRDefault="00000000">
      <w:pPr>
        <w:pStyle w:val="ListParagraph"/>
        <w:numPr>
          <w:ilvl w:val="1"/>
          <w:numId w:val="19"/>
        </w:numPr>
        <w:tabs>
          <w:tab w:val="left" w:pos="968"/>
          <w:tab w:val="right" w:leader="dot" w:pos="10347"/>
        </w:tabs>
        <w:spacing w:line="286" w:lineRule="exact"/>
        <w:ind w:left="968" w:hanging="499"/>
      </w:pPr>
      <w:hyperlink w:anchor="_bookmark37" w:history="1">
        <w:r>
          <w:t>What</w:t>
        </w:r>
        <w:r>
          <w:rPr>
            <w:spacing w:val="-11"/>
          </w:rPr>
          <w:t xml:space="preserve"> </w:t>
        </w:r>
        <w:r>
          <w:t>is</w:t>
        </w:r>
        <w:r>
          <w:rPr>
            <w:spacing w:val="-10"/>
          </w:rPr>
          <w:t xml:space="preserve"> </w:t>
        </w:r>
        <w:r>
          <w:t>data</w:t>
        </w:r>
        <w:r>
          <w:rPr>
            <w:spacing w:val="-10"/>
          </w:rPr>
          <w:t xml:space="preserve"> </w:t>
        </w:r>
        <w:r>
          <w:t>availability</w:t>
        </w:r>
        <w:r>
          <w:rPr>
            <w:spacing w:val="-10"/>
          </w:rPr>
          <w:t xml:space="preserve"> </w:t>
        </w:r>
        <w:r>
          <w:rPr>
            <w:spacing w:val="-2"/>
          </w:rPr>
          <w:t>checks</w:t>
        </w:r>
      </w:hyperlink>
      <w:r>
        <w:rPr>
          <w:rFonts w:ascii="Times New Roman"/>
        </w:rPr>
        <w:tab/>
      </w:r>
      <w:r>
        <w:rPr>
          <w:spacing w:val="-5"/>
        </w:rPr>
        <w:t>15</w:t>
      </w:r>
    </w:p>
    <w:p w14:paraId="6FCCC7EA" w14:textId="77777777" w:rsidR="000900B5" w:rsidRDefault="00000000">
      <w:pPr>
        <w:pStyle w:val="ListParagraph"/>
        <w:numPr>
          <w:ilvl w:val="0"/>
          <w:numId w:val="19"/>
        </w:numPr>
        <w:tabs>
          <w:tab w:val="left" w:pos="468"/>
          <w:tab w:val="right" w:pos="10347"/>
        </w:tabs>
        <w:spacing w:before="176"/>
        <w:ind w:left="468" w:hanging="326"/>
        <w:rPr>
          <w:rFonts w:ascii="Arial Black"/>
        </w:rPr>
      </w:pPr>
      <w:hyperlink w:anchor="_bookmark38" w:history="1">
        <w:r>
          <w:rPr>
            <w:rFonts w:ascii="Arial Black"/>
            <w:color w:val="687D91"/>
            <w:w w:val="85"/>
          </w:rPr>
          <w:t>Solution</w:t>
        </w:r>
        <w:r>
          <w:rPr>
            <w:rFonts w:ascii="Arial Black"/>
            <w:color w:val="687D91"/>
            <w:spacing w:val="-5"/>
          </w:rPr>
          <w:t xml:space="preserve"> </w:t>
        </w:r>
        <w:r>
          <w:rPr>
            <w:rFonts w:ascii="Arial Black"/>
            <w:color w:val="687D91"/>
            <w:spacing w:val="-2"/>
            <w:w w:val="90"/>
          </w:rPr>
          <w:t>Design</w:t>
        </w:r>
      </w:hyperlink>
      <w:r>
        <w:rPr>
          <w:rFonts w:ascii="Times New Roman"/>
          <w:color w:val="687D91"/>
        </w:rPr>
        <w:tab/>
      </w:r>
      <w:r>
        <w:rPr>
          <w:rFonts w:ascii="Arial Black"/>
          <w:color w:val="687D91"/>
          <w:spacing w:val="-5"/>
          <w:w w:val="95"/>
        </w:rPr>
        <w:t>17</w:t>
      </w:r>
    </w:p>
    <w:p w14:paraId="6FCCC7EB" w14:textId="77777777" w:rsidR="000900B5" w:rsidRDefault="00000000">
      <w:pPr>
        <w:pStyle w:val="ListParagraph"/>
        <w:numPr>
          <w:ilvl w:val="0"/>
          <w:numId w:val="19"/>
        </w:numPr>
        <w:tabs>
          <w:tab w:val="left" w:pos="468"/>
          <w:tab w:val="right" w:pos="10347"/>
        </w:tabs>
        <w:spacing w:before="180" w:line="298" w:lineRule="exact"/>
        <w:ind w:left="468" w:hanging="326"/>
        <w:rPr>
          <w:rFonts w:ascii="Arial Black"/>
        </w:rPr>
      </w:pPr>
      <w:hyperlink w:anchor="_bookmark39" w:history="1">
        <w:r>
          <w:rPr>
            <w:rFonts w:ascii="Arial Black"/>
            <w:color w:val="687D91"/>
            <w:spacing w:val="-2"/>
          </w:rPr>
          <w:t>Implementation</w:t>
        </w:r>
      </w:hyperlink>
      <w:r>
        <w:rPr>
          <w:rFonts w:ascii="Times New Roman"/>
          <w:color w:val="687D91"/>
        </w:rPr>
        <w:tab/>
      </w:r>
      <w:r>
        <w:rPr>
          <w:rFonts w:ascii="Arial Black"/>
          <w:color w:val="687D91"/>
          <w:spacing w:val="-5"/>
        </w:rPr>
        <w:t>19</w:t>
      </w:r>
    </w:p>
    <w:p w14:paraId="6FCCC7EC" w14:textId="77777777" w:rsidR="000900B5" w:rsidRDefault="00000000">
      <w:pPr>
        <w:pStyle w:val="ListParagraph"/>
        <w:numPr>
          <w:ilvl w:val="1"/>
          <w:numId w:val="19"/>
        </w:numPr>
        <w:tabs>
          <w:tab w:val="left" w:pos="969"/>
          <w:tab w:val="right" w:leader="dot" w:pos="10347"/>
        </w:tabs>
        <w:spacing w:line="274" w:lineRule="exact"/>
        <w:ind w:left="969" w:hanging="500"/>
      </w:pPr>
      <w:hyperlink w:anchor="_bookmark40" w:history="1">
        <w:r>
          <w:rPr>
            <w:spacing w:val="-2"/>
          </w:rPr>
          <w:t>Current</w:t>
        </w:r>
        <w:r>
          <w:rPr>
            <w:spacing w:val="-5"/>
          </w:rPr>
          <w:t xml:space="preserve"> </w:t>
        </w:r>
        <w:r>
          <w:rPr>
            <w:spacing w:val="-2"/>
          </w:rPr>
          <w:t>SAC</w:t>
        </w:r>
        <w:r>
          <w:rPr>
            <w:spacing w:val="-4"/>
          </w:rPr>
          <w:t xml:space="preserve"> </w:t>
        </w:r>
        <w:r>
          <w:rPr>
            <w:spacing w:val="-2"/>
          </w:rPr>
          <w:t>Report</w:t>
        </w:r>
        <w:r>
          <w:rPr>
            <w:spacing w:val="-5"/>
          </w:rPr>
          <w:t xml:space="preserve"> </w:t>
        </w:r>
        <w:r>
          <w:rPr>
            <w:spacing w:val="-2"/>
          </w:rPr>
          <w:t>Documentation</w:t>
        </w:r>
      </w:hyperlink>
      <w:r>
        <w:rPr>
          <w:rFonts w:ascii="Times New Roman"/>
        </w:rPr>
        <w:tab/>
      </w:r>
      <w:r>
        <w:rPr>
          <w:spacing w:val="-7"/>
        </w:rPr>
        <w:t>19</w:t>
      </w:r>
    </w:p>
    <w:p w14:paraId="6FCCC7ED"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42" w:history="1">
        <w:r>
          <w:rPr>
            <w:spacing w:val="-2"/>
          </w:rPr>
          <w:t>Business</w:t>
        </w:r>
        <w:r>
          <w:rPr>
            <w:spacing w:val="-4"/>
          </w:rPr>
          <w:t xml:space="preserve"> </w:t>
        </w:r>
        <w:r>
          <w:rPr>
            <w:spacing w:val="-2"/>
          </w:rPr>
          <w:t>Analysis,</w:t>
        </w:r>
        <w:r>
          <w:rPr>
            <w:spacing w:val="-4"/>
          </w:rPr>
          <w:t xml:space="preserve"> </w:t>
        </w:r>
        <w:r>
          <w:rPr>
            <w:spacing w:val="-2"/>
          </w:rPr>
          <w:t>SAC</w:t>
        </w:r>
        <w:r>
          <w:rPr>
            <w:spacing w:val="-4"/>
          </w:rPr>
          <w:t xml:space="preserve"> </w:t>
        </w:r>
        <w:r>
          <w:rPr>
            <w:spacing w:val="-2"/>
          </w:rPr>
          <w:t>and</w:t>
        </w:r>
        <w:r>
          <w:rPr>
            <w:spacing w:val="-4"/>
          </w:rPr>
          <w:t xml:space="preserve"> </w:t>
        </w:r>
        <w:r>
          <w:rPr>
            <w:spacing w:val="-5"/>
          </w:rPr>
          <w:t>DSP</w:t>
        </w:r>
      </w:hyperlink>
      <w:r>
        <w:rPr>
          <w:rFonts w:ascii="Times New Roman"/>
        </w:rPr>
        <w:tab/>
      </w:r>
      <w:r>
        <w:rPr>
          <w:spacing w:val="-5"/>
        </w:rPr>
        <w:t>19</w:t>
      </w:r>
    </w:p>
    <w:p w14:paraId="6FCCC7EE" w14:textId="77777777" w:rsidR="000900B5" w:rsidRDefault="00000000">
      <w:pPr>
        <w:pStyle w:val="ListParagraph"/>
        <w:numPr>
          <w:ilvl w:val="1"/>
          <w:numId w:val="19"/>
        </w:numPr>
        <w:tabs>
          <w:tab w:val="left" w:pos="968"/>
          <w:tab w:val="right" w:leader="dot" w:pos="10347"/>
        </w:tabs>
        <w:spacing w:line="271" w:lineRule="exact"/>
        <w:ind w:left="968" w:hanging="499"/>
      </w:pPr>
      <w:hyperlink w:anchor="_bookmark56" w:history="1">
        <w:r>
          <w:rPr>
            <w:spacing w:val="-2"/>
          </w:rPr>
          <w:t>Business</w:t>
        </w:r>
        <w:r>
          <w:rPr>
            <w:spacing w:val="-10"/>
          </w:rPr>
          <w:t xml:space="preserve"> </w:t>
        </w:r>
        <w:r>
          <w:rPr>
            <w:spacing w:val="-2"/>
          </w:rPr>
          <w:t>Analysis,</w:t>
        </w:r>
        <w:r>
          <w:rPr>
            <w:spacing w:val="-9"/>
          </w:rPr>
          <w:t xml:space="preserve"> </w:t>
        </w:r>
        <w:r>
          <w:rPr>
            <w:spacing w:val="-2"/>
          </w:rPr>
          <w:t>AWS</w:t>
        </w:r>
        <w:r>
          <w:rPr>
            <w:spacing w:val="-10"/>
          </w:rPr>
          <w:t xml:space="preserve"> </w:t>
        </w:r>
        <w:r>
          <w:rPr>
            <w:spacing w:val="-2"/>
          </w:rPr>
          <w:t>Athena</w:t>
        </w:r>
      </w:hyperlink>
      <w:r>
        <w:rPr>
          <w:rFonts w:ascii="Times New Roman"/>
        </w:rPr>
        <w:tab/>
      </w:r>
      <w:r>
        <w:rPr>
          <w:spacing w:val="-5"/>
        </w:rPr>
        <w:t>25</w:t>
      </w:r>
    </w:p>
    <w:p w14:paraId="6FCCC7EF" w14:textId="77777777" w:rsidR="000900B5" w:rsidRDefault="00000000">
      <w:pPr>
        <w:pStyle w:val="ListParagraph"/>
        <w:numPr>
          <w:ilvl w:val="1"/>
          <w:numId w:val="19"/>
        </w:numPr>
        <w:tabs>
          <w:tab w:val="left" w:pos="968"/>
          <w:tab w:val="right" w:leader="dot" w:pos="10347"/>
        </w:tabs>
        <w:spacing w:line="286" w:lineRule="exact"/>
        <w:ind w:left="968" w:hanging="499"/>
      </w:pPr>
      <w:hyperlink w:anchor="_bookmark57" w:history="1">
        <w:r>
          <w:t>Development</w:t>
        </w:r>
        <w:r>
          <w:rPr>
            <w:spacing w:val="-13"/>
          </w:rPr>
          <w:t xml:space="preserve"> </w:t>
        </w:r>
        <w:r>
          <w:t>to</w:t>
        </w:r>
        <w:r>
          <w:rPr>
            <w:spacing w:val="-12"/>
          </w:rPr>
          <w:t xml:space="preserve"> </w:t>
        </w:r>
        <w:r>
          <w:t>Get</w:t>
        </w:r>
        <w:r>
          <w:rPr>
            <w:spacing w:val="-12"/>
          </w:rPr>
          <w:t xml:space="preserve"> </w:t>
        </w:r>
        <w:r>
          <w:t>to</w:t>
        </w:r>
        <w:r>
          <w:rPr>
            <w:spacing w:val="-12"/>
          </w:rPr>
          <w:t xml:space="preserve"> </w:t>
        </w:r>
        <w:proofErr w:type="spellStart"/>
        <w:r>
          <w:t>Generalisable</w:t>
        </w:r>
        <w:proofErr w:type="spellEnd"/>
        <w:r>
          <w:rPr>
            <w:spacing w:val="-12"/>
          </w:rPr>
          <w:t xml:space="preserve"> </w:t>
        </w:r>
        <w:r>
          <w:rPr>
            <w:spacing w:val="-4"/>
          </w:rPr>
          <w:t>Rules</w:t>
        </w:r>
      </w:hyperlink>
      <w:r>
        <w:rPr>
          <w:rFonts w:ascii="Times New Roman"/>
        </w:rPr>
        <w:tab/>
      </w:r>
      <w:r>
        <w:rPr>
          <w:spacing w:val="-5"/>
        </w:rPr>
        <w:t>26</w:t>
      </w:r>
    </w:p>
    <w:p w14:paraId="6FCCC7F0" w14:textId="77777777" w:rsidR="000900B5" w:rsidRDefault="00000000">
      <w:pPr>
        <w:pStyle w:val="ListParagraph"/>
        <w:numPr>
          <w:ilvl w:val="0"/>
          <w:numId w:val="19"/>
        </w:numPr>
        <w:tabs>
          <w:tab w:val="left" w:pos="468"/>
          <w:tab w:val="right" w:pos="10347"/>
        </w:tabs>
        <w:spacing w:before="176"/>
        <w:ind w:left="468" w:hanging="326"/>
        <w:rPr>
          <w:rFonts w:ascii="Arial Black"/>
        </w:rPr>
      </w:pPr>
      <w:hyperlink w:anchor="_bookmark58" w:history="1">
        <w:r>
          <w:rPr>
            <w:rFonts w:ascii="Arial Black"/>
            <w:color w:val="687D91"/>
            <w:spacing w:val="-2"/>
          </w:rPr>
          <w:t>Results</w:t>
        </w:r>
      </w:hyperlink>
      <w:r>
        <w:rPr>
          <w:rFonts w:ascii="Times New Roman"/>
          <w:color w:val="687D91"/>
        </w:rPr>
        <w:tab/>
      </w:r>
      <w:r>
        <w:rPr>
          <w:rFonts w:ascii="Arial Black"/>
          <w:color w:val="687D91"/>
          <w:spacing w:val="-5"/>
        </w:rPr>
        <w:t>31</w:t>
      </w:r>
    </w:p>
    <w:p w14:paraId="6FCCC7F1" w14:textId="77777777" w:rsidR="000900B5" w:rsidRDefault="00000000">
      <w:pPr>
        <w:pStyle w:val="ListParagraph"/>
        <w:numPr>
          <w:ilvl w:val="0"/>
          <w:numId w:val="19"/>
        </w:numPr>
        <w:tabs>
          <w:tab w:val="left" w:pos="468"/>
          <w:tab w:val="right" w:pos="10347"/>
        </w:tabs>
        <w:spacing w:before="181"/>
        <w:ind w:left="468" w:hanging="326"/>
        <w:rPr>
          <w:rFonts w:ascii="Arial Black"/>
        </w:rPr>
      </w:pPr>
      <w:hyperlink w:anchor="_bookmark59" w:history="1">
        <w:r>
          <w:rPr>
            <w:rFonts w:ascii="Arial Black"/>
            <w:color w:val="687D91"/>
            <w:spacing w:val="-2"/>
            <w:w w:val="85"/>
          </w:rPr>
          <w:t>Analysis</w:t>
        </w:r>
        <w:r>
          <w:rPr>
            <w:rFonts w:ascii="Arial Black"/>
            <w:color w:val="687D91"/>
            <w:spacing w:val="-4"/>
            <w:w w:val="95"/>
          </w:rPr>
          <w:t xml:space="preserve"> </w:t>
        </w:r>
        <w:r>
          <w:rPr>
            <w:rFonts w:ascii="Arial Black"/>
            <w:color w:val="687D91"/>
            <w:spacing w:val="-2"/>
            <w:w w:val="95"/>
          </w:rPr>
          <w:t>Targets</w:t>
        </w:r>
      </w:hyperlink>
      <w:r>
        <w:rPr>
          <w:rFonts w:ascii="Times New Roman"/>
          <w:color w:val="687D91"/>
        </w:rPr>
        <w:tab/>
      </w:r>
      <w:r>
        <w:rPr>
          <w:rFonts w:ascii="Arial Black"/>
          <w:color w:val="687D91"/>
          <w:spacing w:val="-5"/>
          <w:w w:val="95"/>
        </w:rPr>
        <w:t>33</w:t>
      </w:r>
    </w:p>
    <w:p w14:paraId="6FCCC7F2" w14:textId="77777777" w:rsidR="000900B5" w:rsidRDefault="00000000">
      <w:pPr>
        <w:pStyle w:val="ListParagraph"/>
        <w:numPr>
          <w:ilvl w:val="0"/>
          <w:numId w:val="19"/>
        </w:numPr>
        <w:tabs>
          <w:tab w:val="left" w:pos="468"/>
          <w:tab w:val="right" w:pos="10347"/>
        </w:tabs>
        <w:spacing w:before="180"/>
        <w:ind w:left="468" w:hanging="326"/>
        <w:rPr>
          <w:rFonts w:ascii="Arial Black"/>
        </w:rPr>
      </w:pPr>
      <w:hyperlink w:anchor="_bookmark60" w:history="1">
        <w:r>
          <w:rPr>
            <w:rFonts w:ascii="Arial Black"/>
            <w:color w:val="687D91"/>
            <w:w w:val="80"/>
          </w:rPr>
          <w:t>Review</w:t>
        </w:r>
        <w:r>
          <w:rPr>
            <w:rFonts w:ascii="Arial Black"/>
            <w:color w:val="687D91"/>
            <w:spacing w:val="4"/>
          </w:rPr>
          <w:t xml:space="preserve"> </w:t>
        </w:r>
        <w:r>
          <w:rPr>
            <w:rFonts w:ascii="Arial Black"/>
            <w:color w:val="687D91"/>
            <w:w w:val="80"/>
          </w:rPr>
          <w:t>Lessons</w:t>
        </w:r>
        <w:r>
          <w:rPr>
            <w:rFonts w:ascii="Arial Black"/>
            <w:color w:val="687D91"/>
            <w:spacing w:val="4"/>
          </w:rPr>
          <w:t xml:space="preserve"> </w:t>
        </w:r>
        <w:r>
          <w:rPr>
            <w:rFonts w:ascii="Arial Black"/>
            <w:color w:val="687D91"/>
            <w:spacing w:val="-2"/>
            <w:w w:val="80"/>
          </w:rPr>
          <w:t>Learned</w:t>
        </w:r>
      </w:hyperlink>
      <w:r>
        <w:rPr>
          <w:rFonts w:ascii="Times New Roman"/>
          <w:color w:val="687D91"/>
        </w:rPr>
        <w:tab/>
      </w:r>
      <w:r>
        <w:rPr>
          <w:rFonts w:ascii="Arial Black"/>
          <w:color w:val="687D91"/>
          <w:spacing w:val="-5"/>
          <w:w w:val="90"/>
        </w:rPr>
        <w:t>35</w:t>
      </w:r>
    </w:p>
    <w:p w14:paraId="6FCCC7F3" w14:textId="77777777" w:rsidR="000900B5" w:rsidRDefault="00000000">
      <w:pPr>
        <w:pStyle w:val="ListParagraph"/>
        <w:numPr>
          <w:ilvl w:val="0"/>
          <w:numId w:val="19"/>
        </w:numPr>
        <w:tabs>
          <w:tab w:val="left" w:pos="468"/>
          <w:tab w:val="right" w:pos="10347"/>
        </w:tabs>
        <w:spacing w:before="181"/>
        <w:ind w:left="468" w:hanging="326"/>
        <w:rPr>
          <w:rFonts w:ascii="Arial Black"/>
        </w:rPr>
      </w:pPr>
      <w:hyperlink w:anchor="_bookmark61" w:history="1">
        <w:r>
          <w:rPr>
            <w:rFonts w:ascii="Arial Black"/>
            <w:color w:val="687D91"/>
            <w:w w:val="80"/>
          </w:rPr>
          <w:t>Statement</w:t>
        </w:r>
        <w:r>
          <w:rPr>
            <w:rFonts w:ascii="Arial Black"/>
            <w:color w:val="687D91"/>
            <w:spacing w:val="15"/>
          </w:rPr>
          <w:t xml:space="preserve"> </w:t>
        </w:r>
        <w:r>
          <w:rPr>
            <w:rFonts w:ascii="Arial Black"/>
            <w:color w:val="687D91"/>
            <w:w w:val="80"/>
          </w:rPr>
          <w:t>of</w:t>
        </w:r>
        <w:r>
          <w:rPr>
            <w:rFonts w:ascii="Arial Black"/>
            <w:color w:val="687D91"/>
            <w:spacing w:val="16"/>
          </w:rPr>
          <w:t xml:space="preserve"> </w:t>
        </w:r>
        <w:r>
          <w:rPr>
            <w:rFonts w:ascii="Arial Black"/>
            <w:color w:val="687D91"/>
            <w:spacing w:val="-2"/>
            <w:w w:val="80"/>
          </w:rPr>
          <w:t>Authorship</w:t>
        </w:r>
      </w:hyperlink>
      <w:r>
        <w:rPr>
          <w:rFonts w:ascii="Times New Roman"/>
          <w:color w:val="687D91"/>
        </w:rPr>
        <w:tab/>
      </w:r>
      <w:r>
        <w:rPr>
          <w:rFonts w:ascii="Arial Black"/>
          <w:color w:val="687D91"/>
          <w:spacing w:val="-5"/>
          <w:w w:val="95"/>
        </w:rPr>
        <w:t>37</w:t>
      </w:r>
    </w:p>
    <w:p w14:paraId="6FCCC7F4" w14:textId="77777777" w:rsidR="000900B5" w:rsidRDefault="00000000">
      <w:pPr>
        <w:tabs>
          <w:tab w:val="right" w:pos="10347"/>
        </w:tabs>
        <w:spacing w:before="181"/>
        <w:ind w:left="142"/>
        <w:rPr>
          <w:rFonts w:ascii="Arial Black"/>
        </w:rPr>
      </w:pPr>
      <w:hyperlink w:anchor="_bookmark62" w:history="1">
        <w:r>
          <w:rPr>
            <w:rFonts w:ascii="Arial Black"/>
            <w:color w:val="687D91"/>
            <w:spacing w:val="-2"/>
          </w:rPr>
          <w:t>Bibliography</w:t>
        </w:r>
      </w:hyperlink>
      <w:r>
        <w:rPr>
          <w:rFonts w:ascii="Times New Roman"/>
          <w:color w:val="687D91"/>
        </w:rPr>
        <w:tab/>
      </w:r>
      <w:r>
        <w:rPr>
          <w:rFonts w:ascii="Arial Black"/>
          <w:color w:val="687D91"/>
          <w:spacing w:val="-5"/>
        </w:rPr>
        <w:t>39</w:t>
      </w:r>
    </w:p>
    <w:p w14:paraId="6FCCC7F5" w14:textId="77777777" w:rsidR="000900B5" w:rsidRDefault="000900B5">
      <w:pPr>
        <w:rPr>
          <w:rFonts w:ascii="Arial Black"/>
        </w:rPr>
        <w:sectPr w:rsidR="000900B5">
          <w:headerReference w:type="even" r:id="rId16"/>
          <w:headerReference w:type="default" r:id="rId17"/>
          <w:footerReference w:type="even" r:id="rId18"/>
          <w:footerReference w:type="default" r:id="rId19"/>
          <w:pgSz w:w="11910" w:h="16840"/>
          <w:pgMar w:top="2300" w:right="0" w:bottom="180" w:left="708" w:header="1757" w:footer="0" w:gutter="0"/>
          <w:pgNumType w:start="5"/>
          <w:cols w:space="720"/>
        </w:sectPr>
      </w:pPr>
    </w:p>
    <w:sdt>
      <w:sdtPr>
        <w:rPr>
          <w:rFonts w:ascii="Source Serif 4" w:eastAsia="Source Serif 4" w:hAnsi="Source Serif 4" w:cs="Source Serif 4"/>
          <w:b w:val="0"/>
          <w:bCs w:val="0"/>
        </w:rPr>
        <w:id w:val="-312405098"/>
        <w:docPartObj>
          <w:docPartGallery w:val="Table of Contents"/>
          <w:docPartUnique/>
        </w:docPartObj>
      </w:sdtPr>
      <w:sdtContent>
        <w:p w14:paraId="6FCCC7F6" w14:textId="77777777" w:rsidR="000900B5" w:rsidRDefault="00000000">
          <w:pPr>
            <w:pStyle w:val="TOC1"/>
            <w:tabs>
              <w:tab w:val="right" w:pos="10347"/>
            </w:tabs>
            <w:spacing w:before="375"/>
            <w:ind w:firstLine="0"/>
            <w:rPr>
              <w:b w:val="0"/>
            </w:rPr>
          </w:pPr>
          <w:hyperlink w:anchor="_bookmark73" w:history="1">
            <w:r>
              <w:rPr>
                <w:b w:val="0"/>
                <w:color w:val="687D91"/>
                <w:w w:val="80"/>
              </w:rPr>
              <w:t>List</w:t>
            </w:r>
            <w:r>
              <w:rPr>
                <w:b w:val="0"/>
                <w:color w:val="687D91"/>
                <w:spacing w:val="-6"/>
              </w:rPr>
              <w:t xml:space="preserve"> </w:t>
            </w:r>
            <w:r>
              <w:rPr>
                <w:b w:val="0"/>
                <w:color w:val="687D91"/>
                <w:w w:val="80"/>
              </w:rPr>
              <w:t>of</w:t>
            </w:r>
            <w:r>
              <w:rPr>
                <w:b w:val="0"/>
                <w:color w:val="687D91"/>
                <w:spacing w:val="-6"/>
              </w:rPr>
              <w:t xml:space="preserve"> </w:t>
            </w:r>
            <w:r>
              <w:rPr>
                <w:b w:val="0"/>
                <w:color w:val="687D91"/>
                <w:spacing w:val="-2"/>
                <w:w w:val="80"/>
              </w:rPr>
              <w:t>Tables</w:t>
            </w:r>
          </w:hyperlink>
          <w:r>
            <w:rPr>
              <w:rFonts w:ascii="Times New Roman"/>
              <w:b w:val="0"/>
              <w:color w:val="687D91"/>
            </w:rPr>
            <w:tab/>
          </w:r>
          <w:r>
            <w:rPr>
              <w:b w:val="0"/>
              <w:color w:val="687D91"/>
              <w:spacing w:val="-5"/>
              <w:w w:val="95"/>
            </w:rPr>
            <w:t>41</w:t>
          </w:r>
        </w:p>
        <w:p w14:paraId="6FCCC7F7" w14:textId="77777777" w:rsidR="000900B5" w:rsidRDefault="00000000">
          <w:pPr>
            <w:pStyle w:val="TOC1"/>
            <w:tabs>
              <w:tab w:val="right" w:pos="10347"/>
            </w:tabs>
            <w:ind w:firstLine="0"/>
            <w:rPr>
              <w:b w:val="0"/>
            </w:rPr>
          </w:pPr>
          <w:hyperlink w:anchor="_bookmark74" w:history="1">
            <w:r>
              <w:rPr>
                <w:b w:val="0"/>
                <w:color w:val="687D91"/>
                <w:w w:val="80"/>
              </w:rPr>
              <w:t>List</w:t>
            </w:r>
            <w:r>
              <w:rPr>
                <w:b w:val="0"/>
                <w:color w:val="687D91"/>
                <w:spacing w:val="-6"/>
              </w:rPr>
              <w:t xml:space="preserve"> </w:t>
            </w:r>
            <w:r>
              <w:rPr>
                <w:b w:val="0"/>
                <w:color w:val="687D91"/>
                <w:w w:val="80"/>
              </w:rPr>
              <w:t>of</w:t>
            </w:r>
            <w:r>
              <w:rPr>
                <w:b w:val="0"/>
                <w:color w:val="687D91"/>
                <w:spacing w:val="-6"/>
              </w:rPr>
              <w:t xml:space="preserve"> </w:t>
            </w:r>
            <w:r>
              <w:rPr>
                <w:b w:val="0"/>
                <w:color w:val="687D91"/>
                <w:spacing w:val="-2"/>
                <w:w w:val="80"/>
              </w:rPr>
              <w:t>Figures</w:t>
            </w:r>
          </w:hyperlink>
          <w:r>
            <w:rPr>
              <w:rFonts w:ascii="Times New Roman"/>
              <w:b w:val="0"/>
              <w:color w:val="687D91"/>
            </w:rPr>
            <w:tab/>
          </w:r>
          <w:r>
            <w:rPr>
              <w:b w:val="0"/>
              <w:color w:val="687D91"/>
              <w:spacing w:val="-5"/>
              <w:w w:val="95"/>
            </w:rPr>
            <w:t>43</w:t>
          </w:r>
        </w:p>
        <w:p w14:paraId="6FCCC7F8" w14:textId="77777777" w:rsidR="000900B5" w:rsidRDefault="00000000">
          <w:pPr>
            <w:pStyle w:val="TOC1"/>
            <w:numPr>
              <w:ilvl w:val="0"/>
              <w:numId w:val="18"/>
            </w:numPr>
            <w:tabs>
              <w:tab w:val="left" w:pos="468"/>
              <w:tab w:val="right" w:pos="10347"/>
            </w:tabs>
            <w:ind w:left="468" w:hanging="326"/>
            <w:rPr>
              <w:b w:val="0"/>
            </w:rPr>
          </w:pPr>
          <w:hyperlink w:anchor="_bookmark75" w:history="1">
            <w:r>
              <w:rPr>
                <w:b w:val="0"/>
                <w:color w:val="687D91"/>
                <w:w w:val="80"/>
              </w:rPr>
              <w:t>Initial</w:t>
            </w:r>
            <w:r>
              <w:rPr>
                <w:b w:val="0"/>
                <w:color w:val="687D91"/>
              </w:rPr>
              <w:t xml:space="preserve"> </w:t>
            </w:r>
            <w:r>
              <w:rPr>
                <w:b w:val="0"/>
                <w:color w:val="687D91"/>
                <w:w w:val="80"/>
              </w:rPr>
              <w:t>project</w:t>
            </w:r>
            <w:r>
              <w:rPr>
                <w:b w:val="0"/>
                <w:color w:val="687D91"/>
                <w:spacing w:val="1"/>
              </w:rPr>
              <w:t xml:space="preserve"> </w:t>
            </w:r>
            <w:r>
              <w:rPr>
                <w:b w:val="0"/>
                <w:color w:val="687D91"/>
                <w:w w:val="80"/>
              </w:rPr>
              <w:t>description</w:t>
            </w:r>
            <w:r>
              <w:rPr>
                <w:b w:val="0"/>
                <w:color w:val="687D91"/>
                <w:spacing w:val="1"/>
              </w:rPr>
              <w:t xml:space="preserve"> </w:t>
            </w:r>
            <w:r>
              <w:rPr>
                <w:b w:val="0"/>
                <w:color w:val="687D91"/>
                <w:w w:val="80"/>
              </w:rPr>
              <w:t>at</w:t>
            </w:r>
            <w:r>
              <w:rPr>
                <w:b w:val="0"/>
                <w:color w:val="687D91"/>
              </w:rPr>
              <w:t xml:space="preserve"> </w:t>
            </w:r>
            <w:proofErr w:type="spellStart"/>
            <w:r>
              <w:rPr>
                <w:b w:val="0"/>
                <w:color w:val="687D91"/>
                <w:spacing w:val="-2"/>
                <w:w w:val="80"/>
              </w:rPr>
              <w:t>handin</w:t>
            </w:r>
            <w:proofErr w:type="spellEnd"/>
          </w:hyperlink>
          <w:r>
            <w:rPr>
              <w:rFonts w:ascii="Times New Roman"/>
              <w:b w:val="0"/>
              <w:color w:val="687D91"/>
            </w:rPr>
            <w:tab/>
          </w:r>
          <w:r>
            <w:rPr>
              <w:b w:val="0"/>
              <w:color w:val="687D91"/>
              <w:spacing w:val="-5"/>
              <w:w w:val="95"/>
            </w:rPr>
            <w:t>45</w:t>
          </w:r>
        </w:p>
        <w:p w14:paraId="6FCCC7F9" w14:textId="77777777" w:rsidR="000900B5" w:rsidRDefault="00000000">
          <w:pPr>
            <w:pStyle w:val="TOC1"/>
            <w:numPr>
              <w:ilvl w:val="0"/>
              <w:numId w:val="18"/>
            </w:numPr>
            <w:tabs>
              <w:tab w:val="left" w:pos="468"/>
              <w:tab w:val="right" w:pos="10347"/>
            </w:tabs>
            <w:spacing w:line="298" w:lineRule="exact"/>
            <w:ind w:left="468" w:hanging="326"/>
            <w:rPr>
              <w:b w:val="0"/>
            </w:rPr>
          </w:pPr>
          <w:hyperlink w:anchor="_bookmark78" w:history="1">
            <w:r>
              <w:rPr>
                <w:b w:val="0"/>
                <w:color w:val="687D91"/>
                <w:w w:val="80"/>
              </w:rPr>
              <w:t>Meeting</w:t>
            </w:r>
            <w:r>
              <w:rPr>
                <w:b w:val="0"/>
                <w:color w:val="687D91"/>
                <w:spacing w:val="29"/>
              </w:rPr>
              <w:t xml:space="preserve"> </w:t>
            </w:r>
            <w:r>
              <w:rPr>
                <w:b w:val="0"/>
                <w:color w:val="687D91"/>
                <w:spacing w:val="-2"/>
                <w:w w:val="95"/>
              </w:rPr>
              <w:t>Summaries</w:t>
            </w:r>
          </w:hyperlink>
          <w:r>
            <w:rPr>
              <w:rFonts w:ascii="Times New Roman"/>
              <w:b w:val="0"/>
              <w:color w:val="687D91"/>
            </w:rPr>
            <w:tab/>
          </w:r>
          <w:r>
            <w:rPr>
              <w:b w:val="0"/>
              <w:color w:val="687D91"/>
              <w:spacing w:val="-5"/>
              <w:w w:val="90"/>
            </w:rPr>
            <w:t>49</w:t>
          </w:r>
        </w:p>
        <w:p w14:paraId="6FCCC7FA" w14:textId="77777777" w:rsidR="000900B5" w:rsidRDefault="00000000">
          <w:pPr>
            <w:pStyle w:val="TOC2"/>
            <w:numPr>
              <w:ilvl w:val="1"/>
              <w:numId w:val="18"/>
            </w:numPr>
            <w:tabs>
              <w:tab w:val="left" w:pos="968"/>
              <w:tab w:val="right" w:leader="dot" w:pos="10347"/>
            </w:tabs>
            <w:ind w:left="968" w:hanging="499"/>
          </w:pPr>
          <w:hyperlink w:anchor="_bookmark81" w:history="1">
            <w:r>
              <w:t>Risk</w:t>
            </w:r>
            <w:r>
              <w:rPr>
                <w:spacing w:val="-9"/>
              </w:rPr>
              <w:t xml:space="preserve"> </w:t>
            </w:r>
            <w:r>
              <w:rPr>
                <w:spacing w:val="-2"/>
              </w:rPr>
              <w:t>Monitoring</w:t>
            </w:r>
          </w:hyperlink>
          <w:r>
            <w:rPr>
              <w:rFonts w:ascii="Times New Roman"/>
            </w:rPr>
            <w:tab/>
          </w:r>
          <w:r>
            <w:rPr>
              <w:spacing w:val="-5"/>
            </w:rPr>
            <w:t>50</w:t>
          </w:r>
        </w:p>
      </w:sdtContent>
    </w:sdt>
    <w:p w14:paraId="6FCCC7FB" w14:textId="77777777" w:rsidR="000900B5" w:rsidRDefault="000900B5">
      <w:pPr>
        <w:pStyle w:val="TOC2"/>
        <w:sectPr w:rsidR="000900B5">
          <w:pgSz w:w="11910" w:h="16840"/>
          <w:pgMar w:top="440" w:right="0" w:bottom="180" w:left="708" w:header="182" w:footer="0" w:gutter="0"/>
          <w:cols w:space="720"/>
        </w:sectPr>
      </w:pPr>
    </w:p>
    <w:p w14:paraId="6FCCC7FC" w14:textId="77777777" w:rsidR="000900B5" w:rsidRDefault="00000000">
      <w:pPr>
        <w:pStyle w:val="Heading1"/>
        <w:numPr>
          <w:ilvl w:val="0"/>
          <w:numId w:val="17"/>
        </w:numPr>
        <w:tabs>
          <w:tab w:val="left" w:pos="698"/>
        </w:tabs>
        <w:spacing w:before="73"/>
        <w:ind w:left="698" w:hanging="556"/>
        <w:rPr>
          <w:b w:val="0"/>
        </w:rPr>
      </w:pPr>
      <w:bookmarkStart w:id="3" w:name="Introduction"/>
      <w:bookmarkStart w:id="4" w:name="_bookmark2"/>
      <w:bookmarkEnd w:id="3"/>
      <w:bookmarkEnd w:id="4"/>
      <w:r>
        <w:rPr>
          <w:b w:val="0"/>
          <w:color w:val="687D91"/>
          <w:spacing w:val="-2"/>
          <w:w w:val="90"/>
        </w:rPr>
        <w:lastRenderedPageBreak/>
        <w:t>Introduction</w:t>
      </w:r>
    </w:p>
    <w:p w14:paraId="6FCCC7FD" w14:textId="77777777" w:rsidR="000900B5" w:rsidRDefault="00000000">
      <w:pPr>
        <w:pStyle w:val="BodyText"/>
        <w:spacing w:before="434" w:line="216" w:lineRule="auto"/>
        <w:ind w:left="142" w:right="848"/>
        <w:jc w:val="both"/>
      </w:pPr>
      <w:r>
        <w:rPr>
          <w:spacing w:val="-2"/>
        </w:rPr>
        <w:t>Since</w:t>
      </w:r>
      <w:r>
        <w:rPr>
          <w:spacing w:val="-8"/>
        </w:rPr>
        <w:t xml:space="preserve"> </w:t>
      </w:r>
      <w:r>
        <w:rPr>
          <w:spacing w:val="-2"/>
        </w:rPr>
        <w:t>mankind</w:t>
      </w:r>
      <w:r>
        <w:rPr>
          <w:spacing w:val="-8"/>
        </w:rPr>
        <w:t xml:space="preserve"> </w:t>
      </w:r>
      <w:r>
        <w:rPr>
          <w:spacing w:val="-2"/>
        </w:rPr>
        <w:t>first</w:t>
      </w:r>
      <w:r>
        <w:rPr>
          <w:spacing w:val="-8"/>
        </w:rPr>
        <w:t xml:space="preserve"> </w:t>
      </w:r>
      <w:r>
        <w:rPr>
          <w:spacing w:val="-2"/>
        </w:rPr>
        <w:t>began</w:t>
      </w:r>
      <w:r>
        <w:rPr>
          <w:spacing w:val="-8"/>
        </w:rPr>
        <w:t xml:space="preserve"> </w:t>
      </w:r>
      <w:r>
        <w:rPr>
          <w:spacing w:val="-2"/>
        </w:rPr>
        <w:t>making</w:t>
      </w:r>
      <w:r>
        <w:rPr>
          <w:spacing w:val="-8"/>
        </w:rPr>
        <w:t xml:space="preserve"> </w:t>
      </w:r>
      <w:r>
        <w:rPr>
          <w:spacing w:val="-2"/>
        </w:rPr>
        <w:t>plans,</w:t>
      </w:r>
      <w:r>
        <w:rPr>
          <w:spacing w:val="-7"/>
        </w:rPr>
        <w:t xml:space="preserve"> </w:t>
      </w:r>
      <w:r>
        <w:rPr>
          <w:spacing w:val="-2"/>
        </w:rPr>
        <w:t>they</w:t>
      </w:r>
      <w:r>
        <w:rPr>
          <w:spacing w:val="-8"/>
        </w:rPr>
        <w:t xml:space="preserve"> </w:t>
      </w:r>
      <w:r>
        <w:rPr>
          <w:spacing w:val="-2"/>
        </w:rPr>
        <w:t>were</w:t>
      </w:r>
      <w:r>
        <w:rPr>
          <w:spacing w:val="-8"/>
        </w:rPr>
        <w:t xml:space="preserve"> </w:t>
      </w:r>
      <w:r>
        <w:rPr>
          <w:spacing w:val="-2"/>
        </w:rPr>
        <w:t>based</w:t>
      </w:r>
      <w:r>
        <w:rPr>
          <w:spacing w:val="-8"/>
        </w:rPr>
        <w:t xml:space="preserve"> </w:t>
      </w:r>
      <w:r>
        <w:rPr>
          <w:spacing w:val="-2"/>
        </w:rPr>
        <w:t>on</w:t>
      </w:r>
      <w:r>
        <w:rPr>
          <w:spacing w:val="-8"/>
        </w:rPr>
        <w:t xml:space="preserve"> </w:t>
      </w:r>
      <w:r>
        <w:rPr>
          <w:spacing w:val="-2"/>
        </w:rPr>
        <w:t>the</w:t>
      </w:r>
      <w:r>
        <w:rPr>
          <w:spacing w:val="-8"/>
        </w:rPr>
        <w:t xml:space="preserve"> </w:t>
      </w:r>
      <w:r>
        <w:rPr>
          <w:spacing w:val="-2"/>
        </w:rPr>
        <w:t>available</w:t>
      </w:r>
      <w:r>
        <w:rPr>
          <w:spacing w:val="-8"/>
        </w:rPr>
        <w:t xml:space="preserve"> </w:t>
      </w:r>
      <w:r>
        <w:rPr>
          <w:spacing w:val="-2"/>
        </w:rPr>
        <w:t>description</w:t>
      </w:r>
      <w:r>
        <w:rPr>
          <w:spacing w:val="-8"/>
        </w:rPr>
        <w:t xml:space="preserve"> </w:t>
      </w:r>
      <w:r>
        <w:rPr>
          <w:spacing w:val="-2"/>
        </w:rPr>
        <w:t>of</w:t>
      </w:r>
      <w:r>
        <w:rPr>
          <w:spacing w:val="-8"/>
        </w:rPr>
        <w:t xml:space="preserve"> </w:t>
      </w:r>
      <w:r>
        <w:rPr>
          <w:spacing w:val="-2"/>
        </w:rPr>
        <w:t>the</w:t>
      </w:r>
      <w:r>
        <w:rPr>
          <w:spacing w:val="-8"/>
        </w:rPr>
        <w:t xml:space="preserve"> </w:t>
      </w:r>
      <w:r>
        <w:rPr>
          <w:spacing w:val="-2"/>
        </w:rPr>
        <w:t xml:space="preserve">environment. </w:t>
      </w:r>
      <w:r>
        <w:t>This</w:t>
      </w:r>
      <w:r>
        <w:rPr>
          <w:spacing w:val="-7"/>
        </w:rPr>
        <w:t xml:space="preserve"> </w:t>
      </w:r>
      <w:r>
        <w:t>approach</w:t>
      </w:r>
      <w:r>
        <w:rPr>
          <w:spacing w:val="-7"/>
        </w:rPr>
        <w:t xml:space="preserve"> </w:t>
      </w:r>
      <w:r>
        <w:t>continued</w:t>
      </w:r>
      <w:r>
        <w:rPr>
          <w:spacing w:val="-7"/>
        </w:rPr>
        <w:t xml:space="preserve"> </w:t>
      </w:r>
      <w:r>
        <w:t>into</w:t>
      </w:r>
      <w:r>
        <w:rPr>
          <w:spacing w:val="-7"/>
        </w:rPr>
        <w:t xml:space="preserve"> </w:t>
      </w:r>
      <w:r>
        <w:t>modern</w:t>
      </w:r>
      <w:r>
        <w:rPr>
          <w:spacing w:val="-7"/>
        </w:rPr>
        <w:t xml:space="preserve"> </w:t>
      </w:r>
      <w:r>
        <w:t>times,</w:t>
      </w:r>
      <w:r>
        <w:rPr>
          <w:spacing w:val="-5"/>
        </w:rPr>
        <w:t xml:space="preserve"> </w:t>
      </w:r>
      <w:r>
        <w:t>although</w:t>
      </w:r>
      <w:r>
        <w:rPr>
          <w:spacing w:val="-7"/>
        </w:rPr>
        <w:t xml:space="preserve"> </w:t>
      </w:r>
      <w:r>
        <w:t>the</w:t>
      </w:r>
      <w:r>
        <w:rPr>
          <w:spacing w:val="-7"/>
        </w:rPr>
        <w:t xml:space="preserve"> </w:t>
      </w:r>
      <w:r>
        <w:t>nature</w:t>
      </w:r>
      <w:r>
        <w:rPr>
          <w:spacing w:val="-7"/>
        </w:rPr>
        <w:t xml:space="preserve"> </w:t>
      </w:r>
      <w:r>
        <w:t>of</w:t>
      </w:r>
      <w:r>
        <w:rPr>
          <w:spacing w:val="-7"/>
        </w:rPr>
        <w:t xml:space="preserve"> </w:t>
      </w:r>
      <w:r>
        <w:t>the</w:t>
      </w:r>
      <w:r>
        <w:rPr>
          <w:spacing w:val="-7"/>
        </w:rPr>
        <w:t xml:space="preserve"> </w:t>
      </w:r>
      <w:r>
        <w:t>predictions</w:t>
      </w:r>
      <w:r>
        <w:rPr>
          <w:spacing w:val="-7"/>
        </w:rPr>
        <w:t xml:space="preserve"> </w:t>
      </w:r>
      <w:r>
        <w:t>has</w:t>
      </w:r>
      <w:r>
        <w:rPr>
          <w:spacing w:val="-7"/>
        </w:rPr>
        <w:t xml:space="preserve"> </w:t>
      </w:r>
      <w:r>
        <w:t>changed. People no longer plan which animal to hunt or when to produce stone tools, but instead how many people the postal service should hire for the Christmas season.</w:t>
      </w:r>
      <w:r>
        <w:rPr>
          <w:spacing w:val="30"/>
        </w:rPr>
        <w:t xml:space="preserve"> </w:t>
      </w:r>
      <w:r>
        <w:t xml:space="preserve">These decisions require data, and </w:t>
      </w:r>
      <w:proofErr w:type="gramStart"/>
      <w:r>
        <w:t>in order to</w:t>
      </w:r>
      <w:proofErr w:type="gramEnd"/>
      <w:r>
        <w:t xml:space="preserve"> make the right decisions, the data must be available in the right time, in the right context, for the right people and</w:t>
      </w:r>
      <w:r>
        <w:rPr>
          <w:spacing w:val="-4"/>
        </w:rPr>
        <w:t xml:space="preserve"> </w:t>
      </w:r>
      <w:r>
        <w:t>naturally</w:t>
      </w:r>
      <w:r>
        <w:rPr>
          <w:spacing w:val="-4"/>
        </w:rPr>
        <w:t xml:space="preserve"> </w:t>
      </w:r>
      <w:r>
        <w:t>be</w:t>
      </w:r>
      <w:r>
        <w:rPr>
          <w:spacing w:val="-4"/>
        </w:rPr>
        <w:t xml:space="preserve"> </w:t>
      </w:r>
      <w:r>
        <w:t>correct. This</w:t>
      </w:r>
      <w:r>
        <w:rPr>
          <w:spacing w:val="-4"/>
        </w:rPr>
        <w:t xml:space="preserve"> </w:t>
      </w:r>
      <w:r>
        <w:t>makes</w:t>
      </w:r>
      <w:r>
        <w:rPr>
          <w:spacing w:val="-4"/>
        </w:rPr>
        <w:t xml:space="preserve"> </w:t>
      </w:r>
      <w:r>
        <w:t>data</w:t>
      </w:r>
      <w:r>
        <w:rPr>
          <w:spacing w:val="-4"/>
        </w:rPr>
        <w:t xml:space="preserve"> </w:t>
      </w:r>
      <w:r>
        <w:t>one</w:t>
      </w:r>
      <w:r>
        <w:rPr>
          <w:spacing w:val="-4"/>
        </w:rPr>
        <w:t xml:space="preserve"> </w:t>
      </w:r>
      <w:r>
        <w:t>of</w:t>
      </w:r>
      <w:r>
        <w:rPr>
          <w:spacing w:val="-4"/>
        </w:rPr>
        <w:t xml:space="preserve"> </w:t>
      </w:r>
      <w:r>
        <w:t>the</w:t>
      </w:r>
      <w:r>
        <w:rPr>
          <w:spacing w:val="-4"/>
        </w:rPr>
        <w:t xml:space="preserve"> </w:t>
      </w:r>
      <w:r>
        <w:t>most</w:t>
      </w:r>
      <w:r>
        <w:rPr>
          <w:spacing w:val="-4"/>
        </w:rPr>
        <w:t xml:space="preserve"> </w:t>
      </w:r>
      <w:r>
        <w:t>important</w:t>
      </w:r>
      <w:r>
        <w:rPr>
          <w:spacing w:val="-4"/>
        </w:rPr>
        <w:t xml:space="preserve"> </w:t>
      </w:r>
      <w:r>
        <w:t>assets</w:t>
      </w:r>
      <w:r>
        <w:rPr>
          <w:spacing w:val="-4"/>
        </w:rPr>
        <w:t xml:space="preserve"> </w:t>
      </w:r>
      <w:r>
        <w:t>in</w:t>
      </w:r>
      <w:r>
        <w:rPr>
          <w:spacing w:val="-4"/>
        </w:rPr>
        <w:t xml:space="preserve"> </w:t>
      </w:r>
      <w:r>
        <w:t>a</w:t>
      </w:r>
      <w:r>
        <w:rPr>
          <w:spacing w:val="-4"/>
        </w:rPr>
        <w:t xml:space="preserve"> </w:t>
      </w:r>
      <w:r>
        <w:t>company</w:t>
      </w:r>
      <w:r>
        <w:rPr>
          <w:spacing w:val="-4"/>
        </w:rPr>
        <w:t xml:space="preserve"> </w:t>
      </w:r>
      <w:r>
        <w:t>The</w:t>
      </w:r>
      <w:r>
        <w:rPr>
          <w:spacing w:val="-4"/>
        </w:rPr>
        <w:t xml:space="preserve"> </w:t>
      </w:r>
      <w:r>
        <w:t xml:space="preserve">Economist </w:t>
      </w:r>
      <w:hyperlink w:anchor="_bookmark68" w:history="1">
        <w:r>
          <w:t>201</w:t>
        </w:r>
      </w:hyperlink>
      <w:r>
        <w:t>7.</w:t>
      </w:r>
      <w:r>
        <w:rPr>
          <w:spacing w:val="-6"/>
        </w:rPr>
        <w:t xml:space="preserve"> </w:t>
      </w:r>
      <w:r>
        <w:t>Data</w:t>
      </w:r>
      <w:r>
        <w:rPr>
          <w:spacing w:val="-13"/>
        </w:rPr>
        <w:t xml:space="preserve"> </w:t>
      </w:r>
      <w:r>
        <w:t>allow</w:t>
      </w:r>
      <w:r>
        <w:rPr>
          <w:spacing w:val="-13"/>
        </w:rPr>
        <w:t xml:space="preserve"> </w:t>
      </w:r>
      <w:r>
        <w:t>companies</w:t>
      </w:r>
      <w:r>
        <w:rPr>
          <w:spacing w:val="-12"/>
        </w:rPr>
        <w:t xml:space="preserve"> </w:t>
      </w:r>
      <w:r>
        <w:t>to</w:t>
      </w:r>
      <w:r>
        <w:rPr>
          <w:spacing w:val="-13"/>
        </w:rPr>
        <w:t xml:space="preserve"> </w:t>
      </w:r>
      <w:r>
        <w:t>gain</w:t>
      </w:r>
      <w:r>
        <w:rPr>
          <w:spacing w:val="-13"/>
        </w:rPr>
        <w:t xml:space="preserve"> </w:t>
      </w:r>
      <w:r>
        <w:t>an</w:t>
      </w:r>
      <w:r>
        <w:rPr>
          <w:spacing w:val="-12"/>
        </w:rPr>
        <w:t xml:space="preserve"> </w:t>
      </w:r>
      <w:r>
        <w:t>edge</w:t>
      </w:r>
      <w:r>
        <w:rPr>
          <w:spacing w:val="-13"/>
        </w:rPr>
        <w:t xml:space="preserve"> </w:t>
      </w:r>
      <w:r>
        <w:t>over</w:t>
      </w:r>
      <w:r>
        <w:rPr>
          <w:spacing w:val="-13"/>
        </w:rPr>
        <w:t xml:space="preserve"> </w:t>
      </w:r>
      <w:r>
        <w:t>competitors,</w:t>
      </w:r>
      <w:r>
        <w:rPr>
          <w:spacing w:val="-12"/>
        </w:rPr>
        <w:t xml:space="preserve"> </w:t>
      </w:r>
      <w:proofErr w:type="spellStart"/>
      <w:r>
        <w:t>analyse</w:t>
      </w:r>
      <w:proofErr w:type="spellEnd"/>
      <w:r>
        <w:rPr>
          <w:spacing w:val="-13"/>
        </w:rPr>
        <w:t xml:space="preserve"> </w:t>
      </w:r>
      <w:r>
        <w:t>clients’</w:t>
      </w:r>
      <w:r>
        <w:rPr>
          <w:spacing w:val="-13"/>
        </w:rPr>
        <w:t xml:space="preserve"> </w:t>
      </w:r>
      <w:r>
        <w:t>wishes,</w:t>
      </w:r>
      <w:r>
        <w:rPr>
          <w:spacing w:val="-12"/>
        </w:rPr>
        <w:t xml:space="preserve"> </w:t>
      </w:r>
      <w:r>
        <w:t>or</w:t>
      </w:r>
      <w:r>
        <w:rPr>
          <w:spacing w:val="-13"/>
        </w:rPr>
        <w:t xml:space="preserve"> </w:t>
      </w:r>
      <w:r>
        <w:t>improve</w:t>
      </w:r>
      <w:r>
        <w:rPr>
          <w:spacing w:val="-13"/>
        </w:rPr>
        <w:t xml:space="preserve"> </w:t>
      </w:r>
      <w:r>
        <w:t>internal processes.</w:t>
      </w:r>
      <w:r>
        <w:rPr>
          <w:spacing w:val="30"/>
        </w:rPr>
        <w:t xml:space="preserve"> </w:t>
      </w:r>
      <w:r>
        <w:t>This is where the relevance of this project emerges.</w:t>
      </w:r>
      <w:r>
        <w:rPr>
          <w:spacing w:val="30"/>
        </w:rPr>
        <w:t xml:space="preserve"> </w:t>
      </w:r>
      <w:r>
        <w:t xml:space="preserve">Swiss Post requires </w:t>
      </w:r>
      <w:hyperlink w:anchor="_bookmark0" w:history="1">
        <w:r>
          <w:t>data availability</w:t>
        </w:r>
      </w:hyperlink>
      <w:r>
        <w:t xml:space="preserve"> and </w:t>
      </w:r>
      <w:hyperlink w:anchor="_bookmark0" w:history="1">
        <w:r>
          <w:t>data</w:t>
        </w:r>
        <w:r>
          <w:rPr>
            <w:spacing w:val="-5"/>
          </w:rPr>
          <w:t xml:space="preserve"> </w:t>
        </w:r>
        <w:r>
          <w:t>quality</w:t>
        </w:r>
      </w:hyperlink>
      <w:r>
        <w:rPr>
          <w:spacing w:val="-5"/>
        </w:rPr>
        <w:t xml:space="preserve"> </w:t>
      </w:r>
      <w:r>
        <w:t>in</w:t>
      </w:r>
      <w:r>
        <w:rPr>
          <w:spacing w:val="-4"/>
        </w:rPr>
        <w:t xml:space="preserve"> </w:t>
      </w:r>
      <w:r>
        <w:t>its</w:t>
      </w:r>
      <w:r>
        <w:rPr>
          <w:spacing w:val="-5"/>
        </w:rPr>
        <w:t xml:space="preserve"> </w:t>
      </w:r>
      <w:r>
        <w:t>reporting</w:t>
      </w:r>
      <w:r>
        <w:rPr>
          <w:spacing w:val="-5"/>
        </w:rPr>
        <w:t xml:space="preserve"> </w:t>
      </w:r>
      <w:r>
        <w:t>for</w:t>
      </w:r>
      <w:r>
        <w:rPr>
          <w:spacing w:val="-5"/>
        </w:rPr>
        <w:t xml:space="preserve"> </w:t>
      </w:r>
      <w:r>
        <w:t>decision</w:t>
      </w:r>
      <w:r>
        <w:rPr>
          <w:spacing w:val="-5"/>
        </w:rPr>
        <w:t xml:space="preserve"> </w:t>
      </w:r>
      <w:r>
        <w:t>making. This</w:t>
      </w:r>
      <w:r>
        <w:rPr>
          <w:spacing w:val="-5"/>
        </w:rPr>
        <w:t xml:space="preserve"> </w:t>
      </w:r>
      <w:r>
        <w:t>project</w:t>
      </w:r>
      <w:r>
        <w:rPr>
          <w:spacing w:val="-5"/>
        </w:rPr>
        <w:t xml:space="preserve"> </w:t>
      </w:r>
      <w:r>
        <w:t>analyses</w:t>
      </w:r>
      <w:r>
        <w:rPr>
          <w:spacing w:val="-5"/>
        </w:rPr>
        <w:t xml:space="preserve"> </w:t>
      </w:r>
      <w:r>
        <w:t>the</w:t>
      </w:r>
      <w:r>
        <w:rPr>
          <w:spacing w:val="-4"/>
        </w:rPr>
        <w:t xml:space="preserve"> </w:t>
      </w:r>
      <w:r>
        <w:t>current</w:t>
      </w:r>
      <w:r>
        <w:rPr>
          <w:spacing w:val="-5"/>
        </w:rPr>
        <w:t xml:space="preserve"> </w:t>
      </w:r>
      <w:r>
        <w:t>state</w:t>
      </w:r>
      <w:r>
        <w:rPr>
          <w:spacing w:val="-5"/>
        </w:rPr>
        <w:t xml:space="preserve"> </w:t>
      </w:r>
      <w:r>
        <w:t>of</w:t>
      </w:r>
      <w:r>
        <w:rPr>
          <w:spacing w:val="-5"/>
        </w:rPr>
        <w:t xml:space="preserve"> </w:t>
      </w:r>
      <w:r>
        <w:t>a</w:t>
      </w:r>
      <w:r>
        <w:rPr>
          <w:spacing w:val="-5"/>
        </w:rPr>
        <w:t xml:space="preserve"> </w:t>
      </w:r>
      <w:r>
        <w:t>specific</w:t>
      </w:r>
      <w:r>
        <w:rPr>
          <w:spacing w:val="-4"/>
        </w:rPr>
        <w:t xml:space="preserve"> </w:t>
      </w:r>
      <w:r>
        <w:t>data area of Swiss Post and provides steps toward improvements.</w:t>
      </w:r>
    </w:p>
    <w:p w14:paraId="6FCCC7FE" w14:textId="77777777" w:rsidR="000900B5" w:rsidRDefault="00000000">
      <w:pPr>
        <w:pStyle w:val="BodyText"/>
        <w:spacing w:before="7" w:line="216" w:lineRule="auto"/>
        <w:ind w:left="142" w:right="848" w:firstLine="218"/>
        <w:jc w:val="both"/>
      </w:pPr>
      <w:r>
        <w:rPr>
          <w:spacing w:val="-2"/>
        </w:rPr>
        <w:t>This</w:t>
      </w:r>
      <w:r>
        <w:rPr>
          <w:spacing w:val="-11"/>
        </w:rPr>
        <w:t xml:space="preserve"> </w:t>
      </w:r>
      <w:r>
        <w:rPr>
          <w:spacing w:val="-2"/>
        </w:rPr>
        <w:t>chapter</w:t>
      </w:r>
      <w:r>
        <w:rPr>
          <w:spacing w:val="-11"/>
        </w:rPr>
        <w:t xml:space="preserve"> </w:t>
      </w:r>
      <w:proofErr w:type="spellStart"/>
      <w:r>
        <w:rPr>
          <w:spacing w:val="-2"/>
        </w:rPr>
        <w:t>familiarises</w:t>
      </w:r>
      <w:proofErr w:type="spellEnd"/>
      <w:r>
        <w:rPr>
          <w:spacing w:val="-11"/>
        </w:rPr>
        <w:t xml:space="preserve"> </w:t>
      </w:r>
      <w:r>
        <w:rPr>
          <w:spacing w:val="-2"/>
        </w:rPr>
        <w:t>the</w:t>
      </w:r>
      <w:r>
        <w:rPr>
          <w:spacing w:val="-11"/>
        </w:rPr>
        <w:t xml:space="preserve"> </w:t>
      </w:r>
      <w:r>
        <w:rPr>
          <w:spacing w:val="-2"/>
        </w:rPr>
        <w:t>reader</w:t>
      </w:r>
      <w:r>
        <w:rPr>
          <w:spacing w:val="-11"/>
        </w:rPr>
        <w:t xml:space="preserve"> </w:t>
      </w:r>
      <w:r>
        <w:rPr>
          <w:spacing w:val="-2"/>
        </w:rPr>
        <w:t>with</w:t>
      </w:r>
      <w:r>
        <w:rPr>
          <w:spacing w:val="-10"/>
        </w:rPr>
        <w:t xml:space="preserve"> </w:t>
      </w:r>
      <w:r>
        <w:rPr>
          <w:spacing w:val="-2"/>
        </w:rPr>
        <w:t>the</w:t>
      </w:r>
      <w:r>
        <w:rPr>
          <w:spacing w:val="-11"/>
        </w:rPr>
        <w:t xml:space="preserve"> </w:t>
      </w:r>
      <w:r>
        <w:rPr>
          <w:spacing w:val="-2"/>
        </w:rPr>
        <w:t>topic.</w:t>
      </w:r>
      <w:r>
        <w:rPr>
          <w:spacing w:val="-11"/>
        </w:rPr>
        <w:t xml:space="preserve"> </w:t>
      </w:r>
      <w:r>
        <w:rPr>
          <w:spacing w:val="-2"/>
        </w:rPr>
        <w:t>It</w:t>
      </w:r>
      <w:r>
        <w:rPr>
          <w:spacing w:val="-11"/>
        </w:rPr>
        <w:t xml:space="preserve"> </w:t>
      </w:r>
      <w:r>
        <w:rPr>
          <w:spacing w:val="-2"/>
        </w:rPr>
        <w:t>presents</w:t>
      </w:r>
      <w:r>
        <w:rPr>
          <w:spacing w:val="-11"/>
        </w:rPr>
        <w:t xml:space="preserve"> </w:t>
      </w:r>
      <w:r>
        <w:rPr>
          <w:spacing w:val="-2"/>
        </w:rPr>
        <w:t>the</w:t>
      </w:r>
      <w:r>
        <w:rPr>
          <w:spacing w:val="-10"/>
        </w:rPr>
        <w:t xml:space="preserve"> </w:t>
      </w:r>
      <w:r>
        <w:rPr>
          <w:spacing w:val="-2"/>
        </w:rPr>
        <w:t>background</w:t>
      </w:r>
      <w:r>
        <w:rPr>
          <w:spacing w:val="-11"/>
        </w:rPr>
        <w:t xml:space="preserve"> </w:t>
      </w:r>
      <w:r>
        <w:rPr>
          <w:spacing w:val="-2"/>
        </w:rPr>
        <w:t>of</w:t>
      </w:r>
      <w:r>
        <w:rPr>
          <w:spacing w:val="-11"/>
        </w:rPr>
        <w:t xml:space="preserve"> </w:t>
      </w:r>
      <w:r>
        <w:rPr>
          <w:spacing w:val="-2"/>
        </w:rPr>
        <w:t>the</w:t>
      </w:r>
      <w:r>
        <w:rPr>
          <w:spacing w:val="-11"/>
        </w:rPr>
        <w:t xml:space="preserve"> </w:t>
      </w:r>
      <w:r>
        <w:rPr>
          <w:spacing w:val="-2"/>
        </w:rPr>
        <w:t>project</w:t>
      </w:r>
      <w:r>
        <w:rPr>
          <w:spacing w:val="-11"/>
        </w:rPr>
        <w:t xml:space="preserve"> </w:t>
      </w:r>
      <w:r>
        <w:rPr>
          <w:spacing w:val="-2"/>
        </w:rPr>
        <w:t>at</w:t>
      </w:r>
      <w:r>
        <w:rPr>
          <w:spacing w:val="-11"/>
        </w:rPr>
        <w:t xml:space="preserve"> </w:t>
      </w:r>
      <w:r>
        <w:rPr>
          <w:spacing w:val="-2"/>
        </w:rPr>
        <w:t>Swiss</w:t>
      </w:r>
      <w:r>
        <w:rPr>
          <w:spacing w:val="-10"/>
        </w:rPr>
        <w:t xml:space="preserve"> </w:t>
      </w:r>
      <w:r>
        <w:rPr>
          <w:spacing w:val="-2"/>
        </w:rPr>
        <w:t xml:space="preserve">Post </w:t>
      </w:r>
      <w:r>
        <w:t>and</w:t>
      </w:r>
      <w:r>
        <w:rPr>
          <w:spacing w:val="-2"/>
        </w:rPr>
        <w:t xml:space="preserve"> </w:t>
      </w:r>
      <w:r>
        <w:t>delves</w:t>
      </w:r>
      <w:r>
        <w:rPr>
          <w:spacing w:val="-2"/>
        </w:rPr>
        <w:t xml:space="preserve"> </w:t>
      </w:r>
      <w:r>
        <w:t>into</w:t>
      </w:r>
      <w:r>
        <w:rPr>
          <w:spacing w:val="-2"/>
        </w:rPr>
        <w:t xml:space="preserve"> </w:t>
      </w:r>
      <w:r>
        <w:t>the</w:t>
      </w:r>
      <w:r>
        <w:rPr>
          <w:spacing w:val="-2"/>
        </w:rPr>
        <w:t xml:space="preserve"> </w:t>
      </w:r>
      <w:r>
        <w:t>motivation</w:t>
      </w:r>
      <w:r>
        <w:rPr>
          <w:spacing w:val="-2"/>
        </w:rPr>
        <w:t xml:space="preserve"> </w:t>
      </w:r>
      <w:r>
        <w:t>behind</w:t>
      </w:r>
      <w:r>
        <w:rPr>
          <w:spacing w:val="-2"/>
        </w:rPr>
        <w:t xml:space="preserve"> </w:t>
      </w:r>
      <w:r>
        <w:t>it.</w:t>
      </w:r>
      <w:r>
        <w:rPr>
          <w:spacing w:val="22"/>
        </w:rPr>
        <w:t xml:space="preserve"> </w:t>
      </w:r>
      <w:r>
        <w:t>It</w:t>
      </w:r>
      <w:r>
        <w:rPr>
          <w:spacing w:val="-2"/>
        </w:rPr>
        <w:t xml:space="preserve"> </w:t>
      </w:r>
      <w:r>
        <w:t>then</w:t>
      </w:r>
      <w:r>
        <w:rPr>
          <w:spacing w:val="-2"/>
        </w:rPr>
        <w:t xml:space="preserve"> </w:t>
      </w:r>
      <w:r>
        <w:t>further</w:t>
      </w:r>
      <w:r>
        <w:rPr>
          <w:spacing w:val="-2"/>
        </w:rPr>
        <w:t xml:space="preserve"> </w:t>
      </w:r>
      <w:r>
        <w:t>explains</w:t>
      </w:r>
      <w:r>
        <w:rPr>
          <w:spacing w:val="-2"/>
        </w:rPr>
        <w:t xml:space="preserve"> </w:t>
      </w:r>
      <w:r>
        <w:t>the</w:t>
      </w:r>
      <w:r>
        <w:rPr>
          <w:spacing w:val="-2"/>
        </w:rPr>
        <w:t xml:space="preserve"> </w:t>
      </w:r>
      <w:r>
        <w:t>business</w:t>
      </w:r>
      <w:r>
        <w:rPr>
          <w:spacing w:val="-2"/>
        </w:rPr>
        <w:t xml:space="preserve"> </w:t>
      </w:r>
      <w:r>
        <w:t>relevance, demonstrating why it is both important and beneficial useful for Swiss Post to invest in the topic.</w:t>
      </w:r>
      <w:r>
        <w:rPr>
          <w:spacing w:val="40"/>
        </w:rPr>
        <w:t xml:space="preserve"> </w:t>
      </w:r>
      <w:r>
        <w:t>Next, the problem statement</w:t>
      </w:r>
      <w:r>
        <w:rPr>
          <w:spacing w:val="-13"/>
        </w:rPr>
        <w:t xml:space="preserve"> </w:t>
      </w:r>
      <w:r>
        <w:t>is</w:t>
      </w:r>
      <w:r>
        <w:rPr>
          <w:spacing w:val="-13"/>
        </w:rPr>
        <w:t xml:space="preserve"> </w:t>
      </w:r>
      <w:r>
        <w:t>addressed,</w:t>
      </w:r>
      <w:r>
        <w:rPr>
          <w:spacing w:val="-13"/>
        </w:rPr>
        <w:t xml:space="preserve"> </w:t>
      </w:r>
      <w:r>
        <w:t>explaining</w:t>
      </w:r>
      <w:r>
        <w:rPr>
          <w:spacing w:val="-13"/>
        </w:rPr>
        <w:t xml:space="preserve"> </w:t>
      </w:r>
      <w:r>
        <w:t>what</w:t>
      </w:r>
      <w:r>
        <w:rPr>
          <w:spacing w:val="-13"/>
        </w:rPr>
        <w:t xml:space="preserve"> </w:t>
      </w:r>
      <w:r>
        <w:t>this</w:t>
      </w:r>
      <w:r>
        <w:rPr>
          <w:spacing w:val="-12"/>
        </w:rPr>
        <w:t xml:space="preserve"> </w:t>
      </w:r>
      <w:r>
        <w:t>project</w:t>
      </w:r>
      <w:r>
        <w:rPr>
          <w:spacing w:val="-13"/>
        </w:rPr>
        <w:t xml:space="preserve"> </w:t>
      </w:r>
      <w:r>
        <w:t>aims</w:t>
      </w:r>
      <w:r>
        <w:rPr>
          <w:spacing w:val="-13"/>
        </w:rPr>
        <w:t xml:space="preserve"> </w:t>
      </w:r>
      <w:r>
        <w:t>to</w:t>
      </w:r>
      <w:r>
        <w:rPr>
          <w:spacing w:val="-13"/>
        </w:rPr>
        <w:t xml:space="preserve"> </w:t>
      </w:r>
      <w:r>
        <w:t>solve.</w:t>
      </w:r>
      <w:r>
        <w:rPr>
          <w:spacing w:val="-13"/>
        </w:rPr>
        <w:t xml:space="preserve"> </w:t>
      </w:r>
      <w:r>
        <w:t>After</w:t>
      </w:r>
      <w:r>
        <w:rPr>
          <w:spacing w:val="-12"/>
        </w:rPr>
        <w:t xml:space="preserve"> </w:t>
      </w:r>
      <w:r>
        <w:t>the</w:t>
      </w:r>
      <w:r>
        <w:rPr>
          <w:spacing w:val="-13"/>
        </w:rPr>
        <w:t xml:space="preserve"> </w:t>
      </w:r>
      <w:r>
        <w:t>problem</w:t>
      </w:r>
      <w:r>
        <w:rPr>
          <w:spacing w:val="-13"/>
        </w:rPr>
        <w:t xml:space="preserve"> </w:t>
      </w:r>
      <w:r>
        <w:t>statement,</w:t>
      </w:r>
      <w:r>
        <w:rPr>
          <w:spacing w:val="-13"/>
        </w:rPr>
        <w:t xml:space="preserve"> </w:t>
      </w:r>
      <w:r>
        <w:t>the</w:t>
      </w:r>
      <w:r>
        <w:rPr>
          <w:spacing w:val="-13"/>
        </w:rPr>
        <w:t xml:space="preserve"> </w:t>
      </w:r>
      <w:r>
        <w:t xml:space="preserve">scope </w:t>
      </w:r>
      <w:r>
        <w:rPr>
          <w:spacing w:val="-2"/>
        </w:rPr>
        <w:t>and</w:t>
      </w:r>
      <w:r>
        <w:rPr>
          <w:spacing w:val="-7"/>
        </w:rPr>
        <w:t xml:space="preserve"> </w:t>
      </w:r>
      <w:r>
        <w:rPr>
          <w:spacing w:val="-2"/>
        </w:rPr>
        <w:t>limitations</w:t>
      </w:r>
      <w:r>
        <w:rPr>
          <w:spacing w:val="-8"/>
        </w:rPr>
        <w:t xml:space="preserve"> </w:t>
      </w:r>
      <w:r>
        <w:rPr>
          <w:spacing w:val="-2"/>
        </w:rPr>
        <w:t>of</w:t>
      </w:r>
      <w:r>
        <w:rPr>
          <w:spacing w:val="-7"/>
        </w:rPr>
        <w:t xml:space="preserve"> </w:t>
      </w:r>
      <w:r>
        <w:rPr>
          <w:spacing w:val="-2"/>
        </w:rPr>
        <w:t>the</w:t>
      </w:r>
      <w:r>
        <w:rPr>
          <w:spacing w:val="-7"/>
        </w:rPr>
        <w:t xml:space="preserve"> </w:t>
      </w:r>
      <w:r>
        <w:rPr>
          <w:spacing w:val="-2"/>
        </w:rPr>
        <w:t>project</w:t>
      </w:r>
      <w:r>
        <w:rPr>
          <w:spacing w:val="-8"/>
        </w:rPr>
        <w:t xml:space="preserve"> </w:t>
      </w:r>
      <w:r>
        <w:rPr>
          <w:spacing w:val="-2"/>
        </w:rPr>
        <w:t>are</w:t>
      </w:r>
      <w:r>
        <w:rPr>
          <w:spacing w:val="-7"/>
        </w:rPr>
        <w:t xml:space="preserve"> </w:t>
      </w:r>
      <w:r>
        <w:rPr>
          <w:spacing w:val="-2"/>
        </w:rPr>
        <w:t>outlined</w:t>
      </w:r>
      <w:r>
        <w:rPr>
          <w:spacing w:val="-7"/>
        </w:rPr>
        <w:t xml:space="preserve"> </w:t>
      </w:r>
      <w:r>
        <w:rPr>
          <w:spacing w:val="-2"/>
        </w:rPr>
        <w:t>more</w:t>
      </w:r>
      <w:r>
        <w:rPr>
          <w:spacing w:val="-8"/>
        </w:rPr>
        <w:t xml:space="preserve"> </w:t>
      </w:r>
      <w:r>
        <w:rPr>
          <w:spacing w:val="-2"/>
        </w:rPr>
        <w:t>clearly.</w:t>
      </w:r>
      <w:r>
        <w:t xml:space="preserve"> </w:t>
      </w:r>
      <w:r>
        <w:rPr>
          <w:spacing w:val="-2"/>
        </w:rPr>
        <w:t>Finally,</w:t>
      </w:r>
      <w:r>
        <w:rPr>
          <w:spacing w:val="-6"/>
        </w:rPr>
        <w:t xml:space="preserve"> </w:t>
      </w:r>
      <w:r>
        <w:rPr>
          <w:spacing w:val="-2"/>
        </w:rPr>
        <w:t>a</w:t>
      </w:r>
      <w:r>
        <w:rPr>
          <w:spacing w:val="-8"/>
        </w:rPr>
        <w:t xml:space="preserve"> </w:t>
      </w:r>
      <w:r>
        <w:rPr>
          <w:spacing w:val="-2"/>
        </w:rPr>
        <w:t>brief</w:t>
      </w:r>
      <w:r>
        <w:rPr>
          <w:spacing w:val="-7"/>
        </w:rPr>
        <w:t xml:space="preserve"> </w:t>
      </w:r>
      <w:r>
        <w:rPr>
          <w:spacing w:val="-2"/>
        </w:rPr>
        <w:t>overview</w:t>
      </w:r>
      <w:r>
        <w:rPr>
          <w:spacing w:val="-7"/>
        </w:rPr>
        <w:t xml:space="preserve"> </w:t>
      </w:r>
      <w:r>
        <w:rPr>
          <w:spacing w:val="-2"/>
        </w:rPr>
        <w:t>of</w:t>
      </w:r>
      <w:r>
        <w:rPr>
          <w:spacing w:val="-8"/>
        </w:rPr>
        <w:t xml:space="preserve"> </w:t>
      </w:r>
      <w:r>
        <w:rPr>
          <w:spacing w:val="-2"/>
        </w:rPr>
        <w:t>the</w:t>
      </w:r>
      <w:r>
        <w:rPr>
          <w:spacing w:val="-7"/>
        </w:rPr>
        <w:t xml:space="preserve"> </w:t>
      </w:r>
      <w:r>
        <w:rPr>
          <w:spacing w:val="-2"/>
        </w:rPr>
        <w:t>expected</w:t>
      </w:r>
      <w:r>
        <w:rPr>
          <w:spacing w:val="-7"/>
        </w:rPr>
        <w:t xml:space="preserve"> </w:t>
      </w:r>
      <w:r>
        <w:rPr>
          <w:spacing w:val="-2"/>
        </w:rPr>
        <w:t xml:space="preserve">outcomes </w:t>
      </w:r>
      <w:r>
        <w:t>of the project is provided. This chapter concludes with a preview of the document’s structure.</w:t>
      </w:r>
    </w:p>
    <w:p w14:paraId="6FCCC7FF" w14:textId="77777777" w:rsidR="000900B5" w:rsidRDefault="00000000">
      <w:pPr>
        <w:pStyle w:val="BodyText"/>
        <w:spacing w:before="8" w:line="216" w:lineRule="auto"/>
        <w:ind w:left="142" w:right="848" w:firstLine="218"/>
        <w:jc w:val="both"/>
      </w:pPr>
      <w:r>
        <w:t>Since mankind first began making plans, they were based on the available description of the environ-</w:t>
      </w:r>
      <w:proofErr w:type="spellStart"/>
      <w:r>
        <w:t>ment</w:t>
      </w:r>
      <w:proofErr w:type="spellEnd"/>
      <w:r>
        <w:t>.</w:t>
      </w:r>
      <w:r>
        <w:rPr>
          <w:spacing w:val="22"/>
        </w:rPr>
        <w:t xml:space="preserve"> </w:t>
      </w:r>
      <w:r>
        <w:t>This</w:t>
      </w:r>
      <w:r>
        <w:rPr>
          <w:spacing w:val="-1"/>
        </w:rPr>
        <w:t xml:space="preserve"> </w:t>
      </w:r>
      <w:r>
        <w:t>approach</w:t>
      </w:r>
      <w:r>
        <w:rPr>
          <w:spacing w:val="-1"/>
        </w:rPr>
        <w:t xml:space="preserve"> </w:t>
      </w:r>
      <w:r>
        <w:t>continued</w:t>
      </w:r>
      <w:r>
        <w:rPr>
          <w:spacing w:val="-1"/>
        </w:rPr>
        <w:t xml:space="preserve"> </w:t>
      </w:r>
      <w:r>
        <w:t>into</w:t>
      </w:r>
      <w:r>
        <w:rPr>
          <w:spacing w:val="-1"/>
        </w:rPr>
        <w:t xml:space="preserve"> </w:t>
      </w:r>
      <w:r>
        <w:t>modern</w:t>
      </w:r>
      <w:r>
        <w:rPr>
          <w:spacing w:val="-1"/>
        </w:rPr>
        <w:t xml:space="preserve"> </w:t>
      </w:r>
      <w:r>
        <w:t>times, although</w:t>
      </w:r>
      <w:r>
        <w:rPr>
          <w:spacing w:val="-1"/>
        </w:rPr>
        <w:t xml:space="preserve"> </w:t>
      </w:r>
      <w:r>
        <w:t>the</w:t>
      </w:r>
      <w:r>
        <w:rPr>
          <w:spacing w:val="-1"/>
        </w:rPr>
        <w:t xml:space="preserve"> </w:t>
      </w:r>
      <w:r>
        <w:t>nature</w:t>
      </w:r>
      <w:r>
        <w:rPr>
          <w:spacing w:val="-1"/>
        </w:rPr>
        <w:t xml:space="preserve"> </w:t>
      </w:r>
      <w:r>
        <w:t>of</w:t>
      </w:r>
      <w:r>
        <w:rPr>
          <w:spacing w:val="-1"/>
        </w:rPr>
        <w:t xml:space="preserve"> </w:t>
      </w:r>
      <w:r>
        <w:t>the</w:t>
      </w:r>
      <w:r>
        <w:rPr>
          <w:spacing w:val="-1"/>
        </w:rPr>
        <w:t xml:space="preserve"> </w:t>
      </w:r>
      <w:r>
        <w:t>predictions</w:t>
      </w:r>
      <w:r>
        <w:rPr>
          <w:spacing w:val="-1"/>
        </w:rPr>
        <w:t xml:space="preserve"> </w:t>
      </w:r>
      <w:r>
        <w:t>has</w:t>
      </w:r>
      <w:r>
        <w:rPr>
          <w:spacing w:val="-1"/>
        </w:rPr>
        <w:t xml:space="preserve"> </w:t>
      </w:r>
      <w:r>
        <w:t>changed. People</w:t>
      </w:r>
      <w:r>
        <w:rPr>
          <w:spacing w:val="-13"/>
        </w:rPr>
        <w:t xml:space="preserve"> </w:t>
      </w:r>
      <w:r>
        <w:t>no</w:t>
      </w:r>
      <w:r>
        <w:rPr>
          <w:spacing w:val="-13"/>
        </w:rPr>
        <w:t xml:space="preserve"> </w:t>
      </w:r>
      <w:r>
        <w:t>longer</w:t>
      </w:r>
      <w:r>
        <w:rPr>
          <w:spacing w:val="-13"/>
        </w:rPr>
        <w:t xml:space="preserve"> </w:t>
      </w:r>
      <w:r>
        <w:t>plan</w:t>
      </w:r>
      <w:r>
        <w:rPr>
          <w:spacing w:val="-13"/>
        </w:rPr>
        <w:t xml:space="preserve"> </w:t>
      </w:r>
      <w:r>
        <w:t>which</w:t>
      </w:r>
      <w:r>
        <w:rPr>
          <w:spacing w:val="-12"/>
        </w:rPr>
        <w:t xml:space="preserve"> </w:t>
      </w:r>
      <w:r>
        <w:t>animal</w:t>
      </w:r>
      <w:r>
        <w:rPr>
          <w:spacing w:val="-13"/>
        </w:rPr>
        <w:t xml:space="preserve"> </w:t>
      </w:r>
      <w:r>
        <w:t>to</w:t>
      </w:r>
      <w:r>
        <w:rPr>
          <w:spacing w:val="-13"/>
        </w:rPr>
        <w:t xml:space="preserve"> </w:t>
      </w:r>
      <w:r>
        <w:t>hunt</w:t>
      </w:r>
      <w:r>
        <w:rPr>
          <w:spacing w:val="-13"/>
        </w:rPr>
        <w:t xml:space="preserve"> </w:t>
      </w:r>
      <w:r>
        <w:t>or</w:t>
      </w:r>
      <w:r>
        <w:rPr>
          <w:spacing w:val="-13"/>
        </w:rPr>
        <w:t xml:space="preserve"> </w:t>
      </w:r>
      <w:r>
        <w:t>when</w:t>
      </w:r>
      <w:r>
        <w:rPr>
          <w:spacing w:val="-12"/>
        </w:rPr>
        <w:t xml:space="preserve"> </w:t>
      </w:r>
      <w:r>
        <w:t>to</w:t>
      </w:r>
      <w:r>
        <w:rPr>
          <w:spacing w:val="-13"/>
        </w:rPr>
        <w:t xml:space="preserve"> </w:t>
      </w:r>
      <w:r>
        <w:t>produce</w:t>
      </w:r>
      <w:r>
        <w:rPr>
          <w:spacing w:val="-13"/>
        </w:rPr>
        <w:t xml:space="preserve"> </w:t>
      </w:r>
      <w:r>
        <w:t>stone</w:t>
      </w:r>
      <w:r>
        <w:rPr>
          <w:spacing w:val="-13"/>
        </w:rPr>
        <w:t xml:space="preserve"> </w:t>
      </w:r>
      <w:r>
        <w:t>tools,</w:t>
      </w:r>
      <w:r>
        <w:rPr>
          <w:spacing w:val="-12"/>
        </w:rPr>
        <w:t xml:space="preserve"> </w:t>
      </w:r>
      <w:r>
        <w:t>but</w:t>
      </w:r>
      <w:r>
        <w:rPr>
          <w:spacing w:val="-13"/>
        </w:rPr>
        <w:t xml:space="preserve"> </w:t>
      </w:r>
      <w:r>
        <w:t>instead</w:t>
      </w:r>
      <w:r>
        <w:rPr>
          <w:spacing w:val="-12"/>
        </w:rPr>
        <w:t xml:space="preserve"> </w:t>
      </w:r>
      <w:r>
        <w:t>how</w:t>
      </w:r>
      <w:r>
        <w:rPr>
          <w:spacing w:val="-13"/>
        </w:rPr>
        <w:t xml:space="preserve"> </w:t>
      </w:r>
      <w:r>
        <w:t>many</w:t>
      </w:r>
      <w:r>
        <w:rPr>
          <w:spacing w:val="-13"/>
        </w:rPr>
        <w:t xml:space="preserve"> </w:t>
      </w:r>
      <w:r>
        <w:t xml:space="preserve">people </w:t>
      </w:r>
      <w:r>
        <w:rPr>
          <w:spacing w:val="-2"/>
        </w:rPr>
        <w:t>the</w:t>
      </w:r>
      <w:r>
        <w:rPr>
          <w:spacing w:val="-7"/>
        </w:rPr>
        <w:t xml:space="preserve"> </w:t>
      </w:r>
      <w:r>
        <w:rPr>
          <w:spacing w:val="-2"/>
        </w:rPr>
        <w:t>postal</w:t>
      </w:r>
      <w:r>
        <w:rPr>
          <w:spacing w:val="-9"/>
        </w:rPr>
        <w:t xml:space="preserve"> </w:t>
      </w:r>
      <w:r>
        <w:rPr>
          <w:spacing w:val="-2"/>
        </w:rPr>
        <w:t>service</w:t>
      </w:r>
      <w:r>
        <w:rPr>
          <w:spacing w:val="-7"/>
        </w:rPr>
        <w:t xml:space="preserve"> </w:t>
      </w:r>
      <w:r>
        <w:rPr>
          <w:spacing w:val="-2"/>
        </w:rPr>
        <w:t>should</w:t>
      </w:r>
      <w:r>
        <w:rPr>
          <w:spacing w:val="-9"/>
        </w:rPr>
        <w:t xml:space="preserve"> </w:t>
      </w:r>
      <w:r>
        <w:rPr>
          <w:spacing w:val="-2"/>
        </w:rPr>
        <w:t>hire</w:t>
      </w:r>
      <w:r>
        <w:rPr>
          <w:spacing w:val="-7"/>
        </w:rPr>
        <w:t xml:space="preserve"> </w:t>
      </w:r>
      <w:r>
        <w:rPr>
          <w:spacing w:val="-2"/>
        </w:rPr>
        <w:t>for</w:t>
      </w:r>
      <w:r>
        <w:rPr>
          <w:spacing w:val="-7"/>
        </w:rPr>
        <w:t xml:space="preserve"> </w:t>
      </w:r>
      <w:r>
        <w:rPr>
          <w:spacing w:val="-2"/>
        </w:rPr>
        <w:t>the</w:t>
      </w:r>
      <w:r>
        <w:rPr>
          <w:spacing w:val="-9"/>
        </w:rPr>
        <w:t xml:space="preserve"> </w:t>
      </w:r>
      <w:r>
        <w:rPr>
          <w:spacing w:val="-2"/>
        </w:rPr>
        <w:t>Christmas</w:t>
      </w:r>
      <w:r>
        <w:rPr>
          <w:spacing w:val="-7"/>
        </w:rPr>
        <w:t xml:space="preserve"> </w:t>
      </w:r>
      <w:r>
        <w:rPr>
          <w:spacing w:val="-2"/>
        </w:rPr>
        <w:t>season.</w:t>
      </w:r>
      <w:r>
        <w:rPr>
          <w:spacing w:val="8"/>
        </w:rPr>
        <w:t xml:space="preserve"> </w:t>
      </w:r>
      <w:r>
        <w:rPr>
          <w:spacing w:val="-2"/>
        </w:rPr>
        <w:t>These</w:t>
      </w:r>
      <w:r>
        <w:rPr>
          <w:spacing w:val="-7"/>
        </w:rPr>
        <w:t xml:space="preserve"> </w:t>
      </w:r>
      <w:r>
        <w:rPr>
          <w:spacing w:val="-2"/>
        </w:rPr>
        <w:t>decisions</w:t>
      </w:r>
      <w:r>
        <w:rPr>
          <w:spacing w:val="-9"/>
        </w:rPr>
        <w:t xml:space="preserve"> </w:t>
      </w:r>
      <w:r>
        <w:rPr>
          <w:spacing w:val="-2"/>
        </w:rPr>
        <w:t>require</w:t>
      </w:r>
      <w:r>
        <w:rPr>
          <w:spacing w:val="-7"/>
        </w:rPr>
        <w:t xml:space="preserve"> </w:t>
      </w:r>
      <w:r>
        <w:rPr>
          <w:spacing w:val="-2"/>
        </w:rPr>
        <w:t>data,</w:t>
      </w:r>
      <w:r>
        <w:rPr>
          <w:spacing w:val="-6"/>
        </w:rPr>
        <w:t xml:space="preserve"> </w:t>
      </w:r>
      <w:r>
        <w:rPr>
          <w:spacing w:val="-2"/>
        </w:rPr>
        <w:t>and</w:t>
      </w:r>
      <w:r>
        <w:rPr>
          <w:spacing w:val="-7"/>
        </w:rPr>
        <w:t xml:space="preserve"> </w:t>
      </w:r>
      <w:proofErr w:type="gramStart"/>
      <w:r>
        <w:rPr>
          <w:spacing w:val="-2"/>
        </w:rPr>
        <w:t>in</w:t>
      </w:r>
      <w:r>
        <w:rPr>
          <w:spacing w:val="-9"/>
        </w:rPr>
        <w:t xml:space="preserve"> </w:t>
      </w:r>
      <w:r>
        <w:rPr>
          <w:spacing w:val="-2"/>
        </w:rPr>
        <w:t>order</w:t>
      </w:r>
      <w:r>
        <w:rPr>
          <w:spacing w:val="-7"/>
        </w:rPr>
        <w:t xml:space="preserve"> </w:t>
      </w:r>
      <w:r>
        <w:rPr>
          <w:spacing w:val="-2"/>
        </w:rPr>
        <w:t>to</w:t>
      </w:r>
      <w:proofErr w:type="gramEnd"/>
      <w:r>
        <w:rPr>
          <w:spacing w:val="-7"/>
        </w:rPr>
        <w:t xml:space="preserve"> </w:t>
      </w:r>
      <w:r>
        <w:rPr>
          <w:spacing w:val="-2"/>
        </w:rPr>
        <w:t xml:space="preserve">make </w:t>
      </w:r>
      <w:r>
        <w:t>the</w:t>
      </w:r>
      <w:r>
        <w:rPr>
          <w:spacing w:val="-6"/>
        </w:rPr>
        <w:t xml:space="preserve"> </w:t>
      </w:r>
      <w:r>
        <w:t>right</w:t>
      </w:r>
      <w:r>
        <w:rPr>
          <w:spacing w:val="-6"/>
        </w:rPr>
        <w:t xml:space="preserve"> </w:t>
      </w:r>
      <w:r>
        <w:t>decisions,</w:t>
      </w:r>
      <w:r>
        <w:rPr>
          <w:spacing w:val="-5"/>
        </w:rPr>
        <w:t xml:space="preserve"> </w:t>
      </w:r>
      <w:r>
        <w:t>the</w:t>
      </w:r>
      <w:r>
        <w:rPr>
          <w:spacing w:val="-6"/>
        </w:rPr>
        <w:t xml:space="preserve"> </w:t>
      </w:r>
      <w:r>
        <w:t>data</w:t>
      </w:r>
      <w:r>
        <w:rPr>
          <w:spacing w:val="-6"/>
        </w:rPr>
        <w:t xml:space="preserve"> </w:t>
      </w:r>
      <w:r>
        <w:t>must</w:t>
      </w:r>
      <w:r>
        <w:rPr>
          <w:spacing w:val="-6"/>
        </w:rPr>
        <w:t xml:space="preserve"> </w:t>
      </w:r>
      <w:r>
        <w:t>be</w:t>
      </w:r>
      <w:r>
        <w:rPr>
          <w:spacing w:val="-6"/>
        </w:rPr>
        <w:t xml:space="preserve"> </w:t>
      </w:r>
      <w:r>
        <w:t>available</w:t>
      </w:r>
      <w:r>
        <w:rPr>
          <w:spacing w:val="-6"/>
        </w:rPr>
        <w:t xml:space="preserve"> </w:t>
      </w:r>
      <w:r>
        <w:t>in</w:t>
      </w:r>
      <w:r>
        <w:rPr>
          <w:spacing w:val="-6"/>
        </w:rPr>
        <w:t xml:space="preserve"> </w:t>
      </w:r>
      <w:r>
        <w:t>the</w:t>
      </w:r>
      <w:r>
        <w:rPr>
          <w:spacing w:val="-6"/>
        </w:rPr>
        <w:t xml:space="preserve"> </w:t>
      </w:r>
      <w:r>
        <w:t>right</w:t>
      </w:r>
      <w:r>
        <w:rPr>
          <w:spacing w:val="-5"/>
        </w:rPr>
        <w:t xml:space="preserve"> </w:t>
      </w:r>
      <w:r>
        <w:t>time,</w:t>
      </w:r>
      <w:r>
        <w:rPr>
          <w:spacing w:val="-5"/>
        </w:rPr>
        <w:t xml:space="preserve"> </w:t>
      </w:r>
      <w:r>
        <w:t>in</w:t>
      </w:r>
      <w:r>
        <w:rPr>
          <w:spacing w:val="-6"/>
        </w:rPr>
        <w:t xml:space="preserve"> </w:t>
      </w:r>
      <w:r>
        <w:t>the</w:t>
      </w:r>
      <w:r>
        <w:rPr>
          <w:spacing w:val="-6"/>
        </w:rPr>
        <w:t xml:space="preserve"> </w:t>
      </w:r>
      <w:r>
        <w:t>right</w:t>
      </w:r>
      <w:r>
        <w:rPr>
          <w:spacing w:val="-5"/>
        </w:rPr>
        <w:t xml:space="preserve"> </w:t>
      </w:r>
      <w:r>
        <w:t>context,</w:t>
      </w:r>
      <w:r>
        <w:rPr>
          <w:spacing w:val="-5"/>
        </w:rPr>
        <w:t xml:space="preserve"> </w:t>
      </w:r>
      <w:r>
        <w:t>for</w:t>
      </w:r>
      <w:r>
        <w:rPr>
          <w:spacing w:val="-6"/>
        </w:rPr>
        <w:t xml:space="preserve"> </w:t>
      </w:r>
      <w:r>
        <w:t>the</w:t>
      </w:r>
      <w:r>
        <w:rPr>
          <w:spacing w:val="-5"/>
        </w:rPr>
        <w:t xml:space="preserve"> </w:t>
      </w:r>
      <w:r>
        <w:t>right</w:t>
      </w:r>
      <w:r>
        <w:rPr>
          <w:spacing w:val="-6"/>
        </w:rPr>
        <w:t xml:space="preserve"> </w:t>
      </w:r>
      <w:r>
        <w:t>people</w:t>
      </w:r>
      <w:r>
        <w:rPr>
          <w:spacing w:val="-6"/>
        </w:rPr>
        <w:t xml:space="preserve"> </w:t>
      </w:r>
      <w:r>
        <w:t>- and</w:t>
      </w:r>
      <w:r>
        <w:rPr>
          <w:spacing w:val="-4"/>
        </w:rPr>
        <w:t xml:space="preserve"> </w:t>
      </w:r>
      <w:r>
        <w:t>naturally</w:t>
      </w:r>
      <w:r>
        <w:rPr>
          <w:spacing w:val="-4"/>
        </w:rPr>
        <w:t xml:space="preserve"> </w:t>
      </w:r>
      <w:r>
        <w:t>be</w:t>
      </w:r>
      <w:r>
        <w:rPr>
          <w:spacing w:val="-4"/>
        </w:rPr>
        <w:t xml:space="preserve"> </w:t>
      </w:r>
      <w:r>
        <w:t>correct. This</w:t>
      </w:r>
      <w:r>
        <w:rPr>
          <w:spacing w:val="-4"/>
        </w:rPr>
        <w:t xml:space="preserve"> </w:t>
      </w:r>
      <w:r>
        <w:t>makes</w:t>
      </w:r>
      <w:r>
        <w:rPr>
          <w:spacing w:val="-4"/>
        </w:rPr>
        <w:t xml:space="preserve"> </w:t>
      </w:r>
      <w:r>
        <w:t>data</w:t>
      </w:r>
      <w:r>
        <w:rPr>
          <w:spacing w:val="-4"/>
        </w:rPr>
        <w:t xml:space="preserve"> </w:t>
      </w:r>
      <w:r>
        <w:t>one</w:t>
      </w:r>
      <w:r>
        <w:rPr>
          <w:spacing w:val="-4"/>
        </w:rPr>
        <w:t xml:space="preserve"> </w:t>
      </w:r>
      <w:r>
        <w:t>of</w:t>
      </w:r>
      <w:r>
        <w:rPr>
          <w:spacing w:val="-4"/>
        </w:rPr>
        <w:t xml:space="preserve"> </w:t>
      </w:r>
      <w:r>
        <w:t>the</w:t>
      </w:r>
      <w:r>
        <w:rPr>
          <w:spacing w:val="-4"/>
        </w:rPr>
        <w:t xml:space="preserve"> </w:t>
      </w:r>
      <w:r>
        <w:t>most</w:t>
      </w:r>
      <w:r>
        <w:rPr>
          <w:spacing w:val="-4"/>
        </w:rPr>
        <w:t xml:space="preserve"> </w:t>
      </w:r>
      <w:r>
        <w:t>important</w:t>
      </w:r>
      <w:r>
        <w:rPr>
          <w:spacing w:val="-4"/>
        </w:rPr>
        <w:t xml:space="preserve"> </w:t>
      </w:r>
      <w:r>
        <w:t>assets</w:t>
      </w:r>
      <w:r>
        <w:rPr>
          <w:spacing w:val="-4"/>
        </w:rPr>
        <w:t xml:space="preserve"> </w:t>
      </w:r>
      <w:r>
        <w:t>in</w:t>
      </w:r>
      <w:r>
        <w:rPr>
          <w:spacing w:val="-4"/>
        </w:rPr>
        <w:t xml:space="preserve"> </w:t>
      </w:r>
      <w:r>
        <w:t>a</w:t>
      </w:r>
      <w:r>
        <w:rPr>
          <w:spacing w:val="-4"/>
        </w:rPr>
        <w:t xml:space="preserve"> </w:t>
      </w:r>
      <w:r>
        <w:t>company</w:t>
      </w:r>
      <w:r>
        <w:rPr>
          <w:spacing w:val="-4"/>
        </w:rPr>
        <w:t xml:space="preserve"> </w:t>
      </w:r>
      <w:r>
        <w:t>The</w:t>
      </w:r>
      <w:r>
        <w:rPr>
          <w:spacing w:val="-4"/>
        </w:rPr>
        <w:t xml:space="preserve"> </w:t>
      </w:r>
      <w:r>
        <w:t xml:space="preserve">Economist </w:t>
      </w:r>
      <w:hyperlink w:anchor="_bookmark68" w:history="1">
        <w:r>
          <w:t>201</w:t>
        </w:r>
      </w:hyperlink>
      <w:r>
        <w:t>7.</w:t>
      </w:r>
      <w:r>
        <w:rPr>
          <w:spacing w:val="-6"/>
        </w:rPr>
        <w:t xml:space="preserve"> </w:t>
      </w:r>
      <w:r>
        <w:t>Data</w:t>
      </w:r>
      <w:r>
        <w:rPr>
          <w:spacing w:val="-13"/>
        </w:rPr>
        <w:t xml:space="preserve"> </w:t>
      </w:r>
      <w:r>
        <w:t>allow</w:t>
      </w:r>
      <w:r>
        <w:rPr>
          <w:spacing w:val="-13"/>
        </w:rPr>
        <w:t xml:space="preserve"> </w:t>
      </w:r>
      <w:r>
        <w:t>companies</w:t>
      </w:r>
      <w:r>
        <w:rPr>
          <w:spacing w:val="-12"/>
        </w:rPr>
        <w:t xml:space="preserve"> </w:t>
      </w:r>
      <w:r>
        <w:t>to</w:t>
      </w:r>
      <w:r>
        <w:rPr>
          <w:spacing w:val="-13"/>
        </w:rPr>
        <w:t xml:space="preserve"> </w:t>
      </w:r>
      <w:r>
        <w:t>gain</w:t>
      </w:r>
      <w:r>
        <w:rPr>
          <w:spacing w:val="-13"/>
        </w:rPr>
        <w:t xml:space="preserve"> </w:t>
      </w:r>
      <w:r>
        <w:t>an</w:t>
      </w:r>
      <w:r>
        <w:rPr>
          <w:spacing w:val="-12"/>
        </w:rPr>
        <w:t xml:space="preserve"> </w:t>
      </w:r>
      <w:r>
        <w:t>edge</w:t>
      </w:r>
      <w:r>
        <w:rPr>
          <w:spacing w:val="-13"/>
        </w:rPr>
        <w:t xml:space="preserve"> </w:t>
      </w:r>
      <w:r>
        <w:t>over</w:t>
      </w:r>
      <w:r>
        <w:rPr>
          <w:spacing w:val="-13"/>
        </w:rPr>
        <w:t xml:space="preserve"> </w:t>
      </w:r>
      <w:r>
        <w:t>competitors,</w:t>
      </w:r>
      <w:r>
        <w:rPr>
          <w:spacing w:val="-12"/>
        </w:rPr>
        <w:t xml:space="preserve"> </w:t>
      </w:r>
      <w:proofErr w:type="spellStart"/>
      <w:r>
        <w:t>analyse</w:t>
      </w:r>
      <w:proofErr w:type="spellEnd"/>
      <w:r>
        <w:rPr>
          <w:spacing w:val="-13"/>
        </w:rPr>
        <w:t xml:space="preserve"> </w:t>
      </w:r>
      <w:r>
        <w:t>clients’</w:t>
      </w:r>
      <w:r>
        <w:rPr>
          <w:spacing w:val="-13"/>
        </w:rPr>
        <w:t xml:space="preserve"> </w:t>
      </w:r>
      <w:r>
        <w:t>wishes,</w:t>
      </w:r>
      <w:r>
        <w:rPr>
          <w:spacing w:val="-12"/>
        </w:rPr>
        <w:t xml:space="preserve"> </w:t>
      </w:r>
      <w:r>
        <w:t>or</w:t>
      </w:r>
      <w:r>
        <w:rPr>
          <w:spacing w:val="-13"/>
        </w:rPr>
        <w:t xml:space="preserve"> </w:t>
      </w:r>
      <w:r>
        <w:t>improve</w:t>
      </w:r>
      <w:r>
        <w:rPr>
          <w:spacing w:val="-13"/>
        </w:rPr>
        <w:t xml:space="preserve"> </w:t>
      </w:r>
      <w:r>
        <w:t>internal processes.</w:t>
      </w:r>
      <w:r>
        <w:rPr>
          <w:spacing w:val="30"/>
        </w:rPr>
        <w:t xml:space="preserve"> </w:t>
      </w:r>
      <w:r>
        <w:t>This is where the relevance of this project emerges.</w:t>
      </w:r>
      <w:r>
        <w:rPr>
          <w:spacing w:val="30"/>
        </w:rPr>
        <w:t xml:space="preserve"> </w:t>
      </w:r>
      <w:r>
        <w:t xml:space="preserve">Swiss Post requires </w:t>
      </w:r>
      <w:hyperlink w:anchor="_bookmark0" w:history="1">
        <w:r>
          <w:t>data availability</w:t>
        </w:r>
      </w:hyperlink>
      <w:r>
        <w:t xml:space="preserve"> and </w:t>
      </w:r>
      <w:hyperlink w:anchor="_bookmark0" w:history="1">
        <w:r>
          <w:t>data</w:t>
        </w:r>
        <w:r>
          <w:rPr>
            <w:spacing w:val="-5"/>
          </w:rPr>
          <w:t xml:space="preserve"> </w:t>
        </w:r>
        <w:r>
          <w:t>quality</w:t>
        </w:r>
      </w:hyperlink>
      <w:r>
        <w:rPr>
          <w:spacing w:val="-5"/>
        </w:rPr>
        <w:t xml:space="preserve"> </w:t>
      </w:r>
      <w:r>
        <w:t>in</w:t>
      </w:r>
      <w:r>
        <w:rPr>
          <w:spacing w:val="-4"/>
        </w:rPr>
        <w:t xml:space="preserve"> </w:t>
      </w:r>
      <w:r>
        <w:t>its</w:t>
      </w:r>
      <w:r>
        <w:rPr>
          <w:spacing w:val="-5"/>
        </w:rPr>
        <w:t xml:space="preserve"> </w:t>
      </w:r>
      <w:r>
        <w:t>reporting</w:t>
      </w:r>
      <w:r>
        <w:rPr>
          <w:spacing w:val="-5"/>
        </w:rPr>
        <w:t xml:space="preserve"> </w:t>
      </w:r>
      <w:r>
        <w:t>for</w:t>
      </w:r>
      <w:r>
        <w:rPr>
          <w:spacing w:val="-5"/>
        </w:rPr>
        <w:t xml:space="preserve"> </w:t>
      </w:r>
      <w:r>
        <w:t>decision</w:t>
      </w:r>
      <w:r>
        <w:rPr>
          <w:spacing w:val="-5"/>
        </w:rPr>
        <w:t xml:space="preserve"> </w:t>
      </w:r>
      <w:r>
        <w:t>making. This</w:t>
      </w:r>
      <w:r>
        <w:rPr>
          <w:spacing w:val="-5"/>
        </w:rPr>
        <w:t xml:space="preserve"> </w:t>
      </w:r>
      <w:r>
        <w:t>project</w:t>
      </w:r>
      <w:r>
        <w:rPr>
          <w:spacing w:val="-5"/>
        </w:rPr>
        <w:t xml:space="preserve"> </w:t>
      </w:r>
      <w:r>
        <w:t>analyses</w:t>
      </w:r>
      <w:r>
        <w:rPr>
          <w:spacing w:val="-5"/>
        </w:rPr>
        <w:t xml:space="preserve"> </w:t>
      </w:r>
      <w:r>
        <w:t>the</w:t>
      </w:r>
      <w:r>
        <w:rPr>
          <w:spacing w:val="-4"/>
        </w:rPr>
        <w:t xml:space="preserve"> </w:t>
      </w:r>
      <w:r>
        <w:t>current</w:t>
      </w:r>
      <w:r>
        <w:rPr>
          <w:spacing w:val="-5"/>
        </w:rPr>
        <w:t xml:space="preserve"> </w:t>
      </w:r>
      <w:r>
        <w:t>state</w:t>
      </w:r>
      <w:r>
        <w:rPr>
          <w:spacing w:val="-5"/>
        </w:rPr>
        <w:t xml:space="preserve"> </w:t>
      </w:r>
      <w:r>
        <w:t>of</w:t>
      </w:r>
      <w:r>
        <w:rPr>
          <w:spacing w:val="-5"/>
        </w:rPr>
        <w:t xml:space="preserve"> </w:t>
      </w:r>
      <w:r>
        <w:t>a</w:t>
      </w:r>
      <w:r>
        <w:rPr>
          <w:spacing w:val="-5"/>
        </w:rPr>
        <w:t xml:space="preserve"> </w:t>
      </w:r>
      <w:r>
        <w:t>specific</w:t>
      </w:r>
      <w:r>
        <w:rPr>
          <w:spacing w:val="-4"/>
        </w:rPr>
        <w:t xml:space="preserve"> </w:t>
      </w:r>
      <w:r>
        <w:t>data area</w:t>
      </w:r>
      <w:r>
        <w:rPr>
          <w:spacing w:val="-11"/>
        </w:rPr>
        <w:t xml:space="preserve"> </w:t>
      </w:r>
      <w:r>
        <w:t>of</w:t>
      </w:r>
      <w:r>
        <w:rPr>
          <w:spacing w:val="-11"/>
        </w:rPr>
        <w:t xml:space="preserve"> </w:t>
      </w:r>
      <w:r>
        <w:t>Swiss</w:t>
      </w:r>
      <w:r>
        <w:rPr>
          <w:spacing w:val="-11"/>
        </w:rPr>
        <w:t xml:space="preserve"> </w:t>
      </w:r>
      <w:r>
        <w:t>Post</w:t>
      </w:r>
      <w:r>
        <w:rPr>
          <w:spacing w:val="-11"/>
        </w:rPr>
        <w:t xml:space="preserve"> </w:t>
      </w:r>
      <w:r>
        <w:t>and</w:t>
      </w:r>
      <w:r>
        <w:rPr>
          <w:spacing w:val="-11"/>
        </w:rPr>
        <w:t xml:space="preserve"> </w:t>
      </w:r>
      <w:r>
        <w:t>provides</w:t>
      </w:r>
      <w:r>
        <w:rPr>
          <w:spacing w:val="-11"/>
        </w:rPr>
        <w:t xml:space="preserve"> </w:t>
      </w:r>
      <w:r>
        <w:t>steps</w:t>
      </w:r>
      <w:r>
        <w:rPr>
          <w:spacing w:val="-11"/>
        </w:rPr>
        <w:t xml:space="preserve"> </w:t>
      </w:r>
      <w:r>
        <w:t>toward</w:t>
      </w:r>
      <w:r>
        <w:rPr>
          <w:spacing w:val="-11"/>
        </w:rPr>
        <w:t xml:space="preserve"> </w:t>
      </w:r>
      <w:r>
        <w:t>improvements.</w:t>
      </w:r>
      <w:r>
        <w:rPr>
          <w:spacing w:val="-4"/>
        </w:rPr>
        <w:t xml:space="preserve"> </w:t>
      </w:r>
      <w:r>
        <w:t>This</w:t>
      </w:r>
      <w:r>
        <w:rPr>
          <w:spacing w:val="-11"/>
        </w:rPr>
        <w:t xml:space="preserve"> </w:t>
      </w:r>
      <w:r>
        <w:t>chapter</w:t>
      </w:r>
      <w:r>
        <w:rPr>
          <w:spacing w:val="-11"/>
        </w:rPr>
        <w:t xml:space="preserve"> </w:t>
      </w:r>
      <w:proofErr w:type="spellStart"/>
      <w:r>
        <w:t>familiarises</w:t>
      </w:r>
      <w:proofErr w:type="spellEnd"/>
      <w:r>
        <w:rPr>
          <w:spacing w:val="-11"/>
        </w:rPr>
        <w:t xml:space="preserve"> </w:t>
      </w:r>
      <w:r>
        <w:t>the</w:t>
      </w:r>
      <w:r>
        <w:rPr>
          <w:spacing w:val="-11"/>
        </w:rPr>
        <w:t xml:space="preserve"> </w:t>
      </w:r>
      <w:r>
        <w:t>reader</w:t>
      </w:r>
      <w:r>
        <w:rPr>
          <w:spacing w:val="-11"/>
        </w:rPr>
        <w:t xml:space="preserve"> </w:t>
      </w:r>
      <w:r>
        <w:t>with</w:t>
      </w:r>
      <w:r>
        <w:rPr>
          <w:spacing w:val="-11"/>
        </w:rPr>
        <w:t xml:space="preserve"> </w:t>
      </w:r>
      <w:r>
        <w:t>the topic.</w:t>
      </w:r>
      <w:r>
        <w:rPr>
          <w:spacing w:val="21"/>
        </w:rPr>
        <w:t xml:space="preserve"> </w:t>
      </w:r>
      <w:r>
        <w:t>It</w:t>
      </w:r>
      <w:r>
        <w:rPr>
          <w:spacing w:val="-1"/>
        </w:rPr>
        <w:t xml:space="preserve"> </w:t>
      </w:r>
      <w:r>
        <w:t>presents</w:t>
      </w:r>
      <w:r>
        <w:rPr>
          <w:spacing w:val="-1"/>
        </w:rPr>
        <w:t xml:space="preserve"> </w:t>
      </w:r>
      <w:r>
        <w:t>the</w:t>
      </w:r>
      <w:r>
        <w:rPr>
          <w:spacing w:val="-1"/>
        </w:rPr>
        <w:t xml:space="preserve"> </w:t>
      </w:r>
      <w:r>
        <w:t>background</w:t>
      </w:r>
      <w:r>
        <w:rPr>
          <w:spacing w:val="-1"/>
        </w:rPr>
        <w:t xml:space="preserve"> </w:t>
      </w:r>
      <w:r>
        <w:t>of</w:t>
      </w:r>
      <w:r>
        <w:rPr>
          <w:spacing w:val="-1"/>
        </w:rPr>
        <w:t xml:space="preserve"> </w:t>
      </w:r>
      <w:r>
        <w:t>the</w:t>
      </w:r>
      <w:r>
        <w:rPr>
          <w:spacing w:val="-1"/>
        </w:rPr>
        <w:t xml:space="preserve"> </w:t>
      </w:r>
      <w:r>
        <w:t>project</w:t>
      </w:r>
      <w:r>
        <w:rPr>
          <w:spacing w:val="-1"/>
        </w:rPr>
        <w:t xml:space="preserve"> </w:t>
      </w:r>
      <w:r>
        <w:t>at</w:t>
      </w:r>
      <w:r>
        <w:rPr>
          <w:spacing w:val="-1"/>
        </w:rPr>
        <w:t xml:space="preserve"> </w:t>
      </w:r>
      <w:r>
        <w:t>Swiss</w:t>
      </w:r>
      <w:r>
        <w:rPr>
          <w:spacing w:val="-1"/>
        </w:rPr>
        <w:t xml:space="preserve"> </w:t>
      </w:r>
      <w:r>
        <w:t>Post</w:t>
      </w:r>
      <w:r>
        <w:rPr>
          <w:spacing w:val="-1"/>
        </w:rPr>
        <w:t xml:space="preserve"> </w:t>
      </w:r>
      <w:r>
        <w:t>and</w:t>
      </w:r>
      <w:r>
        <w:rPr>
          <w:spacing w:val="-1"/>
        </w:rPr>
        <w:t xml:space="preserve"> </w:t>
      </w:r>
      <w:r>
        <w:t>delves</w:t>
      </w:r>
      <w:r>
        <w:rPr>
          <w:spacing w:val="-1"/>
        </w:rPr>
        <w:t xml:space="preserve"> </w:t>
      </w:r>
      <w:r>
        <w:t>into</w:t>
      </w:r>
      <w:r>
        <w:rPr>
          <w:spacing w:val="-1"/>
        </w:rPr>
        <w:t xml:space="preserve"> </w:t>
      </w:r>
      <w:r>
        <w:t>the</w:t>
      </w:r>
      <w:r>
        <w:rPr>
          <w:spacing w:val="-1"/>
        </w:rPr>
        <w:t xml:space="preserve"> </w:t>
      </w:r>
      <w:r>
        <w:t>motivation</w:t>
      </w:r>
      <w:r>
        <w:rPr>
          <w:spacing w:val="-1"/>
        </w:rPr>
        <w:t xml:space="preserve"> </w:t>
      </w:r>
      <w:r>
        <w:t>behind</w:t>
      </w:r>
      <w:r>
        <w:rPr>
          <w:spacing w:val="-1"/>
        </w:rPr>
        <w:t xml:space="preserve"> </w:t>
      </w:r>
      <w:r>
        <w:t>it.</w:t>
      </w:r>
      <w:r>
        <w:rPr>
          <w:spacing w:val="21"/>
        </w:rPr>
        <w:t xml:space="preserve"> </w:t>
      </w:r>
      <w:r>
        <w:t>It then</w:t>
      </w:r>
      <w:r>
        <w:rPr>
          <w:spacing w:val="-13"/>
        </w:rPr>
        <w:t xml:space="preserve"> </w:t>
      </w:r>
      <w:r>
        <w:t>further</w:t>
      </w:r>
      <w:r>
        <w:rPr>
          <w:spacing w:val="-13"/>
        </w:rPr>
        <w:t xml:space="preserve"> </w:t>
      </w:r>
      <w:r>
        <w:t>explains</w:t>
      </w:r>
      <w:r>
        <w:rPr>
          <w:spacing w:val="-13"/>
        </w:rPr>
        <w:t xml:space="preserve"> </w:t>
      </w:r>
      <w:r>
        <w:t>the</w:t>
      </w:r>
      <w:r>
        <w:rPr>
          <w:spacing w:val="-13"/>
        </w:rPr>
        <w:t xml:space="preserve"> </w:t>
      </w:r>
      <w:r>
        <w:t>business</w:t>
      </w:r>
      <w:r>
        <w:rPr>
          <w:spacing w:val="-13"/>
        </w:rPr>
        <w:t xml:space="preserve"> </w:t>
      </w:r>
      <w:r>
        <w:t>relevance,</w:t>
      </w:r>
      <w:r>
        <w:rPr>
          <w:spacing w:val="-12"/>
        </w:rPr>
        <w:t xml:space="preserve"> </w:t>
      </w:r>
      <w:proofErr w:type="spellStart"/>
      <w:r>
        <w:t>demonstrat-ing</w:t>
      </w:r>
      <w:proofErr w:type="spellEnd"/>
      <w:r>
        <w:rPr>
          <w:spacing w:val="-13"/>
        </w:rPr>
        <w:t xml:space="preserve"> </w:t>
      </w:r>
      <w:r>
        <w:t>why</w:t>
      </w:r>
      <w:r>
        <w:rPr>
          <w:spacing w:val="-13"/>
        </w:rPr>
        <w:t xml:space="preserve"> </w:t>
      </w:r>
      <w:r>
        <w:t>it</w:t>
      </w:r>
      <w:r>
        <w:rPr>
          <w:spacing w:val="-13"/>
        </w:rPr>
        <w:t xml:space="preserve"> </w:t>
      </w:r>
      <w:r>
        <w:t>is</w:t>
      </w:r>
      <w:r>
        <w:rPr>
          <w:spacing w:val="-13"/>
        </w:rPr>
        <w:t xml:space="preserve"> </w:t>
      </w:r>
      <w:r>
        <w:t>both</w:t>
      </w:r>
      <w:r>
        <w:rPr>
          <w:spacing w:val="-12"/>
        </w:rPr>
        <w:t xml:space="preserve"> </w:t>
      </w:r>
      <w:proofErr w:type="spellStart"/>
      <w:r>
        <w:t>importand</w:t>
      </w:r>
      <w:proofErr w:type="spellEnd"/>
      <w:r>
        <w:rPr>
          <w:spacing w:val="-13"/>
        </w:rPr>
        <w:t xml:space="preserve"> </w:t>
      </w:r>
      <w:r>
        <w:t>and</w:t>
      </w:r>
      <w:r>
        <w:rPr>
          <w:spacing w:val="-13"/>
        </w:rPr>
        <w:t xml:space="preserve"> </w:t>
      </w:r>
      <w:r>
        <w:t>beneficial</w:t>
      </w:r>
      <w:r>
        <w:rPr>
          <w:spacing w:val="-13"/>
        </w:rPr>
        <w:t xml:space="preserve"> </w:t>
      </w:r>
      <w:r>
        <w:t>use-</w:t>
      </w:r>
      <w:proofErr w:type="spellStart"/>
      <w:r>
        <w:t>ful</w:t>
      </w:r>
      <w:proofErr w:type="spellEnd"/>
      <w:r>
        <w:t xml:space="preserve"> for Swiss Post to invest in the topic.</w:t>
      </w:r>
      <w:r>
        <w:rPr>
          <w:spacing w:val="39"/>
        </w:rPr>
        <w:t xml:space="preserve"> </w:t>
      </w:r>
      <w:r>
        <w:t>Next, the problem statement is addressed, explaining what this project aims to solve.</w:t>
      </w:r>
      <w:r>
        <w:rPr>
          <w:spacing w:val="28"/>
        </w:rPr>
        <w:t xml:space="preserve"> </w:t>
      </w:r>
      <w:r>
        <w:t>After the problem statement, the scope and limitations of the project are outlined more</w:t>
      </w:r>
      <w:r>
        <w:rPr>
          <w:spacing w:val="-3"/>
        </w:rPr>
        <w:t xml:space="preserve"> </w:t>
      </w:r>
      <w:r>
        <w:t>clearly.</w:t>
      </w:r>
      <w:r>
        <w:rPr>
          <w:spacing w:val="19"/>
        </w:rPr>
        <w:t xml:space="preserve"> </w:t>
      </w:r>
      <w:r>
        <w:t>Finally,</w:t>
      </w:r>
      <w:r>
        <w:rPr>
          <w:spacing w:val="-1"/>
        </w:rPr>
        <w:t xml:space="preserve"> </w:t>
      </w:r>
      <w:r>
        <w:t>a</w:t>
      </w:r>
      <w:r>
        <w:rPr>
          <w:spacing w:val="-3"/>
        </w:rPr>
        <w:t xml:space="preserve"> </w:t>
      </w:r>
      <w:r>
        <w:t>brief</w:t>
      </w:r>
      <w:r>
        <w:rPr>
          <w:spacing w:val="-3"/>
        </w:rPr>
        <w:t xml:space="preserve"> </w:t>
      </w:r>
      <w:r>
        <w:t>overview</w:t>
      </w:r>
      <w:r>
        <w:rPr>
          <w:spacing w:val="-3"/>
        </w:rPr>
        <w:t xml:space="preserve"> </w:t>
      </w:r>
      <w:r>
        <w:t>of</w:t>
      </w:r>
      <w:r>
        <w:rPr>
          <w:spacing w:val="-3"/>
        </w:rPr>
        <w:t xml:space="preserve"> </w:t>
      </w:r>
      <w:r>
        <w:t>the</w:t>
      </w:r>
      <w:r>
        <w:rPr>
          <w:spacing w:val="-3"/>
        </w:rPr>
        <w:t xml:space="preserve"> </w:t>
      </w:r>
      <w:r>
        <w:t>expected</w:t>
      </w:r>
      <w:r>
        <w:rPr>
          <w:spacing w:val="-3"/>
        </w:rPr>
        <w:t xml:space="preserve"> </w:t>
      </w:r>
      <w:r>
        <w:t>outcomes</w:t>
      </w:r>
      <w:r>
        <w:rPr>
          <w:spacing w:val="-3"/>
        </w:rPr>
        <w:t xml:space="preserve"> </w:t>
      </w:r>
      <w:r>
        <w:t>of</w:t>
      </w:r>
      <w:r>
        <w:rPr>
          <w:spacing w:val="-3"/>
        </w:rPr>
        <w:t xml:space="preserve"> </w:t>
      </w:r>
      <w:r>
        <w:t>the</w:t>
      </w:r>
      <w:r>
        <w:rPr>
          <w:spacing w:val="-3"/>
        </w:rPr>
        <w:t xml:space="preserve"> </w:t>
      </w:r>
      <w:r>
        <w:t>project</w:t>
      </w:r>
      <w:r>
        <w:rPr>
          <w:spacing w:val="-3"/>
        </w:rPr>
        <w:t xml:space="preserve"> </w:t>
      </w:r>
      <w:r>
        <w:t>is</w:t>
      </w:r>
      <w:r>
        <w:rPr>
          <w:spacing w:val="-3"/>
        </w:rPr>
        <w:t xml:space="preserve"> </w:t>
      </w:r>
      <w:r>
        <w:t>provided.</w:t>
      </w:r>
      <w:r>
        <w:rPr>
          <w:spacing w:val="19"/>
        </w:rPr>
        <w:t xml:space="preserve"> </w:t>
      </w:r>
      <w:r>
        <w:t>This</w:t>
      </w:r>
      <w:r>
        <w:rPr>
          <w:spacing w:val="-3"/>
        </w:rPr>
        <w:t xml:space="preserve"> </w:t>
      </w:r>
      <w:r>
        <w:t>chapter concludes with a preview of the document’s structure.</w:t>
      </w:r>
    </w:p>
    <w:p w14:paraId="6FCCC800" w14:textId="77777777" w:rsidR="000900B5" w:rsidRDefault="000900B5">
      <w:pPr>
        <w:pStyle w:val="BodyText"/>
        <w:spacing w:before="107"/>
      </w:pPr>
    </w:p>
    <w:p w14:paraId="6FCCC801" w14:textId="77777777" w:rsidR="000900B5" w:rsidRDefault="00000000">
      <w:pPr>
        <w:pStyle w:val="Heading2"/>
        <w:numPr>
          <w:ilvl w:val="1"/>
          <w:numId w:val="17"/>
        </w:numPr>
        <w:tabs>
          <w:tab w:val="left" w:pos="771"/>
        </w:tabs>
        <w:ind w:left="771" w:hanging="629"/>
        <w:rPr>
          <w:b w:val="0"/>
        </w:rPr>
      </w:pPr>
      <w:bookmarkStart w:id="5" w:name="Background"/>
      <w:bookmarkStart w:id="6" w:name="_bookmark3"/>
      <w:bookmarkEnd w:id="5"/>
      <w:bookmarkEnd w:id="6"/>
      <w:r>
        <w:rPr>
          <w:b w:val="0"/>
          <w:color w:val="687D91"/>
          <w:spacing w:val="-2"/>
          <w:w w:val="95"/>
        </w:rPr>
        <w:t>Background</w:t>
      </w:r>
    </w:p>
    <w:p w14:paraId="6FCCC802" w14:textId="77777777" w:rsidR="000900B5" w:rsidRDefault="00000000">
      <w:pPr>
        <w:pStyle w:val="BodyText"/>
        <w:spacing w:before="240" w:line="216" w:lineRule="auto"/>
        <w:ind w:left="142" w:right="848"/>
        <w:jc w:val="both"/>
      </w:pPr>
      <w:r>
        <w:t>Swiss Post is Switzerland’s national service provider, active not only in mail and parcel logistics but also in</w:t>
      </w:r>
      <w:r>
        <w:rPr>
          <w:spacing w:val="-13"/>
        </w:rPr>
        <w:t xml:space="preserve"> </w:t>
      </w:r>
      <w:r>
        <w:t>passenger</w:t>
      </w:r>
      <w:r>
        <w:rPr>
          <w:spacing w:val="-13"/>
        </w:rPr>
        <w:t xml:space="preserve"> </w:t>
      </w:r>
      <w:r>
        <w:t>transport</w:t>
      </w:r>
      <w:r>
        <w:rPr>
          <w:spacing w:val="-13"/>
        </w:rPr>
        <w:t xml:space="preserve"> </w:t>
      </w:r>
      <w:r>
        <w:t>(</w:t>
      </w:r>
      <w:proofErr w:type="spellStart"/>
      <w:r>
        <w:t>PostAuto</w:t>
      </w:r>
      <w:proofErr w:type="spellEnd"/>
      <w:r>
        <w:t>),</w:t>
      </w:r>
      <w:r>
        <w:rPr>
          <w:spacing w:val="-13"/>
        </w:rPr>
        <w:t xml:space="preserve"> </w:t>
      </w:r>
      <w:r>
        <w:t>financial</w:t>
      </w:r>
      <w:r>
        <w:rPr>
          <w:spacing w:val="-13"/>
        </w:rPr>
        <w:t xml:space="preserve"> </w:t>
      </w:r>
      <w:r>
        <w:t>services</w:t>
      </w:r>
      <w:r>
        <w:rPr>
          <w:spacing w:val="-12"/>
        </w:rPr>
        <w:t xml:space="preserve"> </w:t>
      </w:r>
      <w:r>
        <w:t>(</w:t>
      </w:r>
      <w:proofErr w:type="spellStart"/>
      <w:r>
        <w:t>PostFinance</w:t>
      </w:r>
      <w:proofErr w:type="spellEnd"/>
      <w:r>
        <w:t>),</w:t>
      </w:r>
      <w:r>
        <w:rPr>
          <w:spacing w:val="-13"/>
        </w:rPr>
        <w:t xml:space="preserve"> </w:t>
      </w:r>
      <w:r>
        <w:t>and</w:t>
      </w:r>
      <w:r>
        <w:rPr>
          <w:spacing w:val="-13"/>
        </w:rPr>
        <w:t xml:space="preserve"> </w:t>
      </w:r>
      <w:r>
        <w:t>various</w:t>
      </w:r>
      <w:r>
        <w:rPr>
          <w:spacing w:val="-13"/>
        </w:rPr>
        <w:t xml:space="preserve"> </w:t>
      </w:r>
      <w:r>
        <w:t>digital</w:t>
      </w:r>
      <w:r>
        <w:rPr>
          <w:spacing w:val="-13"/>
        </w:rPr>
        <w:t xml:space="preserve"> </w:t>
      </w:r>
      <w:r>
        <w:t>and</w:t>
      </w:r>
      <w:r>
        <w:rPr>
          <w:spacing w:val="-12"/>
        </w:rPr>
        <w:t xml:space="preserve"> </w:t>
      </w:r>
      <w:r>
        <w:t>e-government solutions.</w:t>
      </w:r>
      <w:r>
        <w:rPr>
          <w:spacing w:val="16"/>
        </w:rPr>
        <w:t xml:space="preserve"> </w:t>
      </w:r>
      <w:r>
        <w:t>Its</w:t>
      </w:r>
      <w:r>
        <w:rPr>
          <w:spacing w:val="-4"/>
        </w:rPr>
        <w:t xml:space="preserve"> </w:t>
      </w:r>
      <w:r>
        <w:t>45’000</w:t>
      </w:r>
      <w:r>
        <w:rPr>
          <w:spacing w:val="-4"/>
        </w:rPr>
        <w:t xml:space="preserve"> </w:t>
      </w:r>
      <w:r>
        <w:t>strong</w:t>
      </w:r>
      <w:r>
        <w:rPr>
          <w:spacing w:val="-4"/>
        </w:rPr>
        <w:t xml:space="preserve"> </w:t>
      </w:r>
      <w:r>
        <w:t>workforce</w:t>
      </w:r>
      <w:r>
        <w:rPr>
          <w:spacing w:val="-4"/>
        </w:rPr>
        <w:t xml:space="preserve"> </w:t>
      </w:r>
      <w:r>
        <w:t>and</w:t>
      </w:r>
      <w:r>
        <w:rPr>
          <w:spacing w:val="-4"/>
        </w:rPr>
        <w:t xml:space="preserve"> </w:t>
      </w:r>
      <w:r>
        <w:t>nationwide</w:t>
      </w:r>
      <w:r>
        <w:rPr>
          <w:spacing w:val="-4"/>
        </w:rPr>
        <w:t xml:space="preserve"> </w:t>
      </w:r>
      <w:r>
        <w:t>infrastructure</w:t>
      </w:r>
      <w:r>
        <w:rPr>
          <w:spacing w:val="-4"/>
        </w:rPr>
        <w:t xml:space="preserve"> </w:t>
      </w:r>
      <w:proofErr w:type="gramStart"/>
      <w:r>
        <w:t>moves</w:t>
      </w:r>
      <w:proofErr w:type="gramEnd"/>
      <w:r>
        <w:rPr>
          <w:spacing w:val="-4"/>
        </w:rPr>
        <w:t xml:space="preserve"> </w:t>
      </w:r>
      <w:r>
        <w:t>millions</w:t>
      </w:r>
      <w:r>
        <w:rPr>
          <w:spacing w:val="-4"/>
        </w:rPr>
        <w:t xml:space="preserve"> </w:t>
      </w:r>
      <w:r>
        <w:t>of</w:t>
      </w:r>
      <w:r>
        <w:rPr>
          <w:spacing w:val="-4"/>
        </w:rPr>
        <w:t xml:space="preserve"> </w:t>
      </w:r>
      <w:r>
        <w:t>items</w:t>
      </w:r>
      <w:r>
        <w:rPr>
          <w:spacing w:val="-4"/>
        </w:rPr>
        <w:t xml:space="preserve"> </w:t>
      </w:r>
      <w:r>
        <w:t>and</w:t>
      </w:r>
      <w:r>
        <w:rPr>
          <w:spacing w:val="-4"/>
        </w:rPr>
        <w:t xml:space="preserve"> </w:t>
      </w:r>
      <w:r>
        <w:t>people every</w:t>
      </w:r>
      <w:r>
        <w:rPr>
          <w:spacing w:val="-11"/>
        </w:rPr>
        <w:t xml:space="preserve"> </w:t>
      </w:r>
      <w:r>
        <w:t>day,</w:t>
      </w:r>
      <w:r>
        <w:rPr>
          <w:spacing w:val="-11"/>
        </w:rPr>
        <w:t xml:space="preserve"> </w:t>
      </w:r>
      <w:r>
        <w:t>supported</w:t>
      </w:r>
      <w:r>
        <w:rPr>
          <w:spacing w:val="-11"/>
        </w:rPr>
        <w:t xml:space="preserve"> </w:t>
      </w:r>
      <w:r>
        <w:t>by</w:t>
      </w:r>
      <w:r>
        <w:rPr>
          <w:spacing w:val="-11"/>
        </w:rPr>
        <w:t xml:space="preserve"> </w:t>
      </w:r>
      <w:r>
        <w:t>highly</w:t>
      </w:r>
      <w:r>
        <w:rPr>
          <w:spacing w:val="-11"/>
        </w:rPr>
        <w:t xml:space="preserve"> </w:t>
      </w:r>
      <w:r>
        <w:t>automated</w:t>
      </w:r>
      <w:r>
        <w:rPr>
          <w:spacing w:val="-11"/>
        </w:rPr>
        <w:t xml:space="preserve"> </w:t>
      </w:r>
      <w:r>
        <w:t>sorting</w:t>
      </w:r>
      <w:r>
        <w:rPr>
          <w:spacing w:val="-11"/>
        </w:rPr>
        <w:t xml:space="preserve"> </w:t>
      </w:r>
      <w:r>
        <w:t>centers</w:t>
      </w:r>
      <w:r>
        <w:rPr>
          <w:spacing w:val="-11"/>
        </w:rPr>
        <w:t xml:space="preserve"> </w:t>
      </w:r>
      <w:r>
        <w:t>and</w:t>
      </w:r>
      <w:r>
        <w:rPr>
          <w:spacing w:val="-11"/>
        </w:rPr>
        <w:t xml:space="preserve"> </w:t>
      </w:r>
      <w:r>
        <w:t>extensive</w:t>
      </w:r>
      <w:r>
        <w:rPr>
          <w:spacing w:val="-11"/>
        </w:rPr>
        <w:t xml:space="preserve"> </w:t>
      </w:r>
      <w:r>
        <w:t>data</w:t>
      </w:r>
      <w:r>
        <w:rPr>
          <w:spacing w:val="-11"/>
        </w:rPr>
        <w:t xml:space="preserve"> </w:t>
      </w:r>
      <w:r>
        <w:t>flows</w:t>
      </w:r>
      <w:r>
        <w:rPr>
          <w:spacing w:val="-11"/>
        </w:rPr>
        <w:t xml:space="preserve"> </w:t>
      </w:r>
      <w:r>
        <w:t>Post</w:t>
      </w:r>
      <w:r>
        <w:rPr>
          <w:spacing w:val="-11"/>
        </w:rPr>
        <w:t xml:space="preserve"> </w:t>
      </w:r>
      <w:hyperlink w:anchor="_bookmark65" w:history="1">
        <w:r>
          <w:t>202</w:t>
        </w:r>
      </w:hyperlink>
      <w:r>
        <w:t>4.</w:t>
      </w:r>
      <w:r>
        <w:rPr>
          <w:spacing w:val="-1"/>
        </w:rPr>
        <w:t xml:space="preserve"> </w:t>
      </w:r>
      <w:r>
        <w:t>The</w:t>
      </w:r>
      <w:r>
        <w:rPr>
          <w:spacing w:val="-11"/>
        </w:rPr>
        <w:t xml:space="preserve"> </w:t>
      </w:r>
      <w:proofErr w:type="spellStart"/>
      <w:r>
        <w:t>organi-zation</w:t>
      </w:r>
      <w:proofErr w:type="spellEnd"/>
      <w:r>
        <w:t xml:space="preserve"> of the Swiss Post is shown in the following diagram.</w:t>
      </w:r>
    </w:p>
    <w:p w14:paraId="6FCCC803" w14:textId="77777777" w:rsidR="000900B5" w:rsidRDefault="00000000">
      <w:pPr>
        <w:pStyle w:val="BodyText"/>
        <w:spacing w:before="9" w:line="216" w:lineRule="auto"/>
        <w:ind w:left="142" w:right="848" w:firstLine="218"/>
        <w:jc w:val="both"/>
      </w:pPr>
      <w:r>
        <w:t>In such a diversified organization, analytical reporting is essential for strategic steering, operational planning, and maintaining service quality across business units.</w:t>
      </w:r>
    </w:p>
    <w:p w14:paraId="6FCCC804" w14:textId="77777777" w:rsidR="000900B5" w:rsidRDefault="00000000">
      <w:pPr>
        <w:pStyle w:val="BodyText"/>
        <w:spacing w:before="10" w:line="216" w:lineRule="auto"/>
        <w:ind w:left="142" w:right="848" w:firstLine="218"/>
        <w:jc w:val="both"/>
      </w:pPr>
      <w:r>
        <w:rPr>
          <w:spacing w:val="-2"/>
        </w:rPr>
        <w:t>This</w:t>
      </w:r>
      <w:r>
        <w:rPr>
          <w:spacing w:val="-11"/>
        </w:rPr>
        <w:t xml:space="preserve"> </w:t>
      </w:r>
      <w:r>
        <w:rPr>
          <w:spacing w:val="-2"/>
        </w:rPr>
        <w:t>project</w:t>
      </w:r>
      <w:r>
        <w:rPr>
          <w:spacing w:val="-11"/>
        </w:rPr>
        <w:t xml:space="preserve"> </w:t>
      </w:r>
      <w:r>
        <w:rPr>
          <w:spacing w:val="-2"/>
        </w:rPr>
        <w:t>concerns</w:t>
      </w:r>
      <w:r>
        <w:rPr>
          <w:spacing w:val="-11"/>
        </w:rPr>
        <w:t xml:space="preserve"> </w:t>
      </w:r>
      <w:r>
        <w:rPr>
          <w:spacing w:val="-2"/>
        </w:rPr>
        <w:t>the</w:t>
      </w:r>
      <w:r>
        <w:rPr>
          <w:spacing w:val="-11"/>
        </w:rPr>
        <w:t xml:space="preserve"> </w:t>
      </w:r>
      <w:hyperlink w:anchor="_bookmark0" w:history="1">
        <w:r>
          <w:rPr>
            <w:spacing w:val="-2"/>
          </w:rPr>
          <w:t>analytical</w:t>
        </w:r>
        <w:r>
          <w:rPr>
            <w:spacing w:val="-11"/>
          </w:rPr>
          <w:t xml:space="preserve"> </w:t>
        </w:r>
        <w:r>
          <w:rPr>
            <w:spacing w:val="-2"/>
          </w:rPr>
          <w:t>reporting</w:t>
        </w:r>
      </w:hyperlink>
      <w:r>
        <w:rPr>
          <w:spacing w:val="-10"/>
        </w:rPr>
        <w:t xml:space="preserve"> </w:t>
      </w:r>
      <w:r>
        <w:rPr>
          <w:spacing w:val="-2"/>
        </w:rPr>
        <w:t>of</w:t>
      </w:r>
      <w:r>
        <w:rPr>
          <w:spacing w:val="-11"/>
        </w:rPr>
        <w:t xml:space="preserve"> </w:t>
      </w:r>
      <w:r>
        <w:rPr>
          <w:spacing w:val="-2"/>
        </w:rPr>
        <w:t>the</w:t>
      </w:r>
      <w:r>
        <w:rPr>
          <w:spacing w:val="-11"/>
        </w:rPr>
        <w:t xml:space="preserve"> </w:t>
      </w:r>
      <w:r>
        <w:rPr>
          <w:spacing w:val="-2"/>
        </w:rPr>
        <w:t>postal</w:t>
      </w:r>
      <w:r>
        <w:rPr>
          <w:spacing w:val="-11"/>
        </w:rPr>
        <w:t xml:space="preserve"> </w:t>
      </w:r>
      <w:r>
        <w:rPr>
          <w:spacing w:val="-2"/>
        </w:rPr>
        <w:t>services</w:t>
      </w:r>
      <w:r>
        <w:rPr>
          <w:spacing w:val="-11"/>
        </w:rPr>
        <w:t xml:space="preserve"> </w:t>
      </w:r>
      <w:r>
        <w:rPr>
          <w:spacing w:val="-2"/>
        </w:rPr>
        <w:t>carried</w:t>
      </w:r>
      <w:r>
        <w:rPr>
          <w:spacing w:val="-10"/>
        </w:rPr>
        <w:t xml:space="preserve"> </w:t>
      </w:r>
      <w:r>
        <w:rPr>
          <w:spacing w:val="-2"/>
        </w:rPr>
        <w:t>out</w:t>
      </w:r>
      <w:r>
        <w:rPr>
          <w:spacing w:val="-11"/>
        </w:rPr>
        <w:t xml:space="preserve"> </w:t>
      </w:r>
      <w:r>
        <w:rPr>
          <w:spacing w:val="-2"/>
        </w:rPr>
        <w:t>by</w:t>
      </w:r>
      <w:r>
        <w:rPr>
          <w:spacing w:val="-11"/>
        </w:rPr>
        <w:t xml:space="preserve"> </w:t>
      </w:r>
      <w:r>
        <w:rPr>
          <w:spacing w:val="-2"/>
        </w:rPr>
        <w:t>Swiss</w:t>
      </w:r>
      <w:r>
        <w:rPr>
          <w:spacing w:val="-11"/>
        </w:rPr>
        <w:t xml:space="preserve"> </w:t>
      </w:r>
      <w:r>
        <w:rPr>
          <w:spacing w:val="-2"/>
        </w:rPr>
        <w:t>Post.</w:t>
      </w:r>
      <w:r>
        <w:rPr>
          <w:spacing w:val="-9"/>
        </w:rPr>
        <w:t xml:space="preserve"> </w:t>
      </w:r>
      <w:r>
        <w:rPr>
          <w:spacing w:val="-2"/>
        </w:rPr>
        <w:t>The</w:t>
      </w:r>
      <w:r>
        <w:rPr>
          <w:spacing w:val="-11"/>
        </w:rPr>
        <w:t xml:space="preserve"> </w:t>
      </w:r>
      <w:r>
        <w:rPr>
          <w:spacing w:val="-2"/>
        </w:rPr>
        <w:t>project follows</w:t>
      </w:r>
      <w:r>
        <w:rPr>
          <w:spacing w:val="-9"/>
        </w:rPr>
        <w:t xml:space="preserve"> </w:t>
      </w:r>
      <w:r>
        <w:rPr>
          <w:spacing w:val="-2"/>
        </w:rPr>
        <w:t>the</w:t>
      </w:r>
      <w:r>
        <w:rPr>
          <w:spacing w:val="-9"/>
        </w:rPr>
        <w:t xml:space="preserve"> </w:t>
      </w:r>
      <w:hyperlink w:anchor="_bookmark0" w:history="1">
        <w:r>
          <w:rPr>
            <w:spacing w:val="-2"/>
          </w:rPr>
          <w:t>DWH</w:t>
        </w:r>
        <w:r>
          <w:rPr>
            <w:spacing w:val="-9"/>
          </w:rPr>
          <w:t xml:space="preserve"> </w:t>
        </w:r>
        <w:r>
          <w:rPr>
            <w:spacing w:val="-2"/>
          </w:rPr>
          <w:t>LS</w:t>
        </w:r>
        <w:r>
          <w:rPr>
            <w:spacing w:val="-9"/>
          </w:rPr>
          <w:t xml:space="preserve"> </w:t>
        </w:r>
        <w:r>
          <w:rPr>
            <w:spacing w:val="-2"/>
          </w:rPr>
          <w:t>OPS</w:t>
        </w:r>
      </w:hyperlink>
      <w:r>
        <w:rPr>
          <w:spacing w:val="-9"/>
        </w:rPr>
        <w:t xml:space="preserve"> </w:t>
      </w:r>
      <w:hyperlink w:anchor="_bookmark0" w:history="1">
        <w:proofErr w:type="spellStart"/>
        <w:r>
          <w:rPr>
            <w:spacing w:val="-2"/>
          </w:rPr>
          <w:t>BizDevOps</w:t>
        </w:r>
        <w:proofErr w:type="spellEnd"/>
      </w:hyperlink>
      <w:r>
        <w:rPr>
          <w:spacing w:val="-9"/>
        </w:rPr>
        <w:t xml:space="preserve"> </w:t>
      </w:r>
      <w:r>
        <w:rPr>
          <w:spacing w:val="-2"/>
        </w:rPr>
        <w:t>team,</w:t>
      </w:r>
      <w:r>
        <w:rPr>
          <w:spacing w:val="-7"/>
        </w:rPr>
        <w:t xml:space="preserve"> </w:t>
      </w:r>
      <w:r>
        <w:rPr>
          <w:spacing w:val="-2"/>
        </w:rPr>
        <w:t>which</w:t>
      </w:r>
      <w:r>
        <w:rPr>
          <w:spacing w:val="-9"/>
        </w:rPr>
        <w:t xml:space="preserve"> </w:t>
      </w:r>
      <w:r>
        <w:rPr>
          <w:spacing w:val="-2"/>
        </w:rPr>
        <w:t>handles</w:t>
      </w:r>
      <w:r>
        <w:rPr>
          <w:spacing w:val="-9"/>
        </w:rPr>
        <w:t xml:space="preserve"> </w:t>
      </w:r>
      <w:r>
        <w:rPr>
          <w:spacing w:val="-2"/>
        </w:rPr>
        <w:t>the</w:t>
      </w:r>
      <w:r>
        <w:rPr>
          <w:spacing w:val="-9"/>
        </w:rPr>
        <w:t xml:space="preserve"> </w:t>
      </w:r>
      <w:r>
        <w:rPr>
          <w:spacing w:val="-2"/>
        </w:rPr>
        <w:t>operations</w:t>
      </w:r>
      <w:r>
        <w:rPr>
          <w:spacing w:val="-9"/>
        </w:rPr>
        <w:t xml:space="preserve"> </w:t>
      </w:r>
      <w:r>
        <w:rPr>
          <w:spacing w:val="-2"/>
        </w:rPr>
        <w:t>of</w:t>
      </w:r>
      <w:r>
        <w:rPr>
          <w:spacing w:val="-9"/>
        </w:rPr>
        <w:t xml:space="preserve"> </w:t>
      </w:r>
      <w:r>
        <w:rPr>
          <w:spacing w:val="-2"/>
        </w:rPr>
        <w:t>these</w:t>
      </w:r>
      <w:r>
        <w:rPr>
          <w:spacing w:val="-9"/>
        </w:rPr>
        <w:t xml:space="preserve"> </w:t>
      </w:r>
      <w:r>
        <w:rPr>
          <w:spacing w:val="-2"/>
        </w:rPr>
        <w:t>reports</w:t>
      </w:r>
      <w:r>
        <w:rPr>
          <w:spacing w:val="-9"/>
        </w:rPr>
        <w:t xml:space="preserve"> </w:t>
      </w:r>
      <w:proofErr w:type="gramStart"/>
      <w:r>
        <w:rPr>
          <w:spacing w:val="-2"/>
        </w:rPr>
        <w:t>and</w:t>
      </w:r>
      <w:r>
        <w:rPr>
          <w:spacing w:val="-9"/>
        </w:rPr>
        <w:t xml:space="preserve"> </w:t>
      </w:r>
      <w:r>
        <w:rPr>
          <w:spacing w:val="-2"/>
        </w:rPr>
        <w:t>also</w:t>
      </w:r>
      <w:proofErr w:type="gramEnd"/>
      <w:r>
        <w:rPr>
          <w:spacing w:val="-9"/>
        </w:rPr>
        <w:t xml:space="preserve"> </w:t>
      </w:r>
      <w:r>
        <w:rPr>
          <w:spacing w:val="-2"/>
        </w:rPr>
        <w:t xml:space="preserve">develops </w:t>
      </w:r>
      <w:r>
        <w:t>new</w:t>
      </w:r>
      <w:r>
        <w:rPr>
          <w:spacing w:val="-13"/>
        </w:rPr>
        <w:t xml:space="preserve"> </w:t>
      </w:r>
      <w:r>
        <w:t>reports.</w:t>
      </w:r>
      <w:r>
        <w:rPr>
          <w:spacing w:val="-6"/>
        </w:rPr>
        <w:t xml:space="preserve"> </w:t>
      </w:r>
      <w:r>
        <w:t>Analytical</w:t>
      </w:r>
      <w:r>
        <w:rPr>
          <w:spacing w:val="-13"/>
        </w:rPr>
        <w:t xml:space="preserve"> </w:t>
      </w:r>
      <w:r>
        <w:t>reporting</w:t>
      </w:r>
      <w:r>
        <w:rPr>
          <w:spacing w:val="-13"/>
        </w:rPr>
        <w:t xml:space="preserve"> </w:t>
      </w:r>
      <w:r>
        <w:t>excludes</w:t>
      </w:r>
      <w:r>
        <w:rPr>
          <w:spacing w:val="-13"/>
        </w:rPr>
        <w:t xml:space="preserve"> </w:t>
      </w:r>
      <w:r>
        <w:t>the</w:t>
      </w:r>
      <w:r>
        <w:rPr>
          <w:spacing w:val="-12"/>
        </w:rPr>
        <w:t xml:space="preserve"> </w:t>
      </w:r>
      <w:r>
        <w:t>reports</w:t>
      </w:r>
      <w:r>
        <w:rPr>
          <w:spacing w:val="-13"/>
        </w:rPr>
        <w:t xml:space="preserve"> </w:t>
      </w:r>
      <w:r>
        <w:t>used</w:t>
      </w:r>
      <w:r>
        <w:rPr>
          <w:spacing w:val="-13"/>
        </w:rPr>
        <w:t xml:space="preserve"> </w:t>
      </w:r>
      <w:r>
        <w:t>during</w:t>
      </w:r>
      <w:r>
        <w:rPr>
          <w:spacing w:val="-13"/>
        </w:rPr>
        <w:t xml:space="preserve"> </w:t>
      </w:r>
      <w:r>
        <w:t>operations</w:t>
      </w:r>
      <w:r>
        <w:rPr>
          <w:spacing w:val="-12"/>
        </w:rPr>
        <w:t xml:space="preserve"> </w:t>
      </w:r>
      <w:r>
        <w:t>for</w:t>
      </w:r>
      <w:r>
        <w:rPr>
          <w:spacing w:val="-13"/>
        </w:rPr>
        <w:t xml:space="preserve"> </w:t>
      </w:r>
      <w:r>
        <w:t>real-time</w:t>
      </w:r>
      <w:r>
        <w:rPr>
          <w:spacing w:val="-13"/>
        </w:rPr>
        <w:t xml:space="preserve"> </w:t>
      </w:r>
      <w:r>
        <w:t>guidance.</w:t>
      </w:r>
      <w:r>
        <w:rPr>
          <w:spacing w:val="-6"/>
        </w:rPr>
        <w:t xml:space="preserve"> </w:t>
      </w:r>
      <w:r>
        <w:t>Ex-</w:t>
      </w:r>
      <w:proofErr w:type="spellStart"/>
      <w:r>
        <w:t>amples</w:t>
      </w:r>
      <w:proofErr w:type="spellEnd"/>
      <w:r>
        <w:rPr>
          <w:spacing w:val="-9"/>
        </w:rPr>
        <w:t xml:space="preserve"> </w:t>
      </w:r>
      <w:r>
        <w:t>of</w:t>
      </w:r>
      <w:r>
        <w:rPr>
          <w:spacing w:val="-9"/>
        </w:rPr>
        <w:t xml:space="preserve"> </w:t>
      </w:r>
      <w:r>
        <w:t>analytical</w:t>
      </w:r>
      <w:r>
        <w:rPr>
          <w:spacing w:val="-9"/>
        </w:rPr>
        <w:t xml:space="preserve"> </w:t>
      </w:r>
      <w:r>
        <w:t>reporting</w:t>
      </w:r>
      <w:r>
        <w:rPr>
          <w:spacing w:val="-9"/>
        </w:rPr>
        <w:t xml:space="preserve"> </w:t>
      </w:r>
      <w:r>
        <w:t>include</w:t>
      </w:r>
      <w:r>
        <w:rPr>
          <w:spacing w:val="-9"/>
        </w:rPr>
        <w:t xml:space="preserve"> </w:t>
      </w:r>
      <w:r>
        <w:t>working</w:t>
      </w:r>
      <w:r>
        <w:rPr>
          <w:spacing w:val="-9"/>
        </w:rPr>
        <w:t xml:space="preserve"> </w:t>
      </w:r>
      <w:r>
        <w:t>time,</w:t>
      </w:r>
      <w:r>
        <w:rPr>
          <w:spacing w:val="-8"/>
        </w:rPr>
        <w:t xml:space="preserve"> </w:t>
      </w:r>
      <w:r>
        <w:t>process</w:t>
      </w:r>
      <w:r>
        <w:rPr>
          <w:spacing w:val="-9"/>
        </w:rPr>
        <w:t xml:space="preserve"> </w:t>
      </w:r>
      <w:r>
        <w:t>time,</w:t>
      </w:r>
      <w:r>
        <w:rPr>
          <w:spacing w:val="-8"/>
        </w:rPr>
        <w:t xml:space="preserve"> </w:t>
      </w:r>
      <w:r>
        <w:t>and</w:t>
      </w:r>
      <w:r>
        <w:rPr>
          <w:spacing w:val="-9"/>
        </w:rPr>
        <w:t xml:space="preserve"> </w:t>
      </w:r>
      <w:r>
        <w:t>aggregations</w:t>
      </w:r>
      <w:r>
        <w:rPr>
          <w:spacing w:val="-9"/>
        </w:rPr>
        <w:t xml:space="preserve"> </w:t>
      </w:r>
      <w:r>
        <w:t>of</w:t>
      </w:r>
      <w:r>
        <w:rPr>
          <w:spacing w:val="-9"/>
        </w:rPr>
        <w:t xml:space="preserve"> </w:t>
      </w:r>
      <w:r>
        <w:t>sorted</w:t>
      </w:r>
      <w:r>
        <w:rPr>
          <w:spacing w:val="-9"/>
        </w:rPr>
        <w:t xml:space="preserve"> </w:t>
      </w:r>
      <w:r>
        <w:t>items. The stakeholders</w:t>
      </w:r>
      <w:r>
        <w:rPr>
          <w:spacing w:val="-8"/>
        </w:rPr>
        <w:t xml:space="preserve"> </w:t>
      </w:r>
      <w:r>
        <w:t>of</w:t>
      </w:r>
      <w:r>
        <w:rPr>
          <w:spacing w:val="-8"/>
        </w:rPr>
        <w:t xml:space="preserve"> </w:t>
      </w:r>
      <w:r>
        <w:t>the</w:t>
      </w:r>
      <w:r>
        <w:rPr>
          <w:spacing w:val="-8"/>
        </w:rPr>
        <w:t xml:space="preserve"> </w:t>
      </w:r>
      <w:r>
        <w:t>team</w:t>
      </w:r>
      <w:r>
        <w:rPr>
          <w:spacing w:val="-8"/>
        </w:rPr>
        <w:t xml:space="preserve"> </w:t>
      </w:r>
      <w:r>
        <w:t>distribute</w:t>
      </w:r>
      <w:r>
        <w:rPr>
          <w:spacing w:val="-8"/>
        </w:rPr>
        <w:t xml:space="preserve"> </w:t>
      </w:r>
      <w:r>
        <w:t>these</w:t>
      </w:r>
      <w:r>
        <w:rPr>
          <w:spacing w:val="-8"/>
        </w:rPr>
        <w:t xml:space="preserve"> </w:t>
      </w:r>
      <w:r>
        <w:t>reports</w:t>
      </w:r>
      <w:r>
        <w:rPr>
          <w:spacing w:val="-8"/>
        </w:rPr>
        <w:t xml:space="preserve"> </w:t>
      </w:r>
      <w:r>
        <w:t>to</w:t>
      </w:r>
      <w:r>
        <w:rPr>
          <w:spacing w:val="-8"/>
        </w:rPr>
        <w:t xml:space="preserve"> </w:t>
      </w:r>
      <w:r>
        <w:t>various</w:t>
      </w:r>
      <w:r>
        <w:rPr>
          <w:spacing w:val="-8"/>
        </w:rPr>
        <w:t xml:space="preserve"> </w:t>
      </w:r>
      <w:r>
        <w:t>task</w:t>
      </w:r>
      <w:r>
        <w:rPr>
          <w:spacing w:val="-8"/>
        </w:rPr>
        <w:t xml:space="preserve"> </w:t>
      </w:r>
      <w:r>
        <w:t>groups</w:t>
      </w:r>
      <w:r>
        <w:rPr>
          <w:spacing w:val="-8"/>
        </w:rPr>
        <w:t xml:space="preserve"> </w:t>
      </w:r>
      <w:r>
        <w:t>in</w:t>
      </w:r>
      <w:r>
        <w:rPr>
          <w:spacing w:val="-8"/>
        </w:rPr>
        <w:t xml:space="preserve"> </w:t>
      </w:r>
      <w:r>
        <w:t>postal</w:t>
      </w:r>
      <w:r>
        <w:rPr>
          <w:spacing w:val="-8"/>
        </w:rPr>
        <w:t xml:space="preserve"> </w:t>
      </w:r>
      <w:r>
        <w:t>services,</w:t>
      </w:r>
      <w:r>
        <w:rPr>
          <w:spacing w:val="-7"/>
        </w:rPr>
        <w:t xml:space="preserve"> </w:t>
      </w:r>
      <w:r>
        <w:t>such</w:t>
      </w:r>
      <w:r>
        <w:rPr>
          <w:spacing w:val="-8"/>
        </w:rPr>
        <w:t xml:space="preserve"> </w:t>
      </w:r>
      <w:r>
        <w:t>as</w:t>
      </w:r>
      <w:r>
        <w:rPr>
          <w:spacing w:val="-8"/>
        </w:rPr>
        <w:t xml:space="preserve"> </w:t>
      </w:r>
      <w:r>
        <w:t>sorting and delivery. The team is currently handling approximately</w:t>
      </w:r>
    </w:p>
    <w:p w14:paraId="6FCCC805" w14:textId="77777777" w:rsidR="000900B5" w:rsidRDefault="000900B5">
      <w:pPr>
        <w:pStyle w:val="BodyText"/>
        <w:spacing w:line="216" w:lineRule="auto"/>
        <w:jc w:val="both"/>
        <w:sectPr w:rsidR="000900B5">
          <w:headerReference w:type="default" r:id="rId20"/>
          <w:footerReference w:type="even" r:id="rId21"/>
          <w:footerReference w:type="default" r:id="rId22"/>
          <w:pgSz w:w="11910" w:h="16840"/>
          <w:pgMar w:top="1660" w:right="0" w:bottom="180" w:left="708" w:header="0" w:footer="0" w:gutter="0"/>
          <w:pgNumType w:start="1"/>
          <w:cols w:space="720"/>
        </w:sectPr>
      </w:pPr>
    </w:p>
    <w:p w14:paraId="6FCCC806" w14:textId="77777777" w:rsidR="000900B5" w:rsidRDefault="000900B5">
      <w:pPr>
        <w:pStyle w:val="BodyText"/>
        <w:spacing w:before="157"/>
        <w:rPr>
          <w:sz w:val="20"/>
        </w:rPr>
      </w:pPr>
    </w:p>
    <w:p w14:paraId="6FCCC807" w14:textId="77777777" w:rsidR="000900B5" w:rsidRDefault="00000000">
      <w:pPr>
        <w:ind w:left="1159"/>
        <w:rPr>
          <w:sz w:val="20"/>
        </w:rPr>
      </w:pPr>
      <w:r>
        <w:rPr>
          <w:noProof/>
          <w:sz w:val="20"/>
        </w:rPr>
        <w:drawing>
          <wp:inline distT="0" distB="0" distL="0" distR="0" wp14:anchorId="6FCCCD58" wp14:editId="6FCCCD59">
            <wp:extent cx="5124545" cy="219027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5124545" cy="2190273"/>
                    </a:xfrm>
                    <a:prstGeom prst="rect">
                      <a:avLst/>
                    </a:prstGeom>
                  </pic:spPr>
                </pic:pic>
              </a:graphicData>
            </a:graphic>
          </wp:inline>
        </w:drawing>
      </w:r>
    </w:p>
    <w:p w14:paraId="6FCCC808" w14:textId="77777777" w:rsidR="000900B5" w:rsidRDefault="000900B5">
      <w:pPr>
        <w:pStyle w:val="BodyText"/>
        <w:spacing w:before="42"/>
        <w:rPr>
          <w:sz w:val="18"/>
        </w:rPr>
      </w:pPr>
    </w:p>
    <w:p w14:paraId="6FCCC809" w14:textId="77777777" w:rsidR="000900B5" w:rsidRDefault="00000000">
      <w:pPr>
        <w:ind w:left="142"/>
        <w:jc w:val="both"/>
        <w:rPr>
          <w:rFonts w:ascii="Arial"/>
          <w:sz w:val="18"/>
        </w:rPr>
      </w:pPr>
      <w:r>
        <w:rPr>
          <w:rFonts w:ascii="Arial Black"/>
          <w:color w:val="687D91"/>
          <w:spacing w:val="-2"/>
          <w:sz w:val="18"/>
        </w:rPr>
        <w:t>Figure</w:t>
      </w:r>
      <w:r>
        <w:rPr>
          <w:rFonts w:ascii="Arial Black"/>
          <w:color w:val="687D91"/>
          <w:spacing w:val="-13"/>
          <w:sz w:val="18"/>
        </w:rPr>
        <w:t xml:space="preserve"> </w:t>
      </w:r>
      <w:r>
        <w:rPr>
          <w:rFonts w:ascii="Arial Black"/>
          <w:color w:val="687D91"/>
          <w:spacing w:val="-2"/>
          <w:sz w:val="18"/>
        </w:rPr>
        <w:t>1.1.:</w:t>
      </w:r>
      <w:r>
        <w:rPr>
          <w:rFonts w:ascii="Arial Black"/>
          <w:color w:val="687D91"/>
          <w:spacing w:val="-14"/>
          <w:sz w:val="18"/>
        </w:rPr>
        <w:t xml:space="preserve"> </w:t>
      </w:r>
      <w:proofErr w:type="spellStart"/>
      <w:r>
        <w:rPr>
          <w:rFonts w:ascii="Arial"/>
          <w:color w:val="687D91"/>
          <w:spacing w:val="-2"/>
          <w:sz w:val="18"/>
        </w:rPr>
        <w:t>Organisational</w:t>
      </w:r>
      <w:proofErr w:type="spellEnd"/>
      <w:r>
        <w:rPr>
          <w:rFonts w:ascii="Arial"/>
          <w:color w:val="687D91"/>
          <w:spacing w:val="-5"/>
          <w:sz w:val="18"/>
        </w:rPr>
        <w:t xml:space="preserve"> </w:t>
      </w:r>
      <w:r>
        <w:rPr>
          <w:rFonts w:ascii="Arial"/>
          <w:color w:val="687D91"/>
          <w:spacing w:val="-2"/>
          <w:sz w:val="18"/>
        </w:rPr>
        <w:t>structure</w:t>
      </w:r>
      <w:r>
        <w:rPr>
          <w:rFonts w:ascii="Arial"/>
          <w:color w:val="687D91"/>
          <w:spacing w:val="-6"/>
          <w:sz w:val="18"/>
        </w:rPr>
        <w:t xml:space="preserve"> </w:t>
      </w:r>
      <w:r>
        <w:rPr>
          <w:rFonts w:ascii="Arial"/>
          <w:color w:val="687D91"/>
          <w:spacing w:val="-2"/>
          <w:sz w:val="18"/>
        </w:rPr>
        <w:t>of</w:t>
      </w:r>
      <w:r>
        <w:rPr>
          <w:rFonts w:ascii="Arial"/>
          <w:color w:val="687D91"/>
          <w:spacing w:val="-5"/>
          <w:sz w:val="18"/>
        </w:rPr>
        <w:t xml:space="preserve"> </w:t>
      </w:r>
      <w:r>
        <w:rPr>
          <w:rFonts w:ascii="Arial"/>
          <w:color w:val="687D91"/>
          <w:spacing w:val="-2"/>
          <w:sz w:val="18"/>
        </w:rPr>
        <w:t>the</w:t>
      </w:r>
      <w:r>
        <w:rPr>
          <w:rFonts w:ascii="Arial"/>
          <w:color w:val="687D91"/>
          <w:spacing w:val="-5"/>
          <w:sz w:val="18"/>
        </w:rPr>
        <w:t xml:space="preserve"> </w:t>
      </w:r>
      <w:r>
        <w:rPr>
          <w:rFonts w:ascii="Arial"/>
          <w:color w:val="687D91"/>
          <w:spacing w:val="-2"/>
          <w:sz w:val="18"/>
        </w:rPr>
        <w:t>Swiss</w:t>
      </w:r>
      <w:r>
        <w:rPr>
          <w:rFonts w:ascii="Arial"/>
          <w:color w:val="687D91"/>
          <w:spacing w:val="-6"/>
          <w:sz w:val="18"/>
        </w:rPr>
        <w:t xml:space="preserve"> </w:t>
      </w:r>
      <w:r>
        <w:rPr>
          <w:rFonts w:ascii="Arial"/>
          <w:color w:val="687D91"/>
          <w:spacing w:val="-2"/>
          <w:sz w:val="18"/>
        </w:rPr>
        <w:t>Post</w:t>
      </w:r>
      <w:r>
        <w:rPr>
          <w:rFonts w:ascii="Arial"/>
          <w:color w:val="687D91"/>
          <w:spacing w:val="-5"/>
          <w:sz w:val="18"/>
        </w:rPr>
        <w:t xml:space="preserve"> </w:t>
      </w:r>
      <w:r>
        <w:rPr>
          <w:rFonts w:ascii="Arial"/>
          <w:color w:val="687D91"/>
          <w:spacing w:val="-2"/>
          <w:sz w:val="18"/>
        </w:rPr>
        <w:t>(online</w:t>
      </w:r>
      <w:r>
        <w:rPr>
          <w:rFonts w:ascii="Arial"/>
          <w:color w:val="687D91"/>
          <w:spacing w:val="-5"/>
          <w:sz w:val="18"/>
        </w:rPr>
        <w:t xml:space="preserve"> </w:t>
      </w:r>
      <w:r>
        <w:rPr>
          <w:rFonts w:ascii="Arial"/>
          <w:color w:val="687D91"/>
          <w:spacing w:val="-2"/>
          <w:sz w:val="18"/>
        </w:rPr>
        <w:t>version)</w:t>
      </w:r>
    </w:p>
    <w:p w14:paraId="6FCCC80A" w14:textId="77777777" w:rsidR="000900B5" w:rsidRDefault="000900B5">
      <w:pPr>
        <w:pStyle w:val="BodyText"/>
        <w:rPr>
          <w:rFonts w:ascii="Arial"/>
          <w:sz w:val="18"/>
        </w:rPr>
      </w:pPr>
    </w:p>
    <w:p w14:paraId="6FCCC80B" w14:textId="77777777" w:rsidR="000900B5" w:rsidRDefault="000900B5">
      <w:pPr>
        <w:pStyle w:val="BodyText"/>
        <w:rPr>
          <w:rFonts w:ascii="Arial"/>
          <w:sz w:val="18"/>
        </w:rPr>
      </w:pPr>
    </w:p>
    <w:p w14:paraId="6FCCC80C" w14:textId="77777777" w:rsidR="000900B5" w:rsidRDefault="00000000">
      <w:pPr>
        <w:pStyle w:val="BodyText"/>
        <w:spacing w:before="1" w:line="216" w:lineRule="auto"/>
        <w:ind w:left="142" w:right="848" w:firstLine="218"/>
        <w:jc w:val="both"/>
      </w:pPr>
      <w:r>
        <w:rPr>
          <w:spacing w:val="-2"/>
        </w:rPr>
        <w:t>This</w:t>
      </w:r>
      <w:r>
        <w:rPr>
          <w:spacing w:val="-11"/>
        </w:rPr>
        <w:t xml:space="preserve"> </w:t>
      </w:r>
      <w:r>
        <w:rPr>
          <w:spacing w:val="-2"/>
        </w:rPr>
        <w:t>project</w:t>
      </w:r>
      <w:r>
        <w:rPr>
          <w:spacing w:val="-11"/>
        </w:rPr>
        <w:t xml:space="preserve"> </w:t>
      </w:r>
      <w:r>
        <w:rPr>
          <w:spacing w:val="-2"/>
        </w:rPr>
        <w:t>concerns</w:t>
      </w:r>
      <w:r>
        <w:rPr>
          <w:spacing w:val="-11"/>
        </w:rPr>
        <w:t xml:space="preserve"> </w:t>
      </w:r>
      <w:r>
        <w:rPr>
          <w:spacing w:val="-2"/>
        </w:rPr>
        <w:t>the</w:t>
      </w:r>
      <w:r>
        <w:rPr>
          <w:spacing w:val="-11"/>
        </w:rPr>
        <w:t xml:space="preserve"> </w:t>
      </w:r>
      <w:hyperlink w:anchor="_bookmark0" w:history="1">
        <w:r>
          <w:rPr>
            <w:spacing w:val="-2"/>
          </w:rPr>
          <w:t>analytical</w:t>
        </w:r>
        <w:r>
          <w:rPr>
            <w:spacing w:val="-11"/>
          </w:rPr>
          <w:t xml:space="preserve"> </w:t>
        </w:r>
        <w:r>
          <w:rPr>
            <w:spacing w:val="-2"/>
          </w:rPr>
          <w:t>reporting</w:t>
        </w:r>
      </w:hyperlink>
      <w:r>
        <w:rPr>
          <w:spacing w:val="-10"/>
        </w:rPr>
        <w:t xml:space="preserve"> </w:t>
      </w:r>
      <w:r>
        <w:rPr>
          <w:spacing w:val="-2"/>
        </w:rPr>
        <w:t>of</w:t>
      </w:r>
      <w:r>
        <w:rPr>
          <w:spacing w:val="-11"/>
        </w:rPr>
        <w:t xml:space="preserve"> </w:t>
      </w:r>
      <w:r>
        <w:rPr>
          <w:spacing w:val="-2"/>
        </w:rPr>
        <w:t>the</w:t>
      </w:r>
      <w:r>
        <w:rPr>
          <w:spacing w:val="-11"/>
        </w:rPr>
        <w:t xml:space="preserve"> </w:t>
      </w:r>
      <w:r>
        <w:rPr>
          <w:spacing w:val="-2"/>
        </w:rPr>
        <w:t>postal</w:t>
      </w:r>
      <w:r>
        <w:rPr>
          <w:spacing w:val="-11"/>
        </w:rPr>
        <w:t xml:space="preserve"> </w:t>
      </w:r>
      <w:r>
        <w:rPr>
          <w:spacing w:val="-2"/>
        </w:rPr>
        <w:t>services</w:t>
      </w:r>
      <w:r>
        <w:rPr>
          <w:spacing w:val="-11"/>
        </w:rPr>
        <w:t xml:space="preserve"> </w:t>
      </w:r>
      <w:r>
        <w:rPr>
          <w:spacing w:val="-2"/>
        </w:rPr>
        <w:t>carried</w:t>
      </w:r>
      <w:r>
        <w:rPr>
          <w:spacing w:val="-10"/>
        </w:rPr>
        <w:t xml:space="preserve"> </w:t>
      </w:r>
      <w:r>
        <w:rPr>
          <w:spacing w:val="-2"/>
        </w:rPr>
        <w:t>out</w:t>
      </w:r>
      <w:r>
        <w:rPr>
          <w:spacing w:val="-11"/>
        </w:rPr>
        <w:t xml:space="preserve"> </w:t>
      </w:r>
      <w:r>
        <w:rPr>
          <w:spacing w:val="-2"/>
        </w:rPr>
        <w:t>by</w:t>
      </w:r>
      <w:r>
        <w:rPr>
          <w:spacing w:val="-11"/>
        </w:rPr>
        <w:t xml:space="preserve"> </w:t>
      </w:r>
      <w:r>
        <w:rPr>
          <w:spacing w:val="-2"/>
        </w:rPr>
        <w:t>Swiss</w:t>
      </w:r>
      <w:r>
        <w:rPr>
          <w:spacing w:val="-11"/>
        </w:rPr>
        <w:t xml:space="preserve"> </w:t>
      </w:r>
      <w:r>
        <w:rPr>
          <w:spacing w:val="-2"/>
        </w:rPr>
        <w:t>Post.</w:t>
      </w:r>
      <w:r>
        <w:rPr>
          <w:spacing w:val="-9"/>
        </w:rPr>
        <w:t xml:space="preserve"> </w:t>
      </w:r>
      <w:bookmarkStart w:id="7" w:name="_bookmark4"/>
      <w:bookmarkEnd w:id="7"/>
      <w:r>
        <w:rPr>
          <w:spacing w:val="-2"/>
        </w:rPr>
        <w:t>The</w:t>
      </w:r>
      <w:r>
        <w:rPr>
          <w:spacing w:val="-11"/>
        </w:rPr>
        <w:t xml:space="preserve"> </w:t>
      </w:r>
      <w:r>
        <w:rPr>
          <w:spacing w:val="-2"/>
        </w:rPr>
        <w:t>project follows</w:t>
      </w:r>
      <w:r>
        <w:rPr>
          <w:spacing w:val="-11"/>
        </w:rPr>
        <w:t xml:space="preserve"> </w:t>
      </w:r>
      <w:r>
        <w:rPr>
          <w:spacing w:val="-2"/>
        </w:rPr>
        <w:t>the</w:t>
      </w:r>
      <w:r>
        <w:rPr>
          <w:spacing w:val="-11"/>
        </w:rPr>
        <w:t xml:space="preserve"> </w:t>
      </w:r>
      <w:hyperlink w:anchor="_bookmark0" w:history="1">
        <w:r>
          <w:rPr>
            <w:spacing w:val="-2"/>
          </w:rPr>
          <w:t>DWH</w:t>
        </w:r>
        <w:r>
          <w:rPr>
            <w:spacing w:val="-11"/>
          </w:rPr>
          <w:t xml:space="preserve"> </w:t>
        </w:r>
        <w:r>
          <w:rPr>
            <w:spacing w:val="-2"/>
          </w:rPr>
          <w:t>LS</w:t>
        </w:r>
        <w:r>
          <w:rPr>
            <w:spacing w:val="-11"/>
          </w:rPr>
          <w:t xml:space="preserve"> </w:t>
        </w:r>
        <w:r>
          <w:rPr>
            <w:spacing w:val="-2"/>
          </w:rPr>
          <w:t>OPS</w:t>
        </w:r>
      </w:hyperlink>
      <w:r>
        <w:rPr>
          <w:spacing w:val="-10"/>
        </w:rPr>
        <w:t xml:space="preserve"> </w:t>
      </w:r>
      <w:hyperlink w:anchor="_bookmark0" w:history="1">
        <w:proofErr w:type="spellStart"/>
        <w:r>
          <w:rPr>
            <w:spacing w:val="-2"/>
          </w:rPr>
          <w:t>BizDevOps</w:t>
        </w:r>
        <w:proofErr w:type="spellEnd"/>
      </w:hyperlink>
      <w:r>
        <w:rPr>
          <w:spacing w:val="-11"/>
        </w:rPr>
        <w:t xml:space="preserve"> </w:t>
      </w:r>
      <w:r>
        <w:rPr>
          <w:spacing w:val="-2"/>
        </w:rPr>
        <w:t>team,</w:t>
      </w:r>
      <w:r>
        <w:rPr>
          <w:spacing w:val="-9"/>
        </w:rPr>
        <w:t xml:space="preserve"> </w:t>
      </w:r>
      <w:r>
        <w:rPr>
          <w:spacing w:val="-2"/>
        </w:rPr>
        <w:t>located</w:t>
      </w:r>
      <w:r>
        <w:rPr>
          <w:spacing w:val="-11"/>
        </w:rPr>
        <w:t xml:space="preserve"> </w:t>
      </w:r>
      <w:r>
        <w:rPr>
          <w:spacing w:val="-2"/>
        </w:rPr>
        <w:t>in</w:t>
      </w:r>
      <w:r>
        <w:rPr>
          <w:spacing w:val="-11"/>
        </w:rPr>
        <w:t xml:space="preserve"> </w:t>
      </w:r>
      <w:r>
        <w:rPr>
          <w:spacing w:val="-2"/>
        </w:rPr>
        <w:t>the</w:t>
      </w:r>
      <w:r>
        <w:rPr>
          <w:spacing w:val="-10"/>
        </w:rPr>
        <w:t xml:space="preserve"> </w:t>
      </w:r>
      <w:r>
        <w:rPr>
          <w:spacing w:val="-2"/>
        </w:rPr>
        <w:t>organization</w:t>
      </w:r>
      <w:r>
        <w:rPr>
          <w:spacing w:val="-11"/>
        </w:rPr>
        <w:t xml:space="preserve"> </w:t>
      </w:r>
      <w:r>
        <w:rPr>
          <w:spacing w:val="-2"/>
        </w:rPr>
        <w:t>structure</w:t>
      </w:r>
      <w:r>
        <w:rPr>
          <w:spacing w:val="-11"/>
        </w:rPr>
        <w:t xml:space="preserve"> </w:t>
      </w:r>
      <w:r>
        <w:rPr>
          <w:spacing w:val="-2"/>
        </w:rPr>
        <w:t>within</w:t>
      </w:r>
      <w:r>
        <w:rPr>
          <w:spacing w:val="-11"/>
        </w:rPr>
        <w:t xml:space="preserve"> </w:t>
      </w:r>
      <w:r>
        <w:rPr>
          <w:spacing w:val="-2"/>
        </w:rPr>
        <w:t>the</w:t>
      </w:r>
      <w:r>
        <w:rPr>
          <w:spacing w:val="-11"/>
        </w:rPr>
        <w:t xml:space="preserve"> </w:t>
      </w:r>
      <w:r>
        <w:rPr>
          <w:spacing w:val="-2"/>
        </w:rPr>
        <w:t>Logistics</w:t>
      </w:r>
      <w:r>
        <w:rPr>
          <w:spacing w:val="-10"/>
        </w:rPr>
        <w:t xml:space="preserve"> </w:t>
      </w:r>
      <w:r>
        <w:rPr>
          <w:spacing w:val="-2"/>
        </w:rPr>
        <w:t>Service horizontal</w:t>
      </w:r>
      <w:r>
        <w:rPr>
          <w:spacing w:val="-7"/>
        </w:rPr>
        <w:t xml:space="preserve"> </w:t>
      </w:r>
      <w:r>
        <w:rPr>
          <w:spacing w:val="-2"/>
        </w:rPr>
        <w:t>and</w:t>
      </w:r>
      <w:r>
        <w:rPr>
          <w:spacing w:val="-7"/>
        </w:rPr>
        <w:t xml:space="preserve"> </w:t>
      </w:r>
      <w:r>
        <w:rPr>
          <w:spacing w:val="-2"/>
        </w:rPr>
        <w:t>the</w:t>
      </w:r>
      <w:r>
        <w:rPr>
          <w:spacing w:val="-7"/>
        </w:rPr>
        <w:t xml:space="preserve"> </w:t>
      </w:r>
      <w:r>
        <w:rPr>
          <w:spacing w:val="-2"/>
        </w:rPr>
        <w:t>Informatics/Technology</w:t>
      </w:r>
      <w:r>
        <w:rPr>
          <w:spacing w:val="-7"/>
        </w:rPr>
        <w:t xml:space="preserve"> </w:t>
      </w:r>
      <w:r>
        <w:rPr>
          <w:spacing w:val="-2"/>
        </w:rPr>
        <w:t>vertical.</w:t>
      </w:r>
      <w:r>
        <w:rPr>
          <w:spacing w:val="9"/>
        </w:rPr>
        <w:t xml:space="preserve"> </w:t>
      </w:r>
      <w:r>
        <w:rPr>
          <w:spacing w:val="-2"/>
        </w:rPr>
        <w:t>This</w:t>
      </w:r>
      <w:r>
        <w:rPr>
          <w:spacing w:val="-7"/>
        </w:rPr>
        <w:t xml:space="preserve"> </w:t>
      </w:r>
      <w:r>
        <w:rPr>
          <w:spacing w:val="-2"/>
        </w:rPr>
        <w:t>team</w:t>
      </w:r>
      <w:r>
        <w:rPr>
          <w:spacing w:val="-7"/>
        </w:rPr>
        <w:t xml:space="preserve"> </w:t>
      </w:r>
      <w:r>
        <w:rPr>
          <w:spacing w:val="-2"/>
        </w:rPr>
        <w:t>handles</w:t>
      </w:r>
      <w:r>
        <w:rPr>
          <w:spacing w:val="-7"/>
        </w:rPr>
        <w:t xml:space="preserve"> </w:t>
      </w:r>
      <w:r>
        <w:rPr>
          <w:spacing w:val="-2"/>
        </w:rPr>
        <w:t>the</w:t>
      </w:r>
      <w:r>
        <w:rPr>
          <w:spacing w:val="-7"/>
        </w:rPr>
        <w:t xml:space="preserve"> </w:t>
      </w:r>
      <w:r>
        <w:rPr>
          <w:spacing w:val="-2"/>
        </w:rPr>
        <w:t>operations</w:t>
      </w:r>
      <w:r>
        <w:rPr>
          <w:spacing w:val="-7"/>
        </w:rPr>
        <w:t xml:space="preserve"> </w:t>
      </w:r>
      <w:r>
        <w:rPr>
          <w:spacing w:val="-2"/>
        </w:rPr>
        <w:t>of</w:t>
      </w:r>
      <w:r>
        <w:rPr>
          <w:spacing w:val="-7"/>
        </w:rPr>
        <w:t xml:space="preserve"> </w:t>
      </w:r>
      <w:r>
        <w:rPr>
          <w:spacing w:val="-2"/>
        </w:rPr>
        <w:t>these</w:t>
      </w:r>
      <w:r>
        <w:rPr>
          <w:spacing w:val="-7"/>
        </w:rPr>
        <w:t xml:space="preserve"> </w:t>
      </w:r>
      <w:r>
        <w:rPr>
          <w:spacing w:val="-2"/>
        </w:rPr>
        <w:t>reports</w:t>
      </w:r>
      <w:r>
        <w:rPr>
          <w:spacing w:val="-7"/>
        </w:rPr>
        <w:t xml:space="preserve"> </w:t>
      </w:r>
      <w:proofErr w:type="gramStart"/>
      <w:r>
        <w:rPr>
          <w:spacing w:val="-2"/>
        </w:rPr>
        <w:t xml:space="preserve">and </w:t>
      </w:r>
      <w:r>
        <w:t>also</w:t>
      </w:r>
      <w:proofErr w:type="gramEnd"/>
      <w:r>
        <w:rPr>
          <w:spacing w:val="-4"/>
        </w:rPr>
        <w:t xml:space="preserve"> </w:t>
      </w:r>
      <w:r>
        <w:t>develops</w:t>
      </w:r>
      <w:r>
        <w:rPr>
          <w:spacing w:val="-4"/>
        </w:rPr>
        <w:t xml:space="preserve"> </w:t>
      </w:r>
      <w:r>
        <w:t>new</w:t>
      </w:r>
      <w:r>
        <w:rPr>
          <w:spacing w:val="-4"/>
        </w:rPr>
        <w:t xml:space="preserve"> </w:t>
      </w:r>
      <w:r>
        <w:t>reports.</w:t>
      </w:r>
      <w:r>
        <w:rPr>
          <w:spacing w:val="14"/>
        </w:rPr>
        <w:t xml:space="preserve"> </w:t>
      </w:r>
      <w:r>
        <w:t>In</w:t>
      </w:r>
      <w:r>
        <w:rPr>
          <w:spacing w:val="-4"/>
        </w:rPr>
        <w:t xml:space="preserve"> </w:t>
      </w:r>
      <w:r>
        <w:t>contrast</w:t>
      </w:r>
      <w:r>
        <w:rPr>
          <w:spacing w:val="-4"/>
        </w:rPr>
        <w:t xml:space="preserve"> </w:t>
      </w:r>
      <w:r>
        <w:t>to</w:t>
      </w:r>
      <w:r>
        <w:rPr>
          <w:spacing w:val="-4"/>
        </w:rPr>
        <w:t xml:space="preserve"> </w:t>
      </w:r>
      <w:r>
        <w:t>operational</w:t>
      </w:r>
      <w:r>
        <w:rPr>
          <w:spacing w:val="-4"/>
        </w:rPr>
        <w:t xml:space="preserve"> </w:t>
      </w:r>
      <w:r>
        <w:t>reporting,</w:t>
      </w:r>
      <w:r>
        <w:rPr>
          <w:spacing w:val="-3"/>
        </w:rPr>
        <w:t xml:space="preserve"> </w:t>
      </w:r>
      <w:r>
        <w:t>which</w:t>
      </w:r>
      <w:r>
        <w:rPr>
          <w:spacing w:val="-4"/>
        </w:rPr>
        <w:t xml:space="preserve"> </w:t>
      </w:r>
      <w:r>
        <w:t>focuses</w:t>
      </w:r>
      <w:r>
        <w:rPr>
          <w:spacing w:val="-4"/>
        </w:rPr>
        <w:t xml:space="preserve"> </w:t>
      </w:r>
      <w:r>
        <w:t>on</w:t>
      </w:r>
      <w:r>
        <w:rPr>
          <w:spacing w:val="-4"/>
        </w:rPr>
        <w:t xml:space="preserve"> </w:t>
      </w:r>
      <w:r>
        <w:t>real-time</w:t>
      </w:r>
      <w:r>
        <w:rPr>
          <w:spacing w:val="-4"/>
        </w:rPr>
        <w:t xml:space="preserve"> </w:t>
      </w:r>
      <w:r>
        <w:t>guidance</w:t>
      </w:r>
      <w:r>
        <w:rPr>
          <w:spacing w:val="-4"/>
        </w:rPr>
        <w:t xml:space="preserve"> </w:t>
      </w:r>
      <w:r>
        <w:t xml:space="preserve">for </w:t>
      </w:r>
      <w:r>
        <w:rPr>
          <w:spacing w:val="-2"/>
        </w:rPr>
        <w:t>operational</w:t>
      </w:r>
      <w:r>
        <w:rPr>
          <w:spacing w:val="-11"/>
        </w:rPr>
        <w:t xml:space="preserve"> </w:t>
      </w:r>
      <w:r>
        <w:rPr>
          <w:spacing w:val="-2"/>
        </w:rPr>
        <w:t>processes,</w:t>
      </w:r>
      <w:r>
        <w:rPr>
          <w:spacing w:val="-9"/>
        </w:rPr>
        <w:t xml:space="preserve"> </w:t>
      </w:r>
      <w:r>
        <w:rPr>
          <w:spacing w:val="-2"/>
        </w:rPr>
        <w:t>analytical</w:t>
      </w:r>
      <w:r>
        <w:rPr>
          <w:spacing w:val="-11"/>
        </w:rPr>
        <w:t xml:space="preserve"> </w:t>
      </w:r>
      <w:r>
        <w:rPr>
          <w:spacing w:val="-2"/>
        </w:rPr>
        <w:t>reporting</w:t>
      </w:r>
      <w:r>
        <w:rPr>
          <w:spacing w:val="-11"/>
        </w:rPr>
        <w:t xml:space="preserve"> </w:t>
      </w:r>
      <w:r>
        <w:rPr>
          <w:spacing w:val="-2"/>
        </w:rPr>
        <w:t>focuses</w:t>
      </w:r>
      <w:r>
        <w:rPr>
          <w:spacing w:val="-11"/>
        </w:rPr>
        <w:t xml:space="preserve"> </w:t>
      </w:r>
      <w:r>
        <w:rPr>
          <w:spacing w:val="-2"/>
        </w:rPr>
        <w:t>on</w:t>
      </w:r>
      <w:r>
        <w:rPr>
          <w:spacing w:val="-11"/>
        </w:rPr>
        <w:t xml:space="preserve"> </w:t>
      </w:r>
      <w:r>
        <w:rPr>
          <w:spacing w:val="-2"/>
        </w:rPr>
        <w:t>aggregated</w:t>
      </w:r>
      <w:r>
        <w:rPr>
          <w:spacing w:val="-11"/>
        </w:rPr>
        <w:t xml:space="preserve"> </w:t>
      </w:r>
      <w:r>
        <w:rPr>
          <w:spacing w:val="-2"/>
        </w:rPr>
        <w:t>insights</w:t>
      </w:r>
      <w:r>
        <w:rPr>
          <w:spacing w:val="-10"/>
        </w:rPr>
        <w:t xml:space="preserve"> </w:t>
      </w:r>
      <w:r>
        <w:rPr>
          <w:spacing w:val="-2"/>
        </w:rPr>
        <w:t>for</w:t>
      </w:r>
      <w:r>
        <w:rPr>
          <w:spacing w:val="-11"/>
        </w:rPr>
        <w:t xml:space="preserve"> </w:t>
      </w:r>
      <w:r>
        <w:rPr>
          <w:spacing w:val="-2"/>
        </w:rPr>
        <w:t>evaluation</w:t>
      </w:r>
      <w:r>
        <w:rPr>
          <w:spacing w:val="-11"/>
        </w:rPr>
        <w:t xml:space="preserve"> </w:t>
      </w:r>
      <w:r>
        <w:rPr>
          <w:spacing w:val="-2"/>
        </w:rPr>
        <w:t>and</w:t>
      </w:r>
      <w:r>
        <w:rPr>
          <w:spacing w:val="-11"/>
        </w:rPr>
        <w:t xml:space="preserve"> </w:t>
      </w:r>
      <w:r>
        <w:rPr>
          <w:spacing w:val="-2"/>
        </w:rPr>
        <w:t>planning.</w:t>
      </w:r>
      <w:r>
        <w:rPr>
          <w:spacing w:val="6"/>
        </w:rPr>
        <w:t xml:space="preserve"> </w:t>
      </w:r>
      <w:r>
        <w:rPr>
          <w:spacing w:val="-2"/>
        </w:rPr>
        <w:t>Ex-</w:t>
      </w:r>
      <w:proofErr w:type="spellStart"/>
      <w:r>
        <w:t>amples</w:t>
      </w:r>
      <w:proofErr w:type="spellEnd"/>
      <w:r>
        <w:rPr>
          <w:spacing w:val="-9"/>
        </w:rPr>
        <w:t xml:space="preserve"> </w:t>
      </w:r>
      <w:r>
        <w:t>of</w:t>
      </w:r>
      <w:r>
        <w:rPr>
          <w:spacing w:val="-9"/>
        </w:rPr>
        <w:t xml:space="preserve"> </w:t>
      </w:r>
      <w:r>
        <w:t>analytical</w:t>
      </w:r>
      <w:r>
        <w:rPr>
          <w:spacing w:val="-9"/>
        </w:rPr>
        <w:t xml:space="preserve"> </w:t>
      </w:r>
      <w:r>
        <w:t>reporting</w:t>
      </w:r>
      <w:r>
        <w:rPr>
          <w:spacing w:val="-9"/>
        </w:rPr>
        <w:t xml:space="preserve"> </w:t>
      </w:r>
      <w:r>
        <w:t>include</w:t>
      </w:r>
      <w:r>
        <w:rPr>
          <w:spacing w:val="-9"/>
        </w:rPr>
        <w:t xml:space="preserve"> </w:t>
      </w:r>
      <w:r>
        <w:t>working</w:t>
      </w:r>
      <w:r>
        <w:rPr>
          <w:spacing w:val="-9"/>
        </w:rPr>
        <w:t xml:space="preserve"> </w:t>
      </w:r>
      <w:r>
        <w:t>time,</w:t>
      </w:r>
      <w:r>
        <w:rPr>
          <w:spacing w:val="-8"/>
        </w:rPr>
        <w:t xml:space="preserve"> </w:t>
      </w:r>
      <w:r>
        <w:t>process</w:t>
      </w:r>
      <w:r>
        <w:rPr>
          <w:spacing w:val="-9"/>
        </w:rPr>
        <w:t xml:space="preserve"> </w:t>
      </w:r>
      <w:r>
        <w:t>time,</w:t>
      </w:r>
      <w:r>
        <w:rPr>
          <w:spacing w:val="-8"/>
        </w:rPr>
        <w:t xml:space="preserve"> </w:t>
      </w:r>
      <w:r>
        <w:t>and</w:t>
      </w:r>
      <w:r>
        <w:rPr>
          <w:spacing w:val="-9"/>
        </w:rPr>
        <w:t xml:space="preserve"> </w:t>
      </w:r>
      <w:r>
        <w:t>aggregations</w:t>
      </w:r>
      <w:r>
        <w:rPr>
          <w:spacing w:val="-9"/>
        </w:rPr>
        <w:t xml:space="preserve"> </w:t>
      </w:r>
      <w:r>
        <w:t>of</w:t>
      </w:r>
      <w:r>
        <w:rPr>
          <w:spacing w:val="-9"/>
        </w:rPr>
        <w:t xml:space="preserve"> </w:t>
      </w:r>
      <w:r>
        <w:t>sorted</w:t>
      </w:r>
      <w:r>
        <w:rPr>
          <w:spacing w:val="-9"/>
        </w:rPr>
        <w:t xml:space="preserve"> </w:t>
      </w:r>
      <w:r>
        <w:t>items. The stakeholders</w:t>
      </w:r>
      <w:r>
        <w:rPr>
          <w:spacing w:val="-8"/>
        </w:rPr>
        <w:t xml:space="preserve"> </w:t>
      </w:r>
      <w:r>
        <w:t>of</w:t>
      </w:r>
      <w:r>
        <w:rPr>
          <w:spacing w:val="-8"/>
        </w:rPr>
        <w:t xml:space="preserve"> </w:t>
      </w:r>
      <w:r>
        <w:t>the</w:t>
      </w:r>
      <w:r>
        <w:rPr>
          <w:spacing w:val="-8"/>
        </w:rPr>
        <w:t xml:space="preserve"> </w:t>
      </w:r>
      <w:r>
        <w:t>team</w:t>
      </w:r>
      <w:r>
        <w:rPr>
          <w:spacing w:val="-8"/>
        </w:rPr>
        <w:t xml:space="preserve"> </w:t>
      </w:r>
      <w:r>
        <w:t>distribute</w:t>
      </w:r>
      <w:r>
        <w:rPr>
          <w:spacing w:val="-8"/>
        </w:rPr>
        <w:t xml:space="preserve"> </w:t>
      </w:r>
      <w:r>
        <w:t>these</w:t>
      </w:r>
      <w:r>
        <w:rPr>
          <w:spacing w:val="-8"/>
        </w:rPr>
        <w:t xml:space="preserve"> </w:t>
      </w:r>
      <w:r>
        <w:t>reports</w:t>
      </w:r>
      <w:r>
        <w:rPr>
          <w:spacing w:val="-8"/>
        </w:rPr>
        <w:t xml:space="preserve"> </w:t>
      </w:r>
      <w:r>
        <w:t>to</w:t>
      </w:r>
      <w:r>
        <w:rPr>
          <w:spacing w:val="-8"/>
        </w:rPr>
        <w:t xml:space="preserve"> </w:t>
      </w:r>
      <w:r>
        <w:t>various</w:t>
      </w:r>
      <w:r>
        <w:rPr>
          <w:spacing w:val="-8"/>
        </w:rPr>
        <w:t xml:space="preserve"> </w:t>
      </w:r>
      <w:r>
        <w:t>task</w:t>
      </w:r>
      <w:r>
        <w:rPr>
          <w:spacing w:val="-8"/>
        </w:rPr>
        <w:t xml:space="preserve"> </w:t>
      </w:r>
      <w:r>
        <w:t>groups</w:t>
      </w:r>
      <w:r>
        <w:rPr>
          <w:spacing w:val="-8"/>
        </w:rPr>
        <w:t xml:space="preserve"> </w:t>
      </w:r>
      <w:r>
        <w:t>in</w:t>
      </w:r>
      <w:r>
        <w:rPr>
          <w:spacing w:val="-8"/>
        </w:rPr>
        <w:t xml:space="preserve"> </w:t>
      </w:r>
      <w:r>
        <w:t>postal</w:t>
      </w:r>
      <w:r>
        <w:rPr>
          <w:spacing w:val="-8"/>
        </w:rPr>
        <w:t xml:space="preserve"> </w:t>
      </w:r>
      <w:r>
        <w:t>services,</w:t>
      </w:r>
      <w:r>
        <w:rPr>
          <w:spacing w:val="-7"/>
        </w:rPr>
        <w:t xml:space="preserve"> </w:t>
      </w:r>
      <w:r>
        <w:t>such</w:t>
      </w:r>
      <w:r>
        <w:rPr>
          <w:spacing w:val="-8"/>
        </w:rPr>
        <w:t xml:space="preserve"> </w:t>
      </w:r>
      <w:r>
        <w:t>as</w:t>
      </w:r>
      <w:r>
        <w:rPr>
          <w:spacing w:val="-8"/>
        </w:rPr>
        <w:t xml:space="preserve"> </w:t>
      </w:r>
      <w:r>
        <w:t>sorting and delivery. The team is currently handling approximately</w:t>
      </w:r>
    </w:p>
    <w:p w14:paraId="6FCCC80D" w14:textId="77777777" w:rsidR="000900B5" w:rsidRDefault="00000000">
      <w:pPr>
        <w:pStyle w:val="BodyText"/>
        <w:spacing w:line="265" w:lineRule="exact"/>
        <w:ind w:left="360"/>
        <w:jc w:val="both"/>
      </w:pPr>
      <w:r>
        <w:t>TODO:</w:t>
      </w:r>
      <w:r>
        <w:rPr>
          <w:spacing w:val="-11"/>
        </w:rPr>
        <w:t xml:space="preserve"> </w:t>
      </w:r>
      <w:r>
        <w:t>Number</w:t>
      </w:r>
      <w:r>
        <w:rPr>
          <w:spacing w:val="-11"/>
        </w:rPr>
        <w:t xml:space="preserve"> </w:t>
      </w:r>
      <w:r>
        <w:t>of</w:t>
      </w:r>
      <w:r>
        <w:rPr>
          <w:spacing w:val="-10"/>
        </w:rPr>
        <w:t xml:space="preserve"> </w:t>
      </w:r>
      <w:r>
        <w:rPr>
          <w:spacing w:val="-2"/>
        </w:rPr>
        <w:t>reports</w:t>
      </w:r>
    </w:p>
    <w:p w14:paraId="6FCCC80E" w14:textId="77777777" w:rsidR="000900B5" w:rsidRDefault="00000000">
      <w:pPr>
        <w:pStyle w:val="BodyText"/>
        <w:spacing w:before="9" w:line="216" w:lineRule="auto"/>
        <w:ind w:left="142" w:right="848" w:firstLine="218"/>
        <w:jc w:val="both"/>
      </w:pPr>
      <w:r>
        <w:t>There</w:t>
      </w:r>
      <w:r>
        <w:rPr>
          <w:spacing w:val="-7"/>
        </w:rPr>
        <w:t xml:space="preserve"> </w:t>
      </w:r>
      <w:r>
        <w:t>are</w:t>
      </w:r>
      <w:r>
        <w:rPr>
          <w:spacing w:val="-7"/>
        </w:rPr>
        <w:t xml:space="preserve"> </w:t>
      </w:r>
      <w:r>
        <w:t>two</w:t>
      </w:r>
      <w:r>
        <w:rPr>
          <w:spacing w:val="-7"/>
        </w:rPr>
        <w:t xml:space="preserve"> </w:t>
      </w:r>
      <w:r>
        <w:t>reasons</w:t>
      </w:r>
      <w:r>
        <w:rPr>
          <w:spacing w:val="-7"/>
        </w:rPr>
        <w:t xml:space="preserve"> </w:t>
      </w:r>
      <w:r>
        <w:t>why</w:t>
      </w:r>
      <w:r>
        <w:rPr>
          <w:spacing w:val="-7"/>
        </w:rPr>
        <w:t xml:space="preserve"> </w:t>
      </w:r>
      <w:r>
        <w:t>a</w:t>
      </w:r>
      <w:r>
        <w:rPr>
          <w:spacing w:val="-7"/>
        </w:rPr>
        <w:t xml:space="preserve"> </w:t>
      </w:r>
      <w:r>
        <w:t>deeper</w:t>
      </w:r>
      <w:r>
        <w:rPr>
          <w:spacing w:val="-7"/>
        </w:rPr>
        <w:t xml:space="preserve"> </w:t>
      </w:r>
      <w:r>
        <w:t>understanding</w:t>
      </w:r>
      <w:r>
        <w:rPr>
          <w:spacing w:val="-7"/>
        </w:rPr>
        <w:t xml:space="preserve"> </w:t>
      </w:r>
      <w:r>
        <w:t>of</w:t>
      </w:r>
      <w:r>
        <w:rPr>
          <w:spacing w:val="-7"/>
        </w:rPr>
        <w:t xml:space="preserve"> </w:t>
      </w:r>
      <w:r>
        <w:t>analytical</w:t>
      </w:r>
      <w:r>
        <w:rPr>
          <w:spacing w:val="-7"/>
        </w:rPr>
        <w:t xml:space="preserve"> </w:t>
      </w:r>
      <w:r>
        <w:t>reporting</w:t>
      </w:r>
      <w:r>
        <w:rPr>
          <w:spacing w:val="-7"/>
        </w:rPr>
        <w:t xml:space="preserve"> </w:t>
      </w:r>
      <w:r>
        <w:t>is</w:t>
      </w:r>
      <w:r>
        <w:rPr>
          <w:spacing w:val="-7"/>
        </w:rPr>
        <w:t xml:space="preserve"> </w:t>
      </w:r>
      <w:r>
        <w:t>currently</w:t>
      </w:r>
      <w:r>
        <w:rPr>
          <w:spacing w:val="-7"/>
        </w:rPr>
        <w:t xml:space="preserve"> </w:t>
      </w:r>
      <w:r>
        <w:t>very</w:t>
      </w:r>
      <w:r>
        <w:rPr>
          <w:spacing w:val="-7"/>
        </w:rPr>
        <w:t xml:space="preserve"> </w:t>
      </w:r>
      <w:r>
        <w:t xml:space="preserve">important. First, the infrastructure for analytical reporting is transitioning from </w:t>
      </w:r>
      <w:proofErr w:type="gramStart"/>
      <w:r>
        <w:t>on-premise</w:t>
      </w:r>
      <w:proofErr w:type="gramEnd"/>
      <w:r>
        <w:t xml:space="preserve"> to the cloud.</w:t>
      </w:r>
      <w:r>
        <w:rPr>
          <w:spacing w:val="40"/>
        </w:rPr>
        <w:t xml:space="preserve"> </w:t>
      </w:r>
      <w:r>
        <w:t xml:space="preserve">Second, in addition to the migration of reporting, the infrastructure at all Swiss Post </w:t>
      </w:r>
      <w:hyperlink w:anchor="_bookmark0" w:history="1">
        <w:r>
          <w:t>sorting center</w:t>
        </w:r>
      </w:hyperlink>
      <w:r>
        <w:t xml:space="preserve"> locations for parcels</w:t>
      </w:r>
      <w:r>
        <w:rPr>
          <w:spacing w:val="-11"/>
        </w:rPr>
        <w:t xml:space="preserve"> </w:t>
      </w:r>
      <w:proofErr w:type="gramStart"/>
      <w:r>
        <w:t>is</w:t>
      </w:r>
      <w:proofErr w:type="gramEnd"/>
      <w:r>
        <w:rPr>
          <w:spacing w:val="-11"/>
        </w:rPr>
        <w:t xml:space="preserve"> </w:t>
      </w:r>
      <w:r>
        <w:t>undergoing</w:t>
      </w:r>
      <w:r>
        <w:rPr>
          <w:spacing w:val="-11"/>
        </w:rPr>
        <w:t xml:space="preserve"> </w:t>
      </w:r>
      <w:r>
        <w:t>funda-mental</w:t>
      </w:r>
      <w:r>
        <w:rPr>
          <w:spacing w:val="-11"/>
        </w:rPr>
        <w:t xml:space="preserve"> </w:t>
      </w:r>
      <w:r>
        <w:t>changes. These</w:t>
      </w:r>
      <w:r>
        <w:rPr>
          <w:spacing w:val="-11"/>
        </w:rPr>
        <w:t xml:space="preserve"> </w:t>
      </w:r>
      <w:r>
        <w:t>changes</w:t>
      </w:r>
      <w:r>
        <w:rPr>
          <w:spacing w:val="-11"/>
        </w:rPr>
        <w:t xml:space="preserve"> </w:t>
      </w:r>
      <w:r>
        <w:t>may</w:t>
      </w:r>
      <w:r>
        <w:rPr>
          <w:spacing w:val="-11"/>
        </w:rPr>
        <w:t xml:space="preserve"> </w:t>
      </w:r>
      <w:r>
        <w:t>include</w:t>
      </w:r>
      <w:r>
        <w:rPr>
          <w:spacing w:val="-11"/>
        </w:rPr>
        <w:t xml:space="preserve"> </w:t>
      </w:r>
      <w:r>
        <w:t>complete</w:t>
      </w:r>
      <w:r>
        <w:rPr>
          <w:spacing w:val="-11"/>
        </w:rPr>
        <w:t xml:space="preserve"> </w:t>
      </w:r>
      <w:r>
        <w:t>modifications</w:t>
      </w:r>
      <w:r>
        <w:rPr>
          <w:spacing w:val="-11"/>
        </w:rPr>
        <w:t xml:space="preserve"> </w:t>
      </w:r>
      <w:r>
        <w:t>of</w:t>
      </w:r>
      <w:r>
        <w:rPr>
          <w:spacing w:val="-11"/>
        </w:rPr>
        <w:t xml:space="preserve"> </w:t>
      </w:r>
      <w:r>
        <w:t>data pipelines,</w:t>
      </w:r>
      <w:r>
        <w:rPr>
          <w:spacing w:val="-6"/>
        </w:rPr>
        <w:t xml:space="preserve"> </w:t>
      </w:r>
      <w:r>
        <w:t>which</w:t>
      </w:r>
      <w:r>
        <w:rPr>
          <w:spacing w:val="-8"/>
        </w:rPr>
        <w:t xml:space="preserve"> </w:t>
      </w:r>
      <w:r>
        <w:t>sometimes</w:t>
      </w:r>
      <w:r>
        <w:rPr>
          <w:spacing w:val="-8"/>
        </w:rPr>
        <w:t xml:space="preserve"> </w:t>
      </w:r>
      <w:r>
        <w:t>make</w:t>
      </w:r>
      <w:r>
        <w:rPr>
          <w:spacing w:val="-8"/>
        </w:rPr>
        <w:t xml:space="preserve"> </w:t>
      </w:r>
      <w:r>
        <w:t>comparisons</w:t>
      </w:r>
      <w:r>
        <w:rPr>
          <w:spacing w:val="-8"/>
        </w:rPr>
        <w:t xml:space="preserve"> </w:t>
      </w:r>
      <w:r>
        <w:t>to</w:t>
      </w:r>
      <w:r>
        <w:rPr>
          <w:spacing w:val="-8"/>
        </w:rPr>
        <w:t xml:space="preserve"> </w:t>
      </w:r>
      <w:r>
        <w:t>previous</w:t>
      </w:r>
      <w:r>
        <w:rPr>
          <w:spacing w:val="-8"/>
        </w:rPr>
        <w:t xml:space="preserve"> </w:t>
      </w:r>
      <w:r>
        <w:t>figures</w:t>
      </w:r>
      <w:r>
        <w:rPr>
          <w:spacing w:val="-8"/>
        </w:rPr>
        <w:t xml:space="preserve"> </w:t>
      </w:r>
      <w:r>
        <w:t>impossible.</w:t>
      </w:r>
      <w:r>
        <w:rPr>
          <w:spacing w:val="10"/>
        </w:rPr>
        <w:t xml:space="preserve"> </w:t>
      </w:r>
      <w:r>
        <w:t>Therefore,</w:t>
      </w:r>
      <w:r>
        <w:rPr>
          <w:spacing w:val="-6"/>
        </w:rPr>
        <w:t xml:space="preserve"> </w:t>
      </w:r>
      <w:r>
        <w:t>at</w:t>
      </w:r>
      <w:r>
        <w:rPr>
          <w:spacing w:val="-8"/>
        </w:rPr>
        <w:t xml:space="preserve"> </w:t>
      </w:r>
      <w:r>
        <w:t>this</w:t>
      </w:r>
      <w:r>
        <w:rPr>
          <w:spacing w:val="-8"/>
        </w:rPr>
        <w:t xml:space="preserve"> </w:t>
      </w:r>
      <w:r>
        <w:t>critical point in time, it is of utmost importance to maintain users’ trust in the data during this change process.</w:t>
      </w:r>
    </w:p>
    <w:p w14:paraId="6FCCC80F" w14:textId="77777777" w:rsidR="000900B5" w:rsidRDefault="000900B5">
      <w:pPr>
        <w:pStyle w:val="BodyText"/>
        <w:spacing w:before="65"/>
      </w:pPr>
    </w:p>
    <w:p w14:paraId="6FCCC810" w14:textId="77777777" w:rsidR="000900B5" w:rsidRDefault="00000000">
      <w:pPr>
        <w:pStyle w:val="Heading2"/>
        <w:numPr>
          <w:ilvl w:val="1"/>
          <w:numId w:val="17"/>
        </w:numPr>
        <w:tabs>
          <w:tab w:val="left" w:pos="771"/>
        </w:tabs>
        <w:ind w:left="771" w:hanging="629"/>
        <w:rPr>
          <w:b w:val="0"/>
        </w:rPr>
      </w:pPr>
      <w:bookmarkStart w:id="8" w:name="Motivation"/>
      <w:bookmarkStart w:id="9" w:name="_bookmark5"/>
      <w:bookmarkEnd w:id="8"/>
      <w:bookmarkEnd w:id="9"/>
      <w:r>
        <w:rPr>
          <w:b w:val="0"/>
          <w:color w:val="687D91"/>
          <w:spacing w:val="-2"/>
          <w:w w:val="95"/>
        </w:rPr>
        <w:t>Motivation</w:t>
      </w:r>
    </w:p>
    <w:p w14:paraId="6FCCC811" w14:textId="77777777" w:rsidR="000900B5" w:rsidRDefault="00000000">
      <w:pPr>
        <w:pStyle w:val="BodyText"/>
        <w:spacing w:before="225" w:line="216" w:lineRule="auto"/>
        <w:ind w:left="142" w:right="848"/>
        <w:jc w:val="both"/>
      </w:pPr>
      <w:r>
        <w:rPr>
          <w:spacing w:val="-4"/>
        </w:rPr>
        <w:t>Data</w:t>
      </w:r>
      <w:r>
        <w:rPr>
          <w:spacing w:val="-7"/>
        </w:rPr>
        <w:t xml:space="preserve"> </w:t>
      </w:r>
      <w:r>
        <w:rPr>
          <w:spacing w:val="-4"/>
        </w:rPr>
        <w:t>quality</w:t>
      </w:r>
      <w:r>
        <w:rPr>
          <w:spacing w:val="-7"/>
        </w:rPr>
        <w:t xml:space="preserve"> </w:t>
      </w:r>
      <w:r>
        <w:rPr>
          <w:spacing w:val="-4"/>
        </w:rPr>
        <w:t>and</w:t>
      </w:r>
      <w:r>
        <w:rPr>
          <w:spacing w:val="-7"/>
        </w:rPr>
        <w:t xml:space="preserve"> </w:t>
      </w:r>
      <w:r>
        <w:rPr>
          <w:spacing w:val="-4"/>
        </w:rPr>
        <w:t>data</w:t>
      </w:r>
      <w:r>
        <w:rPr>
          <w:spacing w:val="-7"/>
        </w:rPr>
        <w:t xml:space="preserve"> </w:t>
      </w:r>
      <w:r>
        <w:rPr>
          <w:spacing w:val="-4"/>
        </w:rPr>
        <w:t>availability</w:t>
      </w:r>
      <w:r>
        <w:rPr>
          <w:spacing w:val="-7"/>
        </w:rPr>
        <w:t xml:space="preserve"> </w:t>
      </w:r>
      <w:r>
        <w:rPr>
          <w:spacing w:val="-4"/>
        </w:rPr>
        <w:t>are</w:t>
      </w:r>
      <w:r>
        <w:rPr>
          <w:spacing w:val="-7"/>
        </w:rPr>
        <w:t xml:space="preserve"> </w:t>
      </w:r>
      <w:r>
        <w:rPr>
          <w:spacing w:val="-4"/>
        </w:rPr>
        <w:t>central</w:t>
      </w:r>
      <w:r>
        <w:rPr>
          <w:spacing w:val="-7"/>
        </w:rPr>
        <w:t xml:space="preserve"> </w:t>
      </w:r>
      <w:r>
        <w:rPr>
          <w:spacing w:val="-4"/>
        </w:rPr>
        <w:t>to</w:t>
      </w:r>
      <w:r>
        <w:rPr>
          <w:spacing w:val="-7"/>
        </w:rPr>
        <w:t xml:space="preserve"> </w:t>
      </w:r>
      <w:r>
        <w:rPr>
          <w:spacing w:val="-4"/>
        </w:rPr>
        <w:t>any</w:t>
      </w:r>
      <w:r>
        <w:rPr>
          <w:spacing w:val="-7"/>
        </w:rPr>
        <w:t xml:space="preserve"> </w:t>
      </w:r>
      <w:r>
        <w:rPr>
          <w:spacing w:val="-4"/>
        </w:rPr>
        <w:t>company.</w:t>
      </w:r>
      <w:r>
        <w:rPr>
          <w:spacing w:val="19"/>
        </w:rPr>
        <w:t xml:space="preserve"> </w:t>
      </w:r>
      <w:r>
        <w:rPr>
          <w:spacing w:val="-4"/>
        </w:rPr>
        <w:t>Data</w:t>
      </w:r>
      <w:r>
        <w:rPr>
          <w:spacing w:val="-7"/>
        </w:rPr>
        <w:t xml:space="preserve"> </w:t>
      </w:r>
      <w:r>
        <w:rPr>
          <w:spacing w:val="-4"/>
        </w:rPr>
        <w:t>availability</w:t>
      </w:r>
      <w:r>
        <w:rPr>
          <w:spacing w:val="-7"/>
        </w:rPr>
        <w:t xml:space="preserve"> </w:t>
      </w:r>
      <w:r>
        <w:rPr>
          <w:spacing w:val="-4"/>
        </w:rPr>
        <w:t>enables</w:t>
      </w:r>
      <w:r>
        <w:rPr>
          <w:spacing w:val="-7"/>
        </w:rPr>
        <w:t xml:space="preserve"> </w:t>
      </w:r>
      <w:r>
        <w:rPr>
          <w:spacing w:val="-4"/>
        </w:rPr>
        <w:t>a</w:t>
      </w:r>
      <w:r>
        <w:rPr>
          <w:spacing w:val="-7"/>
        </w:rPr>
        <w:t xml:space="preserve"> </w:t>
      </w:r>
      <w:r>
        <w:rPr>
          <w:spacing w:val="-4"/>
        </w:rPr>
        <w:t>company</w:t>
      </w:r>
      <w:r>
        <w:rPr>
          <w:spacing w:val="-7"/>
        </w:rPr>
        <w:t xml:space="preserve"> </w:t>
      </w:r>
      <w:r>
        <w:rPr>
          <w:spacing w:val="-4"/>
        </w:rPr>
        <w:t>to</w:t>
      </w:r>
      <w:r>
        <w:rPr>
          <w:spacing w:val="-7"/>
        </w:rPr>
        <w:t xml:space="preserve"> </w:t>
      </w:r>
      <w:r>
        <w:rPr>
          <w:spacing w:val="-4"/>
        </w:rPr>
        <w:t xml:space="preserve">operate </w:t>
      </w:r>
      <w:r>
        <w:rPr>
          <w:spacing w:val="-2"/>
        </w:rPr>
        <w:t>its</w:t>
      </w:r>
      <w:r>
        <w:rPr>
          <w:spacing w:val="-11"/>
        </w:rPr>
        <w:t xml:space="preserve"> </w:t>
      </w:r>
      <w:r>
        <w:rPr>
          <w:spacing w:val="-2"/>
        </w:rPr>
        <w:t>daily</w:t>
      </w:r>
      <w:r>
        <w:rPr>
          <w:spacing w:val="-11"/>
        </w:rPr>
        <w:t xml:space="preserve"> </w:t>
      </w:r>
      <w:r>
        <w:rPr>
          <w:spacing w:val="-2"/>
        </w:rPr>
        <w:t>business.</w:t>
      </w:r>
      <w:r>
        <w:rPr>
          <w:spacing w:val="-11"/>
        </w:rPr>
        <w:t xml:space="preserve"> </w:t>
      </w:r>
      <w:r>
        <w:rPr>
          <w:spacing w:val="-2"/>
        </w:rPr>
        <w:t>Even</w:t>
      </w:r>
      <w:r>
        <w:rPr>
          <w:spacing w:val="-11"/>
        </w:rPr>
        <w:t xml:space="preserve"> </w:t>
      </w:r>
      <w:r>
        <w:rPr>
          <w:spacing w:val="-2"/>
        </w:rPr>
        <w:t>a</w:t>
      </w:r>
      <w:r>
        <w:rPr>
          <w:spacing w:val="-11"/>
        </w:rPr>
        <w:t xml:space="preserve"> </w:t>
      </w:r>
      <w:r>
        <w:rPr>
          <w:spacing w:val="-2"/>
        </w:rPr>
        <w:t>company</w:t>
      </w:r>
      <w:r>
        <w:rPr>
          <w:spacing w:val="-10"/>
        </w:rPr>
        <w:t xml:space="preserve"> </w:t>
      </w:r>
      <w:r>
        <w:rPr>
          <w:spacing w:val="-2"/>
        </w:rPr>
        <w:t>working</w:t>
      </w:r>
      <w:r>
        <w:rPr>
          <w:spacing w:val="-11"/>
        </w:rPr>
        <w:t xml:space="preserve"> </w:t>
      </w:r>
      <w:r>
        <w:rPr>
          <w:spacing w:val="-2"/>
        </w:rPr>
        <w:t>in</w:t>
      </w:r>
      <w:r>
        <w:rPr>
          <w:spacing w:val="-11"/>
        </w:rPr>
        <w:t xml:space="preserve"> </w:t>
      </w:r>
      <w:r>
        <w:rPr>
          <w:spacing w:val="-2"/>
        </w:rPr>
        <w:t>low-tech</w:t>
      </w:r>
      <w:r>
        <w:rPr>
          <w:spacing w:val="-11"/>
        </w:rPr>
        <w:t xml:space="preserve"> </w:t>
      </w:r>
      <w:r>
        <w:rPr>
          <w:spacing w:val="-2"/>
        </w:rPr>
        <w:t>or</w:t>
      </w:r>
      <w:r>
        <w:rPr>
          <w:spacing w:val="-11"/>
        </w:rPr>
        <w:t xml:space="preserve"> </w:t>
      </w:r>
      <w:r>
        <w:rPr>
          <w:spacing w:val="-2"/>
        </w:rPr>
        <w:t>non-IT</w:t>
      </w:r>
      <w:r>
        <w:rPr>
          <w:spacing w:val="-10"/>
        </w:rPr>
        <w:t xml:space="preserve"> </w:t>
      </w:r>
      <w:r>
        <w:rPr>
          <w:spacing w:val="-2"/>
        </w:rPr>
        <w:t>industries</w:t>
      </w:r>
      <w:r>
        <w:rPr>
          <w:spacing w:val="-11"/>
        </w:rPr>
        <w:t xml:space="preserve"> </w:t>
      </w:r>
      <w:r>
        <w:rPr>
          <w:spacing w:val="-2"/>
        </w:rPr>
        <w:t>Pas</w:t>
      </w:r>
      <w:r>
        <w:rPr>
          <w:spacing w:val="-11"/>
        </w:rPr>
        <w:t xml:space="preserve"> </w:t>
      </w:r>
      <w:hyperlink w:anchor="_bookmark63" w:history="1">
        <w:r>
          <w:rPr>
            <w:spacing w:val="-2"/>
          </w:rPr>
          <w:t>2025</w:t>
        </w:r>
      </w:hyperlink>
      <w:r>
        <w:rPr>
          <w:spacing w:val="-11"/>
        </w:rPr>
        <w:t xml:space="preserve"> </w:t>
      </w:r>
      <w:r>
        <w:rPr>
          <w:spacing w:val="-2"/>
        </w:rPr>
        <w:t>has</w:t>
      </w:r>
      <w:r>
        <w:rPr>
          <w:spacing w:val="-11"/>
        </w:rPr>
        <w:t xml:space="preserve"> </w:t>
      </w:r>
      <w:r>
        <w:rPr>
          <w:spacing w:val="-2"/>
        </w:rPr>
        <w:t>basic</w:t>
      </w:r>
      <w:r>
        <w:rPr>
          <w:spacing w:val="-11"/>
        </w:rPr>
        <w:t xml:space="preserve"> </w:t>
      </w:r>
      <w:r>
        <w:rPr>
          <w:spacing w:val="-2"/>
        </w:rPr>
        <w:t>but</w:t>
      </w:r>
      <w:r>
        <w:rPr>
          <w:spacing w:val="-10"/>
        </w:rPr>
        <w:t xml:space="preserve"> </w:t>
      </w:r>
      <w:r>
        <w:rPr>
          <w:spacing w:val="-2"/>
        </w:rPr>
        <w:t xml:space="preserve">essential </w:t>
      </w:r>
      <w:r>
        <w:t>needs, for example, who is working where, and the addresses of clients and staff.</w:t>
      </w:r>
      <w:r>
        <w:rPr>
          <w:spacing w:val="40"/>
        </w:rPr>
        <w:t xml:space="preserve"> </w:t>
      </w:r>
      <w:r>
        <w:t>Not having this data available</w:t>
      </w:r>
      <w:r>
        <w:rPr>
          <w:spacing w:val="-6"/>
        </w:rPr>
        <w:t xml:space="preserve"> </w:t>
      </w:r>
      <w:r>
        <w:t>for</w:t>
      </w:r>
      <w:r>
        <w:rPr>
          <w:spacing w:val="-6"/>
        </w:rPr>
        <w:t xml:space="preserve"> </w:t>
      </w:r>
      <w:r>
        <w:t>the</w:t>
      </w:r>
      <w:r>
        <w:rPr>
          <w:spacing w:val="-6"/>
        </w:rPr>
        <w:t xml:space="preserve"> </w:t>
      </w:r>
      <w:r>
        <w:t>right</w:t>
      </w:r>
      <w:r>
        <w:rPr>
          <w:spacing w:val="-5"/>
        </w:rPr>
        <w:t xml:space="preserve"> </w:t>
      </w:r>
      <w:r>
        <w:t>people</w:t>
      </w:r>
      <w:r>
        <w:rPr>
          <w:spacing w:val="-6"/>
        </w:rPr>
        <w:t xml:space="preserve"> </w:t>
      </w:r>
      <w:r>
        <w:t>at</w:t>
      </w:r>
      <w:r>
        <w:rPr>
          <w:spacing w:val="-6"/>
        </w:rPr>
        <w:t xml:space="preserve"> </w:t>
      </w:r>
      <w:r>
        <w:t>the</w:t>
      </w:r>
      <w:r>
        <w:rPr>
          <w:spacing w:val="-6"/>
        </w:rPr>
        <w:t xml:space="preserve"> </w:t>
      </w:r>
      <w:r>
        <w:t>right</w:t>
      </w:r>
      <w:r>
        <w:rPr>
          <w:spacing w:val="-6"/>
        </w:rPr>
        <w:t xml:space="preserve"> </w:t>
      </w:r>
      <w:r>
        <w:t>time</w:t>
      </w:r>
      <w:r>
        <w:rPr>
          <w:spacing w:val="-6"/>
        </w:rPr>
        <w:t xml:space="preserve"> </w:t>
      </w:r>
      <w:r>
        <w:t>will</w:t>
      </w:r>
      <w:r>
        <w:rPr>
          <w:spacing w:val="-6"/>
        </w:rPr>
        <w:t xml:space="preserve"> </w:t>
      </w:r>
      <w:r>
        <w:t>cause</w:t>
      </w:r>
      <w:r>
        <w:rPr>
          <w:spacing w:val="-6"/>
        </w:rPr>
        <w:t xml:space="preserve"> </w:t>
      </w:r>
      <w:r>
        <w:t>problems</w:t>
      </w:r>
      <w:r>
        <w:rPr>
          <w:spacing w:val="-5"/>
        </w:rPr>
        <w:t xml:space="preserve"> </w:t>
      </w:r>
      <w:r>
        <w:t>whenever</w:t>
      </w:r>
      <w:r>
        <w:rPr>
          <w:spacing w:val="-6"/>
        </w:rPr>
        <w:t xml:space="preserve"> </w:t>
      </w:r>
      <w:r>
        <w:t>the</w:t>
      </w:r>
      <w:r>
        <w:rPr>
          <w:spacing w:val="-6"/>
        </w:rPr>
        <w:t xml:space="preserve"> </w:t>
      </w:r>
      <w:r>
        <w:t>data</w:t>
      </w:r>
      <w:r>
        <w:rPr>
          <w:spacing w:val="-6"/>
        </w:rPr>
        <w:t xml:space="preserve"> </w:t>
      </w:r>
      <w:r>
        <w:t>need</w:t>
      </w:r>
      <w:r>
        <w:rPr>
          <w:spacing w:val="-6"/>
        </w:rPr>
        <w:t xml:space="preserve"> </w:t>
      </w:r>
      <w:r>
        <w:t>to</w:t>
      </w:r>
      <w:r>
        <w:rPr>
          <w:spacing w:val="-6"/>
        </w:rPr>
        <w:t xml:space="preserve"> </w:t>
      </w:r>
      <w:r>
        <w:t>be</w:t>
      </w:r>
      <w:r>
        <w:rPr>
          <w:spacing w:val="-6"/>
        </w:rPr>
        <w:t xml:space="preserve"> </w:t>
      </w:r>
      <w:r>
        <w:t xml:space="preserve">used. In </w:t>
      </w:r>
      <w:r>
        <w:rPr>
          <w:spacing w:val="-2"/>
        </w:rPr>
        <w:t>the</w:t>
      </w:r>
      <w:r>
        <w:rPr>
          <w:spacing w:val="-7"/>
        </w:rPr>
        <w:t xml:space="preserve"> </w:t>
      </w:r>
      <w:r>
        <w:rPr>
          <w:spacing w:val="-2"/>
        </w:rPr>
        <w:t>context</w:t>
      </w:r>
      <w:r>
        <w:rPr>
          <w:spacing w:val="-7"/>
        </w:rPr>
        <w:t xml:space="preserve"> </w:t>
      </w:r>
      <w:r>
        <w:rPr>
          <w:spacing w:val="-2"/>
        </w:rPr>
        <w:t>of</w:t>
      </w:r>
      <w:r>
        <w:rPr>
          <w:spacing w:val="-7"/>
        </w:rPr>
        <w:t xml:space="preserve"> </w:t>
      </w:r>
      <w:r>
        <w:rPr>
          <w:spacing w:val="-2"/>
        </w:rPr>
        <w:t>ongoing</w:t>
      </w:r>
      <w:r>
        <w:rPr>
          <w:spacing w:val="-7"/>
        </w:rPr>
        <w:t xml:space="preserve"> </w:t>
      </w:r>
      <w:r>
        <w:rPr>
          <w:spacing w:val="-2"/>
        </w:rPr>
        <w:t>changes</w:t>
      </w:r>
      <w:r>
        <w:rPr>
          <w:spacing w:val="-7"/>
        </w:rPr>
        <w:t xml:space="preserve"> </w:t>
      </w:r>
      <w:r>
        <w:rPr>
          <w:spacing w:val="-2"/>
        </w:rPr>
        <w:t>to</w:t>
      </w:r>
      <w:r>
        <w:rPr>
          <w:spacing w:val="-7"/>
        </w:rPr>
        <w:t xml:space="preserve"> </w:t>
      </w:r>
      <w:r>
        <w:rPr>
          <w:spacing w:val="-2"/>
        </w:rPr>
        <w:t>the</w:t>
      </w:r>
      <w:r>
        <w:rPr>
          <w:spacing w:val="-7"/>
        </w:rPr>
        <w:t xml:space="preserve"> </w:t>
      </w:r>
      <w:r>
        <w:rPr>
          <w:spacing w:val="-2"/>
        </w:rPr>
        <w:t>Swiss</w:t>
      </w:r>
      <w:r>
        <w:rPr>
          <w:spacing w:val="-7"/>
        </w:rPr>
        <w:t xml:space="preserve"> </w:t>
      </w:r>
      <w:r>
        <w:rPr>
          <w:spacing w:val="-2"/>
        </w:rPr>
        <w:t>Post</w:t>
      </w:r>
      <w:r>
        <w:rPr>
          <w:spacing w:val="-7"/>
        </w:rPr>
        <w:t xml:space="preserve"> </w:t>
      </w:r>
      <w:r>
        <w:rPr>
          <w:spacing w:val="-2"/>
        </w:rPr>
        <w:t>reporting</w:t>
      </w:r>
      <w:r>
        <w:rPr>
          <w:spacing w:val="-7"/>
        </w:rPr>
        <w:t xml:space="preserve"> </w:t>
      </w:r>
      <w:r>
        <w:rPr>
          <w:spacing w:val="-2"/>
        </w:rPr>
        <w:t>infrastructure,</w:t>
      </w:r>
      <w:r>
        <w:rPr>
          <w:spacing w:val="-5"/>
        </w:rPr>
        <w:t xml:space="preserve"> </w:t>
      </w:r>
      <w:r>
        <w:rPr>
          <w:spacing w:val="-2"/>
        </w:rPr>
        <w:t>keeping</w:t>
      </w:r>
      <w:r>
        <w:rPr>
          <w:spacing w:val="-7"/>
        </w:rPr>
        <w:t xml:space="preserve"> </w:t>
      </w:r>
      <w:r>
        <w:rPr>
          <w:spacing w:val="-2"/>
        </w:rPr>
        <w:t>track</w:t>
      </w:r>
      <w:r>
        <w:rPr>
          <w:spacing w:val="-7"/>
        </w:rPr>
        <w:t xml:space="preserve"> </w:t>
      </w:r>
      <w:r>
        <w:rPr>
          <w:spacing w:val="-2"/>
        </w:rPr>
        <w:t>of</w:t>
      </w:r>
      <w:r>
        <w:rPr>
          <w:spacing w:val="-7"/>
        </w:rPr>
        <w:t xml:space="preserve"> </w:t>
      </w:r>
      <w:hyperlink w:anchor="_bookmark0" w:history="1">
        <w:r>
          <w:rPr>
            <w:spacing w:val="-2"/>
          </w:rPr>
          <w:t>data</w:t>
        </w:r>
        <w:r>
          <w:rPr>
            <w:spacing w:val="-7"/>
          </w:rPr>
          <w:t xml:space="preserve"> </w:t>
        </w:r>
        <w:r>
          <w:rPr>
            <w:spacing w:val="-2"/>
          </w:rPr>
          <w:t>availability</w:t>
        </w:r>
      </w:hyperlink>
      <w:r>
        <w:rPr>
          <w:spacing w:val="-2"/>
        </w:rPr>
        <w:t xml:space="preserve"> </w:t>
      </w:r>
      <w:r>
        <w:t xml:space="preserve">and </w:t>
      </w:r>
      <w:hyperlink w:anchor="_bookmark0" w:history="1">
        <w:r>
          <w:t>data quality</w:t>
        </w:r>
      </w:hyperlink>
      <w:r>
        <w:t xml:space="preserve"> is challenging.</w:t>
      </w:r>
      <w:r>
        <w:rPr>
          <w:spacing w:val="35"/>
        </w:rPr>
        <w:t xml:space="preserve"> </w:t>
      </w:r>
      <w:r>
        <w:t xml:space="preserve">These infrastructure-related changes comprise the construction of new reports, </w:t>
      </w:r>
      <w:hyperlink w:anchor="_bookmark0" w:history="1">
        <w:r>
          <w:t>one-to-one migrations</w:t>
        </w:r>
      </w:hyperlink>
      <w:r>
        <w:t xml:space="preserve"> and the re-engineering of existing reports.</w:t>
      </w:r>
    </w:p>
    <w:p w14:paraId="6FCCC812" w14:textId="77777777" w:rsidR="000900B5" w:rsidRDefault="00000000">
      <w:pPr>
        <w:pStyle w:val="BodyText"/>
        <w:spacing w:line="216" w:lineRule="auto"/>
        <w:ind w:left="142" w:right="848" w:firstLine="218"/>
        <w:jc w:val="both"/>
      </w:pPr>
      <w:r>
        <w:t xml:space="preserve">Since the topic of data quality could be built from scratch, as if starting on a </w:t>
      </w:r>
      <w:hyperlink w:anchor="_bookmark0" w:history="1">
        <w:r>
          <w:t>greenfield,</w:t>
        </w:r>
      </w:hyperlink>
      <w:r>
        <w:t xml:space="preserve"> it became an </w:t>
      </w:r>
      <w:r>
        <w:rPr>
          <w:spacing w:val="-2"/>
        </w:rPr>
        <w:t>ideal</w:t>
      </w:r>
      <w:r>
        <w:rPr>
          <w:spacing w:val="-7"/>
        </w:rPr>
        <w:t xml:space="preserve"> </w:t>
      </w:r>
      <w:r>
        <w:rPr>
          <w:spacing w:val="-2"/>
        </w:rPr>
        <w:t>subject</w:t>
      </w:r>
      <w:r>
        <w:rPr>
          <w:spacing w:val="-7"/>
        </w:rPr>
        <w:t xml:space="preserve"> </w:t>
      </w:r>
      <w:r>
        <w:rPr>
          <w:spacing w:val="-2"/>
        </w:rPr>
        <w:t>for</w:t>
      </w:r>
      <w:r>
        <w:rPr>
          <w:spacing w:val="-7"/>
        </w:rPr>
        <w:t xml:space="preserve"> </w:t>
      </w:r>
      <w:r>
        <w:rPr>
          <w:spacing w:val="-2"/>
        </w:rPr>
        <w:t>a</w:t>
      </w:r>
      <w:r>
        <w:rPr>
          <w:spacing w:val="-7"/>
        </w:rPr>
        <w:t xml:space="preserve"> </w:t>
      </w:r>
      <w:r>
        <w:rPr>
          <w:spacing w:val="-2"/>
        </w:rPr>
        <w:t>master’s</w:t>
      </w:r>
      <w:r>
        <w:rPr>
          <w:spacing w:val="-7"/>
        </w:rPr>
        <w:t xml:space="preserve"> </w:t>
      </w:r>
      <w:r>
        <w:rPr>
          <w:spacing w:val="-2"/>
        </w:rPr>
        <w:t>thesis.</w:t>
      </w:r>
      <w:r>
        <w:rPr>
          <w:spacing w:val="6"/>
        </w:rPr>
        <w:t xml:space="preserve"> </w:t>
      </w:r>
      <w:r>
        <w:rPr>
          <w:spacing w:val="-2"/>
        </w:rPr>
        <w:t>Furthermore,</w:t>
      </w:r>
      <w:r>
        <w:rPr>
          <w:spacing w:val="-6"/>
        </w:rPr>
        <w:t xml:space="preserve"> </w:t>
      </w:r>
      <w:r>
        <w:rPr>
          <w:spacing w:val="-2"/>
        </w:rPr>
        <w:t>the</w:t>
      </w:r>
      <w:r>
        <w:rPr>
          <w:spacing w:val="-7"/>
        </w:rPr>
        <w:t xml:space="preserve"> </w:t>
      </w:r>
      <w:r>
        <w:rPr>
          <w:spacing w:val="-2"/>
        </w:rPr>
        <w:t>topic</w:t>
      </w:r>
      <w:r>
        <w:rPr>
          <w:spacing w:val="-7"/>
        </w:rPr>
        <w:t xml:space="preserve"> </w:t>
      </w:r>
      <w:r>
        <w:rPr>
          <w:spacing w:val="-2"/>
        </w:rPr>
        <w:t>was</w:t>
      </w:r>
      <w:r>
        <w:rPr>
          <w:spacing w:val="-7"/>
        </w:rPr>
        <w:t xml:space="preserve"> </w:t>
      </w:r>
      <w:r>
        <w:rPr>
          <w:spacing w:val="-2"/>
        </w:rPr>
        <w:t>not</w:t>
      </w:r>
      <w:r>
        <w:rPr>
          <w:spacing w:val="-7"/>
        </w:rPr>
        <w:t xml:space="preserve"> </w:t>
      </w:r>
      <w:r>
        <w:rPr>
          <w:spacing w:val="-2"/>
        </w:rPr>
        <w:t>of</w:t>
      </w:r>
      <w:r>
        <w:rPr>
          <w:spacing w:val="-7"/>
        </w:rPr>
        <w:t xml:space="preserve"> </w:t>
      </w:r>
      <w:r>
        <w:rPr>
          <w:spacing w:val="-2"/>
        </w:rPr>
        <w:t>the</w:t>
      </w:r>
      <w:r>
        <w:rPr>
          <w:spacing w:val="-7"/>
        </w:rPr>
        <w:t xml:space="preserve"> </w:t>
      </w:r>
      <w:r>
        <w:rPr>
          <w:spacing w:val="-2"/>
        </w:rPr>
        <w:t>highest</w:t>
      </w:r>
      <w:r>
        <w:rPr>
          <w:spacing w:val="-7"/>
        </w:rPr>
        <w:t xml:space="preserve"> </w:t>
      </w:r>
      <w:r>
        <w:rPr>
          <w:spacing w:val="-2"/>
        </w:rPr>
        <w:t>priority</w:t>
      </w:r>
      <w:r>
        <w:rPr>
          <w:spacing w:val="-7"/>
        </w:rPr>
        <w:t xml:space="preserve"> </w:t>
      </w:r>
      <w:r>
        <w:rPr>
          <w:spacing w:val="-2"/>
        </w:rPr>
        <w:t>for</w:t>
      </w:r>
      <w:r>
        <w:rPr>
          <w:spacing w:val="-7"/>
        </w:rPr>
        <w:t xml:space="preserve"> </w:t>
      </w:r>
      <w:r>
        <w:rPr>
          <w:spacing w:val="-2"/>
        </w:rPr>
        <w:t>Swiss</w:t>
      </w:r>
      <w:r>
        <w:rPr>
          <w:spacing w:val="-7"/>
        </w:rPr>
        <w:t xml:space="preserve"> </w:t>
      </w:r>
      <w:r>
        <w:rPr>
          <w:spacing w:val="-2"/>
        </w:rPr>
        <w:t>Post,</w:t>
      </w:r>
      <w:r>
        <w:rPr>
          <w:spacing w:val="-5"/>
        </w:rPr>
        <w:t xml:space="preserve"> </w:t>
      </w:r>
      <w:r>
        <w:rPr>
          <w:spacing w:val="-2"/>
        </w:rPr>
        <w:t xml:space="preserve">but </w:t>
      </w:r>
      <w:r>
        <w:t>it</w:t>
      </w:r>
      <w:r>
        <w:rPr>
          <w:spacing w:val="-2"/>
        </w:rPr>
        <w:t xml:space="preserve"> </w:t>
      </w:r>
      <w:r>
        <w:t>was</w:t>
      </w:r>
      <w:r>
        <w:rPr>
          <w:spacing w:val="-2"/>
        </w:rPr>
        <w:t xml:space="preserve"> </w:t>
      </w:r>
      <w:r>
        <w:t>still</w:t>
      </w:r>
      <w:r>
        <w:rPr>
          <w:spacing w:val="-2"/>
        </w:rPr>
        <w:t xml:space="preserve"> </w:t>
      </w:r>
      <w:r>
        <w:t>considered</w:t>
      </w:r>
      <w:r>
        <w:rPr>
          <w:spacing w:val="-2"/>
        </w:rPr>
        <w:t xml:space="preserve"> </w:t>
      </w:r>
      <w:r>
        <w:t>a</w:t>
      </w:r>
      <w:r>
        <w:rPr>
          <w:spacing w:val="-2"/>
        </w:rPr>
        <w:t xml:space="preserve"> </w:t>
      </w:r>
      <w:r>
        <w:t>valuable</w:t>
      </w:r>
      <w:r>
        <w:rPr>
          <w:spacing w:val="-2"/>
        </w:rPr>
        <w:t xml:space="preserve"> </w:t>
      </w:r>
      <w:r>
        <w:t>idea</w:t>
      </w:r>
      <w:r>
        <w:rPr>
          <w:spacing w:val="-2"/>
        </w:rPr>
        <w:t xml:space="preserve"> </w:t>
      </w:r>
      <w:r>
        <w:t>to</w:t>
      </w:r>
      <w:r>
        <w:rPr>
          <w:spacing w:val="-2"/>
        </w:rPr>
        <w:t xml:space="preserve"> </w:t>
      </w:r>
      <w:r>
        <w:t>pursue.</w:t>
      </w:r>
      <w:r>
        <w:rPr>
          <w:spacing w:val="17"/>
        </w:rPr>
        <w:t xml:space="preserve"> </w:t>
      </w:r>
      <w:r>
        <w:t>The</w:t>
      </w:r>
      <w:r>
        <w:rPr>
          <w:spacing w:val="-2"/>
        </w:rPr>
        <w:t xml:space="preserve"> </w:t>
      </w:r>
      <w:r>
        <w:t>medium-priority</w:t>
      </w:r>
      <w:r>
        <w:rPr>
          <w:spacing w:val="-2"/>
        </w:rPr>
        <w:t xml:space="preserve"> </w:t>
      </w:r>
      <w:r>
        <w:t>nature</w:t>
      </w:r>
      <w:r>
        <w:rPr>
          <w:spacing w:val="-2"/>
        </w:rPr>
        <w:t xml:space="preserve"> </w:t>
      </w:r>
      <w:r>
        <w:t>of</w:t>
      </w:r>
      <w:r>
        <w:rPr>
          <w:spacing w:val="-2"/>
        </w:rPr>
        <w:t xml:space="preserve"> </w:t>
      </w:r>
      <w:r>
        <w:t>this</w:t>
      </w:r>
      <w:r>
        <w:rPr>
          <w:spacing w:val="-2"/>
        </w:rPr>
        <w:t xml:space="preserve"> </w:t>
      </w:r>
      <w:r>
        <w:t>project</w:t>
      </w:r>
      <w:r>
        <w:rPr>
          <w:spacing w:val="-2"/>
        </w:rPr>
        <w:t xml:space="preserve"> </w:t>
      </w:r>
      <w:r>
        <w:t>also</w:t>
      </w:r>
      <w:r>
        <w:rPr>
          <w:spacing w:val="-2"/>
        </w:rPr>
        <w:t xml:space="preserve"> </w:t>
      </w:r>
      <w:r>
        <w:t>allowed the</w:t>
      </w:r>
      <w:r>
        <w:rPr>
          <w:spacing w:val="-9"/>
        </w:rPr>
        <w:t xml:space="preserve"> </w:t>
      </w:r>
      <w:r>
        <w:t>topic</w:t>
      </w:r>
      <w:r>
        <w:rPr>
          <w:spacing w:val="-9"/>
        </w:rPr>
        <w:t xml:space="preserve"> </w:t>
      </w:r>
      <w:r>
        <w:t>to</w:t>
      </w:r>
      <w:r>
        <w:rPr>
          <w:spacing w:val="-9"/>
        </w:rPr>
        <w:t xml:space="preserve"> </w:t>
      </w:r>
      <w:r>
        <w:t>be</w:t>
      </w:r>
      <w:r>
        <w:rPr>
          <w:spacing w:val="-9"/>
        </w:rPr>
        <w:t xml:space="preserve"> </w:t>
      </w:r>
      <w:r>
        <w:t>divided</w:t>
      </w:r>
      <w:r>
        <w:rPr>
          <w:spacing w:val="-9"/>
        </w:rPr>
        <w:t xml:space="preserve"> </w:t>
      </w:r>
      <w:r>
        <w:t>into</w:t>
      </w:r>
      <w:r>
        <w:rPr>
          <w:spacing w:val="-9"/>
        </w:rPr>
        <w:t xml:space="preserve"> </w:t>
      </w:r>
      <w:r>
        <w:t>multiple</w:t>
      </w:r>
      <w:r>
        <w:rPr>
          <w:spacing w:val="-9"/>
        </w:rPr>
        <w:t xml:space="preserve"> </w:t>
      </w:r>
      <w:r>
        <w:t>steps,</w:t>
      </w:r>
      <w:r>
        <w:rPr>
          <w:spacing w:val="-9"/>
        </w:rPr>
        <w:t xml:space="preserve"> </w:t>
      </w:r>
      <w:r>
        <w:t>such</w:t>
      </w:r>
      <w:r>
        <w:rPr>
          <w:spacing w:val="-9"/>
        </w:rPr>
        <w:t xml:space="preserve"> </w:t>
      </w:r>
      <w:r>
        <w:t>as</w:t>
      </w:r>
      <w:r>
        <w:rPr>
          <w:spacing w:val="-9"/>
        </w:rPr>
        <w:t xml:space="preserve"> </w:t>
      </w:r>
      <w:r>
        <w:t>working</w:t>
      </w:r>
      <w:r>
        <w:rPr>
          <w:spacing w:val="-9"/>
        </w:rPr>
        <w:t xml:space="preserve"> </w:t>
      </w:r>
      <w:r>
        <w:t>from</w:t>
      </w:r>
      <w:r>
        <w:rPr>
          <w:spacing w:val="-9"/>
        </w:rPr>
        <w:t xml:space="preserve"> </w:t>
      </w:r>
      <w:r>
        <w:t>a</w:t>
      </w:r>
      <w:r>
        <w:rPr>
          <w:spacing w:val="-9"/>
        </w:rPr>
        <w:t xml:space="preserve"> </w:t>
      </w:r>
      <w:r>
        <w:t>PoC</w:t>
      </w:r>
      <w:r>
        <w:rPr>
          <w:spacing w:val="-9"/>
        </w:rPr>
        <w:t xml:space="preserve"> </w:t>
      </w:r>
      <w:r>
        <w:t>to</w:t>
      </w:r>
      <w:r>
        <w:rPr>
          <w:spacing w:val="-9"/>
        </w:rPr>
        <w:t xml:space="preserve"> </w:t>
      </w:r>
      <w:r>
        <w:t>an</w:t>
      </w:r>
      <w:r>
        <w:rPr>
          <w:spacing w:val="-9"/>
        </w:rPr>
        <w:t xml:space="preserve"> </w:t>
      </w:r>
      <w:hyperlink w:anchor="_bookmark0" w:history="1">
        <w:r>
          <w:t>MVP</w:t>
        </w:r>
      </w:hyperlink>
      <w:r>
        <w:rPr>
          <w:spacing w:val="-9"/>
        </w:rPr>
        <w:t xml:space="preserve"> </w:t>
      </w:r>
      <w:r>
        <w:t>setup. Additionally,</w:t>
      </w:r>
      <w:r>
        <w:rPr>
          <w:spacing w:val="-9"/>
        </w:rPr>
        <w:t xml:space="preserve"> </w:t>
      </w:r>
      <w:r>
        <w:t>the medium priority regarding feature development in this area allowed for well-grounded research on the topic. All these aspects combined made it a suitable project leading to a master’s thesis.</w:t>
      </w:r>
    </w:p>
    <w:p w14:paraId="6FCCC813" w14:textId="77777777" w:rsidR="000900B5" w:rsidRDefault="00000000">
      <w:pPr>
        <w:pStyle w:val="BodyText"/>
        <w:spacing w:before="1" w:line="216" w:lineRule="auto"/>
        <w:ind w:left="142" w:right="848" w:firstLine="218"/>
        <w:jc w:val="both"/>
      </w:pPr>
      <w:r>
        <w:t>Furthermore, due to the lack of automated data accuracy and data quality checks in the DWH LS OPS environment at the time of defining this project, this topic is highly relevant to the team responsible</w:t>
      </w:r>
    </w:p>
    <w:p w14:paraId="6FCCC814" w14:textId="77777777" w:rsidR="000900B5" w:rsidRDefault="00000000">
      <w:pPr>
        <w:pStyle w:val="BodyText"/>
        <w:spacing w:before="2" w:line="216" w:lineRule="auto"/>
        <w:ind w:left="142" w:right="848" w:firstLine="218"/>
        <w:jc w:val="both"/>
      </w:pPr>
      <w:r>
        <w:t>for</w:t>
      </w:r>
      <w:r>
        <w:rPr>
          <w:spacing w:val="-11"/>
        </w:rPr>
        <w:t xml:space="preserve"> </w:t>
      </w:r>
      <w:r>
        <w:t>both</w:t>
      </w:r>
      <w:r>
        <w:rPr>
          <w:spacing w:val="-10"/>
        </w:rPr>
        <w:t xml:space="preserve"> </w:t>
      </w:r>
      <w:r>
        <w:t>the</w:t>
      </w:r>
      <w:r>
        <w:rPr>
          <w:spacing w:val="-10"/>
        </w:rPr>
        <w:t xml:space="preserve"> </w:t>
      </w:r>
      <w:r>
        <w:t>operational</w:t>
      </w:r>
      <w:r>
        <w:rPr>
          <w:spacing w:val="-11"/>
        </w:rPr>
        <w:t xml:space="preserve"> </w:t>
      </w:r>
      <w:r>
        <w:t>and</w:t>
      </w:r>
      <w:r>
        <w:rPr>
          <w:spacing w:val="-11"/>
        </w:rPr>
        <w:t xml:space="preserve"> </w:t>
      </w:r>
      <w:r>
        <w:t>the</w:t>
      </w:r>
      <w:r>
        <w:rPr>
          <w:spacing w:val="-10"/>
        </w:rPr>
        <w:t xml:space="preserve"> </w:t>
      </w:r>
      <w:r>
        <w:t>analytical</w:t>
      </w:r>
      <w:r>
        <w:rPr>
          <w:spacing w:val="-11"/>
        </w:rPr>
        <w:t xml:space="preserve"> </w:t>
      </w:r>
      <w:r>
        <w:t>reports</w:t>
      </w:r>
      <w:r>
        <w:rPr>
          <w:spacing w:val="-11"/>
        </w:rPr>
        <w:t xml:space="preserve"> </w:t>
      </w:r>
      <w:r>
        <w:t>that</w:t>
      </w:r>
      <w:r>
        <w:rPr>
          <w:spacing w:val="-11"/>
        </w:rPr>
        <w:t xml:space="preserve"> </w:t>
      </w:r>
      <w:r>
        <w:t>help</w:t>
      </w:r>
      <w:r>
        <w:rPr>
          <w:spacing w:val="-10"/>
        </w:rPr>
        <w:t xml:space="preserve"> </w:t>
      </w:r>
      <w:r>
        <w:t>guide</w:t>
      </w:r>
      <w:r>
        <w:rPr>
          <w:spacing w:val="-11"/>
        </w:rPr>
        <w:t xml:space="preserve"> </w:t>
      </w:r>
      <w:r>
        <w:t>the</w:t>
      </w:r>
      <w:r>
        <w:rPr>
          <w:spacing w:val="-11"/>
        </w:rPr>
        <w:t xml:space="preserve"> </w:t>
      </w:r>
      <w:r>
        <w:t>company.</w:t>
      </w:r>
      <w:r>
        <w:rPr>
          <w:spacing w:val="-3"/>
        </w:rPr>
        <w:t xml:space="preserve"> </w:t>
      </w:r>
      <w:r>
        <w:t>If</w:t>
      </w:r>
      <w:r>
        <w:rPr>
          <w:spacing w:val="-11"/>
        </w:rPr>
        <w:t xml:space="preserve"> </w:t>
      </w:r>
      <w:r>
        <w:t>the</w:t>
      </w:r>
      <w:r>
        <w:rPr>
          <w:spacing w:val="-11"/>
        </w:rPr>
        <w:t xml:space="preserve"> </w:t>
      </w:r>
      <w:r>
        <w:t>data</w:t>
      </w:r>
      <w:r>
        <w:rPr>
          <w:spacing w:val="-11"/>
        </w:rPr>
        <w:t xml:space="preserve"> </w:t>
      </w:r>
      <w:r>
        <w:t>is</w:t>
      </w:r>
      <w:r>
        <w:rPr>
          <w:spacing w:val="-10"/>
        </w:rPr>
        <w:t xml:space="preserve"> </w:t>
      </w:r>
      <w:r>
        <w:t xml:space="preserve">incorrect, </w:t>
      </w:r>
      <w:r>
        <w:rPr>
          <w:spacing w:val="-2"/>
        </w:rPr>
        <w:t>wrong</w:t>
      </w:r>
      <w:r>
        <w:rPr>
          <w:spacing w:val="-11"/>
        </w:rPr>
        <w:t xml:space="preserve"> </w:t>
      </w:r>
      <w:r>
        <w:rPr>
          <w:spacing w:val="-2"/>
        </w:rPr>
        <w:t>decisions</w:t>
      </w:r>
      <w:r>
        <w:rPr>
          <w:spacing w:val="-11"/>
        </w:rPr>
        <w:t xml:space="preserve"> </w:t>
      </w:r>
      <w:r>
        <w:rPr>
          <w:spacing w:val="-2"/>
        </w:rPr>
        <w:t>are</w:t>
      </w:r>
      <w:r>
        <w:rPr>
          <w:spacing w:val="-11"/>
        </w:rPr>
        <w:t xml:space="preserve"> </w:t>
      </w:r>
      <w:r>
        <w:rPr>
          <w:spacing w:val="-2"/>
        </w:rPr>
        <w:t>made;</w:t>
      </w:r>
      <w:r>
        <w:rPr>
          <w:spacing w:val="-11"/>
        </w:rPr>
        <w:t xml:space="preserve"> </w:t>
      </w:r>
      <w:r>
        <w:rPr>
          <w:spacing w:val="-2"/>
        </w:rPr>
        <w:t>and</w:t>
      </w:r>
      <w:r>
        <w:rPr>
          <w:spacing w:val="-11"/>
        </w:rPr>
        <w:t xml:space="preserve"> </w:t>
      </w:r>
      <w:r>
        <w:rPr>
          <w:spacing w:val="-2"/>
        </w:rPr>
        <w:t>if</w:t>
      </w:r>
      <w:r>
        <w:rPr>
          <w:spacing w:val="-10"/>
        </w:rPr>
        <w:t xml:space="preserve"> </w:t>
      </w:r>
      <w:r>
        <w:rPr>
          <w:spacing w:val="-2"/>
        </w:rPr>
        <w:t>the</w:t>
      </w:r>
      <w:r>
        <w:rPr>
          <w:spacing w:val="-11"/>
        </w:rPr>
        <w:t xml:space="preserve"> </w:t>
      </w:r>
      <w:r>
        <w:rPr>
          <w:spacing w:val="-2"/>
        </w:rPr>
        <w:t>data</w:t>
      </w:r>
      <w:r>
        <w:rPr>
          <w:spacing w:val="-11"/>
        </w:rPr>
        <w:t xml:space="preserve"> </w:t>
      </w:r>
      <w:r>
        <w:rPr>
          <w:spacing w:val="-2"/>
        </w:rPr>
        <w:t>is</w:t>
      </w:r>
      <w:r>
        <w:rPr>
          <w:spacing w:val="-11"/>
        </w:rPr>
        <w:t xml:space="preserve"> </w:t>
      </w:r>
      <w:r>
        <w:rPr>
          <w:spacing w:val="-2"/>
        </w:rPr>
        <w:t>unavailable,</w:t>
      </w:r>
      <w:r>
        <w:rPr>
          <w:spacing w:val="-11"/>
        </w:rPr>
        <w:t xml:space="preserve"> </w:t>
      </w:r>
      <w:r>
        <w:rPr>
          <w:spacing w:val="-2"/>
        </w:rPr>
        <w:t>management</w:t>
      </w:r>
      <w:r>
        <w:rPr>
          <w:spacing w:val="-10"/>
        </w:rPr>
        <w:t xml:space="preserve"> </w:t>
      </w:r>
      <w:r>
        <w:rPr>
          <w:spacing w:val="-2"/>
        </w:rPr>
        <w:t>cannot</w:t>
      </w:r>
      <w:r>
        <w:rPr>
          <w:spacing w:val="-11"/>
        </w:rPr>
        <w:t xml:space="preserve"> </w:t>
      </w:r>
      <w:r>
        <w:rPr>
          <w:spacing w:val="-2"/>
        </w:rPr>
        <w:t>properly</w:t>
      </w:r>
      <w:r>
        <w:rPr>
          <w:spacing w:val="-11"/>
        </w:rPr>
        <w:t xml:space="preserve"> </w:t>
      </w:r>
      <w:r>
        <w:rPr>
          <w:spacing w:val="-2"/>
        </w:rPr>
        <w:t>lead</w:t>
      </w:r>
      <w:r>
        <w:rPr>
          <w:spacing w:val="-11"/>
        </w:rPr>
        <w:t xml:space="preserve"> </w:t>
      </w:r>
      <w:r>
        <w:rPr>
          <w:spacing w:val="-2"/>
        </w:rPr>
        <w:t>the</w:t>
      </w:r>
      <w:r>
        <w:rPr>
          <w:spacing w:val="-11"/>
        </w:rPr>
        <w:t xml:space="preserve"> </w:t>
      </w:r>
      <w:r>
        <w:rPr>
          <w:spacing w:val="-2"/>
        </w:rPr>
        <w:t>staff.</w:t>
      </w:r>
      <w:r>
        <w:rPr>
          <w:spacing w:val="-11"/>
        </w:rPr>
        <w:t xml:space="preserve"> </w:t>
      </w:r>
      <w:r>
        <w:rPr>
          <w:spacing w:val="-2"/>
        </w:rPr>
        <w:t xml:space="preserve">Thus, </w:t>
      </w:r>
      <w:r>
        <w:t>the topic is of high importance and business critical.</w:t>
      </w:r>
      <w:r>
        <w:rPr>
          <w:spacing w:val="37"/>
        </w:rPr>
        <w:t xml:space="preserve"> </w:t>
      </w:r>
      <w:r>
        <w:t xml:space="preserve">Since the topic of data quality could be built from scratch, as if starting on a </w:t>
      </w:r>
      <w:hyperlink w:anchor="_bookmark0" w:history="1">
        <w:r>
          <w:t>greenfield,</w:t>
        </w:r>
      </w:hyperlink>
      <w:r>
        <w:t xml:space="preserve"> it became an ideal subject for a master’s thesis.</w:t>
      </w:r>
      <w:r>
        <w:rPr>
          <w:spacing w:val="33"/>
        </w:rPr>
        <w:t xml:space="preserve"> </w:t>
      </w:r>
      <w:r>
        <w:t>Furthermore, the topic was not of the highest priority for Swiss Post, but it was still considered a valuable idea to pursue. This</w:t>
      </w:r>
      <w:r>
        <w:rPr>
          <w:spacing w:val="-1"/>
        </w:rPr>
        <w:t xml:space="preserve"> </w:t>
      </w:r>
      <w:r>
        <w:t>medium-priority</w:t>
      </w:r>
      <w:r>
        <w:rPr>
          <w:spacing w:val="-1"/>
        </w:rPr>
        <w:t xml:space="preserve"> </w:t>
      </w:r>
      <w:r>
        <w:t>nature</w:t>
      </w:r>
      <w:r>
        <w:rPr>
          <w:spacing w:val="-1"/>
        </w:rPr>
        <w:t xml:space="preserve"> </w:t>
      </w:r>
      <w:r>
        <w:t>of</w:t>
      </w:r>
      <w:r>
        <w:rPr>
          <w:spacing w:val="-1"/>
        </w:rPr>
        <w:t xml:space="preserve"> </w:t>
      </w:r>
      <w:r>
        <w:t>this project</w:t>
      </w:r>
      <w:r>
        <w:rPr>
          <w:spacing w:val="-1"/>
        </w:rPr>
        <w:t xml:space="preserve"> </w:t>
      </w:r>
      <w:r>
        <w:t>also</w:t>
      </w:r>
      <w:r>
        <w:rPr>
          <w:spacing w:val="-1"/>
        </w:rPr>
        <w:t xml:space="preserve"> </w:t>
      </w:r>
      <w:r>
        <w:t>allowed</w:t>
      </w:r>
      <w:r>
        <w:rPr>
          <w:spacing w:val="-1"/>
        </w:rPr>
        <w:t xml:space="preserve"> </w:t>
      </w:r>
      <w:r>
        <w:t>the</w:t>
      </w:r>
      <w:r>
        <w:rPr>
          <w:spacing w:val="-1"/>
        </w:rPr>
        <w:t xml:space="preserve"> </w:t>
      </w:r>
      <w:r>
        <w:t>topic to</w:t>
      </w:r>
      <w:r>
        <w:rPr>
          <w:spacing w:val="-1"/>
        </w:rPr>
        <w:t xml:space="preserve"> </w:t>
      </w:r>
      <w:r>
        <w:t>be</w:t>
      </w:r>
      <w:r>
        <w:rPr>
          <w:spacing w:val="-1"/>
        </w:rPr>
        <w:t xml:space="preserve"> </w:t>
      </w:r>
      <w:r>
        <w:t>divided</w:t>
      </w:r>
      <w:r>
        <w:rPr>
          <w:spacing w:val="-1"/>
        </w:rPr>
        <w:t xml:space="preserve"> </w:t>
      </w:r>
      <w:r>
        <w:t>into</w:t>
      </w:r>
      <w:r>
        <w:rPr>
          <w:spacing w:val="-1"/>
        </w:rPr>
        <w:t xml:space="preserve"> </w:t>
      </w:r>
      <w:r>
        <w:t xml:space="preserve">multiple steps, </w:t>
      </w:r>
      <w:r>
        <w:rPr>
          <w:spacing w:val="-4"/>
        </w:rPr>
        <w:t>such</w:t>
      </w:r>
    </w:p>
    <w:p w14:paraId="6FCCC815" w14:textId="77777777" w:rsidR="000900B5" w:rsidRDefault="000900B5">
      <w:pPr>
        <w:pStyle w:val="BodyText"/>
        <w:spacing w:line="216" w:lineRule="auto"/>
        <w:jc w:val="both"/>
        <w:sectPr w:rsidR="000900B5">
          <w:headerReference w:type="even" r:id="rId24"/>
          <w:pgSz w:w="11910" w:h="16840"/>
          <w:pgMar w:top="440" w:right="0" w:bottom="180" w:left="708" w:header="182" w:footer="0" w:gutter="0"/>
          <w:cols w:space="720"/>
        </w:sectPr>
      </w:pPr>
    </w:p>
    <w:p w14:paraId="6FCCC816" w14:textId="77777777" w:rsidR="000900B5" w:rsidRDefault="00000000">
      <w:pPr>
        <w:pStyle w:val="ListParagraph"/>
        <w:numPr>
          <w:ilvl w:val="1"/>
          <w:numId w:val="16"/>
        </w:numPr>
        <w:tabs>
          <w:tab w:val="left" w:pos="351"/>
        </w:tabs>
        <w:spacing w:before="77"/>
        <w:ind w:left="351" w:right="848" w:hanging="351"/>
        <w:jc w:val="right"/>
        <w:rPr>
          <w:sz w:val="18"/>
        </w:rPr>
      </w:pPr>
      <w:r>
        <w:rPr>
          <w:noProof/>
          <w:sz w:val="18"/>
        </w:rPr>
        <w:lastRenderedPageBreak/>
        <mc:AlternateContent>
          <mc:Choice Requires="wps">
            <w:drawing>
              <wp:anchor distT="0" distB="0" distL="0" distR="0" simplePos="0" relativeHeight="487588864" behindDoc="1" locked="0" layoutInCell="1" allowOverlap="1" wp14:anchorId="6FCCCD5A" wp14:editId="6FCCCD5B">
                <wp:simplePos x="0" y="0"/>
                <wp:positionH relativeFrom="page">
                  <wp:posOffset>540004</wp:posOffset>
                </wp:positionH>
                <wp:positionV relativeFrom="paragraph">
                  <wp:posOffset>222313</wp:posOffset>
                </wp:positionV>
                <wp:extent cx="648017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52pt;margin-top:17.504999pt;width:510.25pt;height:.1pt;mso-position-horizontal-relative:page;mso-position-vertical-relative:paragraph;z-index:-15727616;mso-wrap-distance-left:0;mso-wrap-distance-right:0" id="docshape15" coordorigin="850,350" coordsize="10205,0" path="m850,350l11055,350e" filled="false" stroked="true" strokeweight=".398pt" strokecolor="#687d91">
                <v:path arrowok="t"/>
                <v:stroke dashstyle="solid"/>
                <w10:wrap type="topAndBottom"/>
              </v:shape>
            </w:pict>
          </mc:Fallback>
        </mc:AlternateContent>
      </w:r>
      <w:r>
        <w:rPr>
          <w:color w:val="687D91"/>
          <w:spacing w:val="-2"/>
          <w:sz w:val="18"/>
        </w:rPr>
        <w:t>Problem Statement</w:t>
      </w:r>
    </w:p>
    <w:p w14:paraId="6FCCC817" w14:textId="77777777" w:rsidR="000900B5" w:rsidRDefault="000900B5">
      <w:pPr>
        <w:pStyle w:val="BodyText"/>
        <w:spacing w:before="110"/>
      </w:pPr>
    </w:p>
    <w:p w14:paraId="6FCCC818" w14:textId="77777777" w:rsidR="000900B5" w:rsidRDefault="00000000">
      <w:pPr>
        <w:pStyle w:val="BodyText"/>
        <w:spacing w:before="1" w:line="216" w:lineRule="auto"/>
        <w:ind w:left="142" w:right="848"/>
        <w:jc w:val="both"/>
      </w:pPr>
      <w:r>
        <w:rPr>
          <w:spacing w:val="-2"/>
        </w:rPr>
        <w:t>as</w:t>
      </w:r>
      <w:r>
        <w:rPr>
          <w:spacing w:val="-6"/>
        </w:rPr>
        <w:t xml:space="preserve"> </w:t>
      </w:r>
      <w:r>
        <w:rPr>
          <w:spacing w:val="-2"/>
        </w:rPr>
        <w:t>working</w:t>
      </w:r>
      <w:r>
        <w:rPr>
          <w:spacing w:val="-6"/>
        </w:rPr>
        <w:t xml:space="preserve"> </w:t>
      </w:r>
      <w:r>
        <w:rPr>
          <w:spacing w:val="-2"/>
        </w:rPr>
        <w:t>from</w:t>
      </w:r>
      <w:r>
        <w:rPr>
          <w:spacing w:val="-7"/>
        </w:rPr>
        <w:t xml:space="preserve"> </w:t>
      </w:r>
      <w:r>
        <w:rPr>
          <w:spacing w:val="-2"/>
        </w:rPr>
        <w:t>a</w:t>
      </w:r>
      <w:r>
        <w:rPr>
          <w:spacing w:val="-6"/>
        </w:rPr>
        <w:t xml:space="preserve"> </w:t>
      </w:r>
      <w:hyperlink w:anchor="_bookmark0" w:history="1">
        <w:r>
          <w:rPr>
            <w:spacing w:val="-2"/>
          </w:rPr>
          <w:t>PoC</w:t>
        </w:r>
      </w:hyperlink>
      <w:r>
        <w:rPr>
          <w:spacing w:val="-6"/>
        </w:rPr>
        <w:t xml:space="preserve"> </w:t>
      </w:r>
      <w:r>
        <w:rPr>
          <w:spacing w:val="-2"/>
        </w:rPr>
        <w:t>to</w:t>
      </w:r>
      <w:r>
        <w:rPr>
          <w:spacing w:val="-6"/>
        </w:rPr>
        <w:t xml:space="preserve"> </w:t>
      </w:r>
      <w:r>
        <w:rPr>
          <w:spacing w:val="-2"/>
        </w:rPr>
        <w:t>an</w:t>
      </w:r>
      <w:r>
        <w:rPr>
          <w:spacing w:val="-7"/>
        </w:rPr>
        <w:t xml:space="preserve"> </w:t>
      </w:r>
      <w:hyperlink w:anchor="_bookmark0" w:history="1">
        <w:r>
          <w:rPr>
            <w:spacing w:val="-2"/>
          </w:rPr>
          <w:t>MVP</w:t>
        </w:r>
      </w:hyperlink>
      <w:r>
        <w:rPr>
          <w:spacing w:val="-6"/>
        </w:rPr>
        <w:t xml:space="preserve"> </w:t>
      </w:r>
      <w:r>
        <w:rPr>
          <w:spacing w:val="-2"/>
        </w:rPr>
        <w:t>setup.</w:t>
      </w:r>
      <w:r>
        <w:t xml:space="preserve"> </w:t>
      </w:r>
      <w:r>
        <w:rPr>
          <w:spacing w:val="-2"/>
        </w:rPr>
        <w:t>Additionally,</w:t>
      </w:r>
      <w:r>
        <w:rPr>
          <w:spacing w:val="-6"/>
        </w:rPr>
        <w:t xml:space="preserve"> </w:t>
      </w:r>
      <w:r>
        <w:rPr>
          <w:spacing w:val="-2"/>
        </w:rPr>
        <w:t>the</w:t>
      </w:r>
      <w:r>
        <w:rPr>
          <w:spacing w:val="-6"/>
        </w:rPr>
        <w:t xml:space="preserve"> </w:t>
      </w:r>
      <w:r>
        <w:rPr>
          <w:spacing w:val="-2"/>
        </w:rPr>
        <w:t>medium</w:t>
      </w:r>
      <w:r>
        <w:rPr>
          <w:spacing w:val="-7"/>
        </w:rPr>
        <w:t xml:space="preserve"> </w:t>
      </w:r>
      <w:r>
        <w:rPr>
          <w:spacing w:val="-2"/>
        </w:rPr>
        <w:t>priority</w:t>
      </w:r>
      <w:r>
        <w:rPr>
          <w:spacing w:val="-6"/>
        </w:rPr>
        <w:t xml:space="preserve"> </w:t>
      </w:r>
      <w:r>
        <w:rPr>
          <w:spacing w:val="-2"/>
        </w:rPr>
        <w:t>regarding</w:t>
      </w:r>
      <w:r>
        <w:rPr>
          <w:spacing w:val="-6"/>
        </w:rPr>
        <w:t xml:space="preserve"> </w:t>
      </w:r>
      <w:r>
        <w:rPr>
          <w:spacing w:val="-2"/>
        </w:rPr>
        <w:t>feature</w:t>
      </w:r>
      <w:r>
        <w:rPr>
          <w:spacing w:val="-6"/>
        </w:rPr>
        <w:t xml:space="preserve"> </w:t>
      </w:r>
      <w:r>
        <w:rPr>
          <w:spacing w:val="-2"/>
        </w:rPr>
        <w:t xml:space="preserve">development </w:t>
      </w:r>
      <w:r>
        <w:t>in</w:t>
      </w:r>
      <w:r>
        <w:rPr>
          <w:spacing w:val="-8"/>
        </w:rPr>
        <w:t xml:space="preserve"> </w:t>
      </w:r>
      <w:r>
        <w:t>this</w:t>
      </w:r>
      <w:r>
        <w:rPr>
          <w:spacing w:val="-8"/>
        </w:rPr>
        <w:t xml:space="preserve"> </w:t>
      </w:r>
      <w:r>
        <w:t>area</w:t>
      </w:r>
      <w:r>
        <w:rPr>
          <w:spacing w:val="-8"/>
        </w:rPr>
        <w:t xml:space="preserve"> </w:t>
      </w:r>
      <w:r>
        <w:t>allowed</w:t>
      </w:r>
      <w:r>
        <w:rPr>
          <w:spacing w:val="-8"/>
        </w:rPr>
        <w:t xml:space="preserve"> </w:t>
      </w:r>
      <w:r>
        <w:t>for</w:t>
      </w:r>
      <w:r>
        <w:rPr>
          <w:spacing w:val="-8"/>
        </w:rPr>
        <w:t xml:space="preserve"> </w:t>
      </w:r>
      <w:r>
        <w:t>well-grounded</w:t>
      </w:r>
      <w:r>
        <w:rPr>
          <w:spacing w:val="-8"/>
        </w:rPr>
        <w:t xml:space="preserve"> </w:t>
      </w:r>
      <w:r>
        <w:t>research</w:t>
      </w:r>
      <w:r>
        <w:rPr>
          <w:spacing w:val="-8"/>
        </w:rPr>
        <w:t xml:space="preserve"> </w:t>
      </w:r>
      <w:r>
        <w:t>on</w:t>
      </w:r>
      <w:r>
        <w:rPr>
          <w:spacing w:val="-8"/>
        </w:rPr>
        <w:t xml:space="preserve"> </w:t>
      </w:r>
      <w:r>
        <w:t>the</w:t>
      </w:r>
      <w:r>
        <w:rPr>
          <w:spacing w:val="-8"/>
        </w:rPr>
        <w:t xml:space="preserve"> </w:t>
      </w:r>
      <w:r>
        <w:t>topic. All</w:t>
      </w:r>
      <w:r>
        <w:rPr>
          <w:spacing w:val="-8"/>
        </w:rPr>
        <w:t xml:space="preserve"> </w:t>
      </w:r>
      <w:r>
        <w:t>these</w:t>
      </w:r>
      <w:r>
        <w:rPr>
          <w:spacing w:val="-8"/>
        </w:rPr>
        <w:t xml:space="preserve"> </w:t>
      </w:r>
      <w:r>
        <w:t>aspects</w:t>
      </w:r>
      <w:r>
        <w:rPr>
          <w:spacing w:val="-8"/>
        </w:rPr>
        <w:t xml:space="preserve"> </w:t>
      </w:r>
      <w:r>
        <w:t>combined</w:t>
      </w:r>
      <w:r>
        <w:rPr>
          <w:spacing w:val="-8"/>
        </w:rPr>
        <w:t xml:space="preserve"> </w:t>
      </w:r>
      <w:r>
        <w:t>the</w:t>
      </w:r>
      <w:r>
        <w:rPr>
          <w:spacing w:val="-8"/>
        </w:rPr>
        <w:t xml:space="preserve"> </w:t>
      </w:r>
      <w:r>
        <w:t>topic</w:t>
      </w:r>
      <w:r>
        <w:rPr>
          <w:spacing w:val="-8"/>
        </w:rPr>
        <w:t xml:space="preserve"> </w:t>
      </w:r>
      <w:r>
        <w:t>of</w:t>
      </w:r>
      <w:r>
        <w:rPr>
          <w:spacing w:val="-8"/>
        </w:rPr>
        <w:t xml:space="preserve"> </w:t>
      </w:r>
      <w:r>
        <w:t>data quality in the analytics reporting area a suitable project leading to a master’s thesis.</w:t>
      </w:r>
    </w:p>
    <w:p w14:paraId="6FCCC819" w14:textId="77777777" w:rsidR="000900B5" w:rsidRDefault="000900B5">
      <w:pPr>
        <w:pStyle w:val="BodyText"/>
        <w:spacing w:before="36"/>
      </w:pPr>
    </w:p>
    <w:p w14:paraId="6FCCC81A" w14:textId="3925E0D9" w:rsidR="000900B5" w:rsidRDefault="00000000">
      <w:pPr>
        <w:pStyle w:val="Heading2"/>
        <w:numPr>
          <w:ilvl w:val="1"/>
          <w:numId w:val="17"/>
        </w:numPr>
        <w:tabs>
          <w:tab w:val="left" w:pos="771"/>
        </w:tabs>
        <w:ind w:left="771" w:hanging="629"/>
        <w:rPr>
          <w:b w:val="0"/>
        </w:rPr>
      </w:pPr>
      <w:bookmarkStart w:id="10" w:name="_bookmark6"/>
      <w:bookmarkEnd w:id="10"/>
      <w:r>
        <w:rPr>
          <w:b w:val="0"/>
          <w:color w:val="687D91"/>
          <w:spacing w:val="-2"/>
          <w:w w:val="90"/>
        </w:rPr>
        <w:t>Problem</w:t>
      </w:r>
      <w:r>
        <w:rPr>
          <w:b w:val="0"/>
          <w:color w:val="687D91"/>
          <w:spacing w:val="-6"/>
          <w:w w:val="90"/>
        </w:rPr>
        <w:t xml:space="preserve"> </w:t>
      </w:r>
      <w:del w:id="11" w:author="Ritley Kenneth" w:date="2025-12-11T15:29:00Z" w16du:dateUtc="2025-12-11T14:29:00Z">
        <w:r w:rsidDel="005C0D28">
          <w:rPr>
            <w:b w:val="0"/>
            <w:color w:val="687D91"/>
            <w:spacing w:val="-2"/>
          </w:rPr>
          <w:delText>Statement</w:delText>
        </w:r>
      </w:del>
      <w:ins w:id="12" w:author="Ritley Kenneth" w:date="2025-12-11T15:29:00Z" w16du:dateUtc="2025-12-11T14:29:00Z">
        <w:r w:rsidR="005C0D28">
          <w:rPr>
            <w:b w:val="0"/>
            <w:color w:val="687D91"/>
            <w:spacing w:val="-2"/>
          </w:rPr>
          <w:t>s</w:t>
        </w:r>
        <w:r w:rsidR="005C0D28">
          <w:rPr>
            <w:b w:val="0"/>
            <w:color w:val="687D91"/>
            <w:spacing w:val="-2"/>
          </w:rPr>
          <w:t>tatement</w:t>
        </w:r>
      </w:ins>
    </w:p>
    <w:p w14:paraId="6FCCC81B" w14:textId="77777777" w:rsidR="000900B5" w:rsidRDefault="00000000">
      <w:pPr>
        <w:pStyle w:val="BodyText"/>
        <w:spacing w:before="218" w:line="216" w:lineRule="auto"/>
        <w:ind w:left="142" w:right="848"/>
        <w:jc w:val="both"/>
      </w:pPr>
      <w:r>
        <w:t>The two key problems addressed in this project are, first, that data quality has been treated in an ad hoc approach,</w:t>
      </w:r>
      <w:r>
        <w:rPr>
          <w:spacing w:val="-11"/>
        </w:rPr>
        <w:t xml:space="preserve"> </w:t>
      </w:r>
      <w:r>
        <w:t>without</w:t>
      </w:r>
      <w:r>
        <w:rPr>
          <w:spacing w:val="-11"/>
        </w:rPr>
        <w:t xml:space="preserve"> </w:t>
      </w:r>
      <w:r>
        <w:t>formal</w:t>
      </w:r>
      <w:r>
        <w:rPr>
          <w:spacing w:val="-11"/>
        </w:rPr>
        <w:t xml:space="preserve"> </w:t>
      </w:r>
      <w:r>
        <w:t>definitions,</w:t>
      </w:r>
      <w:r>
        <w:rPr>
          <w:spacing w:val="-11"/>
        </w:rPr>
        <w:t xml:space="preserve"> </w:t>
      </w:r>
      <w:r>
        <w:t>frameworks,</w:t>
      </w:r>
      <w:r>
        <w:rPr>
          <w:spacing w:val="-11"/>
        </w:rPr>
        <w:t xml:space="preserve"> </w:t>
      </w:r>
      <w:r>
        <w:t>or</w:t>
      </w:r>
      <w:r>
        <w:rPr>
          <w:spacing w:val="-11"/>
        </w:rPr>
        <w:t xml:space="preserve"> </w:t>
      </w:r>
      <w:r>
        <w:t>an</w:t>
      </w:r>
      <w:r>
        <w:rPr>
          <w:spacing w:val="-11"/>
        </w:rPr>
        <w:t xml:space="preserve"> </w:t>
      </w:r>
      <w:r>
        <w:t>agreed</w:t>
      </w:r>
      <w:r>
        <w:rPr>
          <w:spacing w:val="-11"/>
        </w:rPr>
        <w:t xml:space="preserve"> </w:t>
      </w:r>
      <w:r>
        <w:t>set</w:t>
      </w:r>
      <w:r>
        <w:rPr>
          <w:spacing w:val="-11"/>
        </w:rPr>
        <w:t xml:space="preserve"> </w:t>
      </w:r>
      <w:r>
        <w:t>of</w:t>
      </w:r>
      <w:r>
        <w:rPr>
          <w:spacing w:val="-11"/>
        </w:rPr>
        <w:t xml:space="preserve"> </w:t>
      </w:r>
      <w:r>
        <w:t>KPIs;</w:t>
      </w:r>
      <w:r>
        <w:rPr>
          <w:spacing w:val="-10"/>
        </w:rPr>
        <w:t xml:space="preserve"> </w:t>
      </w:r>
      <w:r>
        <w:t>and</w:t>
      </w:r>
      <w:r>
        <w:rPr>
          <w:spacing w:val="-11"/>
        </w:rPr>
        <w:t xml:space="preserve"> </w:t>
      </w:r>
      <w:r>
        <w:t>second,</w:t>
      </w:r>
      <w:r>
        <w:rPr>
          <w:spacing w:val="-11"/>
        </w:rPr>
        <w:t xml:space="preserve"> </w:t>
      </w:r>
      <w:r>
        <w:t>that</w:t>
      </w:r>
      <w:r>
        <w:rPr>
          <w:spacing w:val="-11"/>
        </w:rPr>
        <w:t xml:space="preserve"> </w:t>
      </w:r>
      <w:r>
        <w:t>data</w:t>
      </w:r>
      <w:r>
        <w:rPr>
          <w:spacing w:val="-11"/>
        </w:rPr>
        <w:t xml:space="preserve"> </w:t>
      </w:r>
      <w:r>
        <w:t xml:space="preserve">quality is handled manually by the business on a </w:t>
      </w:r>
      <w:hyperlink w:anchor="_bookmark0" w:history="1">
        <w:r>
          <w:t>high level</w:t>
        </w:r>
      </w:hyperlink>
      <w:r>
        <w:t xml:space="preserve"> rather than being automated by the IT department. </w:t>
      </w:r>
      <w:proofErr w:type="gramStart"/>
      <w:r>
        <w:t>Both of</w:t>
      </w:r>
      <w:r>
        <w:rPr>
          <w:spacing w:val="-1"/>
        </w:rPr>
        <w:t xml:space="preserve"> </w:t>
      </w:r>
      <w:r>
        <w:t>these</w:t>
      </w:r>
      <w:proofErr w:type="gramEnd"/>
      <w:r>
        <w:t xml:space="preserve"> problems lead</w:t>
      </w:r>
      <w:r>
        <w:rPr>
          <w:spacing w:val="-1"/>
        </w:rPr>
        <w:t xml:space="preserve"> </w:t>
      </w:r>
      <w:r>
        <w:t>to issues</w:t>
      </w:r>
      <w:r>
        <w:rPr>
          <w:spacing w:val="-1"/>
        </w:rPr>
        <w:t xml:space="preserve"> </w:t>
      </w:r>
      <w:r>
        <w:t>not being detected</w:t>
      </w:r>
      <w:r>
        <w:rPr>
          <w:spacing w:val="-1"/>
        </w:rPr>
        <w:t xml:space="preserve"> </w:t>
      </w:r>
      <w:r>
        <w:t>early and to</w:t>
      </w:r>
      <w:r>
        <w:rPr>
          <w:spacing w:val="-1"/>
        </w:rPr>
        <w:t xml:space="preserve"> </w:t>
      </w:r>
      <w:r>
        <w:t>longer reaction times.</w:t>
      </w:r>
      <w:r>
        <w:rPr>
          <w:spacing w:val="21"/>
        </w:rPr>
        <w:t xml:space="preserve"> </w:t>
      </w:r>
      <w:r>
        <w:t>As a further consequence, delays in data processing are not identified and targeted for systematic resolution, which in</w:t>
      </w:r>
      <w:r>
        <w:rPr>
          <w:spacing w:val="-10"/>
        </w:rPr>
        <w:t xml:space="preserve"> </w:t>
      </w:r>
      <w:r>
        <w:t>turn</w:t>
      </w:r>
      <w:r>
        <w:rPr>
          <w:spacing w:val="-10"/>
        </w:rPr>
        <w:t xml:space="preserve"> </w:t>
      </w:r>
      <w:r>
        <w:t>reduces</w:t>
      </w:r>
      <w:r>
        <w:rPr>
          <w:spacing w:val="-10"/>
        </w:rPr>
        <w:t xml:space="preserve"> </w:t>
      </w:r>
      <w:r>
        <w:t>management</w:t>
      </w:r>
      <w:r>
        <w:rPr>
          <w:spacing w:val="-10"/>
        </w:rPr>
        <w:t xml:space="preserve"> </w:t>
      </w:r>
      <w:r>
        <w:t>confidence</w:t>
      </w:r>
      <w:r>
        <w:rPr>
          <w:spacing w:val="-10"/>
        </w:rPr>
        <w:t xml:space="preserve"> </w:t>
      </w:r>
      <w:r>
        <w:t>in</w:t>
      </w:r>
      <w:r>
        <w:rPr>
          <w:spacing w:val="-10"/>
        </w:rPr>
        <w:t xml:space="preserve"> </w:t>
      </w:r>
      <w:r>
        <w:t>the</w:t>
      </w:r>
      <w:r>
        <w:rPr>
          <w:spacing w:val="-10"/>
        </w:rPr>
        <w:t xml:space="preserve"> </w:t>
      </w:r>
      <w:proofErr w:type="gramStart"/>
      <w:r>
        <w:t>reports..</w:t>
      </w:r>
      <w:proofErr w:type="gramEnd"/>
      <w:r>
        <w:t xml:space="preserve"> All</w:t>
      </w:r>
      <w:r>
        <w:rPr>
          <w:spacing w:val="-10"/>
        </w:rPr>
        <w:t xml:space="preserve"> </w:t>
      </w:r>
      <w:r>
        <w:t>of</w:t>
      </w:r>
      <w:r>
        <w:rPr>
          <w:spacing w:val="-10"/>
        </w:rPr>
        <w:t xml:space="preserve"> </w:t>
      </w:r>
      <w:r>
        <w:t>this</w:t>
      </w:r>
      <w:r>
        <w:rPr>
          <w:spacing w:val="-10"/>
        </w:rPr>
        <w:t xml:space="preserve"> </w:t>
      </w:r>
      <w:r>
        <w:t>prevents</w:t>
      </w:r>
      <w:r>
        <w:rPr>
          <w:spacing w:val="-10"/>
        </w:rPr>
        <w:t xml:space="preserve"> </w:t>
      </w:r>
      <w:r>
        <w:t>continuous</w:t>
      </w:r>
      <w:r>
        <w:rPr>
          <w:spacing w:val="-10"/>
        </w:rPr>
        <w:t xml:space="preserve"> </w:t>
      </w:r>
      <w:r>
        <w:t>improvement,</w:t>
      </w:r>
      <w:r>
        <w:rPr>
          <w:spacing w:val="-9"/>
        </w:rPr>
        <w:t xml:space="preserve"> </w:t>
      </w:r>
      <w:r>
        <w:t xml:space="preserve">as </w:t>
      </w:r>
      <w:r>
        <w:rPr>
          <w:spacing w:val="-2"/>
        </w:rPr>
        <w:t>the</w:t>
      </w:r>
      <w:r>
        <w:rPr>
          <w:spacing w:val="-4"/>
        </w:rPr>
        <w:t xml:space="preserve"> </w:t>
      </w:r>
      <w:r>
        <w:rPr>
          <w:spacing w:val="-2"/>
        </w:rPr>
        <w:t>current</w:t>
      </w:r>
      <w:r>
        <w:rPr>
          <w:spacing w:val="-5"/>
        </w:rPr>
        <w:t xml:space="preserve"> </w:t>
      </w:r>
      <w:r>
        <w:rPr>
          <w:spacing w:val="-2"/>
        </w:rPr>
        <w:t>checks</w:t>
      </w:r>
      <w:r>
        <w:rPr>
          <w:spacing w:val="-4"/>
        </w:rPr>
        <w:t xml:space="preserve"> </w:t>
      </w:r>
      <w:r>
        <w:rPr>
          <w:spacing w:val="-2"/>
        </w:rPr>
        <w:t>are</w:t>
      </w:r>
      <w:r>
        <w:rPr>
          <w:spacing w:val="-4"/>
        </w:rPr>
        <w:t xml:space="preserve"> </w:t>
      </w:r>
      <w:r>
        <w:rPr>
          <w:spacing w:val="-2"/>
        </w:rPr>
        <w:t>neither</w:t>
      </w:r>
      <w:r>
        <w:rPr>
          <w:spacing w:val="-5"/>
        </w:rPr>
        <w:t xml:space="preserve"> </w:t>
      </w:r>
      <w:r>
        <w:rPr>
          <w:spacing w:val="-2"/>
        </w:rPr>
        <w:t>documented</w:t>
      </w:r>
      <w:r>
        <w:rPr>
          <w:spacing w:val="-4"/>
        </w:rPr>
        <w:t xml:space="preserve"> </w:t>
      </w:r>
      <w:r>
        <w:rPr>
          <w:spacing w:val="-2"/>
        </w:rPr>
        <w:t>nor</w:t>
      </w:r>
      <w:r>
        <w:rPr>
          <w:spacing w:val="-4"/>
        </w:rPr>
        <w:t xml:space="preserve"> </w:t>
      </w:r>
      <w:r>
        <w:rPr>
          <w:spacing w:val="-2"/>
        </w:rPr>
        <w:t>saved</w:t>
      </w:r>
      <w:r>
        <w:rPr>
          <w:spacing w:val="-5"/>
        </w:rPr>
        <w:t xml:space="preserve"> </w:t>
      </w:r>
      <w:r>
        <w:rPr>
          <w:spacing w:val="-2"/>
        </w:rPr>
        <w:t>in</w:t>
      </w:r>
      <w:r>
        <w:rPr>
          <w:spacing w:val="-4"/>
        </w:rPr>
        <w:t xml:space="preserve"> </w:t>
      </w:r>
      <w:r>
        <w:rPr>
          <w:spacing w:val="-2"/>
        </w:rPr>
        <w:t>a</w:t>
      </w:r>
      <w:r>
        <w:rPr>
          <w:spacing w:val="-4"/>
        </w:rPr>
        <w:t xml:space="preserve"> </w:t>
      </w:r>
      <w:r>
        <w:rPr>
          <w:spacing w:val="-2"/>
        </w:rPr>
        <w:t>way</w:t>
      </w:r>
      <w:r>
        <w:rPr>
          <w:spacing w:val="-5"/>
        </w:rPr>
        <w:t xml:space="preserve"> </w:t>
      </w:r>
      <w:r>
        <w:rPr>
          <w:spacing w:val="-2"/>
        </w:rPr>
        <w:t>that</w:t>
      </w:r>
      <w:r>
        <w:rPr>
          <w:spacing w:val="-4"/>
        </w:rPr>
        <w:t xml:space="preserve"> </w:t>
      </w:r>
      <w:r>
        <w:rPr>
          <w:spacing w:val="-2"/>
        </w:rPr>
        <w:t>allows</w:t>
      </w:r>
      <w:r>
        <w:rPr>
          <w:spacing w:val="-4"/>
        </w:rPr>
        <w:t xml:space="preserve"> </w:t>
      </w:r>
      <w:r>
        <w:rPr>
          <w:spacing w:val="-2"/>
        </w:rPr>
        <w:t>follow-up</w:t>
      </w:r>
      <w:r>
        <w:rPr>
          <w:spacing w:val="-5"/>
        </w:rPr>
        <w:t xml:space="preserve"> </w:t>
      </w:r>
      <w:r>
        <w:rPr>
          <w:spacing w:val="-2"/>
        </w:rPr>
        <w:t>analysis</w:t>
      </w:r>
      <w:r>
        <w:rPr>
          <w:spacing w:val="-4"/>
        </w:rPr>
        <w:t xml:space="preserve"> </w:t>
      </w:r>
      <w:r>
        <w:rPr>
          <w:spacing w:val="-2"/>
        </w:rPr>
        <w:t>or</w:t>
      </w:r>
      <w:r>
        <w:rPr>
          <w:spacing w:val="-4"/>
        </w:rPr>
        <w:t xml:space="preserve"> </w:t>
      </w:r>
      <w:r>
        <w:rPr>
          <w:spacing w:val="-2"/>
        </w:rPr>
        <w:t>structured refinement.</w:t>
      </w:r>
    </w:p>
    <w:p w14:paraId="6FCCC81C" w14:textId="77777777" w:rsidR="000900B5" w:rsidRDefault="000900B5">
      <w:pPr>
        <w:pStyle w:val="BodyText"/>
        <w:spacing w:before="34"/>
      </w:pPr>
    </w:p>
    <w:p w14:paraId="6FCCC81D" w14:textId="77777777" w:rsidR="000900B5" w:rsidRDefault="00000000">
      <w:pPr>
        <w:pStyle w:val="Heading2"/>
        <w:numPr>
          <w:ilvl w:val="1"/>
          <w:numId w:val="17"/>
        </w:numPr>
        <w:tabs>
          <w:tab w:val="left" w:pos="771"/>
        </w:tabs>
        <w:ind w:left="771" w:hanging="629"/>
        <w:rPr>
          <w:b w:val="0"/>
        </w:rPr>
      </w:pPr>
      <w:bookmarkStart w:id="13" w:name="Limits"/>
      <w:bookmarkStart w:id="14" w:name="_bookmark7"/>
      <w:bookmarkEnd w:id="13"/>
      <w:bookmarkEnd w:id="14"/>
      <w:r>
        <w:rPr>
          <w:b w:val="0"/>
          <w:color w:val="687D91"/>
          <w:spacing w:val="-2"/>
          <w:w w:val="95"/>
        </w:rPr>
        <w:t>Limits</w:t>
      </w:r>
    </w:p>
    <w:p w14:paraId="6FCCC81E" w14:textId="77777777" w:rsidR="000900B5" w:rsidRDefault="00000000">
      <w:pPr>
        <w:pStyle w:val="BodyText"/>
        <w:spacing w:before="217" w:line="216" w:lineRule="auto"/>
        <w:ind w:left="142" w:right="848"/>
        <w:jc w:val="both"/>
      </w:pPr>
      <w:r>
        <w:t>This</w:t>
      </w:r>
      <w:r>
        <w:rPr>
          <w:spacing w:val="-11"/>
        </w:rPr>
        <w:t xml:space="preserve"> </w:t>
      </w:r>
      <w:r>
        <w:t>document</w:t>
      </w:r>
      <w:r>
        <w:rPr>
          <w:spacing w:val="-11"/>
        </w:rPr>
        <w:t xml:space="preserve"> </w:t>
      </w:r>
      <w:r>
        <w:t>focuses</w:t>
      </w:r>
      <w:r>
        <w:rPr>
          <w:spacing w:val="-11"/>
        </w:rPr>
        <w:t xml:space="preserve"> </w:t>
      </w:r>
      <w:r>
        <w:t>on</w:t>
      </w:r>
      <w:r>
        <w:rPr>
          <w:spacing w:val="-11"/>
        </w:rPr>
        <w:t xml:space="preserve"> </w:t>
      </w:r>
      <w:r>
        <w:t>the</w:t>
      </w:r>
      <w:r>
        <w:rPr>
          <w:spacing w:val="-11"/>
        </w:rPr>
        <w:t xml:space="preserve"> </w:t>
      </w:r>
      <w:r>
        <w:t>data</w:t>
      </w:r>
      <w:r>
        <w:rPr>
          <w:spacing w:val="-11"/>
        </w:rPr>
        <w:t xml:space="preserve"> </w:t>
      </w:r>
      <w:r>
        <w:t>availability</w:t>
      </w:r>
      <w:r>
        <w:rPr>
          <w:spacing w:val="-11"/>
        </w:rPr>
        <w:t xml:space="preserve"> </w:t>
      </w:r>
      <w:r>
        <w:t>and</w:t>
      </w:r>
      <w:r>
        <w:rPr>
          <w:spacing w:val="-11"/>
        </w:rPr>
        <w:t xml:space="preserve"> </w:t>
      </w:r>
      <w:r>
        <w:t>data</w:t>
      </w:r>
      <w:r>
        <w:rPr>
          <w:spacing w:val="-11"/>
        </w:rPr>
        <w:t xml:space="preserve"> </w:t>
      </w:r>
      <w:r>
        <w:t>quality</w:t>
      </w:r>
      <w:r>
        <w:rPr>
          <w:spacing w:val="-11"/>
        </w:rPr>
        <w:t xml:space="preserve"> </w:t>
      </w:r>
      <w:r>
        <w:t>challenges</w:t>
      </w:r>
      <w:r>
        <w:rPr>
          <w:spacing w:val="-11"/>
        </w:rPr>
        <w:t xml:space="preserve"> </w:t>
      </w:r>
      <w:r>
        <w:t>of</w:t>
      </w:r>
      <w:r>
        <w:rPr>
          <w:spacing w:val="-11"/>
        </w:rPr>
        <w:t xml:space="preserve"> </w:t>
      </w:r>
      <w:r>
        <w:t>the</w:t>
      </w:r>
      <w:r>
        <w:rPr>
          <w:spacing w:val="-11"/>
        </w:rPr>
        <w:t xml:space="preserve"> </w:t>
      </w:r>
      <w:hyperlink w:anchor="_bookmark0" w:history="1">
        <w:r>
          <w:t>DWH</w:t>
        </w:r>
        <w:r>
          <w:rPr>
            <w:spacing w:val="-11"/>
          </w:rPr>
          <w:t xml:space="preserve"> </w:t>
        </w:r>
        <w:r>
          <w:t>LS</w:t>
        </w:r>
        <w:r>
          <w:rPr>
            <w:spacing w:val="-11"/>
          </w:rPr>
          <w:t xml:space="preserve"> </w:t>
        </w:r>
        <w:r>
          <w:t>OPS</w:t>
        </w:r>
      </w:hyperlink>
      <w:r>
        <w:rPr>
          <w:spacing w:val="-11"/>
        </w:rPr>
        <w:t xml:space="preserve"> </w:t>
      </w:r>
      <w:hyperlink w:anchor="_bookmark0" w:history="1">
        <w:proofErr w:type="spellStart"/>
        <w:r>
          <w:t>BizDevOps</w:t>
        </w:r>
        <w:proofErr w:type="spellEnd"/>
      </w:hyperlink>
      <w:r>
        <w:t xml:space="preserve"> </w:t>
      </w:r>
      <w:hyperlink w:anchor="_bookmark0" w:history="1">
        <w:proofErr w:type="spellStart"/>
        <w:r>
          <w:rPr>
            <w:spacing w:val="-2"/>
          </w:rPr>
          <w:t>AS</w:t>
        </w:r>
      </w:hyperlink>
      <w:r>
        <w:rPr>
          <w:spacing w:val="-2"/>
        </w:rPr>
        <w:t>TVteams</w:t>
      </w:r>
      <w:proofErr w:type="spellEnd"/>
      <w:r>
        <w:rPr>
          <w:spacing w:val="-8"/>
        </w:rPr>
        <w:t xml:space="preserve"> </w:t>
      </w:r>
      <w:r>
        <w:rPr>
          <w:spacing w:val="-2"/>
        </w:rPr>
        <w:t>at</w:t>
      </w:r>
      <w:r>
        <w:rPr>
          <w:spacing w:val="-8"/>
        </w:rPr>
        <w:t xml:space="preserve"> </w:t>
      </w:r>
      <w:r>
        <w:rPr>
          <w:spacing w:val="-2"/>
        </w:rPr>
        <w:t>Swiss</w:t>
      </w:r>
      <w:r>
        <w:rPr>
          <w:spacing w:val="-8"/>
        </w:rPr>
        <w:t xml:space="preserve"> </w:t>
      </w:r>
      <w:r>
        <w:rPr>
          <w:spacing w:val="-2"/>
        </w:rPr>
        <w:t>Post</w:t>
      </w:r>
      <w:r>
        <w:rPr>
          <w:spacing w:val="-8"/>
        </w:rPr>
        <w:t xml:space="preserve"> </w:t>
      </w:r>
      <w:r>
        <w:rPr>
          <w:spacing w:val="-2"/>
        </w:rPr>
        <w:t>described</w:t>
      </w:r>
      <w:r>
        <w:rPr>
          <w:spacing w:val="-8"/>
        </w:rPr>
        <w:t xml:space="preserve"> </w:t>
      </w:r>
      <w:r>
        <w:rPr>
          <w:spacing w:val="-2"/>
        </w:rPr>
        <w:t>in</w:t>
      </w:r>
      <w:r>
        <w:rPr>
          <w:spacing w:val="-8"/>
        </w:rPr>
        <w:t xml:space="preserve"> </w:t>
      </w:r>
      <w:hyperlink w:anchor="_bookmark3" w:history="1">
        <w:r>
          <w:rPr>
            <w:spacing w:val="-2"/>
          </w:rPr>
          <w:t>1.</w:t>
        </w:r>
      </w:hyperlink>
      <w:r>
        <w:rPr>
          <w:spacing w:val="-2"/>
        </w:rPr>
        <w:t>1.</w:t>
      </w:r>
      <w:r>
        <w:t xml:space="preserve"> </w:t>
      </w:r>
      <w:r>
        <w:rPr>
          <w:spacing w:val="-2"/>
        </w:rPr>
        <w:t>To</w:t>
      </w:r>
      <w:r>
        <w:rPr>
          <w:spacing w:val="-8"/>
        </w:rPr>
        <w:t xml:space="preserve"> </w:t>
      </w:r>
      <w:r>
        <w:rPr>
          <w:spacing w:val="-2"/>
        </w:rPr>
        <w:t>simplify</w:t>
      </w:r>
      <w:r>
        <w:rPr>
          <w:spacing w:val="-8"/>
        </w:rPr>
        <w:t xml:space="preserve"> </w:t>
      </w:r>
      <w:r>
        <w:rPr>
          <w:spacing w:val="-2"/>
        </w:rPr>
        <w:t>the</w:t>
      </w:r>
      <w:r>
        <w:rPr>
          <w:spacing w:val="-8"/>
        </w:rPr>
        <w:t xml:space="preserve"> </w:t>
      </w:r>
      <w:r>
        <w:rPr>
          <w:spacing w:val="-2"/>
        </w:rPr>
        <w:t>scope</w:t>
      </w:r>
      <w:r>
        <w:rPr>
          <w:spacing w:val="-8"/>
        </w:rPr>
        <w:t xml:space="preserve"> </w:t>
      </w:r>
      <w:r>
        <w:rPr>
          <w:spacing w:val="-2"/>
        </w:rPr>
        <w:t>of</w:t>
      </w:r>
      <w:r>
        <w:rPr>
          <w:spacing w:val="-8"/>
        </w:rPr>
        <w:t xml:space="preserve"> </w:t>
      </w:r>
      <w:r>
        <w:rPr>
          <w:spacing w:val="-2"/>
        </w:rPr>
        <w:t>this</w:t>
      </w:r>
      <w:r>
        <w:rPr>
          <w:spacing w:val="-8"/>
        </w:rPr>
        <w:t xml:space="preserve"> </w:t>
      </w:r>
      <w:r>
        <w:rPr>
          <w:spacing w:val="-2"/>
        </w:rPr>
        <w:t>work,</w:t>
      </w:r>
      <w:r>
        <w:rPr>
          <w:spacing w:val="-7"/>
        </w:rPr>
        <w:t xml:space="preserve"> </w:t>
      </w:r>
      <w:r>
        <w:rPr>
          <w:spacing w:val="-2"/>
        </w:rPr>
        <w:t>the</w:t>
      </w:r>
      <w:r>
        <w:rPr>
          <w:spacing w:val="-8"/>
        </w:rPr>
        <w:t xml:space="preserve"> </w:t>
      </w:r>
      <w:r>
        <w:rPr>
          <w:spacing w:val="-2"/>
        </w:rPr>
        <w:t>first</w:t>
      </w:r>
      <w:r>
        <w:rPr>
          <w:spacing w:val="-8"/>
        </w:rPr>
        <w:t xml:space="preserve"> </w:t>
      </w:r>
      <w:r>
        <w:rPr>
          <w:spacing w:val="-2"/>
        </w:rPr>
        <w:t>step</w:t>
      </w:r>
      <w:r>
        <w:rPr>
          <w:spacing w:val="-8"/>
        </w:rPr>
        <w:t xml:space="preserve"> </w:t>
      </w:r>
      <w:r>
        <w:rPr>
          <w:spacing w:val="-2"/>
        </w:rPr>
        <w:t>of</w:t>
      </w:r>
      <w:r>
        <w:rPr>
          <w:spacing w:val="-8"/>
        </w:rPr>
        <w:t xml:space="preserve"> </w:t>
      </w:r>
      <w:r>
        <w:rPr>
          <w:spacing w:val="-2"/>
        </w:rPr>
        <w:t>data</w:t>
      </w:r>
      <w:r>
        <w:rPr>
          <w:spacing w:val="-8"/>
        </w:rPr>
        <w:t xml:space="preserve"> </w:t>
      </w:r>
      <w:r>
        <w:rPr>
          <w:spacing w:val="-2"/>
        </w:rPr>
        <w:t>retrieval, such</w:t>
      </w:r>
      <w:r>
        <w:rPr>
          <w:spacing w:val="-6"/>
        </w:rPr>
        <w:t xml:space="preserve"> </w:t>
      </w:r>
      <w:r>
        <w:rPr>
          <w:spacing w:val="-2"/>
        </w:rPr>
        <w:t>as</w:t>
      </w:r>
      <w:r>
        <w:rPr>
          <w:spacing w:val="-6"/>
        </w:rPr>
        <w:t xml:space="preserve"> </w:t>
      </w:r>
      <w:r>
        <w:rPr>
          <w:spacing w:val="-2"/>
        </w:rPr>
        <w:t>how</w:t>
      </w:r>
      <w:r>
        <w:rPr>
          <w:spacing w:val="-6"/>
        </w:rPr>
        <w:t xml:space="preserve"> </w:t>
      </w:r>
      <w:r>
        <w:rPr>
          <w:spacing w:val="-2"/>
        </w:rPr>
        <w:t>data</w:t>
      </w:r>
      <w:r>
        <w:rPr>
          <w:spacing w:val="-6"/>
        </w:rPr>
        <w:t xml:space="preserve"> </w:t>
      </w:r>
      <w:r>
        <w:rPr>
          <w:spacing w:val="-2"/>
        </w:rPr>
        <w:t>is</w:t>
      </w:r>
      <w:r>
        <w:rPr>
          <w:spacing w:val="-6"/>
        </w:rPr>
        <w:t xml:space="preserve"> </w:t>
      </w:r>
      <w:r>
        <w:rPr>
          <w:spacing w:val="-2"/>
        </w:rPr>
        <w:t>stored</w:t>
      </w:r>
      <w:r>
        <w:rPr>
          <w:spacing w:val="-6"/>
        </w:rPr>
        <w:t xml:space="preserve"> </w:t>
      </w:r>
      <w:r>
        <w:rPr>
          <w:spacing w:val="-2"/>
        </w:rPr>
        <w:t>from</w:t>
      </w:r>
      <w:r>
        <w:rPr>
          <w:spacing w:val="-6"/>
        </w:rPr>
        <w:t xml:space="preserve"> </w:t>
      </w:r>
      <w:hyperlink w:anchor="_bookmark0" w:history="1">
        <w:r>
          <w:rPr>
            <w:spacing w:val="-2"/>
          </w:rPr>
          <w:t>Kafka</w:t>
        </w:r>
        <w:r>
          <w:rPr>
            <w:spacing w:val="-6"/>
          </w:rPr>
          <w:t xml:space="preserve"> </w:t>
        </w:r>
        <w:r>
          <w:rPr>
            <w:spacing w:val="-2"/>
          </w:rPr>
          <w:t>topics,</w:t>
        </w:r>
      </w:hyperlink>
      <w:r>
        <w:rPr>
          <w:spacing w:val="-5"/>
        </w:rPr>
        <w:t xml:space="preserve"> </w:t>
      </w:r>
      <w:r>
        <w:rPr>
          <w:spacing w:val="-2"/>
        </w:rPr>
        <w:t>is</w:t>
      </w:r>
      <w:r>
        <w:rPr>
          <w:spacing w:val="-6"/>
        </w:rPr>
        <w:t xml:space="preserve"> </w:t>
      </w:r>
      <w:r>
        <w:rPr>
          <w:spacing w:val="-2"/>
        </w:rPr>
        <w:t>excluded.</w:t>
      </w:r>
      <w:r>
        <w:rPr>
          <w:spacing w:val="7"/>
        </w:rPr>
        <w:t xml:space="preserve"> </w:t>
      </w:r>
      <w:r>
        <w:rPr>
          <w:spacing w:val="-2"/>
        </w:rPr>
        <w:t>The</w:t>
      </w:r>
      <w:r>
        <w:rPr>
          <w:spacing w:val="-6"/>
        </w:rPr>
        <w:t xml:space="preserve"> </w:t>
      </w:r>
      <w:r>
        <w:rPr>
          <w:spacing w:val="-2"/>
        </w:rPr>
        <w:t>scope</w:t>
      </w:r>
      <w:r>
        <w:rPr>
          <w:spacing w:val="-6"/>
        </w:rPr>
        <w:t xml:space="preserve"> </w:t>
      </w:r>
      <w:r>
        <w:rPr>
          <w:spacing w:val="-2"/>
        </w:rPr>
        <w:t>begins</w:t>
      </w:r>
      <w:r>
        <w:rPr>
          <w:spacing w:val="-6"/>
        </w:rPr>
        <w:t xml:space="preserve"> </w:t>
      </w:r>
      <w:r>
        <w:rPr>
          <w:spacing w:val="-2"/>
        </w:rPr>
        <w:t>with</w:t>
      </w:r>
      <w:r>
        <w:rPr>
          <w:spacing w:val="-6"/>
        </w:rPr>
        <w:t xml:space="preserve"> </w:t>
      </w:r>
      <w:r>
        <w:rPr>
          <w:spacing w:val="-2"/>
        </w:rPr>
        <w:t>the</w:t>
      </w:r>
      <w:r>
        <w:rPr>
          <w:spacing w:val="-6"/>
        </w:rPr>
        <w:t xml:space="preserve"> </w:t>
      </w:r>
      <w:r>
        <w:rPr>
          <w:spacing w:val="-2"/>
        </w:rPr>
        <w:t>curated</w:t>
      </w:r>
      <w:r>
        <w:rPr>
          <w:spacing w:val="-6"/>
        </w:rPr>
        <w:t xml:space="preserve"> </w:t>
      </w:r>
      <w:r>
        <w:rPr>
          <w:spacing w:val="-2"/>
        </w:rPr>
        <w:t>and</w:t>
      </w:r>
      <w:r>
        <w:rPr>
          <w:spacing w:val="-6"/>
        </w:rPr>
        <w:t xml:space="preserve"> </w:t>
      </w:r>
      <w:r>
        <w:rPr>
          <w:spacing w:val="-2"/>
        </w:rPr>
        <w:t xml:space="preserve">reporting </w:t>
      </w:r>
      <w:r>
        <w:t>layers</w:t>
      </w:r>
      <w:r>
        <w:rPr>
          <w:spacing w:val="-3"/>
        </w:rPr>
        <w:t xml:space="preserve"> </w:t>
      </w:r>
      <w:r>
        <w:t>in</w:t>
      </w:r>
      <w:r>
        <w:rPr>
          <w:spacing w:val="-3"/>
        </w:rPr>
        <w:t xml:space="preserve"> </w:t>
      </w:r>
      <w:r>
        <w:t>the</w:t>
      </w:r>
      <w:r>
        <w:rPr>
          <w:spacing w:val="-3"/>
        </w:rPr>
        <w:t xml:space="preserve"> </w:t>
      </w:r>
      <w:hyperlink w:anchor="_bookmark0" w:history="1">
        <w:r>
          <w:t>ETL</w:t>
        </w:r>
      </w:hyperlink>
      <w:r>
        <w:rPr>
          <w:spacing w:val="-3"/>
        </w:rPr>
        <w:t xml:space="preserve"> </w:t>
      </w:r>
      <w:r>
        <w:t>process</w:t>
      </w:r>
      <w:r>
        <w:rPr>
          <w:spacing w:val="-3"/>
        </w:rPr>
        <w:t xml:space="preserve"> </w:t>
      </w:r>
      <w:r>
        <w:t>of</w:t>
      </w:r>
      <w:r>
        <w:rPr>
          <w:spacing w:val="-3"/>
        </w:rPr>
        <w:t xml:space="preserve"> </w:t>
      </w:r>
      <w:r>
        <w:t>the</w:t>
      </w:r>
      <w:r>
        <w:rPr>
          <w:spacing w:val="-3"/>
        </w:rPr>
        <w:t xml:space="preserve"> </w:t>
      </w:r>
      <w:r>
        <w:t>retrieved</w:t>
      </w:r>
      <w:r>
        <w:rPr>
          <w:spacing w:val="-3"/>
        </w:rPr>
        <w:t xml:space="preserve"> </w:t>
      </w:r>
      <w:r>
        <w:t>data. The</w:t>
      </w:r>
      <w:r>
        <w:rPr>
          <w:spacing w:val="-3"/>
        </w:rPr>
        <w:t xml:space="preserve"> </w:t>
      </w:r>
      <w:r>
        <w:t>aim</w:t>
      </w:r>
      <w:r>
        <w:rPr>
          <w:spacing w:val="-3"/>
        </w:rPr>
        <w:t xml:space="preserve"> </w:t>
      </w:r>
      <w:r>
        <w:t>of</w:t>
      </w:r>
      <w:r>
        <w:rPr>
          <w:spacing w:val="-3"/>
        </w:rPr>
        <w:t xml:space="preserve"> </w:t>
      </w:r>
      <w:r>
        <w:t>this</w:t>
      </w:r>
      <w:r>
        <w:rPr>
          <w:spacing w:val="-3"/>
        </w:rPr>
        <w:t xml:space="preserve"> </w:t>
      </w:r>
      <w:r>
        <w:t>project</w:t>
      </w:r>
      <w:r>
        <w:rPr>
          <w:spacing w:val="-3"/>
        </w:rPr>
        <w:t xml:space="preserve"> </w:t>
      </w:r>
      <w:r>
        <w:t>is</w:t>
      </w:r>
      <w:r>
        <w:rPr>
          <w:spacing w:val="-3"/>
        </w:rPr>
        <w:t xml:space="preserve"> </w:t>
      </w:r>
      <w:r>
        <w:t>to</w:t>
      </w:r>
      <w:r>
        <w:rPr>
          <w:spacing w:val="-3"/>
        </w:rPr>
        <w:t xml:space="preserve"> </w:t>
      </w:r>
      <w:r>
        <w:t>specifically</w:t>
      </w:r>
      <w:r>
        <w:rPr>
          <w:spacing w:val="-3"/>
        </w:rPr>
        <w:t xml:space="preserve"> </w:t>
      </w:r>
      <w:r>
        <w:t>provide</w:t>
      </w:r>
      <w:r>
        <w:rPr>
          <w:spacing w:val="-3"/>
        </w:rPr>
        <w:t xml:space="preserve"> </w:t>
      </w:r>
      <w:r>
        <w:t>solutions to</w:t>
      </w:r>
      <w:r>
        <w:rPr>
          <w:spacing w:val="-1"/>
        </w:rPr>
        <w:t xml:space="preserve"> </w:t>
      </w:r>
      <w:r>
        <w:t>the</w:t>
      </w:r>
      <w:r>
        <w:rPr>
          <w:spacing w:val="-1"/>
        </w:rPr>
        <w:t xml:space="preserve"> </w:t>
      </w:r>
      <w:r>
        <w:t>mentioned</w:t>
      </w:r>
      <w:r>
        <w:rPr>
          <w:spacing w:val="-1"/>
        </w:rPr>
        <w:t xml:space="preserve"> </w:t>
      </w:r>
      <w:r>
        <w:t>teams</w:t>
      </w:r>
      <w:r>
        <w:rPr>
          <w:spacing w:val="-1"/>
        </w:rPr>
        <w:t xml:space="preserve"> </w:t>
      </w:r>
      <w:r>
        <w:t>and</w:t>
      </w:r>
      <w:r>
        <w:rPr>
          <w:spacing w:val="-1"/>
        </w:rPr>
        <w:t xml:space="preserve"> </w:t>
      </w:r>
      <w:r>
        <w:t>not</w:t>
      </w:r>
      <w:r>
        <w:rPr>
          <w:spacing w:val="-1"/>
        </w:rPr>
        <w:t xml:space="preserve"> </w:t>
      </w:r>
      <w:r>
        <w:t>to</w:t>
      </w:r>
      <w:r>
        <w:rPr>
          <w:spacing w:val="-1"/>
        </w:rPr>
        <w:t xml:space="preserve"> </w:t>
      </w:r>
      <w:r>
        <w:t>offer</w:t>
      </w:r>
      <w:r>
        <w:rPr>
          <w:spacing w:val="-1"/>
        </w:rPr>
        <w:t xml:space="preserve"> </w:t>
      </w:r>
      <w:r>
        <w:t>a</w:t>
      </w:r>
      <w:r>
        <w:rPr>
          <w:spacing w:val="-1"/>
        </w:rPr>
        <w:t xml:space="preserve"> </w:t>
      </w:r>
      <w:r>
        <w:t>general</w:t>
      </w:r>
      <w:r>
        <w:rPr>
          <w:spacing w:val="-1"/>
        </w:rPr>
        <w:t xml:space="preserve"> </w:t>
      </w:r>
      <w:r>
        <w:t>solution</w:t>
      </w:r>
      <w:r>
        <w:rPr>
          <w:spacing w:val="-1"/>
        </w:rPr>
        <w:t xml:space="preserve"> </w:t>
      </w:r>
      <w:r>
        <w:t>or</w:t>
      </w:r>
      <w:r>
        <w:rPr>
          <w:spacing w:val="-1"/>
        </w:rPr>
        <w:t xml:space="preserve"> </w:t>
      </w:r>
      <w:r>
        <w:t>framework</w:t>
      </w:r>
      <w:r>
        <w:rPr>
          <w:spacing w:val="-1"/>
        </w:rPr>
        <w:t xml:space="preserve"> </w:t>
      </w:r>
      <w:r>
        <w:t>for</w:t>
      </w:r>
      <w:r>
        <w:rPr>
          <w:spacing w:val="-1"/>
        </w:rPr>
        <w:t xml:space="preserve"> </w:t>
      </w:r>
      <w:r>
        <w:t>the</w:t>
      </w:r>
      <w:r>
        <w:rPr>
          <w:spacing w:val="-1"/>
        </w:rPr>
        <w:t xml:space="preserve"> </w:t>
      </w:r>
      <w:r>
        <w:t>entire</w:t>
      </w:r>
      <w:r>
        <w:rPr>
          <w:spacing w:val="-1"/>
        </w:rPr>
        <w:t xml:space="preserve"> </w:t>
      </w:r>
      <w:r>
        <w:t>Swiss</w:t>
      </w:r>
      <w:r>
        <w:rPr>
          <w:spacing w:val="-1"/>
        </w:rPr>
        <w:t xml:space="preserve"> </w:t>
      </w:r>
      <w:r>
        <w:t>Post</w:t>
      </w:r>
    </w:p>
    <w:p w14:paraId="6FCCC81F" w14:textId="77777777" w:rsidR="000900B5" w:rsidRDefault="000900B5">
      <w:pPr>
        <w:pStyle w:val="BodyText"/>
        <w:spacing w:before="36"/>
      </w:pPr>
    </w:p>
    <w:p w14:paraId="6FCCC820" w14:textId="0C75A8EE" w:rsidR="000900B5" w:rsidRDefault="00000000">
      <w:pPr>
        <w:pStyle w:val="Heading2"/>
        <w:numPr>
          <w:ilvl w:val="1"/>
          <w:numId w:val="17"/>
        </w:numPr>
        <w:tabs>
          <w:tab w:val="left" w:pos="771"/>
        </w:tabs>
        <w:ind w:left="771" w:hanging="629"/>
        <w:rPr>
          <w:b w:val="0"/>
        </w:rPr>
      </w:pPr>
      <w:bookmarkStart w:id="15" w:name="Expected_Outcome"/>
      <w:bookmarkStart w:id="16" w:name="_bookmark8"/>
      <w:bookmarkEnd w:id="15"/>
      <w:bookmarkEnd w:id="16"/>
      <w:r>
        <w:rPr>
          <w:b w:val="0"/>
          <w:color w:val="687D91"/>
          <w:w w:val="80"/>
        </w:rPr>
        <w:t>Expected</w:t>
      </w:r>
      <w:r>
        <w:rPr>
          <w:b w:val="0"/>
          <w:color w:val="687D91"/>
          <w:spacing w:val="46"/>
        </w:rPr>
        <w:t xml:space="preserve"> </w:t>
      </w:r>
      <w:del w:id="17" w:author="Ritley Kenneth" w:date="2025-12-11T15:29:00Z" w16du:dateUtc="2025-12-11T14:29:00Z">
        <w:r w:rsidDel="005C0D28">
          <w:rPr>
            <w:b w:val="0"/>
            <w:color w:val="687D91"/>
            <w:spacing w:val="-2"/>
            <w:w w:val="95"/>
          </w:rPr>
          <w:delText>Outcome</w:delText>
        </w:r>
      </w:del>
      <w:ins w:id="18" w:author="Ritley Kenneth" w:date="2025-12-11T15:29:00Z" w16du:dateUtc="2025-12-11T14:29:00Z">
        <w:r w:rsidR="005C0D28">
          <w:rPr>
            <w:b w:val="0"/>
            <w:color w:val="687D91"/>
            <w:spacing w:val="-2"/>
            <w:w w:val="95"/>
          </w:rPr>
          <w:t>o</w:t>
        </w:r>
        <w:r w:rsidR="005C0D28">
          <w:rPr>
            <w:b w:val="0"/>
            <w:color w:val="687D91"/>
            <w:spacing w:val="-2"/>
            <w:w w:val="95"/>
          </w:rPr>
          <w:t>utcome</w:t>
        </w:r>
      </w:ins>
    </w:p>
    <w:p w14:paraId="6FCCC821" w14:textId="77777777" w:rsidR="000900B5" w:rsidRDefault="00000000">
      <w:pPr>
        <w:pStyle w:val="BodyText"/>
        <w:spacing w:before="217" w:line="216" w:lineRule="auto"/>
        <w:ind w:left="142" w:right="848"/>
        <w:jc w:val="both"/>
      </w:pPr>
      <w:r>
        <w:t>The goal of this master’s thesis project is to demonstrate that automated data quality checks provide ad-</w:t>
      </w:r>
      <w:proofErr w:type="spellStart"/>
      <w:r>
        <w:t>ditional</w:t>
      </w:r>
      <w:proofErr w:type="spellEnd"/>
      <w:r>
        <w:rPr>
          <w:spacing w:val="-4"/>
        </w:rPr>
        <w:t xml:space="preserve"> </w:t>
      </w:r>
      <w:r>
        <w:t>safety</w:t>
      </w:r>
      <w:r>
        <w:rPr>
          <w:spacing w:val="-4"/>
        </w:rPr>
        <w:t xml:space="preserve"> </w:t>
      </w:r>
      <w:r>
        <w:t>and</w:t>
      </w:r>
      <w:r>
        <w:rPr>
          <w:spacing w:val="-4"/>
        </w:rPr>
        <w:t xml:space="preserve"> </w:t>
      </w:r>
      <w:r>
        <w:t>can</w:t>
      </w:r>
      <w:r>
        <w:rPr>
          <w:spacing w:val="-4"/>
        </w:rPr>
        <w:t xml:space="preserve"> </w:t>
      </w:r>
      <w:r>
        <w:t>be</w:t>
      </w:r>
      <w:r>
        <w:rPr>
          <w:spacing w:val="-4"/>
        </w:rPr>
        <w:t xml:space="preserve"> </w:t>
      </w:r>
      <w:r>
        <w:t>calibrated</w:t>
      </w:r>
      <w:r>
        <w:rPr>
          <w:spacing w:val="-4"/>
        </w:rPr>
        <w:t xml:space="preserve"> </w:t>
      </w:r>
      <w:r>
        <w:t>to</w:t>
      </w:r>
      <w:r>
        <w:rPr>
          <w:spacing w:val="-4"/>
        </w:rPr>
        <w:t xml:space="preserve"> </w:t>
      </w:r>
      <w:r>
        <w:t>the</w:t>
      </w:r>
      <w:r>
        <w:rPr>
          <w:spacing w:val="-4"/>
        </w:rPr>
        <w:t xml:space="preserve"> </w:t>
      </w:r>
      <w:r>
        <w:t>needs</w:t>
      </w:r>
      <w:r>
        <w:rPr>
          <w:spacing w:val="-4"/>
        </w:rPr>
        <w:t xml:space="preserve"> </w:t>
      </w:r>
      <w:r>
        <w:t>of</w:t>
      </w:r>
      <w:r>
        <w:rPr>
          <w:spacing w:val="-4"/>
        </w:rPr>
        <w:t xml:space="preserve"> </w:t>
      </w:r>
      <w:r>
        <w:t>the</w:t>
      </w:r>
      <w:r>
        <w:rPr>
          <w:spacing w:val="-4"/>
        </w:rPr>
        <w:t xml:space="preserve"> </w:t>
      </w:r>
      <w:r>
        <w:t>business. Automated</w:t>
      </w:r>
      <w:r>
        <w:rPr>
          <w:spacing w:val="-4"/>
        </w:rPr>
        <w:t xml:space="preserve"> </w:t>
      </w:r>
      <w:r>
        <w:t>data</w:t>
      </w:r>
      <w:r>
        <w:rPr>
          <w:spacing w:val="-4"/>
        </w:rPr>
        <w:t xml:space="preserve"> </w:t>
      </w:r>
      <w:r>
        <w:t>quality</w:t>
      </w:r>
      <w:r>
        <w:rPr>
          <w:spacing w:val="-4"/>
        </w:rPr>
        <w:t xml:space="preserve"> </w:t>
      </w:r>
      <w:r>
        <w:t>checks</w:t>
      </w:r>
      <w:r>
        <w:rPr>
          <w:spacing w:val="-4"/>
        </w:rPr>
        <w:t xml:space="preserve"> </w:t>
      </w:r>
      <w:r>
        <w:t>refer</w:t>
      </w:r>
      <w:r>
        <w:rPr>
          <w:spacing w:val="-4"/>
        </w:rPr>
        <w:t xml:space="preserve"> </w:t>
      </w:r>
      <w:r>
        <w:t>to checks executed daily or upon data load, which are always carried out by systems without the need for manual</w:t>
      </w:r>
      <w:r>
        <w:rPr>
          <w:spacing w:val="-10"/>
        </w:rPr>
        <w:t xml:space="preserve"> </w:t>
      </w:r>
      <w:r>
        <w:t>interaction. More</w:t>
      </w:r>
      <w:r>
        <w:rPr>
          <w:spacing w:val="-10"/>
        </w:rPr>
        <w:t xml:space="preserve"> </w:t>
      </w:r>
      <w:r>
        <w:t>specifically,</w:t>
      </w:r>
      <w:r>
        <w:rPr>
          <w:spacing w:val="-9"/>
        </w:rPr>
        <w:t xml:space="preserve"> </w:t>
      </w:r>
      <w:r>
        <w:t>this</w:t>
      </w:r>
      <w:r>
        <w:rPr>
          <w:spacing w:val="-10"/>
        </w:rPr>
        <w:t xml:space="preserve"> </w:t>
      </w:r>
      <w:r>
        <w:t>project</w:t>
      </w:r>
      <w:r>
        <w:rPr>
          <w:spacing w:val="-10"/>
        </w:rPr>
        <w:t xml:space="preserve"> </w:t>
      </w:r>
      <w:r>
        <w:t>must</w:t>
      </w:r>
      <w:r>
        <w:rPr>
          <w:spacing w:val="-10"/>
        </w:rPr>
        <w:t xml:space="preserve"> </w:t>
      </w:r>
      <w:r>
        <w:t>provide</w:t>
      </w:r>
      <w:r>
        <w:rPr>
          <w:spacing w:val="-10"/>
        </w:rPr>
        <w:t xml:space="preserve"> </w:t>
      </w:r>
      <w:r>
        <w:t>the</w:t>
      </w:r>
      <w:r>
        <w:rPr>
          <w:spacing w:val="-10"/>
        </w:rPr>
        <w:t xml:space="preserve"> </w:t>
      </w:r>
      <w:r>
        <w:t>first</w:t>
      </w:r>
      <w:r>
        <w:rPr>
          <w:spacing w:val="-10"/>
        </w:rPr>
        <w:t xml:space="preserve"> </w:t>
      </w:r>
      <w:r>
        <w:t>steps</w:t>
      </w:r>
      <w:r>
        <w:rPr>
          <w:spacing w:val="-10"/>
        </w:rPr>
        <w:t xml:space="preserve"> </w:t>
      </w:r>
      <w:r>
        <w:t>toward</w:t>
      </w:r>
      <w:r>
        <w:rPr>
          <w:spacing w:val="-10"/>
        </w:rPr>
        <w:t xml:space="preserve"> </w:t>
      </w:r>
      <w:r>
        <w:t>this</w:t>
      </w:r>
      <w:r>
        <w:rPr>
          <w:spacing w:val="-10"/>
        </w:rPr>
        <w:t xml:space="preserve"> </w:t>
      </w:r>
      <w:r>
        <w:t>goal. This</w:t>
      </w:r>
      <w:r>
        <w:rPr>
          <w:spacing w:val="-10"/>
        </w:rPr>
        <w:t xml:space="preserve"> </w:t>
      </w:r>
      <w:r>
        <w:t>doc-</w:t>
      </w:r>
      <w:proofErr w:type="spellStart"/>
      <w:r>
        <w:t>ument</w:t>
      </w:r>
      <w:proofErr w:type="spellEnd"/>
      <w:r>
        <w:rPr>
          <w:spacing w:val="-2"/>
        </w:rPr>
        <w:t xml:space="preserve"> </w:t>
      </w:r>
      <w:r>
        <w:t>will</w:t>
      </w:r>
      <w:r>
        <w:rPr>
          <w:spacing w:val="-2"/>
        </w:rPr>
        <w:t xml:space="preserve"> </w:t>
      </w:r>
      <w:r>
        <w:t>examine</w:t>
      </w:r>
      <w:r>
        <w:rPr>
          <w:spacing w:val="-2"/>
        </w:rPr>
        <w:t xml:space="preserve"> </w:t>
      </w:r>
      <w:r>
        <w:t>the</w:t>
      </w:r>
      <w:r>
        <w:rPr>
          <w:spacing w:val="-3"/>
        </w:rPr>
        <w:t xml:space="preserve"> </w:t>
      </w:r>
      <w:r>
        <w:t>basis</w:t>
      </w:r>
      <w:r>
        <w:rPr>
          <w:spacing w:val="-2"/>
        </w:rPr>
        <w:t xml:space="preserve"> </w:t>
      </w:r>
      <w:r>
        <w:t>for</w:t>
      </w:r>
      <w:r>
        <w:rPr>
          <w:spacing w:val="-2"/>
        </w:rPr>
        <w:t xml:space="preserve"> </w:t>
      </w:r>
      <w:r>
        <w:t>the</w:t>
      </w:r>
      <w:r>
        <w:rPr>
          <w:spacing w:val="-2"/>
        </w:rPr>
        <w:t xml:space="preserve"> </w:t>
      </w:r>
      <w:r>
        <w:t>upcoming</w:t>
      </w:r>
      <w:r>
        <w:rPr>
          <w:spacing w:val="-2"/>
        </w:rPr>
        <w:t xml:space="preserve"> </w:t>
      </w:r>
      <w:r>
        <w:t>solution</w:t>
      </w:r>
      <w:r>
        <w:rPr>
          <w:spacing w:val="-2"/>
        </w:rPr>
        <w:t xml:space="preserve"> </w:t>
      </w:r>
      <w:r>
        <w:t>and</w:t>
      </w:r>
      <w:r>
        <w:rPr>
          <w:spacing w:val="-2"/>
        </w:rPr>
        <w:t xml:space="preserve"> </w:t>
      </w:r>
      <w:r>
        <w:t>then</w:t>
      </w:r>
      <w:r>
        <w:rPr>
          <w:spacing w:val="-2"/>
        </w:rPr>
        <w:t xml:space="preserve"> </w:t>
      </w:r>
      <w:r>
        <w:t>provide</w:t>
      </w:r>
      <w:r>
        <w:rPr>
          <w:spacing w:val="-3"/>
        </w:rPr>
        <w:t xml:space="preserve"> </w:t>
      </w:r>
      <w:r>
        <w:t>a</w:t>
      </w:r>
      <w:r>
        <w:rPr>
          <w:spacing w:val="-2"/>
        </w:rPr>
        <w:t xml:space="preserve"> </w:t>
      </w:r>
      <w:hyperlink w:anchor="_bookmark0" w:history="1">
        <w:r>
          <w:t>PoC.</w:t>
        </w:r>
      </w:hyperlink>
      <w:r>
        <w:rPr>
          <w:spacing w:val="-2"/>
        </w:rPr>
        <w:t xml:space="preserve"> </w:t>
      </w:r>
      <w:r>
        <w:t>It</w:t>
      </w:r>
      <w:r>
        <w:rPr>
          <w:spacing w:val="-2"/>
        </w:rPr>
        <w:t xml:space="preserve"> </w:t>
      </w:r>
      <w:r>
        <w:t>will</w:t>
      </w:r>
      <w:r>
        <w:rPr>
          <w:spacing w:val="-2"/>
        </w:rPr>
        <w:t xml:space="preserve"> </w:t>
      </w:r>
      <w:r>
        <w:t>explain</w:t>
      </w:r>
      <w:r>
        <w:rPr>
          <w:spacing w:val="-2"/>
        </w:rPr>
        <w:t xml:space="preserve"> </w:t>
      </w:r>
      <w:r>
        <w:t>the</w:t>
      </w:r>
      <w:r>
        <w:rPr>
          <w:spacing w:val="-2"/>
        </w:rPr>
        <w:t xml:space="preserve"> </w:t>
      </w:r>
      <w:r>
        <w:t xml:space="preserve">steps </w:t>
      </w:r>
      <w:r>
        <w:rPr>
          <w:spacing w:val="-2"/>
        </w:rPr>
        <w:t>taken</w:t>
      </w:r>
      <w:r>
        <w:rPr>
          <w:spacing w:val="-5"/>
        </w:rPr>
        <w:t xml:space="preserve"> </w:t>
      </w:r>
      <w:r>
        <w:rPr>
          <w:spacing w:val="-2"/>
        </w:rPr>
        <w:t>toward</w:t>
      </w:r>
      <w:r>
        <w:rPr>
          <w:spacing w:val="-5"/>
        </w:rPr>
        <w:t xml:space="preserve"> </w:t>
      </w:r>
      <w:r>
        <w:rPr>
          <w:spacing w:val="-2"/>
        </w:rPr>
        <w:t>the</w:t>
      </w:r>
      <w:r>
        <w:rPr>
          <w:spacing w:val="-5"/>
        </w:rPr>
        <w:t xml:space="preserve"> </w:t>
      </w:r>
      <w:r>
        <w:rPr>
          <w:spacing w:val="-2"/>
        </w:rPr>
        <w:t>proof</w:t>
      </w:r>
      <w:r>
        <w:rPr>
          <w:spacing w:val="-5"/>
        </w:rPr>
        <w:t xml:space="preserve"> </w:t>
      </w:r>
      <w:r>
        <w:rPr>
          <w:spacing w:val="-2"/>
        </w:rPr>
        <w:t>of</w:t>
      </w:r>
      <w:r>
        <w:rPr>
          <w:spacing w:val="-5"/>
        </w:rPr>
        <w:t xml:space="preserve"> </w:t>
      </w:r>
      <w:r>
        <w:rPr>
          <w:spacing w:val="-2"/>
        </w:rPr>
        <w:t>concept</w:t>
      </w:r>
      <w:r>
        <w:rPr>
          <w:spacing w:val="-5"/>
        </w:rPr>
        <w:t xml:space="preserve"> </w:t>
      </w:r>
      <w:r>
        <w:rPr>
          <w:spacing w:val="-2"/>
        </w:rPr>
        <w:t>and,</w:t>
      </w:r>
      <w:r>
        <w:rPr>
          <w:spacing w:val="-4"/>
        </w:rPr>
        <w:t xml:space="preserve"> </w:t>
      </w:r>
      <w:r>
        <w:rPr>
          <w:spacing w:val="-2"/>
        </w:rPr>
        <w:t>in</w:t>
      </w:r>
      <w:r>
        <w:rPr>
          <w:spacing w:val="-5"/>
        </w:rPr>
        <w:t xml:space="preserve"> </w:t>
      </w:r>
      <w:r>
        <w:rPr>
          <w:spacing w:val="-2"/>
        </w:rPr>
        <w:t>this</w:t>
      </w:r>
      <w:r>
        <w:rPr>
          <w:spacing w:val="-5"/>
        </w:rPr>
        <w:t xml:space="preserve"> </w:t>
      </w:r>
      <w:r>
        <w:rPr>
          <w:spacing w:val="-2"/>
        </w:rPr>
        <w:t>way,</w:t>
      </w:r>
      <w:r>
        <w:rPr>
          <w:spacing w:val="-4"/>
        </w:rPr>
        <w:t xml:space="preserve"> </w:t>
      </w:r>
      <w:r>
        <w:rPr>
          <w:spacing w:val="-2"/>
        </w:rPr>
        <w:t>make</w:t>
      </w:r>
      <w:r>
        <w:rPr>
          <w:spacing w:val="-5"/>
        </w:rPr>
        <w:t xml:space="preserve"> </w:t>
      </w:r>
      <w:r>
        <w:rPr>
          <w:spacing w:val="-2"/>
        </w:rPr>
        <w:t>the</w:t>
      </w:r>
      <w:r>
        <w:rPr>
          <w:spacing w:val="-5"/>
        </w:rPr>
        <w:t xml:space="preserve"> </w:t>
      </w:r>
      <w:r>
        <w:rPr>
          <w:spacing w:val="-2"/>
        </w:rPr>
        <w:t>decisions</w:t>
      </w:r>
      <w:r>
        <w:rPr>
          <w:spacing w:val="-5"/>
        </w:rPr>
        <w:t xml:space="preserve"> </w:t>
      </w:r>
      <w:r>
        <w:rPr>
          <w:spacing w:val="-2"/>
        </w:rPr>
        <w:t>made</w:t>
      </w:r>
      <w:r>
        <w:rPr>
          <w:spacing w:val="-5"/>
        </w:rPr>
        <w:t xml:space="preserve"> </w:t>
      </w:r>
      <w:r>
        <w:rPr>
          <w:spacing w:val="-2"/>
        </w:rPr>
        <w:t>understandable. The</w:t>
      </w:r>
      <w:r>
        <w:rPr>
          <w:spacing w:val="-5"/>
        </w:rPr>
        <w:t xml:space="preserve"> </w:t>
      </w:r>
      <w:r>
        <w:rPr>
          <w:spacing w:val="-2"/>
        </w:rPr>
        <w:t>success criterion</w:t>
      </w:r>
      <w:r>
        <w:rPr>
          <w:spacing w:val="-10"/>
        </w:rPr>
        <w:t xml:space="preserve"> </w:t>
      </w:r>
      <w:r>
        <w:rPr>
          <w:spacing w:val="-2"/>
        </w:rPr>
        <w:t>of</w:t>
      </w:r>
      <w:r>
        <w:rPr>
          <w:spacing w:val="-10"/>
        </w:rPr>
        <w:t xml:space="preserve"> </w:t>
      </w:r>
      <w:r>
        <w:rPr>
          <w:spacing w:val="-2"/>
        </w:rPr>
        <w:t>this</w:t>
      </w:r>
      <w:r>
        <w:rPr>
          <w:spacing w:val="-10"/>
        </w:rPr>
        <w:t xml:space="preserve"> </w:t>
      </w:r>
      <w:r>
        <w:rPr>
          <w:spacing w:val="-2"/>
        </w:rPr>
        <w:t>project</w:t>
      </w:r>
      <w:r>
        <w:rPr>
          <w:spacing w:val="-10"/>
        </w:rPr>
        <w:t xml:space="preserve"> </w:t>
      </w:r>
      <w:r>
        <w:rPr>
          <w:spacing w:val="-2"/>
        </w:rPr>
        <w:t>will</w:t>
      </w:r>
      <w:r>
        <w:rPr>
          <w:spacing w:val="-10"/>
        </w:rPr>
        <w:t xml:space="preserve"> </w:t>
      </w:r>
      <w:r>
        <w:rPr>
          <w:spacing w:val="-2"/>
        </w:rPr>
        <w:t>be</w:t>
      </w:r>
      <w:r>
        <w:rPr>
          <w:spacing w:val="-10"/>
        </w:rPr>
        <w:t xml:space="preserve"> </w:t>
      </w:r>
      <w:r>
        <w:rPr>
          <w:spacing w:val="-2"/>
        </w:rPr>
        <w:t>to</w:t>
      </w:r>
      <w:r>
        <w:rPr>
          <w:spacing w:val="-10"/>
        </w:rPr>
        <w:t xml:space="preserve"> </w:t>
      </w:r>
      <w:r>
        <w:rPr>
          <w:spacing w:val="-2"/>
        </w:rPr>
        <w:t>provide</w:t>
      </w:r>
      <w:r>
        <w:rPr>
          <w:spacing w:val="-10"/>
        </w:rPr>
        <w:t xml:space="preserve"> </w:t>
      </w:r>
      <w:r>
        <w:rPr>
          <w:spacing w:val="-2"/>
        </w:rPr>
        <w:t>a</w:t>
      </w:r>
      <w:r>
        <w:rPr>
          <w:spacing w:val="-10"/>
        </w:rPr>
        <w:t xml:space="preserve"> </w:t>
      </w:r>
      <w:hyperlink w:anchor="_bookmark0" w:history="1">
        <w:r>
          <w:rPr>
            <w:spacing w:val="-2"/>
          </w:rPr>
          <w:t>PoC,</w:t>
        </w:r>
      </w:hyperlink>
      <w:r>
        <w:rPr>
          <w:spacing w:val="-10"/>
        </w:rPr>
        <w:t xml:space="preserve"> </w:t>
      </w:r>
      <w:r>
        <w:rPr>
          <w:spacing w:val="-2"/>
        </w:rPr>
        <w:t>or</w:t>
      </w:r>
      <w:r>
        <w:rPr>
          <w:spacing w:val="-10"/>
        </w:rPr>
        <w:t xml:space="preserve"> </w:t>
      </w:r>
      <w:r>
        <w:rPr>
          <w:spacing w:val="-2"/>
        </w:rPr>
        <w:t>steps</w:t>
      </w:r>
      <w:r>
        <w:rPr>
          <w:spacing w:val="-10"/>
        </w:rPr>
        <w:t xml:space="preserve"> </w:t>
      </w:r>
      <w:r>
        <w:rPr>
          <w:spacing w:val="-2"/>
        </w:rPr>
        <w:t>toward</w:t>
      </w:r>
      <w:r>
        <w:rPr>
          <w:spacing w:val="-10"/>
        </w:rPr>
        <w:t xml:space="preserve"> </w:t>
      </w:r>
      <w:r>
        <w:rPr>
          <w:spacing w:val="-2"/>
        </w:rPr>
        <w:t>a</w:t>
      </w:r>
      <w:r>
        <w:rPr>
          <w:spacing w:val="-10"/>
        </w:rPr>
        <w:t xml:space="preserve"> </w:t>
      </w:r>
      <w:r>
        <w:rPr>
          <w:spacing w:val="-2"/>
        </w:rPr>
        <w:t>PoC,</w:t>
      </w:r>
      <w:r>
        <w:rPr>
          <w:spacing w:val="-10"/>
        </w:rPr>
        <w:t xml:space="preserve"> </w:t>
      </w:r>
      <w:r>
        <w:rPr>
          <w:spacing w:val="-2"/>
        </w:rPr>
        <w:t>that</w:t>
      </w:r>
      <w:r>
        <w:rPr>
          <w:spacing w:val="-10"/>
        </w:rPr>
        <w:t xml:space="preserve"> </w:t>
      </w:r>
      <w:r>
        <w:rPr>
          <w:spacing w:val="-2"/>
        </w:rPr>
        <w:t>help</w:t>
      </w:r>
      <w:r>
        <w:rPr>
          <w:spacing w:val="-10"/>
        </w:rPr>
        <w:t xml:space="preserve"> </w:t>
      </w:r>
      <w:r>
        <w:rPr>
          <w:spacing w:val="-2"/>
        </w:rPr>
        <w:t>reduce</w:t>
      </w:r>
      <w:r>
        <w:rPr>
          <w:spacing w:val="-10"/>
        </w:rPr>
        <w:t xml:space="preserve"> </w:t>
      </w:r>
      <w:r>
        <w:rPr>
          <w:spacing w:val="-2"/>
        </w:rPr>
        <w:t>the</w:t>
      </w:r>
      <w:r>
        <w:rPr>
          <w:spacing w:val="-10"/>
        </w:rPr>
        <w:t xml:space="preserve"> </w:t>
      </w:r>
      <w:r>
        <w:rPr>
          <w:spacing w:val="-2"/>
        </w:rPr>
        <w:t>costs</w:t>
      </w:r>
      <w:r>
        <w:rPr>
          <w:spacing w:val="-10"/>
        </w:rPr>
        <w:t xml:space="preserve"> </w:t>
      </w:r>
      <w:r>
        <w:rPr>
          <w:spacing w:val="-2"/>
        </w:rPr>
        <w:t>of</w:t>
      </w:r>
      <w:r>
        <w:rPr>
          <w:spacing w:val="-10"/>
        </w:rPr>
        <w:t xml:space="preserve"> </w:t>
      </w:r>
      <w:r>
        <w:rPr>
          <w:spacing w:val="-2"/>
        </w:rPr>
        <w:t>manual checks.</w:t>
      </w:r>
    </w:p>
    <w:p w14:paraId="6FCCC822" w14:textId="77777777" w:rsidR="000900B5" w:rsidRDefault="000900B5">
      <w:pPr>
        <w:pStyle w:val="BodyText"/>
        <w:spacing w:before="34"/>
      </w:pPr>
    </w:p>
    <w:p w14:paraId="6FCCC823" w14:textId="622BA8C3" w:rsidR="000900B5" w:rsidRDefault="00000000">
      <w:pPr>
        <w:pStyle w:val="Heading2"/>
        <w:numPr>
          <w:ilvl w:val="1"/>
          <w:numId w:val="17"/>
        </w:numPr>
        <w:tabs>
          <w:tab w:val="left" w:pos="771"/>
        </w:tabs>
        <w:ind w:left="771" w:hanging="629"/>
        <w:rPr>
          <w:b w:val="0"/>
        </w:rPr>
      </w:pPr>
      <w:bookmarkStart w:id="19" w:name="Structure_of_the_Document"/>
      <w:bookmarkStart w:id="20" w:name="_bookmark9"/>
      <w:bookmarkEnd w:id="19"/>
      <w:bookmarkEnd w:id="20"/>
      <w:r>
        <w:rPr>
          <w:b w:val="0"/>
          <w:color w:val="687D91"/>
          <w:w w:val="85"/>
        </w:rPr>
        <w:t>Structure</w:t>
      </w:r>
      <w:r>
        <w:rPr>
          <w:b w:val="0"/>
          <w:color w:val="687D91"/>
          <w:spacing w:val="-5"/>
        </w:rPr>
        <w:t xml:space="preserve"> </w:t>
      </w:r>
      <w:r>
        <w:rPr>
          <w:b w:val="0"/>
          <w:color w:val="687D91"/>
          <w:w w:val="85"/>
        </w:rPr>
        <w:t>of</w:t>
      </w:r>
      <w:r>
        <w:rPr>
          <w:b w:val="0"/>
          <w:color w:val="687D91"/>
          <w:spacing w:val="-4"/>
        </w:rPr>
        <w:t xml:space="preserve"> </w:t>
      </w:r>
      <w:r>
        <w:rPr>
          <w:b w:val="0"/>
          <w:color w:val="687D91"/>
          <w:w w:val="85"/>
        </w:rPr>
        <w:t>the</w:t>
      </w:r>
      <w:r>
        <w:rPr>
          <w:b w:val="0"/>
          <w:color w:val="687D91"/>
          <w:spacing w:val="-4"/>
        </w:rPr>
        <w:t xml:space="preserve"> </w:t>
      </w:r>
      <w:del w:id="21" w:author="Ritley Kenneth" w:date="2025-12-11T15:29:00Z" w16du:dateUtc="2025-12-11T14:29:00Z">
        <w:r w:rsidDel="005C0D28">
          <w:rPr>
            <w:b w:val="0"/>
            <w:color w:val="687D91"/>
            <w:spacing w:val="-2"/>
            <w:w w:val="85"/>
          </w:rPr>
          <w:delText>Document</w:delText>
        </w:r>
      </w:del>
      <w:ins w:id="22" w:author="Ritley Kenneth" w:date="2025-12-11T15:29:00Z" w16du:dateUtc="2025-12-11T14:29:00Z">
        <w:r w:rsidR="005C0D28">
          <w:rPr>
            <w:b w:val="0"/>
            <w:color w:val="687D91"/>
            <w:spacing w:val="-2"/>
            <w:w w:val="85"/>
          </w:rPr>
          <w:t>d</w:t>
        </w:r>
        <w:r w:rsidR="005C0D28">
          <w:rPr>
            <w:b w:val="0"/>
            <w:color w:val="687D91"/>
            <w:spacing w:val="-2"/>
            <w:w w:val="85"/>
          </w:rPr>
          <w:t>ocument</w:t>
        </w:r>
      </w:ins>
    </w:p>
    <w:p w14:paraId="6FCCC824" w14:textId="77777777" w:rsidR="000900B5" w:rsidRDefault="00000000">
      <w:pPr>
        <w:pStyle w:val="BodyText"/>
        <w:spacing w:before="218" w:line="216" w:lineRule="auto"/>
        <w:ind w:left="142" w:right="848"/>
        <w:jc w:val="both"/>
      </w:pPr>
      <w:r>
        <w:t>This document is intended to guide the reader through the project in meaningful steps, explaining how the</w:t>
      </w:r>
      <w:r>
        <w:rPr>
          <w:spacing w:val="-3"/>
        </w:rPr>
        <w:t xml:space="preserve"> </w:t>
      </w:r>
      <w:r>
        <w:t>project</w:t>
      </w:r>
      <w:r>
        <w:rPr>
          <w:spacing w:val="-3"/>
        </w:rPr>
        <w:t xml:space="preserve"> </w:t>
      </w:r>
      <w:r>
        <w:t>is</w:t>
      </w:r>
      <w:r>
        <w:rPr>
          <w:spacing w:val="-3"/>
        </w:rPr>
        <w:t xml:space="preserve"> </w:t>
      </w:r>
      <w:r>
        <w:t>set</w:t>
      </w:r>
      <w:r>
        <w:rPr>
          <w:spacing w:val="-3"/>
        </w:rPr>
        <w:t xml:space="preserve"> </w:t>
      </w:r>
      <w:r>
        <w:t>up</w:t>
      </w:r>
      <w:r>
        <w:rPr>
          <w:spacing w:val="-3"/>
        </w:rPr>
        <w:t xml:space="preserve"> </w:t>
      </w:r>
      <w:r>
        <w:t>and</w:t>
      </w:r>
      <w:r>
        <w:rPr>
          <w:spacing w:val="-3"/>
        </w:rPr>
        <w:t xml:space="preserve"> </w:t>
      </w:r>
      <w:r>
        <w:t>executed,</w:t>
      </w:r>
      <w:r>
        <w:rPr>
          <w:spacing w:val="-3"/>
        </w:rPr>
        <w:t xml:space="preserve"> </w:t>
      </w:r>
      <w:r>
        <w:t>and</w:t>
      </w:r>
      <w:r>
        <w:rPr>
          <w:spacing w:val="-3"/>
        </w:rPr>
        <w:t xml:space="preserve"> </w:t>
      </w:r>
      <w:r>
        <w:t>then</w:t>
      </w:r>
      <w:r>
        <w:rPr>
          <w:spacing w:val="-3"/>
        </w:rPr>
        <w:t xml:space="preserve"> </w:t>
      </w:r>
      <w:r>
        <w:t>leading</w:t>
      </w:r>
      <w:r>
        <w:rPr>
          <w:spacing w:val="-3"/>
        </w:rPr>
        <w:t xml:space="preserve"> </w:t>
      </w:r>
      <w:r>
        <w:t>into</w:t>
      </w:r>
      <w:r>
        <w:rPr>
          <w:spacing w:val="-3"/>
        </w:rPr>
        <w:t xml:space="preserve"> </w:t>
      </w:r>
      <w:r>
        <w:t>the</w:t>
      </w:r>
      <w:r>
        <w:rPr>
          <w:spacing w:val="-3"/>
        </w:rPr>
        <w:t xml:space="preserve"> </w:t>
      </w:r>
      <w:r>
        <w:t>research</w:t>
      </w:r>
      <w:r>
        <w:rPr>
          <w:spacing w:val="-3"/>
        </w:rPr>
        <w:t xml:space="preserve"> </w:t>
      </w:r>
      <w:r>
        <w:t>and</w:t>
      </w:r>
      <w:r>
        <w:rPr>
          <w:spacing w:val="-3"/>
        </w:rPr>
        <w:t xml:space="preserve"> </w:t>
      </w:r>
      <w:r>
        <w:t>conclusions. It</w:t>
      </w:r>
      <w:r>
        <w:rPr>
          <w:spacing w:val="-3"/>
        </w:rPr>
        <w:t xml:space="preserve"> </w:t>
      </w:r>
      <w:r>
        <w:t>is</w:t>
      </w:r>
      <w:r>
        <w:rPr>
          <w:spacing w:val="-3"/>
        </w:rPr>
        <w:t xml:space="preserve"> </w:t>
      </w:r>
      <w:r>
        <w:t>structured</w:t>
      </w:r>
      <w:r>
        <w:rPr>
          <w:spacing w:val="-3"/>
        </w:rPr>
        <w:t xml:space="preserve"> </w:t>
      </w:r>
      <w:r>
        <w:t>in the</w:t>
      </w:r>
      <w:r>
        <w:rPr>
          <w:spacing w:val="-9"/>
        </w:rPr>
        <w:t xml:space="preserve"> </w:t>
      </w:r>
      <w:r>
        <w:t>following</w:t>
      </w:r>
      <w:r>
        <w:rPr>
          <w:spacing w:val="-9"/>
        </w:rPr>
        <w:t xml:space="preserve"> </w:t>
      </w:r>
      <w:r>
        <w:t>way. First,</w:t>
      </w:r>
      <w:r>
        <w:rPr>
          <w:spacing w:val="-7"/>
        </w:rPr>
        <w:t xml:space="preserve"> </w:t>
      </w:r>
      <w:r>
        <w:t>this</w:t>
      </w:r>
      <w:r>
        <w:rPr>
          <w:spacing w:val="-9"/>
        </w:rPr>
        <w:t xml:space="preserve"> </w:t>
      </w:r>
      <w:r>
        <w:t>document</w:t>
      </w:r>
      <w:r>
        <w:rPr>
          <w:spacing w:val="-9"/>
        </w:rPr>
        <w:t xml:space="preserve"> </w:t>
      </w:r>
      <w:r>
        <w:t>begins</w:t>
      </w:r>
      <w:r>
        <w:rPr>
          <w:spacing w:val="-9"/>
        </w:rPr>
        <w:t xml:space="preserve"> </w:t>
      </w:r>
      <w:r>
        <w:t>with</w:t>
      </w:r>
      <w:r>
        <w:rPr>
          <w:spacing w:val="-9"/>
        </w:rPr>
        <w:t xml:space="preserve"> </w:t>
      </w:r>
      <w:r>
        <w:t>the</w:t>
      </w:r>
      <w:r>
        <w:rPr>
          <w:spacing w:val="-9"/>
        </w:rPr>
        <w:t xml:space="preserve"> </w:t>
      </w:r>
      <w:r>
        <w:t>project</w:t>
      </w:r>
      <w:r>
        <w:rPr>
          <w:spacing w:val="-9"/>
        </w:rPr>
        <w:t xml:space="preserve"> </w:t>
      </w:r>
      <w:r>
        <w:t>management</w:t>
      </w:r>
      <w:r>
        <w:rPr>
          <w:spacing w:val="-9"/>
        </w:rPr>
        <w:t xml:space="preserve"> </w:t>
      </w:r>
      <w:r>
        <w:t>chapter,</w:t>
      </w:r>
      <w:r>
        <w:rPr>
          <w:spacing w:val="-7"/>
        </w:rPr>
        <w:t xml:space="preserve"> </w:t>
      </w:r>
      <w:r>
        <w:t>which</w:t>
      </w:r>
      <w:r>
        <w:rPr>
          <w:spacing w:val="-9"/>
        </w:rPr>
        <w:t xml:space="preserve"> </w:t>
      </w:r>
      <w:r>
        <w:t>explains</w:t>
      </w:r>
      <w:r>
        <w:rPr>
          <w:spacing w:val="-9"/>
        </w:rPr>
        <w:t xml:space="preserve"> </w:t>
      </w:r>
      <w:r>
        <w:t>the methods used during the project.</w:t>
      </w:r>
      <w:r>
        <w:rPr>
          <w:spacing w:val="40"/>
        </w:rPr>
        <w:t xml:space="preserve"> </w:t>
      </w:r>
      <w:r>
        <w:t>It pro-vides reasoning for tool choices where applicable and lists the tools</w:t>
      </w:r>
      <w:r>
        <w:rPr>
          <w:spacing w:val="-12"/>
        </w:rPr>
        <w:t xml:space="preserve"> </w:t>
      </w:r>
      <w:r>
        <w:t>and</w:t>
      </w:r>
      <w:r>
        <w:rPr>
          <w:spacing w:val="-12"/>
        </w:rPr>
        <w:t xml:space="preserve"> </w:t>
      </w:r>
      <w:r>
        <w:t>teams</w:t>
      </w:r>
      <w:r>
        <w:rPr>
          <w:spacing w:val="-12"/>
        </w:rPr>
        <w:t xml:space="preserve"> </w:t>
      </w:r>
      <w:r>
        <w:t>with</w:t>
      </w:r>
      <w:r>
        <w:rPr>
          <w:spacing w:val="-12"/>
        </w:rPr>
        <w:t xml:space="preserve"> </w:t>
      </w:r>
      <w:r>
        <w:t>which</w:t>
      </w:r>
      <w:r>
        <w:rPr>
          <w:spacing w:val="-12"/>
        </w:rPr>
        <w:t xml:space="preserve"> </w:t>
      </w:r>
      <w:r>
        <w:t>collaboration</w:t>
      </w:r>
      <w:r>
        <w:rPr>
          <w:spacing w:val="-12"/>
        </w:rPr>
        <w:t xml:space="preserve"> </w:t>
      </w:r>
      <w:r>
        <w:t>took</w:t>
      </w:r>
      <w:r>
        <w:rPr>
          <w:spacing w:val="-12"/>
        </w:rPr>
        <w:t xml:space="preserve"> </w:t>
      </w:r>
      <w:r>
        <w:t>place.</w:t>
      </w:r>
      <w:r>
        <w:rPr>
          <w:spacing w:val="-5"/>
        </w:rPr>
        <w:t xml:space="preserve"> </w:t>
      </w:r>
      <w:r>
        <w:t>Next,</w:t>
      </w:r>
      <w:r>
        <w:rPr>
          <w:spacing w:val="-12"/>
        </w:rPr>
        <w:t xml:space="preserve"> </w:t>
      </w:r>
      <w:r>
        <w:t>the</w:t>
      </w:r>
      <w:r>
        <w:rPr>
          <w:spacing w:val="-12"/>
        </w:rPr>
        <w:t xml:space="preserve"> </w:t>
      </w:r>
      <w:r>
        <w:t>research</w:t>
      </w:r>
      <w:r>
        <w:rPr>
          <w:spacing w:val="-12"/>
        </w:rPr>
        <w:t xml:space="preserve"> </w:t>
      </w:r>
      <w:r>
        <w:t>chapter</w:t>
      </w:r>
      <w:r>
        <w:rPr>
          <w:spacing w:val="-12"/>
        </w:rPr>
        <w:t xml:space="preserve"> </w:t>
      </w:r>
      <w:r>
        <w:t>describes</w:t>
      </w:r>
      <w:r>
        <w:rPr>
          <w:spacing w:val="-12"/>
        </w:rPr>
        <w:t xml:space="preserve"> </w:t>
      </w:r>
      <w:r>
        <w:t>the</w:t>
      </w:r>
      <w:r>
        <w:rPr>
          <w:spacing w:val="-12"/>
        </w:rPr>
        <w:t xml:space="preserve"> </w:t>
      </w:r>
      <w:r>
        <w:t>problem</w:t>
      </w:r>
      <w:r>
        <w:rPr>
          <w:spacing w:val="-12"/>
        </w:rPr>
        <w:t xml:space="preserve"> </w:t>
      </w:r>
      <w:r>
        <w:t>in more</w:t>
      </w:r>
      <w:r>
        <w:rPr>
          <w:spacing w:val="-4"/>
        </w:rPr>
        <w:t xml:space="preserve"> </w:t>
      </w:r>
      <w:r>
        <w:t>detail.</w:t>
      </w:r>
      <w:r>
        <w:rPr>
          <w:spacing w:val="15"/>
        </w:rPr>
        <w:t xml:space="preserve"> </w:t>
      </w:r>
      <w:r>
        <w:t>It</w:t>
      </w:r>
      <w:r>
        <w:rPr>
          <w:spacing w:val="-4"/>
        </w:rPr>
        <w:t xml:space="preserve"> </w:t>
      </w:r>
      <w:r>
        <w:t>clearly</w:t>
      </w:r>
      <w:r>
        <w:rPr>
          <w:spacing w:val="-4"/>
        </w:rPr>
        <w:t xml:space="preserve"> </w:t>
      </w:r>
      <w:r>
        <w:t>defines</w:t>
      </w:r>
      <w:r>
        <w:rPr>
          <w:spacing w:val="-4"/>
        </w:rPr>
        <w:t xml:space="preserve"> </w:t>
      </w:r>
      <w:r>
        <w:t>the</w:t>
      </w:r>
      <w:r>
        <w:rPr>
          <w:spacing w:val="-4"/>
        </w:rPr>
        <w:t xml:space="preserve"> </w:t>
      </w:r>
      <w:r>
        <w:t>specific</w:t>
      </w:r>
      <w:r>
        <w:rPr>
          <w:spacing w:val="-4"/>
        </w:rPr>
        <w:t xml:space="preserve"> </w:t>
      </w:r>
      <w:r>
        <w:t>and</w:t>
      </w:r>
      <w:r>
        <w:rPr>
          <w:spacing w:val="-4"/>
        </w:rPr>
        <w:t xml:space="preserve"> </w:t>
      </w:r>
      <w:r>
        <w:t>measurable</w:t>
      </w:r>
      <w:r>
        <w:rPr>
          <w:spacing w:val="-4"/>
        </w:rPr>
        <w:t xml:space="preserve"> </w:t>
      </w:r>
      <w:r>
        <w:t>goals</w:t>
      </w:r>
      <w:r>
        <w:rPr>
          <w:spacing w:val="-4"/>
        </w:rPr>
        <w:t xml:space="preserve"> </w:t>
      </w:r>
      <w:r>
        <w:t>of</w:t>
      </w:r>
      <w:r>
        <w:rPr>
          <w:spacing w:val="-4"/>
        </w:rPr>
        <w:t xml:space="preserve"> </w:t>
      </w:r>
      <w:r>
        <w:t>the</w:t>
      </w:r>
      <w:r>
        <w:rPr>
          <w:spacing w:val="-4"/>
        </w:rPr>
        <w:t xml:space="preserve"> </w:t>
      </w:r>
      <w:r>
        <w:t>project</w:t>
      </w:r>
      <w:r>
        <w:rPr>
          <w:spacing w:val="-4"/>
        </w:rPr>
        <w:t xml:space="preserve"> </w:t>
      </w:r>
      <w:r>
        <w:t>and</w:t>
      </w:r>
      <w:r>
        <w:rPr>
          <w:spacing w:val="-4"/>
        </w:rPr>
        <w:t xml:space="preserve"> </w:t>
      </w:r>
      <w:r>
        <w:t>presents</w:t>
      </w:r>
      <w:r>
        <w:rPr>
          <w:spacing w:val="-4"/>
        </w:rPr>
        <w:t xml:space="preserve"> </w:t>
      </w:r>
      <w:r>
        <w:t>the</w:t>
      </w:r>
      <w:r>
        <w:rPr>
          <w:spacing w:val="-4"/>
        </w:rPr>
        <w:t xml:space="preserve"> </w:t>
      </w:r>
      <w:r>
        <w:t xml:space="preserve">research </w:t>
      </w:r>
      <w:r>
        <w:rPr>
          <w:spacing w:val="-2"/>
        </w:rPr>
        <w:t>sources</w:t>
      </w:r>
      <w:r>
        <w:rPr>
          <w:spacing w:val="-6"/>
        </w:rPr>
        <w:t xml:space="preserve"> </w:t>
      </w:r>
      <w:r>
        <w:rPr>
          <w:spacing w:val="-2"/>
        </w:rPr>
        <w:t>used.</w:t>
      </w:r>
      <w:r>
        <w:rPr>
          <w:spacing w:val="9"/>
        </w:rPr>
        <w:t xml:space="preserve"> </w:t>
      </w:r>
      <w:r>
        <w:rPr>
          <w:spacing w:val="-2"/>
        </w:rPr>
        <w:t>This</w:t>
      </w:r>
      <w:r>
        <w:rPr>
          <w:spacing w:val="-6"/>
        </w:rPr>
        <w:t xml:space="preserve"> </w:t>
      </w:r>
      <w:r>
        <w:rPr>
          <w:spacing w:val="-2"/>
        </w:rPr>
        <w:t>allows</w:t>
      </w:r>
      <w:r>
        <w:rPr>
          <w:spacing w:val="-6"/>
        </w:rPr>
        <w:t xml:space="preserve"> </w:t>
      </w:r>
      <w:r>
        <w:rPr>
          <w:spacing w:val="-2"/>
        </w:rPr>
        <w:t>the</w:t>
      </w:r>
      <w:r>
        <w:rPr>
          <w:spacing w:val="-6"/>
        </w:rPr>
        <w:t xml:space="preserve"> </w:t>
      </w:r>
      <w:r>
        <w:rPr>
          <w:spacing w:val="-2"/>
        </w:rPr>
        <w:t>reader</w:t>
      </w:r>
      <w:r>
        <w:rPr>
          <w:spacing w:val="-6"/>
        </w:rPr>
        <w:t xml:space="preserve"> </w:t>
      </w:r>
      <w:r>
        <w:rPr>
          <w:spacing w:val="-2"/>
        </w:rPr>
        <w:t>to</w:t>
      </w:r>
      <w:r>
        <w:rPr>
          <w:spacing w:val="-6"/>
        </w:rPr>
        <w:t xml:space="preserve"> </w:t>
      </w:r>
      <w:r>
        <w:rPr>
          <w:spacing w:val="-2"/>
        </w:rPr>
        <w:t>understand</w:t>
      </w:r>
      <w:r>
        <w:rPr>
          <w:spacing w:val="-6"/>
        </w:rPr>
        <w:t xml:space="preserve"> </w:t>
      </w:r>
      <w:r>
        <w:rPr>
          <w:spacing w:val="-2"/>
        </w:rPr>
        <w:t>the</w:t>
      </w:r>
      <w:r>
        <w:rPr>
          <w:spacing w:val="-6"/>
        </w:rPr>
        <w:t xml:space="preserve"> </w:t>
      </w:r>
      <w:r>
        <w:rPr>
          <w:spacing w:val="-2"/>
        </w:rPr>
        <w:t>decisions</w:t>
      </w:r>
      <w:r>
        <w:rPr>
          <w:spacing w:val="-6"/>
        </w:rPr>
        <w:t xml:space="preserve"> </w:t>
      </w:r>
      <w:r>
        <w:rPr>
          <w:spacing w:val="-2"/>
        </w:rPr>
        <w:t>made</w:t>
      </w:r>
      <w:r>
        <w:rPr>
          <w:spacing w:val="-6"/>
        </w:rPr>
        <w:t xml:space="preserve"> </w:t>
      </w:r>
      <w:r>
        <w:rPr>
          <w:spacing w:val="-2"/>
        </w:rPr>
        <w:t>and</w:t>
      </w:r>
      <w:r>
        <w:rPr>
          <w:spacing w:val="-6"/>
        </w:rPr>
        <w:t xml:space="preserve"> </w:t>
      </w:r>
      <w:r>
        <w:rPr>
          <w:spacing w:val="-2"/>
        </w:rPr>
        <w:t>establishes</w:t>
      </w:r>
      <w:r>
        <w:rPr>
          <w:spacing w:val="-6"/>
        </w:rPr>
        <w:t xml:space="preserve"> </w:t>
      </w:r>
      <w:r>
        <w:rPr>
          <w:spacing w:val="-2"/>
        </w:rPr>
        <w:t>the</w:t>
      </w:r>
      <w:r>
        <w:rPr>
          <w:spacing w:val="-6"/>
        </w:rPr>
        <w:t xml:space="preserve"> </w:t>
      </w:r>
      <w:r>
        <w:rPr>
          <w:spacing w:val="-2"/>
        </w:rPr>
        <w:t>basis</w:t>
      </w:r>
      <w:r>
        <w:rPr>
          <w:spacing w:val="-6"/>
        </w:rPr>
        <w:t xml:space="preserve"> </w:t>
      </w:r>
      <w:r>
        <w:rPr>
          <w:spacing w:val="-2"/>
        </w:rPr>
        <w:t>for</w:t>
      </w:r>
      <w:r>
        <w:rPr>
          <w:spacing w:val="-6"/>
        </w:rPr>
        <w:t xml:space="preserve"> </w:t>
      </w:r>
      <w:r>
        <w:rPr>
          <w:spacing w:val="-2"/>
        </w:rPr>
        <w:t>the</w:t>
      </w:r>
      <w:r>
        <w:rPr>
          <w:spacing w:val="-6"/>
        </w:rPr>
        <w:t xml:space="preserve"> </w:t>
      </w:r>
      <w:r>
        <w:rPr>
          <w:spacing w:val="-2"/>
        </w:rPr>
        <w:t>so-</w:t>
      </w:r>
      <w:proofErr w:type="spellStart"/>
      <w:r>
        <w:t>lution</w:t>
      </w:r>
      <w:proofErr w:type="spellEnd"/>
      <w:r>
        <w:rPr>
          <w:spacing w:val="-10"/>
        </w:rPr>
        <w:t xml:space="preserve"> </w:t>
      </w:r>
      <w:r>
        <w:t>design. The</w:t>
      </w:r>
      <w:r>
        <w:rPr>
          <w:spacing w:val="-10"/>
        </w:rPr>
        <w:t xml:space="preserve"> </w:t>
      </w:r>
      <w:r>
        <w:t>subsequent</w:t>
      </w:r>
      <w:r>
        <w:rPr>
          <w:spacing w:val="-10"/>
        </w:rPr>
        <w:t xml:space="preserve"> </w:t>
      </w:r>
      <w:r>
        <w:t>solution</w:t>
      </w:r>
      <w:r>
        <w:rPr>
          <w:spacing w:val="-10"/>
        </w:rPr>
        <w:t xml:space="preserve"> </w:t>
      </w:r>
      <w:r>
        <w:t>design</w:t>
      </w:r>
      <w:r>
        <w:rPr>
          <w:spacing w:val="-10"/>
        </w:rPr>
        <w:t xml:space="preserve"> </w:t>
      </w:r>
      <w:r>
        <w:t>chapter</w:t>
      </w:r>
      <w:r>
        <w:rPr>
          <w:spacing w:val="-10"/>
        </w:rPr>
        <w:t xml:space="preserve"> </w:t>
      </w:r>
      <w:r>
        <w:t>explains</w:t>
      </w:r>
      <w:r>
        <w:rPr>
          <w:spacing w:val="-10"/>
        </w:rPr>
        <w:t xml:space="preserve"> </w:t>
      </w:r>
      <w:r>
        <w:t>how</w:t>
      </w:r>
      <w:r>
        <w:rPr>
          <w:spacing w:val="-10"/>
        </w:rPr>
        <w:t xml:space="preserve"> </w:t>
      </w:r>
      <w:r>
        <w:t>the</w:t>
      </w:r>
      <w:r>
        <w:rPr>
          <w:spacing w:val="-10"/>
        </w:rPr>
        <w:t xml:space="preserve"> </w:t>
      </w:r>
      <w:r>
        <w:t>problem</w:t>
      </w:r>
      <w:r>
        <w:rPr>
          <w:spacing w:val="-10"/>
        </w:rPr>
        <w:t xml:space="preserve"> </w:t>
      </w:r>
      <w:r>
        <w:t>statement</w:t>
      </w:r>
      <w:r>
        <w:rPr>
          <w:spacing w:val="-10"/>
        </w:rPr>
        <w:t xml:space="preserve"> </w:t>
      </w:r>
      <w:r>
        <w:t>is</w:t>
      </w:r>
      <w:r>
        <w:rPr>
          <w:spacing w:val="-10"/>
        </w:rPr>
        <w:t xml:space="preserve"> </w:t>
      </w:r>
      <w:r>
        <w:t>addressed. It</w:t>
      </w:r>
      <w:r>
        <w:rPr>
          <w:spacing w:val="-6"/>
        </w:rPr>
        <w:t xml:space="preserve"> </w:t>
      </w:r>
      <w:r>
        <w:t>describes</w:t>
      </w:r>
      <w:r>
        <w:rPr>
          <w:spacing w:val="-6"/>
        </w:rPr>
        <w:t xml:space="preserve"> </w:t>
      </w:r>
      <w:r>
        <w:t>the</w:t>
      </w:r>
      <w:r>
        <w:rPr>
          <w:spacing w:val="-6"/>
        </w:rPr>
        <w:t xml:space="preserve"> </w:t>
      </w:r>
      <w:r>
        <w:t>tools</w:t>
      </w:r>
      <w:r>
        <w:rPr>
          <w:spacing w:val="-6"/>
        </w:rPr>
        <w:t xml:space="preserve"> </w:t>
      </w:r>
      <w:r>
        <w:t>selected</w:t>
      </w:r>
      <w:r>
        <w:rPr>
          <w:spacing w:val="-6"/>
        </w:rPr>
        <w:t xml:space="preserve"> </w:t>
      </w:r>
      <w:r>
        <w:t>and</w:t>
      </w:r>
      <w:r>
        <w:rPr>
          <w:spacing w:val="-6"/>
        </w:rPr>
        <w:t xml:space="preserve"> </w:t>
      </w:r>
      <w:r>
        <w:t>how</w:t>
      </w:r>
      <w:r>
        <w:rPr>
          <w:spacing w:val="-6"/>
        </w:rPr>
        <w:t xml:space="preserve"> </w:t>
      </w:r>
      <w:r>
        <w:t>they</w:t>
      </w:r>
      <w:r>
        <w:rPr>
          <w:spacing w:val="-6"/>
        </w:rPr>
        <w:t xml:space="preserve"> </w:t>
      </w:r>
      <w:r>
        <w:t>interact</w:t>
      </w:r>
      <w:r>
        <w:rPr>
          <w:spacing w:val="-6"/>
        </w:rPr>
        <w:t xml:space="preserve"> </w:t>
      </w:r>
      <w:r>
        <w:t>with</w:t>
      </w:r>
      <w:r>
        <w:rPr>
          <w:spacing w:val="-6"/>
        </w:rPr>
        <w:t xml:space="preserve"> </w:t>
      </w:r>
      <w:r>
        <w:t>one</w:t>
      </w:r>
      <w:r>
        <w:rPr>
          <w:spacing w:val="-6"/>
        </w:rPr>
        <w:t xml:space="preserve"> </w:t>
      </w:r>
      <w:r>
        <w:t>another. This</w:t>
      </w:r>
      <w:r>
        <w:rPr>
          <w:spacing w:val="-6"/>
        </w:rPr>
        <w:t xml:space="preserve"> </w:t>
      </w:r>
      <w:r>
        <w:t>is</w:t>
      </w:r>
      <w:r>
        <w:rPr>
          <w:spacing w:val="-6"/>
        </w:rPr>
        <w:t xml:space="preserve"> </w:t>
      </w:r>
      <w:r>
        <w:t>followed</w:t>
      </w:r>
      <w:r>
        <w:rPr>
          <w:spacing w:val="-6"/>
        </w:rPr>
        <w:t xml:space="preserve"> </w:t>
      </w:r>
      <w:r>
        <w:t>by</w:t>
      </w:r>
      <w:r>
        <w:rPr>
          <w:spacing w:val="-6"/>
        </w:rPr>
        <w:t xml:space="preserve"> </w:t>
      </w:r>
      <w:r>
        <w:t>the</w:t>
      </w:r>
      <w:r>
        <w:rPr>
          <w:spacing w:val="-6"/>
        </w:rPr>
        <w:t xml:space="preserve"> </w:t>
      </w:r>
      <w:proofErr w:type="spellStart"/>
      <w:r>
        <w:t>implemen-tation</w:t>
      </w:r>
      <w:proofErr w:type="spellEnd"/>
      <w:r>
        <w:rPr>
          <w:spacing w:val="-10"/>
        </w:rPr>
        <w:t xml:space="preserve"> </w:t>
      </w:r>
      <w:r>
        <w:t>chapter,</w:t>
      </w:r>
      <w:r>
        <w:rPr>
          <w:spacing w:val="-10"/>
        </w:rPr>
        <w:t xml:space="preserve"> </w:t>
      </w:r>
      <w:r>
        <w:t>which</w:t>
      </w:r>
      <w:r>
        <w:rPr>
          <w:spacing w:val="-10"/>
        </w:rPr>
        <w:t xml:space="preserve"> </w:t>
      </w:r>
      <w:r>
        <w:t>presents</w:t>
      </w:r>
      <w:r>
        <w:rPr>
          <w:spacing w:val="-10"/>
        </w:rPr>
        <w:t xml:space="preserve"> </w:t>
      </w:r>
      <w:r>
        <w:t>the</w:t>
      </w:r>
      <w:r>
        <w:rPr>
          <w:spacing w:val="-10"/>
        </w:rPr>
        <w:t xml:space="preserve"> </w:t>
      </w:r>
      <w:r>
        <w:t>implementation</w:t>
      </w:r>
      <w:r>
        <w:rPr>
          <w:spacing w:val="-10"/>
        </w:rPr>
        <w:t xml:space="preserve"> </w:t>
      </w:r>
      <w:r>
        <w:t>of</w:t>
      </w:r>
      <w:r>
        <w:rPr>
          <w:spacing w:val="-10"/>
        </w:rPr>
        <w:t xml:space="preserve"> </w:t>
      </w:r>
      <w:r>
        <w:t>this</w:t>
      </w:r>
      <w:r>
        <w:rPr>
          <w:spacing w:val="-10"/>
        </w:rPr>
        <w:t xml:space="preserve"> </w:t>
      </w:r>
      <w:r>
        <w:t>de-sign. It</w:t>
      </w:r>
      <w:r>
        <w:rPr>
          <w:spacing w:val="-10"/>
        </w:rPr>
        <w:t xml:space="preserve"> </w:t>
      </w:r>
      <w:r>
        <w:t>contains</w:t>
      </w:r>
      <w:r>
        <w:rPr>
          <w:spacing w:val="-10"/>
        </w:rPr>
        <w:t xml:space="preserve"> </w:t>
      </w:r>
      <w:r>
        <w:t>the</w:t>
      </w:r>
      <w:r>
        <w:rPr>
          <w:spacing w:val="-10"/>
        </w:rPr>
        <w:t xml:space="preserve"> </w:t>
      </w:r>
      <w:r>
        <w:t>work</w:t>
      </w:r>
      <w:r>
        <w:rPr>
          <w:spacing w:val="-10"/>
        </w:rPr>
        <w:t xml:space="preserve"> </w:t>
      </w:r>
      <w:r>
        <w:t>carried</w:t>
      </w:r>
      <w:r>
        <w:rPr>
          <w:spacing w:val="-10"/>
        </w:rPr>
        <w:t xml:space="preserve"> </w:t>
      </w:r>
      <w:r>
        <w:t>out</w:t>
      </w:r>
      <w:r>
        <w:rPr>
          <w:spacing w:val="-10"/>
        </w:rPr>
        <w:t xml:space="preserve"> </w:t>
      </w:r>
      <w:r>
        <w:t>by</w:t>
      </w:r>
      <w:r>
        <w:rPr>
          <w:spacing w:val="-10"/>
        </w:rPr>
        <w:t xml:space="preserve"> </w:t>
      </w:r>
      <w:r>
        <w:t>the project</w:t>
      </w:r>
      <w:r>
        <w:rPr>
          <w:spacing w:val="-4"/>
        </w:rPr>
        <w:t xml:space="preserve"> </w:t>
      </w:r>
      <w:r>
        <w:t>team</w:t>
      </w:r>
      <w:r>
        <w:rPr>
          <w:spacing w:val="-4"/>
        </w:rPr>
        <w:t xml:space="preserve"> </w:t>
      </w:r>
      <w:r>
        <w:t>and</w:t>
      </w:r>
      <w:r>
        <w:rPr>
          <w:spacing w:val="-4"/>
        </w:rPr>
        <w:t xml:space="preserve"> </w:t>
      </w:r>
      <w:r>
        <w:t>outlines</w:t>
      </w:r>
      <w:r>
        <w:rPr>
          <w:spacing w:val="-4"/>
        </w:rPr>
        <w:t xml:space="preserve"> </w:t>
      </w:r>
      <w:r>
        <w:t>any</w:t>
      </w:r>
      <w:r>
        <w:rPr>
          <w:spacing w:val="-4"/>
        </w:rPr>
        <w:t xml:space="preserve"> </w:t>
      </w:r>
      <w:r>
        <w:t>encountered</w:t>
      </w:r>
      <w:r>
        <w:rPr>
          <w:spacing w:val="-4"/>
        </w:rPr>
        <w:t xml:space="preserve"> </w:t>
      </w:r>
      <w:r>
        <w:t>issues.</w:t>
      </w:r>
      <w:r>
        <w:rPr>
          <w:spacing w:val="18"/>
        </w:rPr>
        <w:t xml:space="preserve"> </w:t>
      </w:r>
      <w:r>
        <w:t>After</w:t>
      </w:r>
      <w:r>
        <w:rPr>
          <w:spacing w:val="-4"/>
        </w:rPr>
        <w:t xml:space="preserve"> </w:t>
      </w:r>
      <w:r>
        <w:t>the</w:t>
      </w:r>
      <w:r>
        <w:rPr>
          <w:spacing w:val="-4"/>
        </w:rPr>
        <w:t xml:space="preserve"> </w:t>
      </w:r>
      <w:r>
        <w:t>implementation,</w:t>
      </w:r>
      <w:r>
        <w:rPr>
          <w:spacing w:val="-2"/>
        </w:rPr>
        <w:t xml:space="preserve"> </w:t>
      </w:r>
      <w:r>
        <w:t>the</w:t>
      </w:r>
      <w:r>
        <w:rPr>
          <w:spacing w:val="-4"/>
        </w:rPr>
        <w:t xml:space="preserve"> </w:t>
      </w:r>
      <w:r>
        <w:t>target</w:t>
      </w:r>
      <w:r>
        <w:rPr>
          <w:spacing w:val="-4"/>
        </w:rPr>
        <w:t xml:space="preserve"> </w:t>
      </w:r>
      <w:r>
        <w:t>analysis</w:t>
      </w:r>
      <w:r>
        <w:rPr>
          <w:spacing w:val="-4"/>
        </w:rPr>
        <w:t xml:space="preserve"> </w:t>
      </w:r>
      <w:r>
        <w:t>chapter compares</w:t>
      </w:r>
      <w:r>
        <w:rPr>
          <w:spacing w:val="-1"/>
        </w:rPr>
        <w:t xml:space="preserve"> </w:t>
      </w:r>
      <w:r>
        <w:t>the</w:t>
      </w:r>
      <w:r>
        <w:rPr>
          <w:spacing w:val="-1"/>
        </w:rPr>
        <w:t xml:space="preserve"> </w:t>
      </w:r>
      <w:r>
        <w:t>expected</w:t>
      </w:r>
      <w:r>
        <w:rPr>
          <w:spacing w:val="-1"/>
        </w:rPr>
        <w:t xml:space="preserve"> </w:t>
      </w:r>
      <w:r>
        <w:t>outcome</w:t>
      </w:r>
      <w:r>
        <w:rPr>
          <w:spacing w:val="-1"/>
        </w:rPr>
        <w:t xml:space="preserve"> </w:t>
      </w:r>
      <w:r>
        <w:t>to</w:t>
      </w:r>
      <w:r>
        <w:rPr>
          <w:spacing w:val="-1"/>
        </w:rPr>
        <w:t xml:space="preserve"> </w:t>
      </w:r>
      <w:r>
        <w:t>the</w:t>
      </w:r>
      <w:r>
        <w:rPr>
          <w:spacing w:val="-1"/>
        </w:rPr>
        <w:t xml:space="preserve"> </w:t>
      </w:r>
      <w:r>
        <w:t>achieved</w:t>
      </w:r>
      <w:r>
        <w:rPr>
          <w:spacing w:val="-1"/>
        </w:rPr>
        <w:t xml:space="preserve"> </w:t>
      </w:r>
      <w:r>
        <w:t>outcome, as-</w:t>
      </w:r>
      <w:proofErr w:type="spellStart"/>
      <w:r>
        <w:t>sessing</w:t>
      </w:r>
      <w:proofErr w:type="spellEnd"/>
      <w:r>
        <w:rPr>
          <w:spacing w:val="-1"/>
        </w:rPr>
        <w:t xml:space="preserve"> </w:t>
      </w:r>
      <w:r>
        <w:t>how</w:t>
      </w:r>
      <w:r>
        <w:rPr>
          <w:spacing w:val="-1"/>
        </w:rPr>
        <w:t xml:space="preserve"> </w:t>
      </w:r>
      <w:r>
        <w:t>many</w:t>
      </w:r>
      <w:r>
        <w:rPr>
          <w:spacing w:val="-1"/>
        </w:rPr>
        <w:t xml:space="preserve"> </w:t>
      </w:r>
      <w:r>
        <w:t>goals</w:t>
      </w:r>
      <w:r>
        <w:rPr>
          <w:spacing w:val="-1"/>
        </w:rPr>
        <w:t xml:space="preserve"> </w:t>
      </w:r>
      <w:r>
        <w:t>were</w:t>
      </w:r>
      <w:r>
        <w:rPr>
          <w:spacing w:val="-1"/>
        </w:rPr>
        <w:t xml:space="preserve"> </w:t>
      </w:r>
      <w:r>
        <w:t>reached</w:t>
      </w:r>
      <w:r>
        <w:rPr>
          <w:spacing w:val="-1"/>
        </w:rPr>
        <w:t xml:space="preserve"> </w:t>
      </w:r>
      <w:r>
        <w:t>and listing</w:t>
      </w:r>
      <w:r>
        <w:rPr>
          <w:spacing w:val="-11"/>
        </w:rPr>
        <w:t xml:space="preserve"> </w:t>
      </w:r>
      <w:r>
        <w:t>their</w:t>
      </w:r>
      <w:r>
        <w:rPr>
          <w:spacing w:val="-11"/>
        </w:rPr>
        <w:t xml:space="preserve"> </w:t>
      </w:r>
      <w:r>
        <w:t>fulfilment</w:t>
      </w:r>
      <w:r>
        <w:rPr>
          <w:spacing w:val="-11"/>
        </w:rPr>
        <w:t xml:space="preserve"> </w:t>
      </w:r>
      <w:r>
        <w:t>status.</w:t>
      </w:r>
      <w:r>
        <w:rPr>
          <w:spacing w:val="-3"/>
        </w:rPr>
        <w:t xml:space="preserve"> </w:t>
      </w:r>
      <w:r>
        <w:t>The</w:t>
      </w:r>
      <w:r>
        <w:rPr>
          <w:spacing w:val="-11"/>
        </w:rPr>
        <w:t xml:space="preserve"> </w:t>
      </w:r>
      <w:r>
        <w:t>document</w:t>
      </w:r>
      <w:r>
        <w:rPr>
          <w:spacing w:val="-11"/>
        </w:rPr>
        <w:t xml:space="preserve"> </w:t>
      </w:r>
      <w:r>
        <w:t>concludes</w:t>
      </w:r>
      <w:r>
        <w:rPr>
          <w:spacing w:val="-11"/>
        </w:rPr>
        <w:t xml:space="preserve"> </w:t>
      </w:r>
      <w:r>
        <w:t>with</w:t>
      </w:r>
      <w:r>
        <w:rPr>
          <w:spacing w:val="-11"/>
        </w:rPr>
        <w:t xml:space="preserve"> </w:t>
      </w:r>
      <w:r>
        <w:t>the</w:t>
      </w:r>
      <w:r>
        <w:rPr>
          <w:spacing w:val="-11"/>
        </w:rPr>
        <w:t xml:space="preserve"> </w:t>
      </w:r>
      <w:r>
        <w:t>critical</w:t>
      </w:r>
      <w:r>
        <w:rPr>
          <w:spacing w:val="-11"/>
        </w:rPr>
        <w:t xml:space="preserve"> </w:t>
      </w:r>
      <w:r>
        <w:t>review</w:t>
      </w:r>
      <w:r>
        <w:rPr>
          <w:spacing w:val="-11"/>
        </w:rPr>
        <w:t xml:space="preserve"> </w:t>
      </w:r>
      <w:r>
        <w:t>and</w:t>
      </w:r>
      <w:r>
        <w:rPr>
          <w:spacing w:val="-11"/>
        </w:rPr>
        <w:t xml:space="preserve"> </w:t>
      </w:r>
      <w:r>
        <w:t>lessons</w:t>
      </w:r>
      <w:r>
        <w:rPr>
          <w:spacing w:val="-11"/>
        </w:rPr>
        <w:t xml:space="preserve"> </w:t>
      </w:r>
      <w:r>
        <w:t>learned,</w:t>
      </w:r>
      <w:r>
        <w:rPr>
          <w:spacing w:val="-11"/>
        </w:rPr>
        <w:t xml:space="preserve"> </w:t>
      </w:r>
      <w:r>
        <w:t>sum-</w:t>
      </w:r>
      <w:proofErr w:type="spellStart"/>
      <w:r>
        <w:t>marising</w:t>
      </w:r>
      <w:proofErr w:type="spellEnd"/>
      <w:r>
        <w:t xml:space="preserve"> what went well and what did not, offering specific suggestions on which methods to retain or replace. This</w:t>
      </w:r>
      <w:r>
        <w:rPr>
          <w:spacing w:val="-8"/>
        </w:rPr>
        <w:t xml:space="preserve"> </w:t>
      </w:r>
      <w:r>
        <w:t>will</w:t>
      </w:r>
      <w:r>
        <w:rPr>
          <w:spacing w:val="-8"/>
        </w:rPr>
        <w:t xml:space="preserve"> </w:t>
      </w:r>
      <w:r>
        <w:t>be</w:t>
      </w:r>
      <w:r>
        <w:rPr>
          <w:spacing w:val="-8"/>
        </w:rPr>
        <w:t xml:space="preserve"> </w:t>
      </w:r>
      <w:r>
        <w:t>invaluable</w:t>
      </w:r>
      <w:r>
        <w:rPr>
          <w:spacing w:val="-8"/>
        </w:rPr>
        <w:t xml:space="preserve"> </w:t>
      </w:r>
      <w:r>
        <w:t>for</w:t>
      </w:r>
      <w:r>
        <w:rPr>
          <w:spacing w:val="-8"/>
        </w:rPr>
        <w:t xml:space="preserve"> </w:t>
      </w:r>
      <w:r>
        <w:t>the</w:t>
      </w:r>
      <w:r>
        <w:rPr>
          <w:spacing w:val="-8"/>
        </w:rPr>
        <w:t xml:space="preserve"> </w:t>
      </w:r>
      <w:r>
        <w:t>forthcoming</w:t>
      </w:r>
      <w:r>
        <w:rPr>
          <w:spacing w:val="-8"/>
        </w:rPr>
        <w:t xml:space="preserve"> </w:t>
      </w:r>
      <w:r>
        <w:t>projects</w:t>
      </w:r>
      <w:r>
        <w:rPr>
          <w:spacing w:val="-8"/>
        </w:rPr>
        <w:t xml:space="preserve"> </w:t>
      </w:r>
      <w:r>
        <w:t>(PA2,</w:t>
      </w:r>
      <w:r>
        <w:rPr>
          <w:spacing w:val="-7"/>
        </w:rPr>
        <w:t xml:space="preserve"> </w:t>
      </w:r>
      <w:proofErr w:type="spellStart"/>
      <w:proofErr w:type="gramStart"/>
      <w:r>
        <w:t>Masters</w:t>
      </w:r>
      <w:proofErr w:type="spellEnd"/>
      <w:proofErr w:type="gramEnd"/>
      <w:r>
        <w:rPr>
          <w:spacing w:val="-8"/>
        </w:rPr>
        <w:t xml:space="preserve"> </w:t>
      </w:r>
      <w:r>
        <w:t>thesis)</w:t>
      </w:r>
      <w:r>
        <w:rPr>
          <w:spacing w:val="-8"/>
        </w:rPr>
        <w:t xml:space="preserve"> </w:t>
      </w:r>
      <w:r>
        <w:t>that</w:t>
      </w:r>
      <w:r>
        <w:rPr>
          <w:spacing w:val="-8"/>
        </w:rPr>
        <w:t xml:space="preserve"> </w:t>
      </w:r>
      <w:r>
        <w:t>will</w:t>
      </w:r>
      <w:r>
        <w:rPr>
          <w:spacing w:val="-8"/>
        </w:rPr>
        <w:t xml:space="preserve"> </w:t>
      </w:r>
      <w:r>
        <w:t>be</w:t>
      </w:r>
      <w:r>
        <w:rPr>
          <w:spacing w:val="-8"/>
        </w:rPr>
        <w:t xml:space="preserve"> </w:t>
      </w:r>
      <w:r>
        <w:t>carried</w:t>
      </w:r>
      <w:r>
        <w:rPr>
          <w:spacing w:val="-8"/>
        </w:rPr>
        <w:t xml:space="preserve"> </w:t>
      </w:r>
      <w:r>
        <w:t>out following this project.</w:t>
      </w:r>
      <w:r>
        <w:rPr>
          <w:spacing w:val="36"/>
        </w:rPr>
        <w:t xml:space="preserve"> </w:t>
      </w:r>
      <w:r>
        <w:t>Finally, the appendix contains materials such as the initial project description at submission, time tracking, meeting notes, and additional relevant information that does not need to be presented in a refined form.</w:t>
      </w:r>
    </w:p>
    <w:p w14:paraId="6FCCC825" w14:textId="77777777" w:rsidR="000900B5" w:rsidRDefault="000900B5">
      <w:pPr>
        <w:pStyle w:val="BodyText"/>
        <w:spacing w:line="216" w:lineRule="auto"/>
        <w:jc w:val="both"/>
        <w:sectPr w:rsidR="000900B5">
          <w:headerReference w:type="default" r:id="rId25"/>
          <w:pgSz w:w="11910" w:h="16840"/>
          <w:pgMar w:top="80" w:right="0" w:bottom="180" w:left="708" w:header="0" w:footer="0" w:gutter="0"/>
          <w:cols w:space="720"/>
        </w:sectPr>
      </w:pPr>
    </w:p>
    <w:p w14:paraId="6FCCC826" w14:textId="77777777" w:rsidR="000900B5" w:rsidRDefault="000900B5">
      <w:pPr>
        <w:pStyle w:val="BodyText"/>
        <w:spacing w:before="8"/>
        <w:rPr>
          <w:sz w:val="14"/>
        </w:rPr>
      </w:pPr>
    </w:p>
    <w:p w14:paraId="6FCCC827" w14:textId="77777777" w:rsidR="000900B5" w:rsidRDefault="000900B5">
      <w:pPr>
        <w:pStyle w:val="BodyText"/>
        <w:rPr>
          <w:sz w:val="14"/>
        </w:rPr>
        <w:sectPr w:rsidR="000900B5">
          <w:headerReference w:type="even" r:id="rId26"/>
          <w:footerReference w:type="even" r:id="rId27"/>
          <w:pgSz w:w="11910" w:h="16840"/>
          <w:pgMar w:top="1920" w:right="0" w:bottom="280" w:left="708" w:header="0" w:footer="0" w:gutter="0"/>
          <w:cols w:space="720"/>
        </w:sectPr>
      </w:pPr>
    </w:p>
    <w:p w14:paraId="6FCCC828" w14:textId="77777777" w:rsidR="000900B5" w:rsidRDefault="00000000">
      <w:pPr>
        <w:pStyle w:val="Heading1"/>
        <w:numPr>
          <w:ilvl w:val="0"/>
          <w:numId w:val="17"/>
        </w:numPr>
        <w:tabs>
          <w:tab w:val="left" w:pos="698"/>
        </w:tabs>
        <w:spacing w:before="62"/>
        <w:ind w:left="698" w:hanging="556"/>
        <w:rPr>
          <w:b w:val="0"/>
        </w:rPr>
      </w:pPr>
      <w:bookmarkStart w:id="23" w:name="Project_management"/>
      <w:bookmarkStart w:id="24" w:name="_bookmark10"/>
      <w:bookmarkEnd w:id="23"/>
      <w:bookmarkEnd w:id="24"/>
      <w:r>
        <w:rPr>
          <w:b w:val="0"/>
          <w:color w:val="687D91"/>
          <w:w w:val="80"/>
        </w:rPr>
        <w:lastRenderedPageBreak/>
        <w:t>Project</w:t>
      </w:r>
      <w:r>
        <w:rPr>
          <w:b w:val="0"/>
          <w:color w:val="687D91"/>
          <w:spacing w:val="15"/>
        </w:rPr>
        <w:t xml:space="preserve"> </w:t>
      </w:r>
      <w:r>
        <w:rPr>
          <w:b w:val="0"/>
          <w:color w:val="687D91"/>
          <w:spacing w:val="-2"/>
          <w:w w:val="90"/>
        </w:rPr>
        <w:t>management</w:t>
      </w:r>
    </w:p>
    <w:p w14:paraId="6FCCC829" w14:textId="77777777" w:rsidR="000900B5" w:rsidRDefault="00000000">
      <w:pPr>
        <w:pStyle w:val="BodyText"/>
        <w:spacing w:before="407" w:line="216" w:lineRule="auto"/>
        <w:ind w:left="142" w:right="848"/>
        <w:jc w:val="both"/>
      </w:pPr>
      <w:r>
        <w:rPr>
          <w:spacing w:val="-4"/>
        </w:rPr>
        <w:t xml:space="preserve">The project management chapter </w:t>
      </w:r>
      <w:proofErr w:type="spellStart"/>
      <w:r>
        <w:rPr>
          <w:spacing w:val="-4"/>
        </w:rPr>
        <w:t>summarises</w:t>
      </w:r>
      <w:proofErr w:type="spellEnd"/>
      <w:r>
        <w:rPr>
          <w:spacing w:val="-4"/>
        </w:rPr>
        <w:t xml:space="preserve"> the environment of this project and how it is conducted.</w:t>
      </w:r>
      <w:r>
        <w:rPr>
          <w:spacing w:val="22"/>
        </w:rPr>
        <w:t xml:space="preserve"> </w:t>
      </w:r>
      <w:r>
        <w:rPr>
          <w:spacing w:val="-4"/>
        </w:rPr>
        <w:t xml:space="preserve">This </w:t>
      </w:r>
      <w:r>
        <w:rPr>
          <w:spacing w:val="-2"/>
        </w:rPr>
        <w:t>allows</w:t>
      </w:r>
      <w:r>
        <w:rPr>
          <w:spacing w:val="-3"/>
        </w:rPr>
        <w:t xml:space="preserve"> </w:t>
      </w:r>
      <w:r>
        <w:rPr>
          <w:spacing w:val="-2"/>
        </w:rPr>
        <w:t>to</w:t>
      </w:r>
      <w:r>
        <w:rPr>
          <w:spacing w:val="-3"/>
        </w:rPr>
        <w:t xml:space="preserve"> </w:t>
      </w:r>
      <w:r>
        <w:rPr>
          <w:spacing w:val="-2"/>
        </w:rPr>
        <w:t>further</w:t>
      </w:r>
      <w:r>
        <w:rPr>
          <w:spacing w:val="-3"/>
        </w:rPr>
        <w:t xml:space="preserve"> </w:t>
      </w:r>
      <w:r>
        <w:rPr>
          <w:spacing w:val="-2"/>
        </w:rPr>
        <w:t>introduce</w:t>
      </w:r>
      <w:r>
        <w:rPr>
          <w:spacing w:val="-3"/>
        </w:rPr>
        <w:t xml:space="preserve"> </w:t>
      </w:r>
      <w:r>
        <w:rPr>
          <w:spacing w:val="-2"/>
        </w:rPr>
        <w:t>the</w:t>
      </w:r>
      <w:r>
        <w:rPr>
          <w:spacing w:val="-3"/>
        </w:rPr>
        <w:t xml:space="preserve"> </w:t>
      </w:r>
      <w:r>
        <w:rPr>
          <w:spacing w:val="-2"/>
        </w:rPr>
        <w:t>reader</w:t>
      </w:r>
      <w:r>
        <w:rPr>
          <w:spacing w:val="-3"/>
        </w:rPr>
        <w:t xml:space="preserve"> </w:t>
      </w:r>
      <w:r>
        <w:rPr>
          <w:spacing w:val="-2"/>
        </w:rPr>
        <w:t>into</w:t>
      </w:r>
      <w:r>
        <w:rPr>
          <w:spacing w:val="-3"/>
        </w:rPr>
        <w:t xml:space="preserve"> </w:t>
      </w:r>
      <w:r>
        <w:rPr>
          <w:spacing w:val="-2"/>
        </w:rPr>
        <w:t>the</w:t>
      </w:r>
      <w:r>
        <w:rPr>
          <w:spacing w:val="-3"/>
        </w:rPr>
        <w:t xml:space="preserve"> </w:t>
      </w:r>
      <w:r>
        <w:rPr>
          <w:spacing w:val="-2"/>
        </w:rPr>
        <w:t>surrounding</w:t>
      </w:r>
      <w:r>
        <w:rPr>
          <w:spacing w:val="-3"/>
        </w:rPr>
        <w:t xml:space="preserve"> </w:t>
      </w:r>
      <w:r>
        <w:rPr>
          <w:spacing w:val="-2"/>
        </w:rPr>
        <w:t>and</w:t>
      </w:r>
      <w:r>
        <w:rPr>
          <w:spacing w:val="-3"/>
        </w:rPr>
        <w:t xml:space="preserve"> </w:t>
      </w:r>
      <w:proofErr w:type="spellStart"/>
      <w:r>
        <w:rPr>
          <w:spacing w:val="-2"/>
        </w:rPr>
        <w:t>incrementaly</w:t>
      </w:r>
      <w:proofErr w:type="spellEnd"/>
      <w:r>
        <w:rPr>
          <w:spacing w:val="-3"/>
        </w:rPr>
        <w:t xml:space="preserve"> </w:t>
      </w:r>
      <w:r>
        <w:rPr>
          <w:spacing w:val="-2"/>
        </w:rPr>
        <w:t>increase</w:t>
      </w:r>
      <w:r>
        <w:rPr>
          <w:spacing w:val="-3"/>
        </w:rPr>
        <w:t xml:space="preserve"> </w:t>
      </w:r>
      <w:r>
        <w:rPr>
          <w:spacing w:val="-2"/>
        </w:rPr>
        <w:t>the</w:t>
      </w:r>
      <w:r>
        <w:rPr>
          <w:spacing w:val="-3"/>
        </w:rPr>
        <w:t xml:space="preserve"> </w:t>
      </w:r>
      <w:r>
        <w:rPr>
          <w:spacing w:val="-2"/>
        </w:rPr>
        <w:t xml:space="preserve">understanding. </w:t>
      </w:r>
      <w:r>
        <w:t>First, the teams are listed in which the project staff is engaged.</w:t>
      </w:r>
      <w:r>
        <w:rPr>
          <w:spacing w:val="29"/>
        </w:rPr>
        <w:t xml:space="preserve"> </w:t>
      </w:r>
      <w:r>
        <w:t>Second, the different methods for effort and</w:t>
      </w:r>
      <w:r>
        <w:rPr>
          <w:spacing w:val="-1"/>
        </w:rPr>
        <w:t xml:space="preserve"> </w:t>
      </w:r>
      <w:r>
        <w:t>task</w:t>
      </w:r>
      <w:r>
        <w:rPr>
          <w:spacing w:val="-1"/>
        </w:rPr>
        <w:t xml:space="preserve"> </w:t>
      </w:r>
      <w:r>
        <w:t>tracking</w:t>
      </w:r>
      <w:r>
        <w:rPr>
          <w:spacing w:val="-1"/>
        </w:rPr>
        <w:t xml:space="preserve"> </w:t>
      </w:r>
      <w:r>
        <w:t>are</w:t>
      </w:r>
      <w:r>
        <w:rPr>
          <w:spacing w:val="-1"/>
        </w:rPr>
        <w:t xml:space="preserve"> </w:t>
      </w:r>
      <w:r>
        <w:t>introduced.</w:t>
      </w:r>
      <w:r>
        <w:rPr>
          <w:spacing w:val="24"/>
        </w:rPr>
        <w:t xml:space="preserve"> </w:t>
      </w:r>
      <w:r>
        <w:t>Third, the</w:t>
      </w:r>
      <w:r>
        <w:rPr>
          <w:spacing w:val="-1"/>
        </w:rPr>
        <w:t xml:space="preserve"> </w:t>
      </w:r>
      <w:r>
        <w:t>tool</w:t>
      </w:r>
      <w:r>
        <w:rPr>
          <w:spacing w:val="-1"/>
        </w:rPr>
        <w:t xml:space="preserve"> </w:t>
      </w:r>
      <w:r>
        <w:t>sets</w:t>
      </w:r>
      <w:r>
        <w:rPr>
          <w:spacing w:val="-1"/>
        </w:rPr>
        <w:t xml:space="preserve"> </w:t>
      </w:r>
      <w:r>
        <w:t>used</w:t>
      </w:r>
      <w:r>
        <w:rPr>
          <w:spacing w:val="-1"/>
        </w:rPr>
        <w:t xml:space="preserve"> </w:t>
      </w:r>
      <w:r>
        <w:t>by</w:t>
      </w:r>
      <w:r>
        <w:rPr>
          <w:spacing w:val="-1"/>
        </w:rPr>
        <w:t xml:space="preserve"> </w:t>
      </w:r>
      <w:r>
        <w:t>the</w:t>
      </w:r>
      <w:r>
        <w:rPr>
          <w:spacing w:val="-1"/>
        </w:rPr>
        <w:t xml:space="preserve"> </w:t>
      </w:r>
      <w:r>
        <w:t>different</w:t>
      </w:r>
      <w:r>
        <w:rPr>
          <w:spacing w:val="-1"/>
        </w:rPr>
        <w:t xml:space="preserve"> </w:t>
      </w:r>
      <w:r>
        <w:t>teams</w:t>
      </w:r>
      <w:r>
        <w:rPr>
          <w:spacing w:val="-1"/>
        </w:rPr>
        <w:t xml:space="preserve"> </w:t>
      </w:r>
      <w:r>
        <w:t>are</w:t>
      </w:r>
      <w:r>
        <w:rPr>
          <w:spacing w:val="-1"/>
        </w:rPr>
        <w:t xml:space="preserve"> </w:t>
      </w:r>
      <w:r>
        <w:t>described.</w:t>
      </w:r>
      <w:r>
        <w:rPr>
          <w:spacing w:val="24"/>
        </w:rPr>
        <w:t xml:space="preserve"> </w:t>
      </w:r>
      <w:r>
        <w:t>Finally, the risk management section describes the risks handled and measures taken to counteract them.</w:t>
      </w:r>
    </w:p>
    <w:p w14:paraId="6FCCC82A" w14:textId="77777777" w:rsidR="000900B5" w:rsidRDefault="000900B5">
      <w:pPr>
        <w:pStyle w:val="BodyText"/>
        <w:spacing w:before="45"/>
      </w:pPr>
    </w:p>
    <w:p w14:paraId="6FCCC82B" w14:textId="77777777" w:rsidR="000900B5" w:rsidRDefault="00000000">
      <w:pPr>
        <w:pStyle w:val="Heading2"/>
        <w:numPr>
          <w:ilvl w:val="1"/>
          <w:numId w:val="17"/>
        </w:numPr>
        <w:tabs>
          <w:tab w:val="left" w:pos="771"/>
        </w:tabs>
        <w:spacing w:before="1"/>
        <w:ind w:left="771" w:hanging="629"/>
        <w:rPr>
          <w:b w:val="0"/>
        </w:rPr>
      </w:pPr>
      <w:bookmarkStart w:id="25" w:name="Teams"/>
      <w:bookmarkStart w:id="26" w:name="_bookmark11"/>
      <w:bookmarkEnd w:id="25"/>
      <w:bookmarkEnd w:id="26"/>
      <w:r>
        <w:rPr>
          <w:b w:val="0"/>
          <w:color w:val="687D91"/>
          <w:spacing w:val="-2"/>
          <w:w w:val="95"/>
        </w:rPr>
        <w:t>Teams</w:t>
      </w:r>
    </w:p>
    <w:p w14:paraId="6FCCC82C" w14:textId="77777777" w:rsidR="000900B5" w:rsidRDefault="00000000">
      <w:pPr>
        <w:pStyle w:val="BodyText"/>
        <w:spacing w:before="218" w:line="216" w:lineRule="auto"/>
        <w:ind w:left="142" w:right="848"/>
        <w:jc w:val="both"/>
      </w:pPr>
      <w:r>
        <w:t xml:space="preserve">This section will explain the </w:t>
      </w:r>
      <w:proofErr w:type="spellStart"/>
      <w:r>
        <w:t>the</w:t>
      </w:r>
      <w:proofErr w:type="spellEnd"/>
      <w:r>
        <w:t xml:space="preserve"> team environments in which the project staff is engaged.</w:t>
      </w:r>
      <w:r>
        <w:rPr>
          <w:spacing w:val="40"/>
        </w:rPr>
        <w:t xml:space="preserve"> </w:t>
      </w:r>
      <w:r>
        <w:t xml:space="preserve">First, it will describe the work setting at </w:t>
      </w:r>
      <w:proofErr w:type="spellStart"/>
      <w:r>
        <w:t>swiss</w:t>
      </w:r>
      <w:proofErr w:type="spellEnd"/>
      <w:r>
        <w:t xml:space="preserve"> post where different structures are working towards the goal of this project. Second, the project team itself will be presented.</w:t>
      </w:r>
    </w:p>
    <w:p w14:paraId="6FCCC82D" w14:textId="214DCC6F" w:rsidR="000900B5" w:rsidRDefault="005C0D28">
      <w:pPr>
        <w:pStyle w:val="Heading3"/>
        <w:numPr>
          <w:ilvl w:val="2"/>
          <w:numId w:val="17"/>
        </w:numPr>
        <w:tabs>
          <w:tab w:val="left" w:pos="869"/>
        </w:tabs>
        <w:spacing w:before="286"/>
        <w:ind w:left="869" w:hanging="727"/>
        <w:rPr>
          <w:b w:val="0"/>
          <w:color w:val="687D91"/>
        </w:rPr>
      </w:pPr>
      <w:bookmarkStart w:id="27" w:name="Post_Teams"/>
      <w:bookmarkStart w:id="28" w:name="_bookmark12"/>
      <w:bookmarkEnd w:id="27"/>
      <w:bookmarkEnd w:id="28"/>
      <w:commentRangeStart w:id="29"/>
      <w:ins w:id="30" w:author="Ritley Kenneth" w:date="2025-12-11T15:29:00Z" w16du:dateUtc="2025-12-11T14:29:00Z">
        <w:r>
          <w:rPr>
            <w:b w:val="0"/>
            <w:color w:val="687D91"/>
            <w:spacing w:val="-2"/>
            <w:w w:val="85"/>
          </w:rPr>
          <w:t xml:space="preserve">Swiss </w:t>
        </w:r>
      </w:ins>
      <w:r w:rsidR="00000000">
        <w:rPr>
          <w:b w:val="0"/>
          <w:color w:val="687D91"/>
          <w:spacing w:val="-2"/>
          <w:w w:val="85"/>
        </w:rPr>
        <w:t>Post</w:t>
      </w:r>
      <w:r w:rsidR="00000000">
        <w:rPr>
          <w:b w:val="0"/>
          <w:color w:val="687D91"/>
          <w:spacing w:val="-6"/>
          <w:w w:val="85"/>
        </w:rPr>
        <w:t xml:space="preserve"> </w:t>
      </w:r>
      <w:del w:id="31" w:author="Ritley Kenneth" w:date="2025-12-11T15:29:00Z" w16du:dateUtc="2025-12-11T14:29:00Z">
        <w:r w:rsidR="00000000" w:rsidDel="005C0D28">
          <w:rPr>
            <w:b w:val="0"/>
            <w:color w:val="687D91"/>
            <w:spacing w:val="-4"/>
            <w:w w:val="95"/>
          </w:rPr>
          <w:delText>Teams</w:delText>
        </w:r>
      </w:del>
      <w:ins w:id="32" w:author="Ritley Kenneth" w:date="2025-12-11T15:29:00Z" w16du:dateUtc="2025-12-11T14:29:00Z">
        <w:r>
          <w:rPr>
            <w:b w:val="0"/>
            <w:color w:val="687D91"/>
            <w:spacing w:val="-4"/>
            <w:w w:val="95"/>
          </w:rPr>
          <w:t>t</w:t>
        </w:r>
        <w:r>
          <w:rPr>
            <w:b w:val="0"/>
            <w:color w:val="687D91"/>
            <w:spacing w:val="-4"/>
            <w:w w:val="95"/>
          </w:rPr>
          <w:t>eams</w:t>
        </w:r>
        <w:commentRangeEnd w:id="29"/>
        <w:r>
          <w:rPr>
            <w:rStyle w:val="CommentReference"/>
            <w:rFonts w:ascii="Source Serif 4" w:eastAsia="Source Serif 4" w:hAnsi="Source Serif 4" w:cs="Source Serif 4"/>
            <w:b w:val="0"/>
            <w:bCs w:val="0"/>
          </w:rPr>
          <w:commentReference w:id="29"/>
        </w:r>
      </w:ins>
    </w:p>
    <w:p w14:paraId="6FCCC82E" w14:textId="77777777" w:rsidR="000900B5" w:rsidRDefault="00000000">
      <w:pPr>
        <w:pStyle w:val="BodyText"/>
        <w:spacing w:before="125"/>
        <w:ind w:left="142"/>
      </w:pPr>
      <w:r>
        <w:t>List</w:t>
      </w:r>
      <w:r>
        <w:rPr>
          <w:spacing w:val="-12"/>
        </w:rPr>
        <w:t xml:space="preserve"> </w:t>
      </w:r>
      <w:r>
        <w:t>of</w:t>
      </w:r>
      <w:r>
        <w:rPr>
          <w:spacing w:val="-11"/>
        </w:rPr>
        <w:t xml:space="preserve"> </w:t>
      </w:r>
      <w:r>
        <w:t>post</w:t>
      </w:r>
      <w:r>
        <w:rPr>
          <w:spacing w:val="-11"/>
        </w:rPr>
        <w:t xml:space="preserve"> </w:t>
      </w:r>
      <w:r>
        <w:t>teams</w:t>
      </w:r>
      <w:r>
        <w:rPr>
          <w:spacing w:val="-12"/>
        </w:rPr>
        <w:t xml:space="preserve"> </w:t>
      </w:r>
      <w:proofErr w:type="spellStart"/>
      <w:r>
        <w:t>surounding</w:t>
      </w:r>
      <w:proofErr w:type="spellEnd"/>
      <w:r>
        <w:rPr>
          <w:spacing w:val="-11"/>
        </w:rPr>
        <w:t xml:space="preserve"> </w:t>
      </w:r>
      <w:r>
        <w:t>1.</w:t>
      </w:r>
      <w:r>
        <w:rPr>
          <w:spacing w:val="-4"/>
        </w:rPr>
        <w:t xml:space="preserve"> </w:t>
      </w:r>
      <w:r>
        <w:t>The</w:t>
      </w:r>
      <w:r>
        <w:rPr>
          <w:spacing w:val="-11"/>
        </w:rPr>
        <w:t xml:space="preserve"> </w:t>
      </w:r>
      <w:r>
        <w:t>scrum</w:t>
      </w:r>
      <w:r>
        <w:rPr>
          <w:spacing w:val="-11"/>
        </w:rPr>
        <w:t xml:space="preserve"> </w:t>
      </w:r>
      <w:r>
        <w:t>Team</w:t>
      </w:r>
      <w:r>
        <w:rPr>
          <w:spacing w:val="-12"/>
        </w:rPr>
        <w:t xml:space="preserve"> </w:t>
      </w:r>
      <w:r>
        <w:t>2.</w:t>
      </w:r>
      <w:r>
        <w:rPr>
          <w:spacing w:val="-4"/>
        </w:rPr>
        <w:t xml:space="preserve"> </w:t>
      </w:r>
      <w:r>
        <w:t>The</w:t>
      </w:r>
      <w:r>
        <w:rPr>
          <w:spacing w:val="-11"/>
        </w:rPr>
        <w:t xml:space="preserve"> </w:t>
      </w:r>
      <w:r>
        <w:t>AWS</w:t>
      </w:r>
      <w:r>
        <w:rPr>
          <w:spacing w:val="-11"/>
        </w:rPr>
        <w:t xml:space="preserve"> </w:t>
      </w:r>
      <w:proofErr w:type="spellStart"/>
      <w:r>
        <w:t>Modernisation</w:t>
      </w:r>
      <w:proofErr w:type="spellEnd"/>
      <w:r>
        <w:rPr>
          <w:spacing w:val="-12"/>
        </w:rPr>
        <w:t xml:space="preserve"> </w:t>
      </w:r>
      <w:r>
        <w:t>3.</w:t>
      </w:r>
      <w:r>
        <w:rPr>
          <w:spacing w:val="-4"/>
        </w:rPr>
        <w:t xml:space="preserve"> </w:t>
      </w:r>
      <w:r>
        <w:t>the</w:t>
      </w:r>
      <w:r>
        <w:rPr>
          <w:spacing w:val="-12"/>
        </w:rPr>
        <w:t xml:space="preserve"> </w:t>
      </w:r>
      <w:r>
        <w:t>quality</w:t>
      </w:r>
      <w:r>
        <w:rPr>
          <w:spacing w:val="-11"/>
        </w:rPr>
        <w:t xml:space="preserve"> </w:t>
      </w:r>
      <w:r>
        <w:rPr>
          <w:spacing w:val="-2"/>
        </w:rPr>
        <w:t>initiative</w:t>
      </w:r>
    </w:p>
    <w:p w14:paraId="6FCCC82F" w14:textId="126CFDB9" w:rsidR="000900B5" w:rsidRDefault="00000000">
      <w:pPr>
        <w:pStyle w:val="Heading3"/>
        <w:numPr>
          <w:ilvl w:val="2"/>
          <w:numId w:val="17"/>
        </w:numPr>
        <w:tabs>
          <w:tab w:val="left" w:pos="869"/>
        </w:tabs>
        <w:spacing w:before="280"/>
        <w:ind w:left="869" w:hanging="727"/>
        <w:rPr>
          <w:b w:val="0"/>
          <w:color w:val="687D91"/>
        </w:rPr>
      </w:pPr>
      <w:bookmarkStart w:id="33" w:name="Team_Tools"/>
      <w:bookmarkStart w:id="34" w:name="_bookmark13"/>
      <w:bookmarkEnd w:id="33"/>
      <w:bookmarkEnd w:id="34"/>
      <w:r>
        <w:rPr>
          <w:b w:val="0"/>
          <w:color w:val="687D91"/>
          <w:w w:val="80"/>
        </w:rPr>
        <w:t>Team</w:t>
      </w:r>
      <w:r>
        <w:rPr>
          <w:b w:val="0"/>
          <w:color w:val="687D91"/>
          <w:spacing w:val="-2"/>
          <w:w w:val="90"/>
        </w:rPr>
        <w:t xml:space="preserve"> </w:t>
      </w:r>
      <w:del w:id="35" w:author="Ritley Kenneth" w:date="2025-12-11T15:29:00Z" w16du:dateUtc="2025-12-11T14:29:00Z">
        <w:r w:rsidDel="005C0D28">
          <w:rPr>
            <w:b w:val="0"/>
            <w:color w:val="687D91"/>
            <w:spacing w:val="-2"/>
            <w:w w:val="90"/>
          </w:rPr>
          <w:delText>Tools</w:delText>
        </w:r>
      </w:del>
      <w:ins w:id="36" w:author="Ritley Kenneth" w:date="2025-12-11T15:29:00Z" w16du:dateUtc="2025-12-11T14:29:00Z">
        <w:r w:rsidR="005C0D28">
          <w:rPr>
            <w:b w:val="0"/>
            <w:color w:val="687D91"/>
            <w:spacing w:val="-2"/>
            <w:w w:val="90"/>
          </w:rPr>
          <w:t>t</w:t>
        </w:r>
        <w:r w:rsidR="005C0D28">
          <w:rPr>
            <w:b w:val="0"/>
            <w:color w:val="687D91"/>
            <w:spacing w:val="-2"/>
            <w:w w:val="90"/>
          </w:rPr>
          <w:t>ools</w:t>
        </w:r>
      </w:ins>
    </w:p>
    <w:p w14:paraId="6FCCC830" w14:textId="77777777" w:rsidR="000900B5" w:rsidRDefault="00000000">
      <w:pPr>
        <w:pStyle w:val="BodyText"/>
        <w:spacing w:before="148" w:line="216" w:lineRule="auto"/>
        <w:ind w:left="142" w:right="848"/>
        <w:jc w:val="both"/>
      </w:pPr>
      <w:r>
        <w:rPr>
          <w:spacing w:val="-2"/>
        </w:rPr>
        <w:t>Jira... Confluence</w:t>
      </w:r>
      <w:r>
        <w:rPr>
          <w:spacing w:val="-6"/>
        </w:rPr>
        <w:t xml:space="preserve"> </w:t>
      </w:r>
      <w:r>
        <w:rPr>
          <w:spacing w:val="-2"/>
        </w:rPr>
        <w:t>Outlook,</w:t>
      </w:r>
      <w:r>
        <w:rPr>
          <w:spacing w:val="-5"/>
        </w:rPr>
        <w:t xml:space="preserve"> </w:t>
      </w:r>
      <w:r>
        <w:rPr>
          <w:spacing w:val="-2"/>
        </w:rPr>
        <w:t>weekly</w:t>
      </w:r>
      <w:r>
        <w:rPr>
          <w:spacing w:val="-6"/>
        </w:rPr>
        <w:t xml:space="preserve"> </w:t>
      </w:r>
      <w:r>
        <w:rPr>
          <w:spacing w:val="-2"/>
        </w:rPr>
        <w:t>meetings... and</w:t>
      </w:r>
      <w:r>
        <w:rPr>
          <w:spacing w:val="-6"/>
        </w:rPr>
        <w:t xml:space="preserve"> </w:t>
      </w:r>
      <w:r>
        <w:rPr>
          <w:spacing w:val="-2"/>
        </w:rPr>
        <w:t>different</w:t>
      </w:r>
      <w:r>
        <w:rPr>
          <w:spacing w:val="-6"/>
        </w:rPr>
        <w:t xml:space="preserve"> </w:t>
      </w:r>
      <w:r>
        <w:rPr>
          <w:spacing w:val="-2"/>
        </w:rPr>
        <w:t>confluence? The</w:t>
      </w:r>
      <w:r>
        <w:rPr>
          <w:spacing w:val="-6"/>
        </w:rPr>
        <w:t xml:space="preserve"> </w:t>
      </w:r>
      <w:r>
        <w:rPr>
          <w:spacing w:val="-2"/>
        </w:rPr>
        <w:t>teams</w:t>
      </w:r>
      <w:r>
        <w:rPr>
          <w:spacing w:val="-6"/>
        </w:rPr>
        <w:t xml:space="preserve"> </w:t>
      </w:r>
      <w:r>
        <w:rPr>
          <w:spacing w:val="-2"/>
        </w:rPr>
        <w:t>use</w:t>
      </w:r>
      <w:r>
        <w:rPr>
          <w:spacing w:val="-6"/>
        </w:rPr>
        <w:t xml:space="preserve"> </w:t>
      </w:r>
      <w:r>
        <w:rPr>
          <w:spacing w:val="-2"/>
        </w:rPr>
        <w:t>different</w:t>
      </w:r>
      <w:r>
        <w:rPr>
          <w:spacing w:val="-6"/>
        </w:rPr>
        <w:t xml:space="preserve"> </w:t>
      </w:r>
      <w:r>
        <w:rPr>
          <w:spacing w:val="-2"/>
        </w:rPr>
        <w:t xml:space="preserve">methods </w:t>
      </w:r>
      <w:r>
        <w:t>to synchronize and document their efforts</w:t>
      </w:r>
    </w:p>
    <w:p w14:paraId="6FCCC831" w14:textId="77777777" w:rsidR="000900B5" w:rsidRDefault="000900B5">
      <w:pPr>
        <w:pStyle w:val="BodyText"/>
        <w:spacing w:before="46"/>
      </w:pPr>
    </w:p>
    <w:p w14:paraId="6FCCC832" w14:textId="77777777" w:rsidR="000900B5" w:rsidRDefault="00000000">
      <w:pPr>
        <w:pStyle w:val="Heading2"/>
        <w:numPr>
          <w:ilvl w:val="1"/>
          <w:numId w:val="17"/>
        </w:numPr>
        <w:tabs>
          <w:tab w:val="left" w:pos="771"/>
        </w:tabs>
        <w:spacing w:before="1"/>
        <w:ind w:left="771" w:hanging="629"/>
        <w:rPr>
          <w:b w:val="0"/>
        </w:rPr>
      </w:pPr>
      <w:bookmarkStart w:id="37" w:name="Method"/>
      <w:bookmarkStart w:id="38" w:name="_bookmark14"/>
      <w:bookmarkEnd w:id="37"/>
      <w:bookmarkEnd w:id="38"/>
      <w:r>
        <w:rPr>
          <w:b w:val="0"/>
          <w:color w:val="687D91"/>
          <w:spacing w:val="-2"/>
        </w:rPr>
        <w:t>Method</w:t>
      </w:r>
    </w:p>
    <w:p w14:paraId="6FCCC833" w14:textId="77777777" w:rsidR="000900B5" w:rsidRDefault="00000000">
      <w:pPr>
        <w:pStyle w:val="BodyText"/>
        <w:spacing w:before="218" w:line="216" w:lineRule="auto"/>
        <w:ind w:left="142" w:right="693"/>
      </w:pPr>
      <w:r>
        <w:rPr>
          <w:spacing w:val="-2"/>
        </w:rPr>
        <w:t>The</w:t>
      </w:r>
      <w:r>
        <w:rPr>
          <w:spacing w:val="-8"/>
        </w:rPr>
        <w:t xml:space="preserve"> </w:t>
      </w:r>
      <w:r>
        <w:rPr>
          <w:spacing w:val="-2"/>
        </w:rPr>
        <w:t>method</w:t>
      </w:r>
      <w:r>
        <w:rPr>
          <w:spacing w:val="-8"/>
        </w:rPr>
        <w:t xml:space="preserve"> </w:t>
      </w:r>
      <w:r>
        <w:rPr>
          <w:spacing w:val="-2"/>
        </w:rPr>
        <w:t>section</w:t>
      </w:r>
      <w:r>
        <w:rPr>
          <w:spacing w:val="-8"/>
        </w:rPr>
        <w:t xml:space="preserve"> </w:t>
      </w:r>
      <w:r>
        <w:rPr>
          <w:spacing w:val="-2"/>
        </w:rPr>
        <w:t>will</w:t>
      </w:r>
      <w:r>
        <w:rPr>
          <w:spacing w:val="-8"/>
        </w:rPr>
        <w:t xml:space="preserve"> </w:t>
      </w:r>
      <w:r>
        <w:rPr>
          <w:spacing w:val="-2"/>
        </w:rPr>
        <w:t>detail</w:t>
      </w:r>
      <w:r>
        <w:rPr>
          <w:spacing w:val="-8"/>
        </w:rPr>
        <w:t xml:space="preserve"> </w:t>
      </w:r>
      <w:r>
        <w:rPr>
          <w:spacing w:val="-2"/>
        </w:rPr>
        <w:t>how</w:t>
      </w:r>
      <w:r>
        <w:rPr>
          <w:spacing w:val="-8"/>
        </w:rPr>
        <w:t xml:space="preserve"> </w:t>
      </w:r>
      <w:r>
        <w:rPr>
          <w:spacing w:val="-2"/>
        </w:rPr>
        <w:t>the</w:t>
      </w:r>
      <w:r>
        <w:rPr>
          <w:spacing w:val="-8"/>
        </w:rPr>
        <w:t xml:space="preserve"> </w:t>
      </w:r>
      <w:r>
        <w:rPr>
          <w:spacing w:val="-2"/>
        </w:rPr>
        <w:t>different</w:t>
      </w:r>
      <w:r>
        <w:rPr>
          <w:spacing w:val="-8"/>
        </w:rPr>
        <w:t xml:space="preserve"> </w:t>
      </w:r>
      <w:r>
        <w:rPr>
          <w:spacing w:val="-2"/>
        </w:rPr>
        <w:t>teams</w:t>
      </w:r>
      <w:r>
        <w:rPr>
          <w:spacing w:val="-8"/>
        </w:rPr>
        <w:t xml:space="preserve"> </w:t>
      </w:r>
      <w:r>
        <w:rPr>
          <w:spacing w:val="-2"/>
        </w:rPr>
        <w:t>manage</w:t>
      </w:r>
      <w:r>
        <w:rPr>
          <w:spacing w:val="-8"/>
        </w:rPr>
        <w:t xml:space="preserve"> </w:t>
      </w:r>
      <w:proofErr w:type="gramStart"/>
      <w:r>
        <w:rPr>
          <w:spacing w:val="-2"/>
        </w:rPr>
        <w:t>themselves..</w:t>
      </w:r>
      <w:proofErr w:type="gramEnd"/>
      <w:r>
        <w:rPr>
          <w:spacing w:val="7"/>
        </w:rPr>
        <w:t xml:space="preserve"> </w:t>
      </w:r>
      <w:r>
        <w:rPr>
          <w:spacing w:val="-2"/>
        </w:rPr>
        <w:t>First,</w:t>
      </w:r>
      <w:r>
        <w:rPr>
          <w:spacing w:val="-5"/>
        </w:rPr>
        <w:t xml:space="preserve"> </w:t>
      </w:r>
      <w:r>
        <w:rPr>
          <w:spacing w:val="-2"/>
        </w:rPr>
        <w:t>the</w:t>
      </w:r>
      <w:r>
        <w:rPr>
          <w:spacing w:val="-8"/>
        </w:rPr>
        <w:t xml:space="preserve"> </w:t>
      </w:r>
      <w:r>
        <w:rPr>
          <w:spacing w:val="-2"/>
        </w:rPr>
        <w:t>post</w:t>
      </w:r>
      <w:r>
        <w:rPr>
          <w:spacing w:val="-8"/>
        </w:rPr>
        <w:t xml:space="preserve"> </w:t>
      </w:r>
      <w:r>
        <w:rPr>
          <w:spacing w:val="-2"/>
        </w:rPr>
        <w:t>teams</w:t>
      </w:r>
      <w:r>
        <w:rPr>
          <w:spacing w:val="-8"/>
        </w:rPr>
        <w:t xml:space="preserve"> </w:t>
      </w:r>
      <w:r>
        <w:rPr>
          <w:spacing w:val="-2"/>
        </w:rPr>
        <w:t xml:space="preserve">methods </w:t>
      </w:r>
      <w:r>
        <w:t xml:space="preserve">and communication lines are described. Second, the project teams </w:t>
      </w:r>
      <w:proofErr w:type="gramStart"/>
      <w:r>
        <w:t>is</w:t>
      </w:r>
      <w:proofErr w:type="gramEnd"/>
      <w:r>
        <w:t xml:space="preserve"> described in the same way.</w:t>
      </w:r>
    </w:p>
    <w:p w14:paraId="6FCCC834" w14:textId="77777777" w:rsidR="000900B5" w:rsidRDefault="00000000">
      <w:pPr>
        <w:pStyle w:val="BodyText"/>
        <w:spacing w:line="216" w:lineRule="auto"/>
        <w:ind w:left="142" w:right="693" w:firstLine="218"/>
      </w:pPr>
      <w:r>
        <w:rPr>
          <w:spacing w:val="-2"/>
        </w:rPr>
        <w:t>Post</w:t>
      </w:r>
      <w:r>
        <w:rPr>
          <w:spacing w:val="-11"/>
        </w:rPr>
        <w:t xml:space="preserve"> </w:t>
      </w:r>
      <w:r>
        <w:rPr>
          <w:spacing w:val="-2"/>
        </w:rPr>
        <w:t>Teams</w:t>
      </w:r>
      <w:r>
        <w:rPr>
          <w:spacing w:val="-10"/>
        </w:rPr>
        <w:t xml:space="preserve"> </w:t>
      </w:r>
      <w:r>
        <w:rPr>
          <w:spacing w:val="-2"/>
        </w:rPr>
        <w:t>Scrum</w:t>
      </w:r>
      <w:r>
        <w:rPr>
          <w:spacing w:val="-11"/>
        </w:rPr>
        <w:t xml:space="preserve"> </w:t>
      </w:r>
      <w:r>
        <w:rPr>
          <w:spacing w:val="-2"/>
        </w:rPr>
        <w:t>PAM</w:t>
      </w:r>
      <w:r>
        <w:rPr>
          <w:spacing w:val="-10"/>
        </w:rPr>
        <w:t xml:space="preserve"> </w:t>
      </w:r>
      <w:r>
        <w:rPr>
          <w:spacing w:val="-2"/>
        </w:rPr>
        <w:t>Weekly</w:t>
      </w:r>
      <w:r>
        <w:rPr>
          <w:spacing w:val="-11"/>
        </w:rPr>
        <w:t xml:space="preserve"> </w:t>
      </w:r>
      <w:r>
        <w:rPr>
          <w:spacing w:val="-2"/>
        </w:rPr>
        <w:t>meeting</w:t>
      </w:r>
      <w:r>
        <w:rPr>
          <w:spacing w:val="-10"/>
        </w:rPr>
        <w:t xml:space="preserve"> </w:t>
      </w:r>
      <w:r>
        <w:rPr>
          <w:spacing w:val="-2"/>
        </w:rPr>
        <w:t>DQM</w:t>
      </w:r>
      <w:r>
        <w:rPr>
          <w:spacing w:val="-11"/>
        </w:rPr>
        <w:t xml:space="preserve"> </w:t>
      </w:r>
      <w:r>
        <w:rPr>
          <w:spacing w:val="-2"/>
        </w:rPr>
        <w:t>Availabilities</w:t>
      </w:r>
      <w:r>
        <w:rPr>
          <w:spacing w:val="-10"/>
        </w:rPr>
        <w:t xml:space="preserve"> </w:t>
      </w:r>
      <w:r>
        <w:rPr>
          <w:spacing w:val="-2"/>
        </w:rPr>
        <w:t>in</w:t>
      </w:r>
      <w:r>
        <w:rPr>
          <w:spacing w:val="-11"/>
        </w:rPr>
        <w:t xml:space="preserve"> </w:t>
      </w:r>
      <w:r>
        <w:rPr>
          <w:spacing w:val="-2"/>
        </w:rPr>
        <w:t>calendar</w:t>
      </w:r>
      <w:r>
        <w:rPr>
          <w:spacing w:val="-10"/>
        </w:rPr>
        <w:t xml:space="preserve"> </w:t>
      </w:r>
      <w:r>
        <w:rPr>
          <w:spacing w:val="-2"/>
        </w:rPr>
        <w:t>(Holidays,</w:t>
      </w:r>
      <w:r>
        <w:rPr>
          <w:spacing w:val="-10"/>
        </w:rPr>
        <w:t xml:space="preserve"> </w:t>
      </w:r>
      <w:r>
        <w:rPr>
          <w:spacing w:val="-2"/>
        </w:rPr>
        <w:t>meetings)</w:t>
      </w:r>
      <w:r>
        <w:rPr>
          <w:spacing w:val="-11"/>
        </w:rPr>
        <w:t xml:space="preserve"> </w:t>
      </w:r>
      <w:r>
        <w:rPr>
          <w:spacing w:val="-2"/>
        </w:rPr>
        <w:t>etc.</w:t>
      </w:r>
      <w:r>
        <w:rPr>
          <w:spacing w:val="2"/>
        </w:rPr>
        <w:t xml:space="preserve"> </w:t>
      </w:r>
      <w:r>
        <w:rPr>
          <w:spacing w:val="-2"/>
        </w:rPr>
        <w:t xml:space="preserve">trough </w:t>
      </w:r>
      <w:r>
        <w:t>shared calendars</w:t>
      </w:r>
    </w:p>
    <w:p w14:paraId="6FCCC835" w14:textId="77777777" w:rsidR="000900B5" w:rsidRDefault="00000000">
      <w:pPr>
        <w:pStyle w:val="BodyText"/>
        <w:spacing w:line="278" w:lineRule="exact"/>
        <w:ind w:left="360"/>
      </w:pPr>
      <w:proofErr w:type="spellStart"/>
      <w:r>
        <w:rPr>
          <w:spacing w:val="-2"/>
        </w:rPr>
        <w:t>Blabliblu</w:t>
      </w:r>
      <w:proofErr w:type="spellEnd"/>
      <w:r>
        <w:rPr>
          <w:spacing w:val="-4"/>
        </w:rPr>
        <w:t xml:space="preserve"> </w:t>
      </w:r>
      <w:r>
        <w:rPr>
          <w:spacing w:val="-2"/>
        </w:rPr>
        <w:t>Project</w:t>
      </w:r>
      <w:r>
        <w:rPr>
          <w:spacing w:val="-3"/>
        </w:rPr>
        <w:t xml:space="preserve"> </w:t>
      </w:r>
      <w:r>
        <w:rPr>
          <w:spacing w:val="-4"/>
        </w:rPr>
        <w:t>Team</w:t>
      </w:r>
    </w:p>
    <w:p w14:paraId="6FCCC836" w14:textId="649D5D53" w:rsidR="000900B5" w:rsidRDefault="00000000">
      <w:pPr>
        <w:pStyle w:val="Heading3"/>
        <w:numPr>
          <w:ilvl w:val="2"/>
          <w:numId w:val="17"/>
        </w:numPr>
        <w:tabs>
          <w:tab w:val="left" w:pos="869"/>
        </w:tabs>
        <w:spacing w:before="279"/>
        <w:ind w:left="869" w:hanging="727"/>
        <w:rPr>
          <w:b w:val="0"/>
        </w:rPr>
      </w:pPr>
      <w:bookmarkStart w:id="39" w:name="Calendar_Timeline"/>
      <w:bookmarkStart w:id="40" w:name="_bookmark15"/>
      <w:bookmarkEnd w:id="39"/>
      <w:bookmarkEnd w:id="40"/>
      <w:r>
        <w:rPr>
          <w:b w:val="0"/>
          <w:color w:val="687D91"/>
          <w:w w:val="85"/>
        </w:rPr>
        <w:t>Calendar</w:t>
      </w:r>
      <w:r>
        <w:rPr>
          <w:b w:val="0"/>
          <w:color w:val="687D91"/>
          <w:spacing w:val="-5"/>
          <w:w w:val="85"/>
        </w:rPr>
        <w:t xml:space="preserve"> </w:t>
      </w:r>
      <w:del w:id="41" w:author="Ritley Kenneth" w:date="2025-12-11T15:29:00Z" w16du:dateUtc="2025-12-11T14:29:00Z">
        <w:r w:rsidDel="005C0D28">
          <w:rPr>
            <w:b w:val="0"/>
            <w:color w:val="687D91"/>
            <w:spacing w:val="-2"/>
            <w:w w:val="95"/>
          </w:rPr>
          <w:delText>Timeline</w:delText>
        </w:r>
      </w:del>
      <w:ins w:id="42" w:author="Ritley Kenneth" w:date="2025-12-11T15:29:00Z" w16du:dateUtc="2025-12-11T14:29:00Z">
        <w:r w:rsidR="005C0D28">
          <w:rPr>
            <w:b w:val="0"/>
            <w:color w:val="687D91"/>
            <w:spacing w:val="-2"/>
            <w:w w:val="95"/>
          </w:rPr>
          <w:t>t</w:t>
        </w:r>
        <w:r w:rsidR="005C0D28">
          <w:rPr>
            <w:b w:val="0"/>
            <w:color w:val="687D91"/>
            <w:spacing w:val="-2"/>
            <w:w w:val="95"/>
          </w:rPr>
          <w:t>imeline</w:t>
        </w:r>
      </w:ins>
    </w:p>
    <w:p w14:paraId="6FCCC837" w14:textId="77777777" w:rsidR="000900B5" w:rsidRDefault="00000000">
      <w:pPr>
        <w:pStyle w:val="BodyText"/>
        <w:spacing w:before="148" w:line="216" w:lineRule="auto"/>
        <w:ind w:left="142" w:right="693"/>
      </w:pPr>
      <w:r>
        <w:rPr>
          <w:spacing w:val="-2"/>
        </w:rPr>
        <w:t>A</w:t>
      </w:r>
      <w:r>
        <w:rPr>
          <w:spacing w:val="-13"/>
        </w:rPr>
        <w:t xml:space="preserve"> </w:t>
      </w:r>
      <w:r>
        <w:rPr>
          <w:spacing w:val="-2"/>
        </w:rPr>
        <w:t>calendar</w:t>
      </w:r>
      <w:r>
        <w:rPr>
          <w:spacing w:val="-13"/>
        </w:rPr>
        <w:t xml:space="preserve"> </w:t>
      </w:r>
      <w:r>
        <w:rPr>
          <w:spacing w:val="-2"/>
        </w:rPr>
        <w:t>in</w:t>
      </w:r>
      <w:r>
        <w:rPr>
          <w:spacing w:val="-12"/>
        </w:rPr>
        <w:t xml:space="preserve"> </w:t>
      </w:r>
      <w:r>
        <w:rPr>
          <w:spacing w:val="-2"/>
        </w:rPr>
        <w:t>Miro</w:t>
      </w:r>
      <w:r>
        <w:rPr>
          <w:spacing w:val="-13"/>
        </w:rPr>
        <w:t xml:space="preserve"> </w:t>
      </w:r>
      <w:r>
        <w:rPr>
          <w:spacing w:val="-2"/>
        </w:rPr>
        <w:t>is</w:t>
      </w:r>
      <w:r>
        <w:rPr>
          <w:spacing w:val="-13"/>
        </w:rPr>
        <w:t xml:space="preserve"> </w:t>
      </w:r>
      <w:r>
        <w:rPr>
          <w:spacing w:val="-2"/>
        </w:rPr>
        <w:t>used</w:t>
      </w:r>
      <w:r>
        <w:rPr>
          <w:spacing w:val="-13"/>
        </w:rPr>
        <w:t xml:space="preserve"> </w:t>
      </w:r>
      <w:r>
        <w:rPr>
          <w:spacing w:val="-2"/>
        </w:rPr>
        <w:t>to</w:t>
      </w:r>
      <w:r>
        <w:rPr>
          <w:spacing w:val="-12"/>
        </w:rPr>
        <w:t xml:space="preserve"> </w:t>
      </w:r>
      <w:r>
        <w:rPr>
          <w:spacing w:val="-2"/>
        </w:rPr>
        <w:t>set</w:t>
      </w:r>
      <w:r>
        <w:rPr>
          <w:spacing w:val="-13"/>
        </w:rPr>
        <w:t xml:space="preserve"> </w:t>
      </w:r>
      <w:r>
        <w:rPr>
          <w:spacing w:val="-2"/>
        </w:rPr>
        <w:t>timelines</w:t>
      </w:r>
      <w:r>
        <w:rPr>
          <w:spacing w:val="-13"/>
        </w:rPr>
        <w:t xml:space="preserve"> </w:t>
      </w:r>
      <w:r>
        <w:rPr>
          <w:spacing w:val="-2"/>
        </w:rPr>
        <w:t>The</w:t>
      </w:r>
      <w:r>
        <w:rPr>
          <w:spacing w:val="-13"/>
        </w:rPr>
        <w:t xml:space="preserve"> </w:t>
      </w:r>
      <w:r>
        <w:rPr>
          <w:spacing w:val="-2"/>
        </w:rPr>
        <w:t>calendar</w:t>
      </w:r>
      <w:r>
        <w:rPr>
          <w:spacing w:val="-12"/>
        </w:rPr>
        <w:t xml:space="preserve"> </w:t>
      </w:r>
      <w:r>
        <w:rPr>
          <w:spacing w:val="-2"/>
        </w:rPr>
        <w:t>also</w:t>
      </w:r>
      <w:r>
        <w:rPr>
          <w:spacing w:val="-13"/>
        </w:rPr>
        <w:t xml:space="preserve"> </w:t>
      </w:r>
      <w:r>
        <w:rPr>
          <w:spacing w:val="-2"/>
        </w:rPr>
        <w:t>serves</w:t>
      </w:r>
      <w:r>
        <w:rPr>
          <w:spacing w:val="-13"/>
        </w:rPr>
        <w:t xml:space="preserve"> </w:t>
      </w:r>
      <w:r>
        <w:rPr>
          <w:spacing w:val="-2"/>
        </w:rPr>
        <w:t>as</w:t>
      </w:r>
      <w:r>
        <w:rPr>
          <w:spacing w:val="-13"/>
        </w:rPr>
        <w:t xml:space="preserve"> </w:t>
      </w:r>
      <w:r>
        <w:rPr>
          <w:spacing w:val="-2"/>
        </w:rPr>
        <w:t>a</w:t>
      </w:r>
      <w:r>
        <w:rPr>
          <w:spacing w:val="-12"/>
        </w:rPr>
        <w:t xml:space="preserve"> </w:t>
      </w:r>
      <w:r>
        <w:rPr>
          <w:spacing w:val="-2"/>
        </w:rPr>
        <w:t>documentation</w:t>
      </w:r>
      <w:r>
        <w:rPr>
          <w:spacing w:val="-13"/>
        </w:rPr>
        <w:t xml:space="preserve"> </w:t>
      </w:r>
      <w:r>
        <w:rPr>
          <w:spacing w:val="-2"/>
        </w:rPr>
        <w:t>as</w:t>
      </w:r>
      <w:r>
        <w:rPr>
          <w:spacing w:val="-13"/>
        </w:rPr>
        <w:t xml:space="preserve"> </w:t>
      </w:r>
      <w:r>
        <w:rPr>
          <w:spacing w:val="-2"/>
        </w:rPr>
        <w:t>to</w:t>
      </w:r>
      <w:r>
        <w:rPr>
          <w:spacing w:val="-13"/>
        </w:rPr>
        <w:t xml:space="preserve"> </w:t>
      </w:r>
      <w:r>
        <w:rPr>
          <w:spacing w:val="-2"/>
        </w:rPr>
        <w:t>when</w:t>
      </w:r>
      <w:r>
        <w:rPr>
          <w:spacing w:val="-12"/>
        </w:rPr>
        <w:t xml:space="preserve"> </w:t>
      </w:r>
      <w:r>
        <w:rPr>
          <w:spacing w:val="-2"/>
        </w:rPr>
        <w:t xml:space="preserve">meetings </w:t>
      </w:r>
      <w:r>
        <w:t>were held.</w:t>
      </w:r>
    </w:p>
    <w:p w14:paraId="6FCCC838" w14:textId="77777777" w:rsidR="000900B5" w:rsidRDefault="00000000">
      <w:pPr>
        <w:spacing w:before="301"/>
        <w:ind w:left="142"/>
        <w:rPr>
          <w:rFonts w:ascii="Arial Black"/>
        </w:rPr>
      </w:pPr>
      <w:r>
        <w:rPr>
          <w:rFonts w:ascii="Arial Black"/>
          <w:color w:val="687D91"/>
          <w:spacing w:val="-2"/>
          <w:w w:val="95"/>
        </w:rPr>
        <w:t>Timeline</w:t>
      </w:r>
    </w:p>
    <w:p w14:paraId="6FCCC839" w14:textId="77777777" w:rsidR="000900B5" w:rsidRDefault="00000000">
      <w:pPr>
        <w:pStyle w:val="BodyText"/>
        <w:spacing w:before="154" w:line="216" w:lineRule="auto"/>
        <w:ind w:left="142" w:right="848"/>
        <w:jc w:val="both"/>
      </w:pPr>
      <w:r>
        <w:t>The</w:t>
      </w:r>
      <w:r>
        <w:rPr>
          <w:spacing w:val="-13"/>
        </w:rPr>
        <w:t xml:space="preserve"> </w:t>
      </w:r>
      <w:r>
        <w:t>time</w:t>
      </w:r>
      <w:r>
        <w:rPr>
          <w:spacing w:val="-13"/>
        </w:rPr>
        <w:t xml:space="preserve"> </w:t>
      </w:r>
      <w:r>
        <w:t>per</w:t>
      </w:r>
      <w:r>
        <w:rPr>
          <w:spacing w:val="-13"/>
        </w:rPr>
        <w:t xml:space="preserve"> </w:t>
      </w:r>
      <w:r>
        <w:t>block</w:t>
      </w:r>
      <w:r>
        <w:rPr>
          <w:spacing w:val="-13"/>
        </w:rPr>
        <w:t xml:space="preserve"> </w:t>
      </w:r>
      <w:r>
        <w:t>is</w:t>
      </w:r>
      <w:r>
        <w:rPr>
          <w:spacing w:val="-13"/>
        </w:rPr>
        <w:t xml:space="preserve"> </w:t>
      </w:r>
      <w:r>
        <w:t>not</w:t>
      </w:r>
      <w:r>
        <w:rPr>
          <w:spacing w:val="-12"/>
        </w:rPr>
        <w:t xml:space="preserve"> </w:t>
      </w:r>
      <w:r>
        <w:t>estimated</w:t>
      </w:r>
      <w:r>
        <w:rPr>
          <w:spacing w:val="-13"/>
        </w:rPr>
        <w:t xml:space="preserve"> </w:t>
      </w:r>
      <w:proofErr w:type="gramStart"/>
      <w:r>
        <w:t>as</w:t>
      </w:r>
      <w:r>
        <w:rPr>
          <w:spacing w:val="-13"/>
        </w:rPr>
        <w:t xml:space="preserve"> </w:t>
      </w:r>
      <w:r>
        <w:t>:</w:t>
      </w:r>
      <w:proofErr w:type="gramEnd"/>
      <w:r>
        <w:rPr>
          <w:spacing w:val="-13"/>
        </w:rPr>
        <w:t xml:space="preserve"> </w:t>
      </w:r>
      <w:r>
        <w:t>How</w:t>
      </w:r>
      <w:r>
        <w:rPr>
          <w:spacing w:val="-13"/>
        </w:rPr>
        <w:t xml:space="preserve"> </w:t>
      </w:r>
      <w:r>
        <w:t>much</w:t>
      </w:r>
      <w:r>
        <w:rPr>
          <w:spacing w:val="-12"/>
        </w:rPr>
        <w:t xml:space="preserve"> </w:t>
      </w:r>
      <w:r>
        <w:t>time</w:t>
      </w:r>
      <w:r>
        <w:rPr>
          <w:spacing w:val="-13"/>
        </w:rPr>
        <w:t xml:space="preserve"> </w:t>
      </w:r>
      <w:r>
        <w:t>should</w:t>
      </w:r>
      <w:r>
        <w:rPr>
          <w:spacing w:val="-13"/>
        </w:rPr>
        <w:t xml:space="preserve"> </w:t>
      </w:r>
      <w:r>
        <w:t>it</w:t>
      </w:r>
      <w:r>
        <w:rPr>
          <w:spacing w:val="-13"/>
        </w:rPr>
        <w:t xml:space="preserve"> </w:t>
      </w:r>
      <w:r>
        <w:t>take</w:t>
      </w:r>
      <w:r>
        <w:rPr>
          <w:spacing w:val="-13"/>
        </w:rPr>
        <w:t xml:space="preserve"> </w:t>
      </w:r>
      <w:r>
        <w:t>to</w:t>
      </w:r>
      <w:r>
        <w:rPr>
          <w:spacing w:val="-13"/>
        </w:rPr>
        <w:t xml:space="preserve"> </w:t>
      </w:r>
      <w:r>
        <w:t>do</w:t>
      </w:r>
      <w:r>
        <w:rPr>
          <w:spacing w:val="-12"/>
        </w:rPr>
        <w:t xml:space="preserve"> </w:t>
      </w:r>
      <w:r>
        <w:t>something.</w:t>
      </w:r>
      <w:r>
        <w:rPr>
          <w:spacing w:val="-13"/>
        </w:rPr>
        <w:t xml:space="preserve"> </w:t>
      </w:r>
      <w:r>
        <w:t>But</w:t>
      </w:r>
      <w:r>
        <w:rPr>
          <w:spacing w:val="-13"/>
        </w:rPr>
        <w:t xml:space="preserve"> </w:t>
      </w:r>
      <w:r>
        <w:t>rather</w:t>
      </w:r>
      <w:r>
        <w:rPr>
          <w:spacing w:val="-13"/>
        </w:rPr>
        <w:t xml:space="preserve"> </w:t>
      </w:r>
      <w:proofErr w:type="gramStart"/>
      <w:r>
        <w:t>in</w:t>
      </w:r>
      <w:r>
        <w:rPr>
          <w:spacing w:val="-13"/>
        </w:rPr>
        <w:t xml:space="preserve"> </w:t>
      </w:r>
      <w:r>
        <w:t>:</w:t>
      </w:r>
      <w:proofErr w:type="gramEnd"/>
      <w:r>
        <w:rPr>
          <w:spacing w:val="-12"/>
        </w:rPr>
        <w:t xml:space="preserve"> </w:t>
      </w:r>
      <w:r>
        <w:t xml:space="preserve">How </w:t>
      </w:r>
      <w:r>
        <w:rPr>
          <w:spacing w:val="-2"/>
        </w:rPr>
        <w:t>much</w:t>
      </w:r>
      <w:r>
        <w:rPr>
          <w:spacing w:val="-6"/>
        </w:rPr>
        <w:t xml:space="preserve"> </w:t>
      </w:r>
      <w:r>
        <w:rPr>
          <w:spacing w:val="-2"/>
        </w:rPr>
        <w:t>time</w:t>
      </w:r>
      <w:r>
        <w:rPr>
          <w:spacing w:val="-7"/>
        </w:rPr>
        <w:t xml:space="preserve"> </w:t>
      </w:r>
      <w:r>
        <w:rPr>
          <w:spacing w:val="-2"/>
        </w:rPr>
        <w:t>do</w:t>
      </w:r>
      <w:r>
        <w:rPr>
          <w:spacing w:val="-6"/>
        </w:rPr>
        <w:t xml:space="preserve"> </w:t>
      </w:r>
      <w:r>
        <w:rPr>
          <w:spacing w:val="-2"/>
        </w:rPr>
        <w:t>we</w:t>
      </w:r>
      <w:r>
        <w:rPr>
          <w:spacing w:val="-7"/>
        </w:rPr>
        <w:t xml:space="preserve"> </w:t>
      </w:r>
      <w:r>
        <w:rPr>
          <w:spacing w:val="-2"/>
        </w:rPr>
        <w:t>want</w:t>
      </w:r>
      <w:r>
        <w:rPr>
          <w:spacing w:val="-6"/>
        </w:rPr>
        <w:t xml:space="preserve"> </w:t>
      </w:r>
      <w:r>
        <w:rPr>
          <w:spacing w:val="-2"/>
        </w:rPr>
        <w:t>to</w:t>
      </w:r>
      <w:r>
        <w:rPr>
          <w:spacing w:val="-7"/>
        </w:rPr>
        <w:t xml:space="preserve"> </w:t>
      </w:r>
      <w:r>
        <w:rPr>
          <w:spacing w:val="-2"/>
        </w:rPr>
        <w:t>invest</w:t>
      </w:r>
      <w:r>
        <w:rPr>
          <w:spacing w:val="-6"/>
        </w:rPr>
        <w:t xml:space="preserve"> </w:t>
      </w:r>
      <w:r>
        <w:rPr>
          <w:spacing w:val="-2"/>
        </w:rPr>
        <w:t>into</w:t>
      </w:r>
      <w:r>
        <w:rPr>
          <w:spacing w:val="-7"/>
        </w:rPr>
        <w:t xml:space="preserve"> </w:t>
      </w:r>
      <w:r>
        <w:rPr>
          <w:spacing w:val="-2"/>
        </w:rPr>
        <w:t>this</w:t>
      </w:r>
      <w:r>
        <w:rPr>
          <w:spacing w:val="-6"/>
        </w:rPr>
        <w:t xml:space="preserve"> </w:t>
      </w:r>
      <w:r>
        <w:rPr>
          <w:spacing w:val="-2"/>
        </w:rPr>
        <w:t>topic</w:t>
      </w:r>
      <w:r>
        <w:rPr>
          <w:spacing w:val="-6"/>
        </w:rPr>
        <w:t xml:space="preserve"> </w:t>
      </w:r>
      <w:r>
        <w:rPr>
          <w:spacing w:val="-2"/>
        </w:rPr>
        <w:t>so</w:t>
      </w:r>
      <w:r>
        <w:rPr>
          <w:spacing w:val="-7"/>
        </w:rPr>
        <w:t xml:space="preserve"> </w:t>
      </w:r>
      <w:r>
        <w:rPr>
          <w:spacing w:val="-2"/>
        </w:rPr>
        <w:t>that</w:t>
      </w:r>
      <w:r>
        <w:rPr>
          <w:spacing w:val="-6"/>
        </w:rPr>
        <w:t xml:space="preserve"> </w:t>
      </w:r>
      <w:r>
        <w:rPr>
          <w:spacing w:val="-2"/>
        </w:rPr>
        <w:t>we</w:t>
      </w:r>
      <w:r>
        <w:rPr>
          <w:spacing w:val="-7"/>
        </w:rPr>
        <w:t xml:space="preserve"> </w:t>
      </w:r>
      <w:r>
        <w:rPr>
          <w:spacing w:val="-2"/>
        </w:rPr>
        <w:t>have</w:t>
      </w:r>
      <w:r>
        <w:rPr>
          <w:spacing w:val="-6"/>
        </w:rPr>
        <w:t xml:space="preserve"> </w:t>
      </w:r>
      <w:r>
        <w:rPr>
          <w:spacing w:val="-2"/>
        </w:rPr>
        <w:t>enough</w:t>
      </w:r>
      <w:r>
        <w:rPr>
          <w:spacing w:val="-7"/>
        </w:rPr>
        <w:t xml:space="preserve"> </w:t>
      </w:r>
      <w:r>
        <w:rPr>
          <w:spacing w:val="-2"/>
        </w:rPr>
        <w:t>for</w:t>
      </w:r>
      <w:r>
        <w:rPr>
          <w:spacing w:val="-6"/>
        </w:rPr>
        <w:t xml:space="preserve"> </w:t>
      </w:r>
      <w:r>
        <w:rPr>
          <w:spacing w:val="-2"/>
        </w:rPr>
        <w:t>the</w:t>
      </w:r>
      <w:r>
        <w:rPr>
          <w:spacing w:val="-7"/>
        </w:rPr>
        <w:t xml:space="preserve"> </w:t>
      </w:r>
      <w:r>
        <w:rPr>
          <w:spacing w:val="-2"/>
        </w:rPr>
        <w:t>following</w:t>
      </w:r>
      <w:r>
        <w:rPr>
          <w:spacing w:val="-6"/>
        </w:rPr>
        <w:t xml:space="preserve"> </w:t>
      </w:r>
      <w:r>
        <w:rPr>
          <w:spacing w:val="-2"/>
        </w:rPr>
        <w:t>So,</w:t>
      </w:r>
      <w:r>
        <w:rPr>
          <w:spacing w:val="-5"/>
        </w:rPr>
        <w:t xml:space="preserve"> </w:t>
      </w:r>
      <w:r>
        <w:rPr>
          <w:spacing w:val="-2"/>
        </w:rPr>
        <w:t xml:space="preserve">documentation </w:t>
      </w:r>
      <w:r>
        <w:t>of</w:t>
      </w:r>
      <w:r>
        <w:rPr>
          <w:spacing w:val="-9"/>
        </w:rPr>
        <w:t xml:space="preserve"> </w:t>
      </w:r>
      <w:r>
        <w:t>post</w:t>
      </w:r>
      <w:r>
        <w:rPr>
          <w:spacing w:val="-9"/>
        </w:rPr>
        <w:t xml:space="preserve"> </w:t>
      </w:r>
      <w:r>
        <w:t>environment</w:t>
      </w:r>
      <w:r>
        <w:rPr>
          <w:spacing w:val="-9"/>
        </w:rPr>
        <w:t xml:space="preserve"> </w:t>
      </w:r>
      <w:r>
        <w:t>could</w:t>
      </w:r>
      <w:r>
        <w:rPr>
          <w:spacing w:val="-9"/>
        </w:rPr>
        <w:t xml:space="preserve"> </w:t>
      </w:r>
      <w:r>
        <w:t>take</w:t>
      </w:r>
      <w:r>
        <w:rPr>
          <w:spacing w:val="-9"/>
        </w:rPr>
        <w:t xml:space="preserve"> </w:t>
      </w:r>
      <w:r>
        <w:t>2-3</w:t>
      </w:r>
      <w:r>
        <w:rPr>
          <w:spacing w:val="-9"/>
        </w:rPr>
        <w:t xml:space="preserve"> </w:t>
      </w:r>
      <w:r>
        <w:t>weeks,</w:t>
      </w:r>
      <w:r>
        <w:rPr>
          <w:spacing w:val="-8"/>
        </w:rPr>
        <w:t xml:space="preserve"> </w:t>
      </w:r>
      <w:r>
        <w:t>however</w:t>
      </w:r>
      <w:r>
        <w:rPr>
          <w:spacing w:val="-9"/>
        </w:rPr>
        <w:t xml:space="preserve"> </w:t>
      </w:r>
      <w:r>
        <w:t>we</w:t>
      </w:r>
      <w:r>
        <w:rPr>
          <w:spacing w:val="-9"/>
        </w:rPr>
        <w:t xml:space="preserve"> </w:t>
      </w:r>
      <w:r>
        <w:t>decided</w:t>
      </w:r>
      <w:r>
        <w:rPr>
          <w:spacing w:val="-9"/>
        </w:rPr>
        <w:t xml:space="preserve"> </w:t>
      </w:r>
      <w:r>
        <w:t>to</w:t>
      </w:r>
      <w:r>
        <w:rPr>
          <w:spacing w:val="-9"/>
        </w:rPr>
        <w:t xml:space="preserve"> </w:t>
      </w:r>
      <w:r>
        <w:t>only</w:t>
      </w:r>
      <w:r>
        <w:rPr>
          <w:spacing w:val="-9"/>
        </w:rPr>
        <w:t xml:space="preserve"> </w:t>
      </w:r>
      <w:r>
        <w:t>take</w:t>
      </w:r>
      <w:r>
        <w:rPr>
          <w:spacing w:val="-9"/>
        </w:rPr>
        <w:t xml:space="preserve"> </w:t>
      </w:r>
      <w:r>
        <w:t>1</w:t>
      </w:r>
      <w:r>
        <w:rPr>
          <w:spacing w:val="-9"/>
        </w:rPr>
        <w:t xml:space="preserve"> </w:t>
      </w:r>
      <w:r>
        <w:t>week</w:t>
      </w:r>
      <w:r>
        <w:rPr>
          <w:spacing w:val="-9"/>
        </w:rPr>
        <w:t xml:space="preserve"> </w:t>
      </w:r>
      <w:r>
        <w:t>for</w:t>
      </w:r>
      <w:r>
        <w:rPr>
          <w:spacing w:val="-9"/>
        </w:rPr>
        <w:t xml:space="preserve"> </w:t>
      </w:r>
      <w:r>
        <w:t>that</w:t>
      </w:r>
      <w:r>
        <w:rPr>
          <w:spacing w:val="-9"/>
        </w:rPr>
        <w:t xml:space="preserve"> </w:t>
      </w:r>
      <w:r>
        <w:t>task. Any</w:t>
      </w:r>
      <w:r>
        <w:rPr>
          <w:spacing w:val="-9"/>
        </w:rPr>
        <w:t xml:space="preserve"> </w:t>
      </w:r>
      <w:r>
        <w:t>data gathered</w:t>
      </w:r>
      <w:r>
        <w:rPr>
          <w:spacing w:val="-1"/>
        </w:rPr>
        <w:t xml:space="preserve"> </w:t>
      </w:r>
      <w:r>
        <w:t>in</w:t>
      </w:r>
      <w:r>
        <w:rPr>
          <w:spacing w:val="-1"/>
        </w:rPr>
        <w:t xml:space="preserve"> </w:t>
      </w:r>
      <w:r>
        <w:t>this</w:t>
      </w:r>
      <w:r>
        <w:rPr>
          <w:spacing w:val="-1"/>
        </w:rPr>
        <w:t xml:space="preserve"> </w:t>
      </w:r>
      <w:r>
        <w:t>time</w:t>
      </w:r>
      <w:r>
        <w:rPr>
          <w:spacing w:val="-1"/>
        </w:rPr>
        <w:t xml:space="preserve"> </w:t>
      </w:r>
      <w:r>
        <w:t>is</w:t>
      </w:r>
      <w:r>
        <w:rPr>
          <w:spacing w:val="-1"/>
        </w:rPr>
        <w:t xml:space="preserve"> </w:t>
      </w:r>
      <w:r>
        <w:t>either</w:t>
      </w:r>
      <w:r>
        <w:rPr>
          <w:spacing w:val="-1"/>
        </w:rPr>
        <w:t xml:space="preserve"> </w:t>
      </w:r>
      <w:r>
        <w:t>documented</w:t>
      </w:r>
      <w:r>
        <w:rPr>
          <w:spacing w:val="-1"/>
        </w:rPr>
        <w:t xml:space="preserve"> </w:t>
      </w:r>
      <w:r>
        <w:t>into</w:t>
      </w:r>
      <w:r>
        <w:rPr>
          <w:spacing w:val="-1"/>
        </w:rPr>
        <w:t xml:space="preserve"> </w:t>
      </w:r>
      <w:proofErr w:type="spellStart"/>
      <w:r>
        <w:t>miro</w:t>
      </w:r>
      <w:proofErr w:type="spellEnd"/>
      <w:r>
        <w:rPr>
          <w:spacing w:val="-1"/>
        </w:rPr>
        <w:t xml:space="preserve"> </w:t>
      </w:r>
      <w:r>
        <w:t>or</w:t>
      </w:r>
      <w:r>
        <w:rPr>
          <w:spacing w:val="-1"/>
        </w:rPr>
        <w:t xml:space="preserve"> </w:t>
      </w:r>
      <w:proofErr w:type="spellStart"/>
      <w:r>
        <w:t>imediately</w:t>
      </w:r>
      <w:proofErr w:type="spellEnd"/>
      <w:r>
        <w:rPr>
          <w:spacing w:val="-1"/>
        </w:rPr>
        <w:t xml:space="preserve"> </w:t>
      </w:r>
      <w:r>
        <w:t>into</w:t>
      </w:r>
      <w:r>
        <w:rPr>
          <w:spacing w:val="-1"/>
        </w:rPr>
        <w:t xml:space="preserve"> </w:t>
      </w:r>
      <w:r>
        <w:t>the</w:t>
      </w:r>
      <w:r>
        <w:rPr>
          <w:spacing w:val="-1"/>
        </w:rPr>
        <w:t xml:space="preserve"> </w:t>
      </w:r>
      <w:r>
        <w:t>document.</w:t>
      </w:r>
      <w:r>
        <w:rPr>
          <w:spacing w:val="19"/>
        </w:rPr>
        <w:t xml:space="preserve"> </w:t>
      </w:r>
      <w:r>
        <w:t>Later</w:t>
      </w:r>
      <w:r>
        <w:rPr>
          <w:spacing w:val="-1"/>
        </w:rPr>
        <w:t xml:space="preserve"> </w:t>
      </w:r>
      <w:r>
        <w:t>the</w:t>
      </w:r>
      <w:r>
        <w:rPr>
          <w:spacing w:val="-1"/>
        </w:rPr>
        <w:t xml:space="preserve"> </w:t>
      </w:r>
      <w:r>
        <w:t xml:space="preserve">sources in </w:t>
      </w:r>
      <w:proofErr w:type="spellStart"/>
      <w:r>
        <w:t>miro</w:t>
      </w:r>
      <w:proofErr w:type="spellEnd"/>
      <w:r>
        <w:t xml:space="preserve"> can be added to the document if time permits it.</w:t>
      </w:r>
    </w:p>
    <w:p w14:paraId="6FCCC83A" w14:textId="77777777" w:rsidR="000900B5" w:rsidRDefault="00000000">
      <w:pPr>
        <w:spacing w:before="299"/>
        <w:ind w:left="142"/>
        <w:rPr>
          <w:rFonts w:ascii="Arial Black"/>
        </w:rPr>
      </w:pPr>
      <w:proofErr w:type="gramStart"/>
      <w:r>
        <w:rPr>
          <w:rFonts w:ascii="Arial Black"/>
          <w:color w:val="687D91"/>
          <w:w w:val="85"/>
        </w:rPr>
        <w:t>Mile</w:t>
      </w:r>
      <w:r>
        <w:rPr>
          <w:rFonts w:ascii="Arial Black"/>
          <w:color w:val="687D91"/>
          <w:spacing w:val="-3"/>
          <w:w w:val="85"/>
        </w:rPr>
        <w:t xml:space="preserve"> </w:t>
      </w:r>
      <w:r>
        <w:rPr>
          <w:rFonts w:ascii="Arial Black"/>
          <w:color w:val="687D91"/>
          <w:spacing w:val="-2"/>
          <w:w w:val="95"/>
        </w:rPr>
        <w:t>stones</w:t>
      </w:r>
      <w:proofErr w:type="gramEnd"/>
    </w:p>
    <w:p w14:paraId="6FCCC83B" w14:textId="77777777" w:rsidR="000900B5" w:rsidRDefault="00000000">
      <w:pPr>
        <w:pStyle w:val="BodyText"/>
        <w:spacing w:before="131"/>
        <w:ind w:left="142"/>
      </w:pPr>
      <w:r>
        <w:t>Within</w:t>
      </w:r>
      <w:r>
        <w:rPr>
          <w:spacing w:val="-11"/>
        </w:rPr>
        <w:t xml:space="preserve"> </w:t>
      </w:r>
      <w:r>
        <w:t>the</w:t>
      </w:r>
      <w:r>
        <w:rPr>
          <w:spacing w:val="-11"/>
        </w:rPr>
        <w:t xml:space="preserve"> </w:t>
      </w:r>
      <w:r>
        <w:t>calendar</w:t>
      </w:r>
      <w:r>
        <w:rPr>
          <w:spacing w:val="-11"/>
        </w:rPr>
        <w:t xml:space="preserve"> </w:t>
      </w:r>
      <w:r>
        <w:t>Milestones</w:t>
      </w:r>
      <w:r>
        <w:rPr>
          <w:spacing w:val="-11"/>
        </w:rPr>
        <w:t xml:space="preserve"> </w:t>
      </w:r>
      <w:r>
        <w:t>have</w:t>
      </w:r>
      <w:r>
        <w:rPr>
          <w:spacing w:val="-10"/>
        </w:rPr>
        <w:t xml:space="preserve"> </w:t>
      </w:r>
      <w:r>
        <w:t>been</w:t>
      </w:r>
      <w:r>
        <w:rPr>
          <w:spacing w:val="-11"/>
        </w:rPr>
        <w:t xml:space="preserve"> </w:t>
      </w:r>
      <w:r>
        <w:rPr>
          <w:spacing w:val="-2"/>
        </w:rPr>
        <w:t>defined</w:t>
      </w:r>
    </w:p>
    <w:p w14:paraId="6FCCC83C" w14:textId="77777777" w:rsidR="000900B5" w:rsidRDefault="00000000">
      <w:pPr>
        <w:pStyle w:val="Heading3"/>
        <w:numPr>
          <w:ilvl w:val="2"/>
          <w:numId w:val="17"/>
        </w:numPr>
        <w:tabs>
          <w:tab w:val="left" w:pos="869"/>
        </w:tabs>
        <w:spacing w:before="280"/>
        <w:ind w:left="869" w:hanging="727"/>
        <w:rPr>
          <w:b w:val="0"/>
        </w:rPr>
      </w:pPr>
      <w:bookmarkStart w:id="43" w:name="Kanban"/>
      <w:bookmarkStart w:id="44" w:name="_bookmark16"/>
      <w:bookmarkEnd w:id="43"/>
      <w:bookmarkEnd w:id="44"/>
      <w:r>
        <w:rPr>
          <w:b w:val="0"/>
          <w:color w:val="687D91"/>
          <w:spacing w:val="-2"/>
          <w:w w:val="95"/>
        </w:rPr>
        <w:t>Kanban</w:t>
      </w:r>
    </w:p>
    <w:p w14:paraId="6FCCC83D" w14:textId="77777777" w:rsidR="000900B5" w:rsidRDefault="00000000">
      <w:pPr>
        <w:pStyle w:val="BodyText"/>
        <w:spacing w:before="125"/>
        <w:ind w:left="142"/>
      </w:pPr>
      <w:r>
        <w:t>Tasks</w:t>
      </w:r>
      <w:r>
        <w:rPr>
          <w:spacing w:val="-9"/>
        </w:rPr>
        <w:t xml:space="preserve"> </w:t>
      </w:r>
      <w:r>
        <w:t>for</w:t>
      </w:r>
      <w:r>
        <w:rPr>
          <w:spacing w:val="-8"/>
        </w:rPr>
        <w:t xml:space="preserve"> </w:t>
      </w:r>
      <w:r>
        <w:t>the</w:t>
      </w:r>
      <w:r>
        <w:rPr>
          <w:spacing w:val="-9"/>
        </w:rPr>
        <w:t xml:space="preserve"> </w:t>
      </w:r>
      <w:proofErr w:type="gramStart"/>
      <w:r>
        <w:t>Project</w:t>
      </w:r>
      <w:r>
        <w:rPr>
          <w:spacing w:val="-8"/>
        </w:rPr>
        <w:t xml:space="preserve"> </w:t>
      </w:r>
      <w:r>
        <w:t>,</w:t>
      </w:r>
      <w:proofErr w:type="gramEnd"/>
      <w:r>
        <w:rPr>
          <w:spacing w:val="-9"/>
        </w:rPr>
        <w:t xml:space="preserve"> </w:t>
      </w:r>
      <w:r>
        <w:t>so</w:t>
      </w:r>
      <w:r>
        <w:rPr>
          <w:spacing w:val="-8"/>
        </w:rPr>
        <w:t xml:space="preserve"> </w:t>
      </w:r>
      <w:r>
        <w:t>writing</w:t>
      </w:r>
      <w:r>
        <w:rPr>
          <w:spacing w:val="-9"/>
        </w:rPr>
        <w:t xml:space="preserve"> </w:t>
      </w:r>
      <w:r>
        <w:t>research</w:t>
      </w:r>
      <w:r>
        <w:rPr>
          <w:spacing w:val="-8"/>
        </w:rPr>
        <w:t xml:space="preserve"> </w:t>
      </w:r>
      <w:r>
        <w:t>etc.</w:t>
      </w:r>
      <w:r>
        <w:rPr>
          <w:spacing w:val="-1"/>
        </w:rPr>
        <w:t xml:space="preserve"> </w:t>
      </w:r>
      <w:r>
        <w:t>is</w:t>
      </w:r>
      <w:r>
        <w:rPr>
          <w:spacing w:val="-9"/>
        </w:rPr>
        <w:t xml:space="preserve"> </w:t>
      </w:r>
      <w:r>
        <w:t>on</w:t>
      </w:r>
      <w:r>
        <w:rPr>
          <w:spacing w:val="-8"/>
        </w:rPr>
        <w:t xml:space="preserve"> </w:t>
      </w:r>
      <w:r>
        <w:rPr>
          <w:spacing w:val="-2"/>
        </w:rPr>
        <w:t>Kanban</w:t>
      </w:r>
    </w:p>
    <w:p w14:paraId="6FCCC83E" w14:textId="77777777" w:rsidR="000900B5" w:rsidRDefault="000900B5">
      <w:pPr>
        <w:pStyle w:val="BodyText"/>
        <w:sectPr w:rsidR="000900B5">
          <w:headerReference w:type="default" r:id="rId32"/>
          <w:footerReference w:type="even" r:id="rId33"/>
          <w:footerReference w:type="default" r:id="rId34"/>
          <w:pgSz w:w="11910" w:h="16840"/>
          <w:pgMar w:top="1660" w:right="0" w:bottom="180" w:left="708" w:header="0" w:footer="0" w:gutter="0"/>
          <w:pgNumType w:start="5"/>
          <w:cols w:space="720"/>
        </w:sectPr>
      </w:pPr>
    </w:p>
    <w:p w14:paraId="6FCCC83F" w14:textId="77777777" w:rsidR="000900B5" w:rsidRDefault="000900B5">
      <w:pPr>
        <w:pStyle w:val="BodyText"/>
        <w:spacing w:before="24"/>
        <w:rPr>
          <w:sz w:val="24"/>
        </w:rPr>
      </w:pPr>
    </w:p>
    <w:p w14:paraId="6FCCC840" w14:textId="77777777" w:rsidR="000900B5" w:rsidRDefault="00000000">
      <w:pPr>
        <w:pStyle w:val="Heading3"/>
        <w:numPr>
          <w:ilvl w:val="2"/>
          <w:numId w:val="17"/>
        </w:numPr>
        <w:tabs>
          <w:tab w:val="left" w:pos="869"/>
        </w:tabs>
        <w:ind w:left="869" w:hanging="727"/>
        <w:rPr>
          <w:b w:val="0"/>
        </w:rPr>
      </w:pPr>
      <w:bookmarkStart w:id="45" w:name="Weekly_Jour_Fixe"/>
      <w:bookmarkStart w:id="46" w:name="_bookmark17"/>
      <w:bookmarkEnd w:id="45"/>
      <w:bookmarkEnd w:id="46"/>
      <w:r>
        <w:rPr>
          <w:b w:val="0"/>
          <w:color w:val="687D91"/>
          <w:spacing w:val="-2"/>
          <w:w w:val="85"/>
        </w:rPr>
        <w:t>Weekly</w:t>
      </w:r>
      <w:r>
        <w:rPr>
          <w:b w:val="0"/>
          <w:color w:val="687D91"/>
          <w:spacing w:val="-6"/>
          <w:w w:val="85"/>
        </w:rPr>
        <w:t xml:space="preserve"> </w:t>
      </w:r>
      <w:r>
        <w:rPr>
          <w:b w:val="0"/>
          <w:color w:val="687D91"/>
          <w:spacing w:val="-2"/>
          <w:w w:val="85"/>
        </w:rPr>
        <w:t>Jour</w:t>
      </w:r>
      <w:r>
        <w:rPr>
          <w:b w:val="0"/>
          <w:color w:val="687D91"/>
          <w:spacing w:val="-6"/>
          <w:w w:val="85"/>
        </w:rPr>
        <w:t xml:space="preserve"> </w:t>
      </w:r>
      <w:r>
        <w:rPr>
          <w:b w:val="0"/>
          <w:color w:val="687D91"/>
          <w:spacing w:val="-4"/>
          <w:w w:val="85"/>
        </w:rPr>
        <w:t>Fixe</w:t>
      </w:r>
    </w:p>
    <w:p w14:paraId="6FCCC841" w14:textId="77777777" w:rsidR="000900B5" w:rsidRDefault="00000000">
      <w:pPr>
        <w:pStyle w:val="BodyText"/>
        <w:spacing w:before="135"/>
        <w:ind w:left="142"/>
      </w:pPr>
      <w:r>
        <w:t>Describe</w:t>
      </w:r>
      <w:r>
        <w:rPr>
          <w:spacing w:val="-11"/>
        </w:rPr>
        <w:t xml:space="preserve"> </w:t>
      </w:r>
      <w:r>
        <w:t>the</w:t>
      </w:r>
      <w:r>
        <w:rPr>
          <w:spacing w:val="-10"/>
        </w:rPr>
        <w:t xml:space="preserve"> </w:t>
      </w:r>
      <w:r>
        <w:t>weekly</w:t>
      </w:r>
      <w:r>
        <w:rPr>
          <w:spacing w:val="-10"/>
        </w:rPr>
        <w:t xml:space="preserve"> </w:t>
      </w:r>
      <w:r>
        <w:t>Jour</w:t>
      </w:r>
      <w:r>
        <w:rPr>
          <w:spacing w:val="-10"/>
        </w:rPr>
        <w:t xml:space="preserve"> </w:t>
      </w:r>
      <w:r>
        <w:t>Fixe</w:t>
      </w:r>
      <w:r>
        <w:rPr>
          <w:spacing w:val="-10"/>
        </w:rPr>
        <w:t xml:space="preserve"> </w:t>
      </w:r>
      <w:r>
        <w:t>Describe</w:t>
      </w:r>
      <w:r>
        <w:rPr>
          <w:spacing w:val="-10"/>
        </w:rPr>
        <w:t xml:space="preserve"> </w:t>
      </w:r>
      <w:r>
        <w:t>how</w:t>
      </w:r>
      <w:r>
        <w:rPr>
          <w:spacing w:val="-10"/>
        </w:rPr>
        <w:t xml:space="preserve"> </w:t>
      </w:r>
      <w:r>
        <w:t>they</w:t>
      </w:r>
      <w:r>
        <w:rPr>
          <w:spacing w:val="-11"/>
        </w:rPr>
        <w:t xml:space="preserve"> </w:t>
      </w:r>
      <w:r>
        <w:t>are</w:t>
      </w:r>
      <w:r>
        <w:rPr>
          <w:spacing w:val="-10"/>
        </w:rPr>
        <w:t xml:space="preserve"> </w:t>
      </w:r>
      <w:r>
        <w:t>useful</w:t>
      </w:r>
      <w:r>
        <w:rPr>
          <w:spacing w:val="-10"/>
        </w:rPr>
        <w:t xml:space="preserve"> </w:t>
      </w:r>
      <w:r>
        <w:t>And</w:t>
      </w:r>
      <w:r>
        <w:rPr>
          <w:spacing w:val="-10"/>
        </w:rPr>
        <w:t xml:space="preserve"> </w:t>
      </w:r>
      <w:proofErr w:type="gramStart"/>
      <w:r>
        <w:t>Describe</w:t>
      </w:r>
      <w:proofErr w:type="gramEnd"/>
      <w:r>
        <w:rPr>
          <w:spacing w:val="-10"/>
        </w:rPr>
        <w:t xml:space="preserve"> </w:t>
      </w:r>
      <w:r>
        <w:t>where</w:t>
      </w:r>
      <w:r>
        <w:rPr>
          <w:spacing w:val="-10"/>
        </w:rPr>
        <w:t xml:space="preserve"> </w:t>
      </w:r>
      <w:r>
        <w:t>they</w:t>
      </w:r>
      <w:r>
        <w:rPr>
          <w:spacing w:val="-10"/>
        </w:rPr>
        <w:t xml:space="preserve"> </w:t>
      </w:r>
      <w:r>
        <w:t>are</w:t>
      </w:r>
      <w:r>
        <w:rPr>
          <w:spacing w:val="-11"/>
        </w:rPr>
        <w:t xml:space="preserve"> </w:t>
      </w:r>
      <w:r>
        <w:rPr>
          <w:spacing w:val="-2"/>
        </w:rPr>
        <w:t>documented</w:t>
      </w:r>
    </w:p>
    <w:p w14:paraId="6FCCC842" w14:textId="77777777" w:rsidR="000900B5" w:rsidRDefault="000900B5">
      <w:pPr>
        <w:pStyle w:val="BodyText"/>
        <w:spacing w:before="69"/>
      </w:pPr>
    </w:p>
    <w:p w14:paraId="6FCCC843" w14:textId="77777777" w:rsidR="000900B5" w:rsidRDefault="00000000">
      <w:pPr>
        <w:pStyle w:val="Heading2"/>
        <w:numPr>
          <w:ilvl w:val="1"/>
          <w:numId w:val="17"/>
        </w:numPr>
        <w:tabs>
          <w:tab w:val="left" w:pos="771"/>
        </w:tabs>
        <w:ind w:left="771" w:hanging="629"/>
        <w:rPr>
          <w:b w:val="0"/>
        </w:rPr>
      </w:pPr>
      <w:bookmarkStart w:id="47" w:name="Tools"/>
      <w:bookmarkStart w:id="48" w:name="_bookmark18"/>
      <w:bookmarkEnd w:id="47"/>
      <w:bookmarkEnd w:id="48"/>
      <w:r>
        <w:rPr>
          <w:b w:val="0"/>
          <w:color w:val="687D91"/>
          <w:spacing w:val="-2"/>
        </w:rPr>
        <w:t>Tools</w:t>
      </w:r>
    </w:p>
    <w:p w14:paraId="6FCCC844" w14:textId="77777777" w:rsidR="000900B5" w:rsidRDefault="00000000">
      <w:pPr>
        <w:pStyle w:val="Heading3"/>
        <w:numPr>
          <w:ilvl w:val="2"/>
          <w:numId w:val="17"/>
        </w:numPr>
        <w:tabs>
          <w:tab w:val="left" w:pos="869"/>
        </w:tabs>
        <w:spacing w:before="177"/>
        <w:ind w:left="869" w:hanging="727"/>
        <w:rPr>
          <w:b w:val="0"/>
        </w:rPr>
      </w:pPr>
      <w:bookmarkStart w:id="49" w:name="Miro"/>
      <w:bookmarkStart w:id="50" w:name="_bookmark19"/>
      <w:bookmarkEnd w:id="49"/>
      <w:bookmarkEnd w:id="50"/>
      <w:r>
        <w:rPr>
          <w:b w:val="0"/>
          <w:color w:val="687D91"/>
          <w:spacing w:val="-4"/>
          <w:w w:val="95"/>
        </w:rPr>
        <w:t>Miro</w:t>
      </w:r>
    </w:p>
    <w:p w14:paraId="6FCCC845" w14:textId="77777777" w:rsidR="000900B5" w:rsidRDefault="00000000">
      <w:pPr>
        <w:pStyle w:val="BodyText"/>
        <w:spacing w:before="134"/>
        <w:ind w:left="142"/>
      </w:pPr>
      <w:r>
        <w:t>Miro</w:t>
      </w:r>
      <w:r>
        <w:rPr>
          <w:spacing w:val="-9"/>
        </w:rPr>
        <w:t xml:space="preserve"> </w:t>
      </w:r>
      <w:r>
        <w:t>is</w:t>
      </w:r>
      <w:r>
        <w:rPr>
          <w:spacing w:val="-9"/>
        </w:rPr>
        <w:t xml:space="preserve"> </w:t>
      </w:r>
      <w:r>
        <w:t>used</w:t>
      </w:r>
      <w:r>
        <w:rPr>
          <w:spacing w:val="-8"/>
        </w:rPr>
        <w:t xml:space="preserve"> </w:t>
      </w:r>
      <w:r>
        <w:t>for</w:t>
      </w:r>
      <w:r>
        <w:rPr>
          <w:spacing w:val="-9"/>
        </w:rPr>
        <w:t xml:space="preserve"> </w:t>
      </w:r>
      <w:r>
        <w:t>main</w:t>
      </w:r>
      <w:r>
        <w:rPr>
          <w:spacing w:val="-8"/>
        </w:rPr>
        <w:t xml:space="preserve"> </w:t>
      </w:r>
      <w:proofErr w:type="gramStart"/>
      <w:r>
        <w:t>notes..</w:t>
      </w:r>
      <w:proofErr w:type="gramEnd"/>
      <w:r>
        <w:rPr>
          <w:spacing w:val="-1"/>
        </w:rPr>
        <w:t xml:space="preserve"> </w:t>
      </w:r>
      <w:r>
        <w:t>Create</w:t>
      </w:r>
      <w:r>
        <w:rPr>
          <w:spacing w:val="-9"/>
        </w:rPr>
        <w:t xml:space="preserve"> </w:t>
      </w:r>
      <w:r>
        <w:t>a</w:t>
      </w:r>
      <w:r>
        <w:rPr>
          <w:spacing w:val="-8"/>
        </w:rPr>
        <w:t xml:space="preserve"> </w:t>
      </w:r>
      <w:r>
        <w:t>source</w:t>
      </w:r>
      <w:r>
        <w:rPr>
          <w:spacing w:val="-9"/>
        </w:rPr>
        <w:t xml:space="preserve"> </w:t>
      </w:r>
      <w:r>
        <w:t>link</w:t>
      </w:r>
      <w:r>
        <w:rPr>
          <w:spacing w:val="-9"/>
        </w:rPr>
        <w:t xml:space="preserve"> </w:t>
      </w:r>
      <w:r>
        <w:t>Main</w:t>
      </w:r>
      <w:r>
        <w:rPr>
          <w:spacing w:val="-8"/>
        </w:rPr>
        <w:t xml:space="preserve"> </w:t>
      </w:r>
      <w:r>
        <w:t>Notes</w:t>
      </w:r>
      <w:r>
        <w:rPr>
          <w:spacing w:val="-9"/>
        </w:rPr>
        <w:t xml:space="preserve"> </w:t>
      </w:r>
      <w:r>
        <w:rPr>
          <w:spacing w:val="-2"/>
        </w:rPr>
        <w:t>board</w:t>
      </w:r>
    </w:p>
    <w:p w14:paraId="6FCCC846" w14:textId="77777777" w:rsidR="000900B5" w:rsidRDefault="000900B5">
      <w:pPr>
        <w:pStyle w:val="BodyText"/>
        <w:spacing w:before="8"/>
      </w:pPr>
    </w:p>
    <w:p w14:paraId="6FCCC847" w14:textId="77777777" w:rsidR="000900B5" w:rsidRDefault="00000000">
      <w:pPr>
        <w:pStyle w:val="Heading3"/>
        <w:numPr>
          <w:ilvl w:val="2"/>
          <w:numId w:val="17"/>
        </w:numPr>
        <w:tabs>
          <w:tab w:val="left" w:pos="869"/>
        </w:tabs>
        <w:ind w:left="869" w:hanging="727"/>
        <w:rPr>
          <w:b w:val="0"/>
        </w:rPr>
      </w:pPr>
      <w:bookmarkStart w:id="51" w:name="Jira_and_Confluence"/>
      <w:bookmarkStart w:id="52" w:name="_bookmark20"/>
      <w:bookmarkEnd w:id="51"/>
      <w:bookmarkEnd w:id="52"/>
      <w:r>
        <w:rPr>
          <w:b w:val="0"/>
          <w:color w:val="687D91"/>
          <w:w w:val="75"/>
        </w:rPr>
        <w:t>Jira</w:t>
      </w:r>
      <w:r>
        <w:rPr>
          <w:b w:val="0"/>
          <w:color w:val="687D91"/>
          <w:spacing w:val="3"/>
        </w:rPr>
        <w:t xml:space="preserve"> </w:t>
      </w:r>
      <w:r>
        <w:rPr>
          <w:b w:val="0"/>
          <w:color w:val="687D91"/>
          <w:w w:val="75"/>
        </w:rPr>
        <w:t>and</w:t>
      </w:r>
      <w:r>
        <w:rPr>
          <w:b w:val="0"/>
          <w:color w:val="687D91"/>
          <w:spacing w:val="4"/>
        </w:rPr>
        <w:t xml:space="preserve"> </w:t>
      </w:r>
      <w:r>
        <w:rPr>
          <w:b w:val="0"/>
          <w:color w:val="687D91"/>
          <w:spacing w:val="-2"/>
          <w:w w:val="75"/>
        </w:rPr>
        <w:t>Confluence</w:t>
      </w:r>
    </w:p>
    <w:p w14:paraId="6FCCC848" w14:textId="77777777" w:rsidR="000900B5" w:rsidRDefault="00000000">
      <w:pPr>
        <w:pStyle w:val="BodyText"/>
        <w:spacing w:before="135"/>
        <w:ind w:left="142"/>
      </w:pPr>
      <w:r>
        <w:t>Documentations</w:t>
      </w:r>
      <w:r>
        <w:rPr>
          <w:spacing w:val="-12"/>
        </w:rPr>
        <w:t xml:space="preserve"> </w:t>
      </w:r>
      <w:r>
        <w:t>at</w:t>
      </w:r>
      <w:r>
        <w:rPr>
          <w:spacing w:val="-11"/>
        </w:rPr>
        <w:t xml:space="preserve"> </w:t>
      </w:r>
      <w:r>
        <w:t>Swiss</w:t>
      </w:r>
      <w:r>
        <w:rPr>
          <w:spacing w:val="-11"/>
        </w:rPr>
        <w:t xml:space="preserve"> </w:t>
      </w:r>
      <w:r>
        <w:rPr>
          <w:spacing w:val="-4"/>
        </w:rPr>
        <w:t>Post</w:t>
      </w:r>
    </w:p>
    <w:p w14:paraId="6FCCC849" w14:textId="77777777" w:rsidR="000900B5" w:rsidRDefault="000900B5">
      <w:pPr>
        <w:pStyle w:val="BodyText"/>
        <w:spacing w:before="7"/>
      </w:pPr>
    </w:p>
    <w:p w14:paraId="6FCCC84A" w14:textId="77777777" w:rsidR="000900B5" w:rsidRDefault="00000000">
      <w:pPr>
        <w:pStyle w:val="Heading3"/>
        <w:numPr>
          <w:ilvl w:val="2"/>
          <w:numId w:val="17"/>
        </w:numPr>
        <w:tabs>
          <w:tab w:val="left" w:pos="869"/>
        </w:tabs>
        <w:ind w:left="869" w:hanging="727"/>
        <w:rPr>
          <w:b w:val="0"/>
        </w:rPr>
      </w:pPr>
      <w:bookmarkStart w:id="53" w:name="Teams_and_Outlook"/>
      <w:bookmarkStart w:id="54" w:name="_bookmark21"/>
      <w:bookmarkEnd w:id="53"/>
      <w:bookmarkEnd w:id="54"/>
      <w:r>
        <w:rPr>
          <w:b w:val="0"/>
          <w:color w:val="687D91"/>
          <w:w w:val="80"/>
        </w:rPr>
        <w:t>Teams</w:t>
      </w:r>
      <w:r>
        <w:rPr>
          <w:b w:val="0"/>
          <w:color w:val="687D91"/>
          <w:spacing w:val="3"/>
        </w:rPr>
        <w:t xml:space="preserve"> </w:t>
      </w:r>
      <w:r>
        <w:rPr>
          <w:b w:val="0"/>
          <w:color w:val="687D91"/>
          <w:w w:val="80"/>
        </w:rPr>
        <w:t>and</w:t>
      </w:r>
      <w:r>
        <w:rPr>
          <w:b w:val="0"/>
          <w:color w:val="687D91"/>
          <w:spacing w:val="4"/>
        </w:rPr>
        <w:t xml:space="preserve"> </w:t>
      </w:r>
      <w:r>
        <w:rPr>
          <w:b w:val="0"/>
          <w:color w:val="687D91"/>
          <w:spacing w:val="-2"/>
          <w:w w:val="80"/>
        </w:rPr>
        <w:t>Outlook</w:t>
      </w:r>
    </w:p>
    <w:p w14:paraId="6FCCC84B" w14:textId="77777777" w:rsidR="000900B5" w:rsidRDefault="00000000">
      <w:pPr>
        <w:pStyle w:val="BodyText"/>
        <w:spacing w:before="158" w:line="216" w:lineRule="auto"/>
        <w:ind w:left="142" w:right="848"/>
        <w:jc w:val="both"/>
      </w:pPr>
      <w:r>
        <w:t xml:space="preserve">Teams for any discussions with closer team and Outlook for setup of meetings and correspondence </w:t>
      </w:r>
      <w:proofErr w:type="gramStart"/>
      <w:r>
        <w:t>In</w:t>
      </w:r>
      <w:proofErr w:type="gramEnd"/>
      <w:r>
        <w:t xml:space="preserve"> teams also </w:t>
      </w:r>
      <w:proofErr w:type="gramStart"/>
      <w:r>
        <w:t>documents</w:t>
      </w:r>
      <w:proofErr w:type="gramEnd"/>
    </w:p>
    <w:p w14:paraId="6FCCC84C" w14:textId="77777777" w:rsidR="000900B5" w:rsidRDefault="000900B5">
      <w:pPr>
        <w:pStyle w:val="BodyText"/>
        <w:spacing w:before="76"/>
      </w:pPr>
    </w:p>
    <w:p w14:paraId="6FCCC84D" w14:textId="1FBB435F" w:rsidR="000900B5" w:rsidRDefault="00000000">
      <w:pPr>
        <w:pStyle w:val="Heading2"/>
        <w:numPr>
          <w:ilvl w:val="1"/>
          <w:numId w:val="17"/>
        </w:numPr>
        <w:tabs>
          <w:tab w:val="left" w:pos="771"/>
        </w:tabs>
        <w:ind w:left="771" w:hanging="629"/>
        <w:rPr>
          <w:b w:val="0"/>
        </w:rPr>
      </w:pPr>
      <w:bookmarkStart w:id="55" w:name="Risk_Management"/>
      <w:bookmarkStart w:id="56" w:name="_bookmark22"/>
      <w:bookmarkEnd w:id="55"/>
      <w:bookmarkEnd w:id="56"/>
      <w:r>
        <w:rPr>
          <w:b w:val="0"/>
          <w:color w:val="687D91"/>
          <w:w w:val="85"/>
        </w:rPr>
        <w:t>Risk</w:t>
      </w:r>
      <w:r>
        <w:rPr>
          <w:b w:val="0"/>
          <w:color w:val="687D91"/>
          <w:spacing w:val="-9"/>
          <w:w w:val="85"/>
        </w:rPr>
        <w:t xml:space="preserve"> </w:t>
      </w:r>
      <w:del w:id="57" w:author="Ritley Kenneth" w:date="2025-12-11T15:30:00Z" w16du:dateUtc="2025-12-11T14:30:00Z">
        <w:r w:rsidDel="005C0D28">
          <w:rPr>
            <w:b w:val="0"/>
            <w:color w:val="687D91"/>
            <w:spacing w:val="-2"/>
            <w:w w:val="95"/>
          </w:rPr>
          <w:delText>Management</w:delText>
        </w:r>
      </w:del>
      <w:ins w:id="58" w:author="Ritley Kenneth" w:date="2025-12-11T15:30:00Z" w16du:dateUtc="2025-12-11T14:30:00Z">
        <w:r w:rsidR="005C0D28">
          <w:rPr>
            <w:b w:val="0"/>
            <w:color w:val="687D91"/>
            <w:spacing w:val="-2"/>
            <w:w w:val="95"/>
          </w:rPr>
          <w:t>m</w:t>
        </w:r>
        <w:r w:rsidR="005C0D28">
          <w:rPr>
            <w:b w:val="0"/>
            <w:color w:val="687D91"/>
            <w:spacing w:val="-2"/>
            <w:w w:val="95"/>
          </w:rPr>
          <w:t>anagement</w:t>
        </w:r>
      </w:ins>
    </w:p>
    <w:p w14:paraId="6FCCC84E" w14:textId="77777777" w:rsidR="000900B5" w:rsidRDefault="00000000">
      <w:pPr>
        <w:pStyle w:val="BodyText"/>
        <w:spacing w:before="228" w:line="216" w:lineRule="auto"/>
        <w:ind w:left="142" w:right="848"/>
        <w:jc w:val="both"/>
      </w:pPr>
      <w:r>
        <w:t>In</w:t>
      </w:r>
      <w:r>
        <w:rPr>
          <w:spacing w:val="-11"/>
        </w:rPr>
        <w:t xml:space="preserve"> </w:t>
      </w:r>
      <w:r>
        <w:t>this</w:t>
      </w:r>
      <w:r>
        <w:rPr>
          <w:spacing w:val="-11"/>
        </w:rPr>
        <w:t xml:space="preserve"> </w:t>
      </w:r>
      <w:r>
        <w:t>chapter,</w:t>
      </w:r>
      <w:r>
        <w:rPr>
          <w:spacing w:val="-11"/>
        </w:rPr>
        <w:t xml:space="preserve"> </w:t>
      </w:r>
      <w:r>
        <w:t>the</w:t>
      </w:r>
      <w:r>
        <w:rPr>
          <w:spacing w:val="-11"/>
        </w:rPr>
        <w:t xml:space="preserve"> </w:t>
      </w:r>
      <w:r>
        <w:t>approach</w:t>
      </w:r>
      <w:r>
        <w:rPr>
          <w:spacing w:val="-11"/>
        </w:rPr>
        <w:t xml:space="preserve"> </w:t>
      </w:r>
      <w:r>
        <w:t>taken</w:t>
      </w:r>
      <w:r>
        <w:rPr>
          <w:spacing w:val="-11"/>
        </w:rPr>
        <w:t xml:space="preserve"> </w:t>
      </w:r>
      <w:r>
        <w:t>to</w:t>
      </w:r>
      <w:r>
        <w:rPr>
          <w:spacing w:val="-11"/>
        </w:rPr>
        <w:t xml:space="preserve"> </w:t>
      </w:r>
      <w:r>
        <w:t>risk</w:t>
      </w:r>
      <w:r>
        <w:rPr>
          <w:spacing w:val="-11"/>
        </w:rPr>
        <w:t xml:space="preserve"> </w:t>
      </w:r>
      <w:r>
        <w:t>management</w:t>
      </w:r>
      <w:r>
        <w:rPr>
          <w:spacing w:val="-11"/>
        </w:rPr>
        <w:t xml:space="preserve"> </w:t>
      </w:r>
      <w:r>
        <w:t>is</w:t>
      </w:r>
      <w:r>
        <w:rPr>
          <w:spacing w:val="-11"/>
        </w:rPr>
        <w:t xml:space="preserve"> </w:t>
      </w:r>
      <w:r>
        <w:t>described.</w:t>
      </w:r>
      <w:r>
        <w:rPr>
          <w:spacing w:val="-3"/>
        </w:rPr>
        <w:t xml:space="preserve"> </w:t>
      </w:r>
      <w:r>
        <w:t>Risk</w:t>
      </w:r>
      <w:r>
        <w:rPr>
          <w:spacing w:val="-11"/>
        </w:rPr>
        <w:t xml:space="preserve"> </w:t>
      </w:r>
      <w:r>
        <w:t>management</w:t>
      </w:r>
      <w:r>
        <w:rPr>
          <w:spacing w:val="-11"/>
        </w:rPr>
        <w:t xml:space="preserve"> </w:t>
      </w:r>
      <w:r>
        <w:t>is</w:t>
      </w:r>
      <w:r>
        <w:rPr>
          <w:spacing w:val="-11"/>
        </w:rPr>
        <w:t xml:space="preserve"> </w:t>
      </w:r>
      <w:r>
        <w:t>essential</w:t>
      </w:r>
      <w:r>
        <w:rPr>
          <w:spacing w:val="-11"/>
        </w:rPr>
        <w:t xml:space="preserve"> </w:t>
      </w:r>
      <w:r>
        <w:t>to</w:t>
      </w:r>
      <w:r>
        <w:rPr>
          <w:spacing w:val="-11"/>
        </w:rPr>
        <w:t xml:space="preserve"> </w:t>
      </w:r>
      <w:r>
        <w:t xml:space="preserve">the </w:t>
      </w:r>
      <w:r>
        <w:rPr>
          <w:spacing w:val="-2"/>
        </w:rPr>
        <w:t>success</w:t>
      </w:r>
      <w:r>
        <w:rPr>
          <w:spacing w:val="-8"/>
        </w:rPr>
        <w:t xml:space="preserve"> </w:t>
      </w:r>
      <w:r>
        <w:rPr>
          <w:spacing w:val="-2"/>
        </w:rPr>
        <w:t>of</w:t>
      </w:r>
      <w:r>
        <w:rPr>
          <w:spacing w:val="-8"/>
        </w:rPr>
        <w:t xml:space="preserve"> </w:t>
      </w:r>
      <w:r>
        <w:rPr>
          <w:spacing w:val="-2"/>
        </w:rPr>
        <w:t>any</w:t>
      </w:r>
      <w:r>
        <w:rPr>
          <w:spacing w:val="-8"/>
        </w:rPr>
        <w:t xml:space="preserve"> </w:t>
      </w:r>
      <w:r>
        <w:rPr>
          <w:spacing w:val="-2"/>
        </w:rPr>
        <w:t>project,</w:t>
      </w:r>
      <w:r>
        <w:rPr>
          <w:spacing w:val="-6"/>
        </w:rPr>
        <w:t xml:space="preserve"> </w:t>
      </w:r>
      <w:r>
        <w:rPr>
          <w:spacing w:val="-2"/>
        </w:rPr>
        <w:t>as</w:t>
      </w:r>
      <w:r>
        <w:rPr>
          <w:spacing w:val="-8"/>
        </w:rPr>
        <w:t xml:space="preserve"> </w:t>
      </w:r>
      <w:r>
        <w:rPr>
          <w:spacing w:val="-2"/>
        </w:rPr>
        <w:t>it</w:t>
      </w:r>
      <w:r>
        <w:rPr>
          <w:spacing w:val="-8"/>
        </w:rPr>
        <w:t xml:space="preserve"> </w:t>
      </w:r>
      <w:r>
        <w:rPr>
          <w:spacing w:val="-2"/>
        </w:rPr>
        <w:t>enables</w:t>
      </w:r>
      <w:r>
        <w:rPr>
          <w:spacing w:val="-8"/>
        </w:rPr>
        <w:t xml:space="preserve"> </w:t>
      </w:r>
      <w:r>
        <w:rPr>
          <w:spacing w:val="-2"/>
        </w:rPr>
        <w:t>planning</w:t>
      </w:r>
      <w:r>
        <w:rPr>
          <w:spacing w:val="-8"/>
        </w:rPr>
        <w:t xml:space="preserve"> </w:t>
      </w:r>
      <w:r>
        <w:rPr>
          <w:spacing w:val="-2"/>
        </w:rPr>
        <w:t>for</w:t>
      </w:r>
      <w:r>
        <w:rPr>
          <w:spacing w:val="-8"/>
        </w:rPr>
        <w:t xml:space="preserve"> </w:t>
      </w:r>
      <w:r>
        <w:rPr>
          <w:spacing w:val="-2"/>
        </w:rPr>
        <w:t>and</w:t>
      </w:r>
      <w:r>
        <w:rPr>
          <w:spacing w:val="-8"/>
        </w:rPr>
        <w:t xml:space="preserve"> </w:t>
      </w:r>
      <w:r>
        <w:rPr>
          <w:spacing w:val="-2"/>
        </w:rPr>
        <w:t>potentially</w:t>
      </w:r>
      <w:r>
        <w:rPr>
          <w:spacing w:val="-8"/>
        </w:rPr>
        <w:t xml:space="preserve"> </w:t>
      </w:r>
      <w:r>
        <w:rPr>
          <w:spacing w:val="-2"/>
        </w:rPr>
        <w:t>preventing</w:t>
      </w:r>
      <w:r>
        <w:rPr>
          <w:spacing w:val="-8"/>
        </w:rPr>
        <w:t xml:space="preserve"> </w:t>
      </w:r>
      <w:r>
        <w:rPr>
          <w:spacing w:val="-2"/>
        </w:rPr>
        <w:t>dangers</w:t>
      </w:r>
      <w:r>
        <w:rPr>
          <w:spacing w:val="-8"/>
        </w:rPr>
        <w:t xml:space="preserve"> </w:t>
      </w:r>
      <w:r>
        <w:rPr>
          <w:spacing w:val="-2"/>
        </w:rPr>
        <w:t>that</w:t>
      </w:r>
      <w:r>
        <w:rPr>
          <w:spacing w:val="-8"/>
        </w:rPr>
        <w:t xml:space="preserve"> </w:t>
      </w:r>
      <w:r>
        <w:rPr>
          <w:spacing w:val="-2"/>
        </w:rPr>
        <w:t>may</w:t>
      </w:r>
      <w:r>
        <w:rPr>
          <w:spacing w:val="-8"/>
        </w:rPr>
        <w:t xml:space="preserve"> </w:t>
      </w:r>
      <w:r>
        <w:rPr>
          <w:spacing w:val="-2"/>
        </w:rPr>
        <w:t>occur</w:t>
      </w:r>
      <w:r>
        <w:rPr>
          <w:spacing w:val="-8"/>
        </w:rPr>
        <w:t xml:space="preserve"> </w:t>
      </w:r>
      <w:r>
        <w:rPr>
          <w:spacing w:val="-2"/>
        </w:rPr>
        <w:t xml:space="preserve">during </w:t>
      </w:r>
      <w:r>
        <w:t>its course.</w:t>
      </w:r>
      <w:r>
        <w:rPr>
          <w:spacing w:val="40"/>
        </w:rPr>
        <w:t xml:space="preserve"> </w:t>
      </w:r>
      <w:r>
        <w:t>When such risks are not handled, they can endanger the progress of the project.</w:t>
      </w:r>
      <w:r>
        <w:rPr>
          <w:spacing w:val="40"/>
        </w:rPr>
        <w:t xml:space="preserve"> </w:t>
      </w:r>
      <w:r>
        <w:t>The risk management</w:t>
      </w:r>
      <w:r>
        <w:rPr>
          <w:spacing w:val="-13"/>
        </w:rPr>
        <w:t xml:space="preserve"> </w:t>
      </w:r>
      <w:r>
        <w:t>process</w:t>
      </w:r>
      <w:r>
        <w:rPr>
          <w:spacing w:val="-12"/>
        </w:rPr>
        <w:t xml:space="preserve"> </w:t>
      </w:r>
      <w:r>
        <w:t>consists</w:t>
      </w:r>
      <w:r>
        <w:rPr>
          <w:spacing w:val="-13"/>
        </w:rPr>
        <w:t xml:space="preserve"> </w:t>
      </w:r>
      <w:r>
        <w:t>of</w:t>
      </w:r>
      <w:r>
        <w:rPr>
          <w:spacing w:val="-12"/>
        </w:rPr>
        <w:t xml:space="preserve"> </w:t>
      </w:r>
      <w:r>
        <w:t>several</w:t>
      </w:r>
      <w:r>
        <w:rPr>
          <w:spacing w:val="-13"/>
        </w:rPr>
        <w:t xml:space="preserve"> </w:t>
      </w:r>
      <w:r>
        <w:t>steps</w:t>
      </w:r>
      <w:r>
        <w:rPr>
          <w:spacing w:val="-12"/>
        </w:rPr>
        <w:t xml:space="preserve"> </w:t>
      </w:r>
      <w:r>
        <w:t>Wikipedia</w:t>
      </w:r>
      <w:r>
        <w:rPr>
          <w:spacing w:val="-13"/>
        </w:rPr>
        <w:t xml:space="preserve"> </w:t>
      </w:r>
      <w:hyperlink w:anchor="_bookmark69" w:history="1">
        <w:r>
          <w:t>2025.</w:t>
        </w:r>
      </w:hyperlink>
      <w:r>
        <w:rPr>
          <w:spacing w:val="-5"/>
        </w:rPr>
        <w:t xml:space="preserve"> </w:t>
      </w:r>
      <w:r>
        <w:t>First,</w:t>
      </w:r>
      <w:r>
        <w:rPr>
          <w:spacing w:val="-13"/>
        </w:rPr>
        <w:t xml:space="preserve"> </w:t>
      </w:r>
      <w:r>
        <w:t>the</w:t>
      </w:r>
      <w:r>
        <w:rPr>
          <w:spacing w:val="-12"/>
        </w:rPr>
        <w:t xml:space="preserve"> </w:t>
      </w:r>
      <w:r>
        <w:t>risks</w:t>
      </w:r>
      <w:r>
        <w:rPr>
          <w:spacing w:val="-13"/>
        </w:rPr>
        <w:t xml:space="preserve"> </w:t>
      </w:r>
      <w:r>
        <w:t>are</w:t>
      </w:r>
      <w:r>
        <w:rPr>
          <w:spacing w:val="-12"/>
        </w:rPr>
        <w:t xml:space="preserve"> </w:t>
      </w:r>
      <w:r>
        <w:t>identified</w:t>
      </w:r>
      <w:r>
        <w:rPr>
          <w:spacing w:val="-13"/>
        </w:rPr>
        <w:t xml:space="preserve"> </w:t>
      </w:r>
      <w:r>
        <w:t>and</w:t>
      </w:r>
      <w:r>
        <w:rPr>
          <w:spacing w:val="-12"/>
        </w:rPr>
        <w:t xml:space="preserve"> </w:t>
      </w:r>
      <w:r>
        <w:t>classified as</w:t>
      </w:r>
      <w:r>
        <w:rPr>
          <w:spacing w:val="-6"/>
        </w:rPr>
        <w:t xml:space="preserve"> </w:t>
      </w:r>
      <w:r>
        <w:t>to</w:t>
      </w:r>
      <w:r>
        <w:rPr>
          <w:spacing w:val="-6"/>
        </w:rPr>
        <w:t xml:space="preserve"> </w:t>
      </w:r>
      <w:r>
        <w:t>their</w:t>
      </w:r>
      <w:r>
        <w:rPr>
          <w:spacing w:val="-6"/>
        </w:rPr>
        <w:t xml:space="preserve"> </w:t>
      </w:r>
      <w:r>
        <w:t>nature. Next,</w:t>
      </w:r>
      <w:r>
        <w:rPr>
          <w:spacing w:val="-4"/>
        </w:rPr>
        <w:t xml:space="preserve"> </w:t>
      </w:r>
      <w:r>
        <w:t>they</w:t>
      </w:r>
      <w:r>
        <w:rPr>
          <w:spacing w:val="-6"/>
        </w:rPr>
        <w:t xml:space="preserve"> </w:t>
      </w:r>
      <w:r>
        <w:t>are</w:t>
      </w:r>
      <w:r>
        <w:rPr>
          <w:spacing w:val="-6"/>
        </w:rPr>
        <w:t xml:space="preserve"> </w:t>
      </w:r>
      <w:r>
        <w:t>weighted</w:t>
      </w:r>
      <w:r>
        <w:rPr>
          <w:spacing w:val="-6"/>
        </w:rPr>
        <w:t xml:space="preserve"> </w:t>
      </w:r>
      <w:r>
        <w:t>according</w:t>
      </w:r>
      <w:r>
        <w:rPr>
          <w:spacing w:val="-6"/>
        </w:rPr>
        <w:t xml:space="preserve"> </w:t>
      </w:r>
      <w:r>
        <w:t>to</w:t>
      </w:r>
      <w:r>
        <w:rPr>
          <w:spacing w:val="-6"/>
        </w:rPr>
        <w:t xml:space="preserve"> </w:t>
      </w:r>
      <w:r>
        <w:t>how</w:t>
      </w:r>
      <w:r>
        <w:rPr>
          <w:spacing w:val="-6"/>
        </w:rPr>
        <w:t xml:space="preserve"> </w:t>
      </w:r>
      <w:r>
        <w:t>they</w:t>
      </w:r>
      <w:r>
        <w:rPr>
          <w:spacing w:val="-6"/>
        </w:rPr>
        <w:t xml:space="preserve"> </w:t>
      </w:r>
      <w:r>
        <w:t>might</w:t>
      </w:r>
      <w:r>
        <w:rPr>
          <w:spacing w:val="-6"/>
        </w:rPr>
        <w:t xml:space="preserve"> </w:t>
      </w:r>
      <w:r>
        <w:t>impact</w:t>
      </w:r>
      <w:r>
        <w:rPr>
          <w:spacing w:val="-6"/>
        </w:rPr>
        <w:t xml:space="preserve"> </w:t>
      </w:r>
      <w:r>
        <w:t>this</w:t>
      </w:r>
      <w:r>
        <w:rPr>
          <w:spacing w:val="-6"/>
        </w:rPr>
        <w:t xml:space="preserve"> </w:t>
      </w:r>
      <w:r>
        <w:t>project;</w:t>
      </w:r>
      <w:r>
        <w:rPr>
          <w:spacing w:val="-4"/>
        </w:rPr>
        <w:t xml:space="preserve"> </w:t>
      </w:r>
      <w:r>
        <w:t>this</w:t>
      </w:r>
      <w:r>
        <w:rPr>
          <w:spacing w:val="-6"/>
        </w:rPr>
        <w:t xml:space="preserve"> </w:t>
      </w:r>
      <w:r>
        <w:t>includes a</w:t>
      </w:r>
      <w:r>
        <w:rPr>
          <w:spacing w:val="-3"/>
        </w:rPr>
        <w:t xml:space="preserve"> </w:t>
      </w:r>
      <w:r>
        <w:t>consideration</w:t>
      </w:r>
      <w:r>
        <w:rPr>
          <w:spacing w:val="-3"/>
        </w:rPr>
        <w:t xml:space="preserve"> </w:t>
      </w:r>
      <w:r>
        <w:t>of</w:t>
      </w:r>
      <w:r>
        <w:rPr>
          <w:spacing w:val="-3"/>
        </w:rPr>
        <w:t xml:space="preserve"> </w:t>
      </w:r>
      <w:r>
        <w:t>the</w:t>
      </w:r>
      <w:r>
        <w:rPr>
          <w:spacing w:val="-3"/>
        </w:rPr>
        <w:t xml:space="preserve"> </w:t>
      </w:r>
      <w:r>
        <w:t>probability</w:t>
      </w:r>
      <w:r>
        <w:rPr>
          <w:spacing w:val="-3"/>
        </w:rPr>
        <w:t xml:space="preserve"> </w:t>
      </w:r>
      <w:r>
        <w:t>that</w:t>
      </w:r>
      <w:r>
        <w:rPr>
          <w:spacing w:val="-3"/>
        </w:rPr>
        <w:t xml:space="preserve"> </w:t>
      </w:r>
      <w:r>
        <w:t>the</w:t>
      </w:r>
      <w:r>
        <w:rPr>
          <w:spacing w:val="-3"/>
        </w:rPr>
        <w:t xml:space="preserve"> </w:t>
      </w:r>
      <w:r>
        <w:t>risks</w:t>
      </w:r>
      <w:r>
        <w:rPr>
          <w:spacing w:val="-3"/>
        </w:rPr>
        <w:t xml:space="preserve"> </w:t>
      </w:r>
      <w:r>
        <w:t>may</w:t>
      </w:r>
      <w:r>
        <w:rPr>
          <w:spacing w:val="-3"/>
        </w:rPr>
        <w:t xml:space="preserve"> </w:t>
      </w:r>
      <w:r>
        <w:t>arise,</w:t>
      </w:r>
      <w:r>
        <w:rPr>
          <w:spacing w:val="-1"/>
        </w:rPr>
        <w:t xml:space="preserve"> </w:t>
      </w:r>
      <w:r>
        <w:t>and</w:t>
      </w:r>
      <w:r>
        <w:rPr>
          <w:spacing w:val="-3"/>
        </w:rPr>
        <w:t xml:space="preserve"> </w:t>
      </w:r>
      <w:r>
        <w:t>the</w:t>
      </w:r>
      <w:r>
        <w:rPr>
          <w:spacing w:val="-3"/>
        </w:rPr>
        <w:t xml:space="preserve"> </w:t>
      </w:r>
      <w:r>
        <w:t>level</w:t>
      </w:r>
      <w:r>
        <w:rPr>
          <w:spacing w:val="-3"/>
        </w:rPr>
        <w:t xml:space="preserve"> </w:t>
      </w:r>
      <w:r>
        <w:t>of</w:t>
      </w:r>
      <w:r>
        <w:rPr>
          <w:spacing w:val="-3"/>
        </w:rPr>
        <w:t xml:space="preserve"> </w:t>
      </w:r>
      <w:r>
        <w:t>damage</w:t>
      </w:r>
      <w:r>
        <w:rPr>
          <w:spacing w:val="-3"/>
        </w:rPr>
        <w:t xml:space="preserve"> </w:t>
      </w:r>
      <w:r>
        <w:t>that</w:t>
      </w:r>
      <w:r>
        <w:rPr>
          <w:spacing w:val="-3"/>
        </w:rPr>
        <w:t xml:space="preserve"> </w:t>
      </w:r>
      <w:r>
        <w:t>may</w:t>
      </w:r>
      <w:r>
        <w:rPr>
          <w:spacing w:val="-3"/>
        </w:rPr>
        <w:t xml:space="preserve"> </w:t>
      </w:r>
      <w:r>
        <w:t>occur.</w:t>
      </w:r>
      <w:r>
        <w:rPr>
          <w:spacing w:val="17"/>
        </w:rPr>
        <w:t xml:space="preserve"> </w:t>
      </w:r>
      <w:r>
        <w:t>After this,</w:t>
      </w:r>
      <w:r>
        <w:rPr>
          <w:spacing w:val="-6"/>
        </w:rPr>
        <w:t xml:space="preserve"> </w:t>
      </w:r>
      <w:r>
        <w:t>the</w:t>
      </w:r>
      <w:r>
        <w:rPr>
          <w:spacing w:val="-7"/>
        </w:rPr>
        <w:t xml:space="preserve"> </w:t>
      </w:r>
      <w:r>
        <w:t>specific</w:t>
      </w:r>
      <w:r>
        <w:rPr>
          <w:spacing w:val="-7"/>
        </w:rPr>
        <w:t xml:space="preserve"> </w:t>
      </w:r>
      <w:r>
        <w:t>handling</w:t>
      </w:r>
      <w:r>
        <w:rPr>
          <w:spacing w:val="-7"/>
        </w:rPr>
        <w:t xml:space="preserve"> </w:t>
      </w:r>
      <w:r>
        <w:t>of</w:t>
      </w:r>
      <w:r>
        <w:rPr>
          <w:spacing w:val="-7"/>
        </w:rPr>
        <w:t xml:space="preserve"> </w:t>
      </w:r>
      <w:r>
        <w:t>each</w:t>
      </w:r>
      <w:r>
        <w:rPr>
          <w:spacing w:val="-7"/>
        </w:rPr>
        <w:t xml:space="preserve"> </w:t>
      </w:r>
      <w:r>
        <w:t>risk</w:t>
      </w:r>
      <w:r>
        <w:rPr>
          <w:spacing w:val="-7"/>
        </w:rPr>
        <w:t xml:space="preserve"> </w:t>
      </w:r>
      <w:r>
        <w:t>is</w:t>
      </w:r>
      <w:r>
        <w:rPr>
          <w:spacing w:val="-7"/>
        </w:rPr>
        <w:t xml:space="preserve"> </w:t>
      </w:r>
      <w:r>
        <w:t>defined;</w:t>
      </w:r>
      <w:r>
        <w:rPr>
          <w:spacing w:val="-6"/>
        </w:rPr>
        <w:t xml:space="preserve"> </w:t>
      </w:r>
      <w:r>
        <w:t>these</w:t>
      </w:r>
      <w:r>
        <w:rPr>
          <w:spacing w:val="-7"/>
        </w:rPr>
        <w:t xml:space="preserve"> </w:t>
      </w:r>
      <w:r>
        <w:t>are</w:t>
      </w:r>
      <w:r>
        <w:rPr>
          <w:spacing w:val="-7"/>
        </w:rPr>
        <w:t xml:space="preserve"> </w:t>
      </w:r>
      <w:r>
        <w:t>the</w:t>
      </w:r>
      <w:r>
        <w:rPr>
          <w:spacing w:val="-7"/>
        </w:rPr>
        <w:t xml:space="preserve"> </w:t>
      </w:r>
      <w:r>
        <w:t>concrete</w:t>
      </w:r>
      <w:r>
        <w:rPr>
          <w:spacing w:val="-7"/>
        </w:rPr>
        <w:t xml:space="preserve"> </w:t>
      </w:r>
      <w:r>
        <w:t>measures</w:t>
      </w:r>
      <w:r>
        <w:rPr>
          <w:spacing w:val="-7"/>
        </w:rPr>
        <w:t xml:space="preserve"> </w:t>
      </w:r>
      <w:r>
        <w:t>that</w:t>
      </w:r>
      <w:r>
        <w:rPr>
          <w:spacing w:val="-7"/>
        </w:rPr>
        <w:t xml:space="preserve"> </w:t>
      </w:r>
      <w:r>
        <w:t>are</w:t>
      </w:r>
      <w:r>
        <w:rPr>
          <w:spacing w:val="-7"/>
        </w:rPr>
        <w:t xml:space="preserve"> </w:t>
      </w:r>
      <w:r>
        <w:t>taken</w:t>
      </w:r>
      <w:r>
        <w:rPr>
          <w:spacing w:val="-7"/>
        </w:rPr>
        <w:t xml:space="preserve"> </w:t>
      </w:r>
      <w:r>
        <w:t>to</w:t>
      </w:r>
      <w:r>
        <w:rPr>
          <w:spacing w:val="-7"/>
        </w:rPr>
        <w:t xml:space="preserve"> </w:t>
      </w:r>
      <w:r>
        <w:t>lower how</w:t>
      </w:r>
      <w:r>
        <w:rPr>
          <w:spacing w:val="-10"/>
        </w:rPr>
        <w:t xml:space="preserve"> </w:t>
      </w:r>
      <w:r>
        <w:t>the</w:t>
      </w:r>
      <w:r>
        <w:rPr>
          <w:spacing w:val="-11"/>
        </w:rPr>
        <w:t xml:space="preserve"> </w:t>
      </w:r>
      <w:r>
        <w:t>risk</w:t>
      </w:r>
      <w:r>
        <w:rPr>
          <w:spacing w:val="-10"/>
        </w:rPr>
        <w:t xml:space="preserve"> </w:t>
      </w:r>
      <w:r>
        <w:t>may</w:t>
      </w:r>
      <w:r>
        <w:rPr>
          <w:spacing w:val="-10"/>
        </w:rPr>
        <w:t xml:space="preserve"> </w:t>
      </w:r>
      <w:r>
        <w:t>impact</w:t>
      </w:r>
      <w:r>
        <w:rPr>
          <w:spacing w:val="-10"/>
        </w:rPr>
        <w:t xml:space="preserve"> </w:t>
      </w:r>
      <w:r>
        <w:t>the</w:t>
      </w:r>
      <w:r>
        <w:rPr>
          <w:spacing w:val="-11"/>
        </w:rPr>
        <w:t xml:space="preserve"> </w:t>
      </w:r>
      <w:r>
        <w:t>project.</w:t>
      </w:r>
      <w:r>
        <w:rPr>
          <w:spacing w:val="-4"/>
        </w:rPr>
        <w:t xml:space="preserve"> </w:t>
      </w:r>
      <w:r>
        <w:t>Finally,</w:t>
      </w:r>
      <w:r>
        <w:rPr>
          <w:spacing w:val="-10"/>
        </w:rPr>
        <w:t xml:space="preserve"> </w:t>
      </w:r>
      <w:r>
        <w:t>ongoing</w:t>
      </w:r>
      <w:r>
        <w:rPr>
          <w:spacing w:val="-10"/>
        </w:rPr>
        <w:t xml:space="preserve"> </w:t>
      </w:r>
      <w:r>
        <w:t>monitoring</w:t>
      </w:r>
      <w:r>
        <w:rPr>
          <w:spacing w:val="-10"/>
        </w:rPr>
        <w:t xml:space="preserve"> </w:t>
      </w:r>
      <w:r>
        <w:t>and</w:t>
      </w:r>
      <w:r>
        <w:rPr>
          <w:spacing w:val="-10"/>
        </w:rPr>
        <w:t xml:space="preserve"> </w:t>
      </w:r>
      <w:r>
        <w:t>review</w:t>
      </w:r>
      <w:r>
        <w:rPr>
          <w:spacing w:val="-11"/>
        </w:rPr>
        <w:t xml:space="preserve"> </w:t>
      </w:r>
      <w:r>
        <w:t>of</w:t>
      </w:r>
      <w:r>
        <w:rPr>
          <w:spacing w:val="-10"/>
        </w:rPr>
        <w:t xml:space="preserve"> </w:t>
      </w:r>
      <w:r>
        <w:t>the</w:t>
      </w:r>
      <w:r>
        <w:rPr>
          <w:spacing w:val="-10"/>
        </w:rPr>
        <w:t xml:space="preserve"> </w:t>
      </w:r>
      <w:r>
        <w:t>risks</w:t>
      </w:r>
      <w:r>
        <w:rPr>
          <w:spacing w:val="-10"/>
        </w:rPr>
        <w:t xml:space="preserve"> </w:t>
      </w:r>
      <w:r>
        <w:t>is</w:t>
      </w:r>
      <w:r>
        <w:rPr>
          <w:spacing w:val="-11"/>
        </w:rPr>
        <w:t xml:space="preserve"> </w:t>
      </w:r>
      <w:r>
        <w:t>carried</w:t>
      </w:r>
      <w:r>
        <w:rPr>
          <w:spacing w:val="-10"/>
        </w:rPr>
        <w:t xml:space="preserve"> </w:t>
      </w:r>
      <w:r>
        <w:t>out</w:t>
      </w:r>
      <w:r>
        <w:rPr>
          <w:spacing w:val="-10"/>
        </w:rPr>
        <w:t xml:space="preserve"> </w:t>
      </w:r>
      <w:r>
        <w:t>on a regular basis throughout the project.</w:t>
      </w:r>
    </w:p>
    <w:p w14:paraId="6FCCC84F" w14:textId="77777777" w:rsidR="000900B5" w:rsidRDefault="000900B5">
      <w:pPr>
        <w:pStyle w:val="BodyText"/>
        <w:spacing w:before="11"/>
      </w:pPr>
    </w:p>
    <w:p w14:paraId="6FCCC850" w14:textId="597379F0" w:rsidR="000900B5" w:rsidRDefault="00000000">
      <w:pPr>
        <w:pStyle w:val="Heading3"/>
        <w:jc w:val="both"/>
        <w:rPr>
          <w:b w:val="0"/>
        </w:rPr>
      </w:pPr>
      <w:r>
        <w:rPr>
          <w:b w:val="0"/>
          <w:color w:val="687D91"/>
          <w:w w:val="80"/>
        </w:rPr>
        <w:t>Risk</w:t>
      </w:r>
      <w:r>
        <w:rPr>
          <w:b w:val="0"/>
          <w:color w:val="687D91"/>
          <w:spacing w:val="10"/>
        </w:rPr>
        <w:t xml:space="preserve"> </w:t>
      </w:r>
      <w:del w:id="59" w:author="Ritley Kenneth" w:date="2025-12-11T15:30:00Z" w16du:dateUtc="2025-12-11T14:30:00Z">
        <w:r w:rsidDel="005C0D28">
          <w:rPr>
            <w:b w:val="0"/>
            <w:color w:val="687D91"/>
            <w:w w:val="80"/>
          </w:rPr>
          <w:delText>Identification</w:delText>
        </w:r>
        <w:r w:rsidDel="005C0D28">
          <w:rPr>
            <w:b w:val="0"/>
            <w:color w:val="687D91"/>
            <w:spacing w:val="10"/>
          </w:rPr>
          <w:delText xml:space="preserve"> </w:delText>
        </w:r>
      </w:del>
      <w:ins w:id="60" w:author="Ritley Kenneth" w:date="2025-12-11T15:30:00Z" w16du:dateUtc="2025-12-11T14:30:00Z">
        <w:r w:rsidR="005C0D28">
          <w:rPr>
            <w:b w:val="0"/>
            <w:color w:val="687D91"/>
            <w:w w:val="80"/>
          </w:rPr>
          <w:t>i</w:t>
        </w:r>
        <w:r w:rsidR="005C0D28">
          <w:rPr>
            <w:b w:val="0"/>
            <w:color w:val="687D91"/>
            <w:w w:val="80"/>
          </w:rPr>
          <w:t>dentification</w:t>
        </w:r>
        <w:r w:rsidR="005C0D28">
          <w:rPr>
            <w:b w:val="0"/>
            <w:color w:val="687D91"/>
            <w:spacing w:val="10"/>
          </w:rPr>
          <w:t xml:space="preserve"> </w:t>
        </w:r>
      </w:ins>
      <w:r>
        <w:rPr>
          <w:b w:val="0"/>
          <w:color w:val="687D91"/>
          <w:w w:val="80"/>
        </w:rPr>
        <w:t>and</w:t>
      </w:r>
      <w:r>
        <w:rPr>
          <w:b w:val="0"/>
          <w:color w:val="687D91"/>
          <w:spacing w:val="10"/>
        </w:rPr>
        <w:t xml:space="preserve"> </w:t>
      </w:r>
      <w:del w:id="61" w:author="Ritley Kenneth" w:date="2025-12-11T15:30:00Z" w16du:dateUtc="2025-12-11T14:30:00Z">
        <w:r w:rsidDel="005C0D28">
          <w:rPr>
            <w:b w:val="0"/>
            <w:color w:val="687D91"/>
            <w:spacing w:val="-2"/>
            <w:w w:val="80"/>
          </w:rPr>
          <w:delText>Classification</w:delText>
        </w:r>
      </w:del>
      <w:ins w:id="62" w:author="Ritley Kenneth" w:date="2025-12-11T15:30:00Z" w16du:dateUtc="2025-12-11T14:30:00Z">
        <w:r w:rsidR="005C0D28">
          <w:rPr>
            <w:b w:val="0"/>
            <w:color w:val="687D91"/>
            <w:spacing w:val="-2"/>
            <w:w w:val="80"/>
          </w:rPr>
          <w:t>c</w:t>
        </w:r>
        <w:r w:rsidR="005C0D28">
          <w:rPr>
            <w:b w:val="0"/>
            <w:color w:val="687D91"/>
            <w:spacing w:val="-2"/>
            <w:w w:val="80"/>
          </w:rPr>
          <w:t>lassification</w:t>
        </w:r>
      </w:ins>
    </w:p>
    <w:p w14:paraId="6FCCC851" w14:textId="77777777" w:rsidR="000900B5" w:rsidRDefault="00000000">
      <w:pPr>
        <w:pStyle w:val="BodyText"/>
        <w:spacing w:before="157" w:line="216" w:lineRule="auto"/>
        <w:ind w:left="142" w:right="848"/>
        <w:jc w:val="both"/>
      </w:pPr>
      <w:r>
        <w:t>The</w:t>
      </w:r>
      <w:r>
        <w:rPr>
          <w:spacing w:val="-6"/>
        </w:rPr>
        <w:t xml:space="preserve"> </w:t>
      </w:r>
      <w:r>
        <w:t>identification</w:t>
      </w:r>
      <w:r>
        <w:rPr>
          <w:spacing w:val="-5"/>
        </w:rPr>
        <w:t xml:space="preserve"> </w:t>
      </w:r>
      <w:r>
        <w:t>of</w:t>
      </w:r>
      <w:r>
        <w:rPr>
          <w:spacing w:val="-6"/>
        </w:rPr>
        <w:t xml:space="preserve"> </w:t>
      </w:r>
      <w:r>
        <w:t>risks</w:t>
      </w:r>
      <w:r>
        <w:rPr>
          <w:spacing w:val="-5"/>
        </w:rPr>
        <w:t xml:space="preserve"> </w:t>
      </w:r>
      <w:r>
        <w:t>has</w:t>
      </w:r>
      <w:r>
        <w:rPr>
          <w:spacing w:val="-6"/>
        </w:rPr>
        <w:t xml:space="preserve"> </w:t>
      </w:r>
      <w:r>
        <w:t>been</w:t>
      </w:r>
      <w:r>
        <w:rPr>
          <w:spacing w:val="-5"/>
        </w:rPr>
        <w:t xml:space="preserve"> </w:t>
      </w:r>
      <w:r>
        <w:t>carried</w:t>
      </w:r>
      <w:r>
        <w:rPr>
          <w:spacing w:val="-6"/>
        </w:rPr>
        <w:t xml:space="preserve"> </w:t>
      </w:r>
      <w:r>
        <w:t>out</w:t>
      </w:r>
      <w:r>
        <w:rPr>
          <w:spacing w:val="-6"/>
        </w:rPr>
        <w:t xml:space="preserve"> </w:t>
      </w:r>
      <w:r>
        <w:t>for</w:t>
      </w:r>
      <w:r>
        <w:rPr>
          <w:spacing w:val="-5"/>
        </w:rPr>
        <w:t xml:space="preserve"> </w:t>
      </w:r>
      <w:r>
        <w:t>this</w:t>
      </w:r>
      <w:r>
        <w:rPr>
          <w:spacing w:val="-6"/>
        </w:rPr>
        <w:t xml:space="preserve"> </w:t>
      </w:r>
      <w:r>
        <w:t>project,</w:t>
      </w:r>
      <w:r>
        <w:rPr>
          <w:spacing w:val="-4"/>
        </w:rPr>
        <w:t xml:space="preserve"> </w:t>
      </w:r>
      <w:r>
        <w:t>following</w:t>
      </w:r>
      <w:r>
        <w:rPr>
          <w:spacing w:val="-6"/>
        </w:rPr>
        <w:t xml:space="preserve"> </w:t>
      </w:r>
      <w:r>
        <w:t>an</w:t>
      </w:r>
      <w:r>
        <w:rPr>
          <w:spacing w:val="-5"/>
        </w:rPr>
        <w:t xml:space="preserve"> </w:t>
      </w:r>
      <w:r>
        <w:t>extensive</w:t>
      </w:r>
      <w:r>
        <w:rPr>
          <w:spacing w:val="-6"/>
        </w:rPr>
        <w:t xml:space="preserve"> </w:t>
      </w:r>
      <w:r>
        <w:t>brainstorming</w:t>
      </w:r>
      <w:r>
        <w:rPr>
          <w:spacing w:val="-5"/>
        </w:rPr>
        <w:t xml:space="preserve"> </w:t>
      </w:r>
      <w:r>
        <w:t>ap-</w:t>
      </w:r>
      <w:proofErr w:type="spellStart"/>
      <w:r>
        <w:t>proach</w:t>
      </w:r>
      <w:proofErr w:type="spellEnd"/>
      <w:r>
        <w:t>. Each</w:t>
      </w:r>
      <w:r>
        <w:rPr>
          <w:spacing w:val="-6"/>
        </w:rPr>
        <w:t xml:space="preserve"> </w:t>
      </w:r>
      <w:r>
        <w:t>risk</w:t>
      </w:r>
      <w:r>
        <w:rPr>
          <w:spacing w:val="-6"/>
        </w:rPr>
        <w:t xml:space="preserve"> </w:t>
      </w:r>
      <w:r>
        <w:t>has</w:t>
      </w:r>
      <w:r>
        <w:rPr>
          <w:spacing w:val="-6"/>
        </w:rPr>
        <w:t xml:space="preserve"> </w:t>
      </w:r>
      <w:r>
        <w:t>been</w:t>
      </w:r>
      <w:r>
        <w:rPr>
          <w:spacing w:val="-6"/>
        </w:rPr>
        <w:t xml:space="preserve"> </w:t>
      </w:r>
      <w:r>
        <w:t>grouped</w:t>
      </w:r>
      <w:r>
        <w:rPr>
          <w:spacing w:val="-6"/>
        </w:rPr>
        <w:t xml:space="preserve"> </w:t>
      </w:r>
      <w:r>
        <w:t>into</w:t>
      </w:r>
      <w:r>
        <w:rPr>
          <w:spacing w:val="-6"/>
        </w:rPr>
        <w:t xml:space="preserve"> </w:t>
      </w:r>
      <w:r>
        <w:t>a</w:t>
      </w:r>
      <w:r>
        <w:rPr>
          <w:spacing w:val="-6"/>
        </w:rPr>
        <w:t xml:space="preserve"> </w:t>
      </w:r>
      <w:r>
        <w:t>category</w:t>
      </w:r>
      <w:r>
        <w:rPr>
          <w:spacing w:val="-6"/>
        </w:rPr>
        <w:t xml:space="preserve"> </w:t>
      </w:r>
      <w:r>
        <w:t>(e.g. goal,</w:t>
      </w:r>
      <w:r>
        <w:rPr>
          <w:spacing w:val="-5"/>
        </w:rPr>
        <w:t xml:space="preserve"> </w:t>
      </w:r>
      <w:r>
        <w:t>time</w:t>
      </w:r>
      <w:r>
        <w:rPr>
          <w:spacing w:val="-6"/>
        </w:rPr>
        <w:t xml:space="preserve"> </w:t>
      </w:r>
      <w:r>
        <w:t>and</w:t>
      </w:r>
      <w:r>
        <w:rPr>
          <w:spacing w:val="-6"/>
        </w:rPr>
        <w:t xml:space="preserve"> </w:t>
      </w:r>
      <w:r>
        <w:t>organization,</w:t>
      </w:r>
      <w:r>
        <w:rPr>
          <w:spacing w:val="-5"/>
        </w:rPr>
        <w:t xml:space="preserve"> </w:t>
      </w:r>
      <w:r>
        <w:t>etc.),</w:t>
      </w:r>
      <w:r>
        <w:rPr>
          <w:spacing w:val="-5"/>
        </w:rPr>
        <w:t xml:space="preserve"> </w:t>
      </w:r>
      <w:r>
        <w:t>and</w:t>
      </w:r>
      <w:r>
        <w:rPr>
          <w:spacing w:val="-6"/>
        </w:rPr>
        <w:t xml:space="preserve"> </w:t>
      </w:r>
      <w:r>
        <w:t>each</w:t>
      </w:r>
      <w:r>
        <w:rPr>
          <w:spacing w:val="-6"/>
        </w:rPr>
        <w:t xml:space="preserve"> </w:t>
      </w:r>
      <w:r>
        <w:t>risk has</w:t>
      </w:r>
      <w:r>
        <w:rPr>
          <w:spacing w:val="-2"/>
        </w:rPr>
        <w:t xml:space="preserve"> </w:t>
      </w:r>
      <w:r>
        <w:t>been</w:t>
      </w:r>
      <w:r>
        <w:rPr>
          <w:spacing w:val="-2"/>
        </w:rPr>
        <w:t xml:space="preserve"> </w:t>
      </w:r>
      <w:r>
        <w:t>classified</w:t>
      </w:r>
      <w:r>
        <w:rPr>
          <w:spacing w:val="-2"/>
        </w:rPr>
        <w:t xml:space="preserve"> </w:t>
      </w:r>
      <w:r>
        <w:t>according</w:t>
      </w:r>
      <w:r>
        <w:rPr>
          <w:spacing w:val="-2"/>
        </w:rPr>
        <w:t xml:space="preserve"> </w:t>
      </w:r>
      <w:r>
        <w:t>to</w:t>
      </w:r>
      <w:r>
        <w:rPr>
          <w:spacing w:val="-2"/>
        </w:rPr>
        <w:t xml:space="preserve"> </w:t>
      </w:r>
      <w:r>
        <w:t>the</w:t>
      </w:r>
      <w:r>
        <w:rPr>
          <w:spacing w:val="-2"/>
        </w:rPr>
        <w:t xml:space="preserve"> </w:t>
      </w:r>
      <w:r>
        <w:t>likelihood</w:t>
      </w:r>
      <w:r>
        <w:rPr>
          <w:spacing w:val="-2"/>
        </w:rPr>
        <w:t xml:space="preserve"> </w:t>
      </w:r>
      <w:r>
        <w:t>of</w:t>
      </w:r>
      <w:r>
        <w:rPr>
          <w:spacing w:val="-2"/>
        </w:rPr>
        <w:t xml:space="preserve"> </w:t>
      </w:r>
      <w:r>
        <w:t>is</w:t>
      </w:r>
      <w:r>
        <w:rPr>
          <w:spacing w:val="-2"/>
        </w:rPr>
        <w:t xml:space="preserve"> </w:t>
      </w:r>
      <w:proofErr w:type="spellStart"/>
      <w:r>
        <w:t>occurance</w:t>
      </w:r>
      <w:proofErr w:type="spellEnd"/>
      <w:r>
        <w:rPr>
          <w:spacing w:val="-2"/>
        </w:rPr>
        <w:t xml:space="preserve"> </w:t>
      </w:r>
      <w:r>
        <w:t>and</w:t>
      </w:r>
      <w:r>
        <w:rPr>
          <w:spacing w:val="-2"/>
        </w:rPr>
        <w:t xml:space="preserve"> </w:t>
      </w:r>
      <w:r>
        <w:t>severity</w:t>
      </w:r>
      <w:r>
        <w:rPr>
          <w:spacing w:val="-2"/>
        </w:rPr>
        <w:t xml:space="preserve"> </w:t>
      </w:r>
      <w:r>
        <w:t>it</w:t>
      </w:r>
      <w:r>
        <w:rPr>
          <w:spacing w:val="-2"/>
        </w:rPr>
        <w:t xml:space="preserve"> </w:t>
      </w:r>
      <w:r>
        <w:t>would</w:t>
      </w:r>
      <w:r>
        <w:rPr>
          <w:spacing w:val="-2"/>
        </w:rPr>
        <w:t xml:space="preserve"> </w:t>
      </w:r>
      <w:r>
        <w:t>cause</w:t>
      </w:r>
      <w:r>
        <w:rPr>
          <w:spacing w:val="-2"/>
        </w:rPr>
        <w:t xml:space="preserve"> </w:t>
      </w:r>
      <w:r>
        <w:t>to</w:t>
      </w:r>
      <w:r>
        <w:rPr>
          <w:spacing w:val="-2"/>
        </w:rPr>
        <w:t xml:space="preserve"> </w:t>
      </w:r>
      <w:r>
        <w:t>the</w:t>
      </w:r>
      <w:r>
        <w:rPr>
          <w:spacing w:val="-2"/>
        </w:rPr>
        <w:t xml:space="preserve"> </w:t>
      </w:r>
      <w:r>
        <w:t>project. Both</w:t>
      </w:r>
      <w:r>
        <w:rPr>
          <w:spacing w:val="-13"/>
        </w:rPr>
        <w:t xml:space="preserve"> </w:t>
      </w:r>
      <w:r>
        <w:t>criteria</w:t>
      </w:r>
      <w:r>
        <w:rPr>
          <w:spacing w:val="-13"/>
        </w:rPr>
        <w:t xml:space="preserve"> </w:t>
      </w:r>
      <w:r>
        <w:t>are</w:t>
      </w:r>
      <w:r>
        <w:rPr>
          <w:spacing w:val="-13"/>
        </w:rPr>
        <w:t xml:space="preserve"> </w:t>
      </w:r>
      <w:r>
        <w:t>evaluated</w:t>
      </w:r>
      <w:r>
        <w:rPr>
          <w:spacing w:val="-13"/>
        </w:rPr>
        <w:t xml:space="preserve"> </w:t>
      </w:r>
      <w:r>
        <w:t>based</w:t>
      </w:r>
      <w:r>
        <w:rPr>
          <w:spacing w:val="-13"/>
        </w:rPr>
        <w:t xml:space="preserve"> </w:t>
      </w:r>
      <w:r>
        <w:t>on</w:t>
      </w:r>
      <w:r>
        <w:rPr>
          <w:spacing w:val="-12"/>
        </w:rPr>
        <w:t xml:space="preserve"> </w:t>
      </w:r>
      <w:r>
        <w:t>the</w:t>
      </w:r>
      <w:r>
        <w:rPr>
          <w:spacing w:val="-13"/>
        </w:rPr>
        <w:t xml:space="preserve"> </w:t>
      </w:r>
      <w:r>
        <w:t>project</w:t>
      </w:r>
      <w:r>
        <w:rPr>
          <w:spacing w:val="-13"/>
        </w:rPr>
        <w:t xml:space="preserve"> </w:t>
      </w:r>
      <w:r>
        <w:t>team’s</w:t>
      </w:r>
      <w:r>
        <w:rPr>
          <w:spacing w:val="-13"/>
        </w:rPr>
        <w:t xml:space="preserve"> </w:t>
      </w:r>
      <w:hyperlink w:anchor="_bookmark0" w:history="1">
        <w:r>
          <w:t>risk</w:t>
        </w:r>
        <w:r>
          <w:rPr>
            <w:spacing w:val="-13"/>
          </w:rPr>
          <w:t xml:space="preserve"> </w:t>
        </w:r>
        <w:r>
          <w:t>appetite</w:t>
        </w:r>
      </w:hyperlink>
      <w:r>
        <w:rPr>
          <w:spacing w:val="-12"/>
        </w:rPr>
        <w:t xml:space="preserve"> </w:t>
      </w:r>
      <w:r>
        <w:t>and</w:t>
      </w:r>
      <w:r>
        <w:rPr>
          <w:spacing w:val="-13"/>
        </w:rPr>
        <w:t xml:space="preserve"> </w:t>
      </w:r>
      <w:r>
        <w:t>ranked</w:t>
      </w:r>
      <w:r>
        <w:rPr>
          <w:spacing w:val="-13"/>
        </w:rPr>
        <w:t xml:space="preserve"> </w:t>
      </w:r>
      <w:r>
        <w:t>according</w:t>
      </w:r>
      <w:r>
        <w:rPr>
          <w:spacing w:val="-13"/>
        </w:rPr>
        <w:t xml:space="preserve"> </w:t>
      </w:r>
      <w:r>
        <w:t>to</w:t>
      </w:r>
      <w:r>
        <w:rPr>
          <w:spacing w:val="-13"/>
        </w:rPr>
        <w:t xml:space="preserve"> </w:t>
      </w:r>
      <w:r>
        <w:t>the</w:t>
      </w:r>
      <w:r>
        <w:rPr>
          <w:spacing w:val="-13"/>
        </w:rPr>
        <w:t xml:space="preserve"> </w:t>
      </w:r>
      <w:r>
        <w:t xml:space="preserve">following </w:t>
      </w:r>
      <w:r>
        <w:rPr>
          <w:spacing w:val="-2"/>
        </w:rPr>
        <w:t>definitions.</w:t>
      </w:r>
    </w:p>
    <w:p w14:paraId="6FCCC852" w14:textId="77777777" w:rsidR="000900B5" w:rsidRDefault="00000000">
      <w:pPr>
        <w:pStyle w:val="BodyText"/>
        <w:spacing w:before="206"/>
        <w:ind w:left="409"/>
      </w:pPr>
      <w:r>
        <w:rPr>
          <w:rFonts w:ascii="Lucida Sans Unicode" w:hAnsi="Lucida Sans Unicode"/>
          <w:color w:val="FAC300"/>
          <w:position w:val="2"/>
        </w:rPr>
        <w:t>▶</w:t>
      </w:r>
      <w:r>
        <w:rPr>
          <w:rFonts w:ascii="Lucida Sans Unicode" w:hAnsi="Lucida Sans Unicode"/>
          <w:color w:val="FAC300"/>
          <w:spacing w:val="23"/>
          <w:position w:val="2"/>
        </w:rPr>
        <w:t xml:space="preserve"> </w:t>
      </w:r>
      <w:r>
        <w:rPr>
          <w:rFonts w:ascii="Palatino Linotype" w:hAnsi="Palatino Linotype"/>
          <w:b/>
        </w:rPr>
        <w:t>Likelihood:</w:t>
      </w:r>
      <w:r>
        <w:rPr>
          <w:rFonts w:ascii="Palatino Linotype" w:hAnsi="Palatino Linotype"/>
          <w:b/>
          <w:spacing w:val="-5"/>
        </w:rPr>
        <w:t xml:space="preserve"> </w:t>
      </w:r>
      <w:r>
        <w:t>What</w:t>
      </w:r>
      <w:r>
        <w:rPr>
          <w:spacing w:val="-8"/>
        </w:rPr>
        <w:t xml:space="preserve"> </w:t>
      </w:r>
      <w:r>
        <w:t>is</w:t>
      </w:r>
      <w:r>
        <w:rPr>
          <w:spacing w:val="-8"/>
        </w:rPr>
        <w:t xml:space="preserve"> </w:t>
      </w:r>
      <w:r>
        <w:t>the</w:t>
      </w:r>
      <w:r>
        <w:rPr>
          <w:spacing w:val="-9"/>
        </w:rPr>
        <w:t xml:space="preserve"> </w:t>
      </w:r>
      <w:r>
        <w:t>expected</w:t>
      </w:r>
      <w:r>
        <w:rPr>
          <w:spacing w:val="-8"/>
        </w:rPr>
        <w:t xml:space="preserve"> </w:t>
      </w:r>
      <w:r>
        <w:t>likelihood</w:t>
      </w:r>
      <w:r>
        <w:rPr>
          <w:spacing w:val="-8"/>
        </w:rPr>
        <w:t xml:space="preserve"> </w:t>
      </w:r>
      <w:r>
        <w:t>of</w:t>
      </w:r>
      <w:r>
        <w:rPr>
          <w:spacing w:val="-8"/>
        </w:rPr>
        <w:t xml:space="preserve"> </w:t>
      </w:r>
      <w:r>
        <w:t>a</w:t>
      </w:r>
      <w:r>
        <w:rPr>
          <w:spacing w:val="-9"/>
        </w:rPr>
        <w:t xml:space="preserve"> </w:t>
      </w:r>
      <w:r>
        <w:t>risk</w:t>
      </w:r>
      <w:r>
        <w:rPr>
          <w:spacing w:val="-8"/>
        </w:rPr>
        <w:t xml:space="preserve"> </w:t>
      </w:r>
      <w:r>
        <w:t>coming</w:t>
      </w:r>
      <w:r>
        <w:rPr>
          <w:spacing w:val="-8"/>
        </w:rPr>
        <w:t xml:space="preserve"> </w:t>
      </w:r>
      <w:r>
        <w:t>into</w:t>
      </w:r>
      <w:r>
        <w:rPr>
          <w:spacing w:val="-8"/>
        </w:rPr>
        <w:t xml:space="preserve"> </w:t>
      </w:r>
      <w:r>
        <w:rPr>
          <w:spacing w:val="-2"/>
        </w:rPr>
        <w:t>effect</w:t>
      </w:r>
    </w:p>
    <w:p w14:paraId="6FCCC853" w14:textId="77777777" w:rsidR="000900B5" w:rsidRDefault="00000000">
      <w:pPr>
        <w:pStyle w:val="ListParagraph"/>
        <w:numPr>
          <w:ilvl w:val="0"/>
          <w:numId w:val="15"/>
        </w:numPr>
        <w:tabs>
          <w:tab w:val="left" w:pos="1167"/>
        </w:tabs>
        <w:spacing w:before="63"/>
        <w:ind w:hanging="226"/>
      </w:pPr>
      <w:r>
        <w:rPr>
          <w:rFonts w:ascii="Palatino Linotype" w:hAnsi="Palatino Linotype"/>
          <w:b/>
          <w:w w:val="80"/>
        </w:rPr>
        <w:t>1</w:t>
      </w:r>
      <w:r>
        <w:rPr>
          <w:rFonts w:ascii="Palatino Linotype" w:hAnsi="Palatino Linotype"/>
          <w:b/>
          <w:spacing w:val="-10"/>
        </w:rPr>
        <w:t xml:space="preserve"> </w:t>
      </w:r>
      <w:r>
        <w:rPr>
          <w:spacing w:val="-4"/>
        </w:rPr>
        <w:t>Rare</w:t>
      </w:r>
    </w:p>
    <w:p w14:paraId="6FCCC854" w14:textId="77777777" w:rsidR="000900B5" w:rsidRDefault="00000000">
      <w:pPr>
        <w:pStyle w:val="ListParagraph"/>
        <w:numPr>
          <w:ilvl w:val="0"/>
          <w:numId w:val="15"/>
        </w:numPr>
        <w:tabs>
          <w:tab w:val="left" w:pos="1167"/>
        </w:tabs>
        <w:spacing w:before="66"/>
        <w:ind w:hanging="226"/>
      </w:pPr>
      <w:r>
        <w:rPr>
          <w:rFonts w:ascii="Palatino Linotype" w:hAnsi="Palatino Linotype"/>
          <w:b/>
        </w:rPr>
        <w:t xml:space="preserve">2 </w:t>
      </w:r>
      <w:r>
        <w:rPr>
          <w:spacing w:val="-2"/>
        </w:rPr>
        <w:t>Unlikely</w:t>
      </w:r>
    </w:p>
    <w:p w14:paraId="6FCCC855" w14:textId="77777777" w:rsidR="000900B5" w:rsidRDefault="00000000">
      <w:pPr>
        <w:pStyle w:val="ListParagraph"/>
        <w:numPr>
          <w:ilvl w:val="0"/>
          <w:numId w:val="15"/>
        </w:numPr>
        <w:tabs>
          <w:tab w:val="left" w:pos="1167"/>
        </w:tabs>
        <w:spacing w:before="66"/>
        <w:ind w:hanging="226"/>
      </w:pPr>
      <w:r>
        <w:rPr>
          <w:rFonts w:ascii="Palatino Linotype" w:hAnsi="Palatino Linotype"/>
          <w:b/>
        </w:rPr>
        <w:t>3</w:t>
      </w:r>
      <w:r>
        <w:rPr>
          <w:rFonts w:ascii="Palatino Linotype" w:hAnsi="Palatino Linotype"/>
          <w:b/>
          <w:spacing w:val="-1"/>
        </w:rPr>
        <w:t xml:space="preserve"> </w:t>
      </w:r>
      <w:r>
        <w:rPr>
          <w:spacing w:val="-2"/>
        </w:rPr>
        <w:t>Possible</w:t>
      </w:r>
    </w:p>
    <w:p w14:paraId="6FCCC856" w14:textId="77777777" w:rsidR="000900B5" w:rsidRDefault="00000000">
      <w:pPr>
        <w:pStyle w:val="ListParagraph"/>
        <w:numPr>
          <w:ilvl w:val="0"/>
          <w:numId w:val="15"/>
        </w:numPr>
        <w:tabs>
          <w:tab w:val="left" w:pos="1167"/>
        </w:tabs>
        <w:spacing w:before="66"/>
        <w:ind w:hanging="226"/>
      </w:pPr>
      <w:r>
        <w:rPr>
          <w:rFonts w:ascii="Palatino Linotype" w:hAnsi="Palatino Linotype"/>
          <w:b/>
        </w:rPr>
        <w:t>4</w:t>
      </w:r>
      <w:r>
        <w:rPr>
          <w:rFonts w:ascii="Palatino Linotype" w:hAnsi="Palatino Linotype"/>
          <w:b/>
          <w:spacing w:val="-1"/>
        </w:rPr>
        <w:t xml:space="preserve"> </w:t>
      </w:r>
      <w:r>
        <w:rPr>
          <w:spacing w:val="-2"/>
        </w:rPr>
        <w:t>Likely</w:t>
      </w:r>
    </w:p>
    <w:p w14:paraId="6FCCC857" w14:textId="77777777" w:rsidR="000900B5" w:rsidRDefault="00000000">
      <w:pPr>
        <w:pStyle w:val="ListParagraph"/>
        <w:numPr>
          <w:ilvl w:val="0"/>
          <w:numId w:val="15"/>
        </w:numPr>
        <w:tabs>
          <w:tab w:val="left" w:pos="1167"/>
        </w:tabs>
        <w:spacing w:before="66"/>
        <w:ind w:hanging="226"/>
      </w:pPr>
      <w:r>
        <w:rPr>
          <w:rFonts w:ascii="Palatino Linotype" w:hAnsi="Palatino Linotype"/>
          <w:b/>
        </w:rPr>
        <w:t>5</w:t>
      </w:r>
      <w:r>
        <w:rPr>
          <w:rFonts w:ascii="Palatino Linotype" w:hAnsi="Palatino Linotype"/>
          <w:b/>
          <w:spacing w:val="-6"/>
        </w:rPr>
        <w:t xml:space="preserve"> </w:t>
      </w:r>
      <w:r>
        <w:t>Almost</w:t>
      </w:r>
      <w:r>
        <w:rPr>
          <w:spacing w:val="-2"/>
        </w:rPr>
        <w:t xml:space="preserve"> Certain</w:t>
      </w:r>
    </w:p>
    <w:p w14:paraId="6FCCC858" w14:textId="77777777" w:rsidR="000900B5" w:rsidRDefault="00000000">
      <w:pPr>
        <w:pStyle w:val="BodyText"/>
        <w:spacing w:before="136"/>
        <w:ind w:left="409"/>
      </w:pPr>
      <w:r>
        <w:rPr>
          <w:rFonts w:ascii="Lucida Sans Unicode" w:hAnsi="Lucida Sans Unicode"/>
          <w:color w:val="FAC300"/>
          <w:position w:val="2"/>
        </w:rPr>
        <w:t>▶</w:t>
      </w:r>
      <w:r>
        <w:rPr>
          <w:rFonts w:ascii="Lucida Sans Unicode" w:hAnsi="Lucida Sans Unicode"/>
          <w:color w:val="FAC300"/>
          <w:spacing w:val="22"/>
          <w:position w:val="2"/>
        </w:rPr>
        <w:t xml:space="preserve"> </w:t>
      </w:r>
      <w:r>
        <w:rPr>
          <w:rFonts w:ascii="Palatino Linotype" w:hAnsi="Palatino Linotype"/>
          <w:b/>
        </w:rPr>
        <w:t>Severity:</w:t>
      </w:r>
      <w:r>
        <w:rPr>
          <w:rFonts w:ascii="Palatino Linotype" w:hAnsi="Palatino Linotype"/>
          <w:b/>
          <w:spacing w:val="-4"/>
        </w:rPr>
        <w:t xml:space="preserve"> </w:t>
      </w:r>
      <w:r>
        <w:t>How</w:t>
      </w:r>
      <w:r>
        <w:rPr>
          <w:spacing w:val="-9"/>
        </w:rPr>
        <w:t xml:space="preserve"> </w:t>
      </w:r>
      <w:r>
        <w:t>severe</w:t>
      </w:r>
      <w:r>
        <w:rPr>
          <w:spacing w:val="-8"/>
        </w:rPr>
        <w:t xml:space="preserve"> </w:t>
      </w:r>
      <w:r>
        <w:t>are</w:t>
      </w:r>
      <w:r>
        <w:rPr>
          <w:spacing w:val="-8"/>
        </w:rPr>
        <w:t xml:space="preserve"> </w:t>
      </w:r>
      <w:r>
        <w:t>the</w:t>
      </w:r>
      <w:r>
        <w:rPr>
          <w:spacing w:val="-9"/>
        </w:rPr>
        <w:t xml:space="preserve"> </w:t>
      </w:r>
      <w:r>
        <w:t>consequences</w:t>
      </w:r>
      <w:r>
        <w:rPr>
          <w:spacing w:val="-8"/>
        </w:rPr>
        <w:t xml:space="preserve"> </w:t>
      </w:r>
      <w:r>
        <w:t>of</w:t>
      </w:r>
      <w:r>
        <w:rPr>
          <w:spacing w:val="-9"/>
        </w:rPr>
        <w:t xml:space="preserve"> </w:t>
      </w:r>
      <w:r>
        <w:t>the</w:t>
      </w:r>
      <w:r>
        <w:rPr>
          <w:spacing w:val="-8"/>
        </w:rPr>
        <w:t xml:space="preserve"> </w:t>
      </w:r>
      <w:r>
        <w:t>risk</w:t>
      </w:r>
      <w:r>
        <w:rPr>
          <w:spacing w:val="-9"/>
        </w:rPr>
        <w:t xml:space="preserve"> </w:t>
      </w:r>
      <w:r>
        <w:t>coming</w:t>
      </w:r>
      <w:r>
        <w:rPr>
          <w:spacing w:val="-8"/>
        </w:rPr>
        <w:t xml:space="preserve"> </w:t>
      </w:r>
      <w:r>
        <w:t>into</w:t>
      </w:r>
      <w:r>
        <w:rPr>
          <w:spacing w:val="-8"/>
        </w:rPr>
        <w:t xml:space="preserve"> </w:t>
      </w:r>
      <w:r>
        <w:rPr>
          <w:spacing w:val="-2"/>
        </w:rPr>
        <w:t>effect</w:t>
      </w:r>
    </w:p>
    <w:p w14:paraId="6FCCC859" w14:textId="77777777" w:rsidR="000900B5" w:rsidRDefault="00000000">
      <w:pPr>
        <w:pStyle w:val="ListParagraph"/>
        <w:numPr>
          <w:ilvl w:val="0"/>
          <w:numId w:val="15"/>
        </w:numPr>
        <w:tabs>
          <w:tab w:val="left" w:pos="1167"/>
        </w:tabs>
        <w:spacing w:before="63"/>
        <w:ind w:hanging="226"/>
      </w:pPr>
      <w:r>
        <w:rPr>
          <w:rFonts w:ascii="Palatino Linotype" w:hAnsi="Palatino Linotype"/>
          <w:b/>
          <w:w w:val="80"/>
        </w:rPr>
        <w:t>1</w:t>
      </w:r>
      <w:r>
        <w:rPr>
          <w:rFonts w:ascii="Palatino Linotype" w:hAnsi="Palatino Linotype"/>
          <w:b/>
          <w:spacing w:val="-10"/>
        </w:rPr>
        <w:t xml:space="preserve"> </w:t>
      </w:r>
      <w:r>
        <w:rPr>
          <w:spacing w:val="-2"/>
        </w:rPr>
        <w:t>Insignificant</w:t>
      </w:r>
    </w:p>
    <w:p w14:paraId="6FCCC85A" w14:textId="77777777" w:rsidR="000900B5" w:rsidRDefault="00000000">
      <w:pPr>
        <w:pStyle w:val="ListParagraph"/>
        <w:numPr>
          <w:ilvl w:val="0"/>
          <w:numId w:val="15"/>
        </w:numPr>
        <w:tabs>
          <w:tab w:val="left" w:pos="1167"/>
        </w:tabs>
        <w:spacing w:before="66"/>
        <w:ind w:hanging="226"/>
      </w:pPr>
      <w:r>
        <w:rPr>
          <w:rFonts w:ascii="Palatino Linotype" w:hAnsi="Palatino Linotype"/>
          <w:b/>
        </w:rPr>
        <w:t xml:space="preserve">2 </w:t>
      </w:r>
      <w:r>
        <w:rPr>
          <w:spacing w:val="-4"/>
        </w:rPr>
        <w:t>Minor</w:t>
      </w:r>
    </w:p>
    <w:p w14:paraId="6FCCC85B" w14:textId="77777777" w:rsidR="000900B5" w:rsidRDefault="00000000">
      <w:pPr>
        <w:pStyle w:val="ListParagraph"/>
        <w:numPr>
          <w:ilvl w:val="0"/>
          <w:numId w:val="15"/>
        </w:numPr>
        <w:tabs>
          <w:tab w:val="left" w:pos="1167"/>
        </w:tabs>
        <w:spacing w:before="66"/>
        <w:ind w:hanging="226"/>
      </w:pPr>
      <w:r>
        <w:rPr>
          <w:rFonts w:ascii="Palatino Linotype" w:hAnsi="Palatino Linotype"/>
          <w:b/>
        </w:rPr>
        <w:t>3</w:t>
      </w:r>
      <w:r>
        <w:rPr>
          <w:rFonts w:ascii="Palatino Linotype" w:hAnsi="Palatino Linotype"/>
          <w:b/>
          <w:spacing w:val="-1"/>
        </w:rPr>
        <w:t xml:space="preserve"> </w:t>
      </w:r>
      <w:r>
        <w:rPr>
          <w:spacing w:val="-2"/>
        </w:rPr>
        <w:t>Moderate</w:t>
      </w:r>
    </w:p>
    <w:p w14:paraId="6FCCC85C" w14:textId="77777777" w:rsidR="000900B5" w:rsidRDefault="00000000">
      <w:pPr>
        <w:pStyle w:val="ListParagraph"/>
        <w:numPr>
          <w:ilvl w:val="0"/>
          <w:numId w:val="15"/>
        </w:numPr>
        <w:tabs>
          <w:tab w:val="left" w:pos="1167"/>
        </w:tabs>
        <w:spacing w:before="66"/>
        <w:ind w:hanging="226"/>
      </w:pPr>
      <w:r>
        <w:rPr>
          <w:rFonts w:ascii="Palatino Linotype" w:hAnsi="Palatino Linotype"/>
          <w:b/>
        </w:rPr>
        <w:t>4</w:t>
      </w:r>
      <w:r>
        <w:rPr>
          <w:rFonts w:ascii="Palatino Linotype" w:hAnsi="Palatino Linotype"/>
          <w:b/>
          <w:spacing w:val="-1"/>
        </w:rPr>
        <w:t xml:space="preserve"> </w:t>
      </w:r>
      <w:r>
        <w:rPr>
          <w:spacing w:val="-2"/>
        </w:rPr>
        <w:t>Major</w:t>
      </w:r>
    </w:p>
    <w:p w14:paraId="6FCCC85D" w14:textId="77777777" w:rsidR="000900B5" w:rsidRDefault="00000000">
      <w:pPr>
        <w:pStyle w:val="ListParagraph"/>
        <w:numPr>
          <w:ilvl w:val="0"/>
          <w:numId w:val="15"/>
        </w:numPr>
        <w:tabs>
          <w:tab w:val="left" w:pos="1167"/>
        </w:tabs>
        <w:spacing w:before="66"/>
        <w:ind w:hanging="226"/>
      </w:pPr>
      <w:r>
        <w:rPr>
          <w:rFonts w:ascii="Palatino Linotype" w:hAnsi="Palatino Linotype"/>
          <w:b/>
        </w:rPr>
        <w:t xml:space="preserve">5 </w:t>
      </w:r>
      <w:r>
        <w:rPr>
          <w:spacing w:val="-2"/>
        </w:rPr>
        <w:t>Severe</w:t>
      </w:r>
    </w:p>
    <w:p w14:paraId="6FCCC85E" w14:textId="77777777" w:rsidR="000900B5" w:rsidRDefault="000900B5">
      <w:pPr>
        <w:pStyle w:val="ListParagraph"/>
        <w:sectPr w:rsidR="000900B5">
          <w:headerReference w:type="even" r:id="rId35"/>
          <w:headerReference w:type="default" r:id="rId36"/>
          <w:pgSz w:w="11910" w:h="16840"/>
          <w:pgMar w:top="440" w:right="0" w:bottom="180" w:left="708" w:header="182" w:footer="0" w:gutter="0"/>
          <w:cols w:space="720"/>
        </w:sectPr>
      </w:pPr>
    </w:p>
    <w:p w14:paraId="6FCCC85F" w14:textId="77777777" w:rsidR="000900B5" w:rsidRDefault="000900B5">
      <w:pPr>
        <w:pStyle w:val="BodyText"/>
        <w:spacing w:before="88"/>
      </w:pPr>
    </w:p>
    <w:p w14:paraId="6FCCC860" w14:textId="77777777" w:rsidR="000900B5" w:rsidRDefault="00000000">
      <w:pPr>
        <w:pStyle w:val="BodyText"/>
        <w:ind w:left="360"/>
      </w:pPr>
      <w:r>
        <w:t>The</w:t>
      </w:r>
      <w:r>
        <w:rPr>
          <w:spacing w:val="-13"/>
        </w:rPr>
        <w:t xml:space="preserve"> </w:t>
      </w:r>
      <w:r>
        <w:t>identified</w:t>
      </w:r>
      <w:r>
        <w:rPr>
          <w:spacing w:val="-13"/>
        </w:rPr>
        <w:t xml:space="preserve"> </w:t>
      </w:r>
      <w:r>
        <w:t>risks,</w:t>
      </w:r>
      <w:r>
        <w:rPr>
          <w:spacing w:val="-12"/>
        </w:rPr>
        <w:t xml:space="preserve"> </w:t>
      </w:r>
      <w:r>
        <w:t>along</w:t>
      </w:r>
      <w:r>
        <w:rPr>
          <w:spacing w:val="-13"/>
        </w:rPr>
        <w:t xml:space="preserve"> </w:t>
      </w:r>
      <w:r>
        <w:t>with</w:t>
      </w:r>
      <w:r>
        <w:rPr>
          <w:spacing w:val="-12"/>
        </w:rPr>
        <w:t xml:space="preserve"> </w:t>
      </w:r>
      <w:r>
        <w:t>their</w:t>
      </w:r>
      <w:r>
        <w:rPr>
          <w:spacing w:val="-13"/>
        </w:rPr>
        <w:t xml:space="preserve"> </w:t>
      </w:r>
      <w:r>
        <w:t>likelihood</w:t>
      </w:r>
      <w:r>
        <w:rPr>
          <w:spacing w:val="-12"/>
        </w:rPr>
        <w:t xml:space="preserve"> </w:t>
      </w:r>
      <w:r>
        <w:t>and</w:t>
      </w:r>
      <w:r>
        <w:rPr>
          <w:spacing w:val="-13"/>
        </w:rPr>
        <w:t xml:space="preserve"> </w:t>
      </w:r>
      <w:r>
        <w:t>severity,</w:t>
      </w:r>
      <w:r>
        <w:rPr>
          <w:spacing w:val="-12"/>
        </w:rPr>
        <w:t xml:space="preserve"> </w:t>
      </w:r>
      <w:r>
        <w:t>are</w:t>
      </w:r>
      <w:r>
        <w:rPr>
          <w:spacing w:val="-13"/>
        </w:rPr>
        <w:t xml:space="preserve"> </w:t>
      </w:r>
      <w:r>
        <w:t>listed</w:t>
      </w:r>
      <w:r>
        <w:rPr>
          <w:spacing w:val="-12"/>
        </w:rPr>
        <w:t xml:space="preserve"> </w:t>
      </w:r>
      <w:r>
        <w:t>in</w:t>
      </w:r>
      <w:r>
        <w:rPr>
          <w:spacing w:val="-13"/>
        </w:rPr>
        <w:t xml:space="preserve"> </w:t>
      </w:r>
      <w:r>
        <w:t>Table</w:t>
      </w:r>
      <w:r>
        <w:rPr>
          <w:spacing w:val="-12"/>
        </w:rPr>
        <w:t xml:space="preserve"> </w:t>
      </w:r>
      <w:hyperlink w:anchor="_bookmark23" w:history="1">
        <w:r>
          <w:rPr>
            <w:spacing w:val="-4"/>
          </w:rPr>
          <w:t>2.</w:t>
        </w:r>
      </w:hyperlink>
      <w:r>
        <w:rPr>
          <w:spacing w:val="-4"/>
        </w:rPr>
        <w:t>1.</w:t>
      </w:r>
    </w:p>
    <w:p w14:paraId="6FCCC861" w14:textId="77777777" w:rsidR="000900B5" w:rsidRDefault="000900B5">
      <w:pPr>
        <w:pStyle w:val="BodyText"/>
        <w:spacing w:before="125"/>
      </w:pPr>
    </w:p>
    <w:p w14:paraId="6FCCC862" w14:textId="77777777" w:rsidR="000900B5" w:rsidRDefault="00000000">
      <w:pPr>
        <w:tabs>
          <w:tab w:val="left" w:pos="10144"/>
        </w:tabs>
        <w:spacing w:after="24"/>
        <w:ind w:left="142"/>
        <w:rPr>
          <w:rFonts w:ascii="Arial"/>
          <w:sz w:val="18"/>
        </w:rPr>
      </w:pPr>
      <w:bookmarkStart w:id="63" w:name="_bookmark23"/>
      <w:bookmarkEnd w:id="63"/>
      <w:r>
        <w:rPr>
          <w:rFonts w:ascii="Arial Black"/>
          <w:color w:val="687D91"/>
          <w:w w:val="90"/>
          <w:sz w:val="18"/>
        </w:rPr>
        <w:t>Ta</w:t>
      </w:r>
      <w:r>
        <w:rPr>
          <w:rFonts w:ascii="Arial Black"/>
          <w:color w:val="687D91"/>
          <w:w w:val="90"/>
          <w:sz w:val="18"/>
          <w:u w:val="single" w:color="000000"/>
        </w:rPr>
        <w:t>ble</w:t>
      </w:r>
      <w:r>
        <w:rPr>
          <w:rFonts w:ascii="Arial Black"/>
          <w:color w:val="687D91"/>
          <w:spacing w:val="-7"/>
          <w:w w:val="90"/>
          <w:sz w:val="18"/>
          <w:u w:val="single" w:color="000000"/>
        </w:rPr>
        <w:t xml:space="preserve"> </w:t>
      </w:r>
      <w:r>
        <w:rPr>
          <w:rFonts w:ascii="Arial Black"/>
          <w:color w:val="687D91"/>
          <w:w w:val="90"/>
          <w:sz w:val="18"/>
          <w:u w:val="single" w:color="000000"/>
        </w:rPr>
        <w:t>2.1.:</w:t>
      </w:r>
      <w:r>
        <w:rPr>
          <w:rFonts w:ascii="Arial Black"/>
          <w:color w:val="687D91"/>
          <w:spacing w:val="-6"/>
          <w:w w:val="90"/>
          <w:sz w:val="18"/>
          <w:u w:val="single" w:color="000000"/>
        </w:rPr>
        <w:t xml:space="preserve"> </w:t>
      </w:r>
      <w:r>
        <w:rPr>
          <w:rFonts w:ascii="Arial"/>
          <w:color w:val="687D91"/>
          <w:w w:val="90"/>
          <w:sz w:val="18"/>
          <w:u w:val="single" w:color="000000"/>
        </w:rPr>
        <w:t>Project</w:t>
      </w:r>
      <w:r>
        <w:rPr>
          <w:rFonts w:ascii="Arial"/>
          <w:color w:val="687D91"/>
          <w:spacing w:val="-4"/>
          <w:sz w:val="18"/>
          <w:u w:val="single" w:color="000000"/>
        </w:rPr>
        <w:t xml:space="preserve"> </w:t>
      </w:r>
      <w:r>
        <w:rPr>
          <w:rFonts w:ascii="Arial"/>
          <w:color w:val="687D91"/>
          <w:w w:val="90"/>
          <w:sz w:val="18"/>
          <w:u w:val="single" w:color="000000"/>
        </w:rPr>
        <w:t>Risk</w:t>
      </w:r>
      <w:r>
        <w:rPr>
          <w:rFonts w:ascii="Arial"/>
          <w:color w:val="687D91"/>
          <w:spacing w:val="-4"/>
          <w:sz w:val="18"/>
          <w:u w:val="single" w:color="000000"/>
        </w:rPr>
        <w:t xml:space="preserve"> </w:t>
      </w:r>
      <w:r>
        <w:rPr>
          <w:rFonts w:ascii="Arial"/>
          <w:color w:val="687D91"/>
          <w:spacing w:val="-2"/>
          <w:w w:val="90"/>
          <w:sz w:val="18"/>
          <w:u w:val="single" w:color="000000"/>
        </w:rPr>
        <w:t>Overview</w:t>
      </w:r>
      <w:r>
        <w:rPr>
          <w:rFonts w:ascii="Arial"/>
          <w:color w:val="687D91"/>
          <w:sz w:val="18"/>
          <w:u w:val="single" w:color="000000"/>
        </w:rPr>
        <w:tab/>
      </w:r>
    </w:p>
    <w:tbl>
      <w:tblPr>
        <w:tblW w:w="0" w:type="auto"/>
        <w:tblInd w:w="352" w:type="dxa"/>
        <w:tblLayout w:type="fixed"/>
        <w:tblCellMar>
          <w:left w:w="0" w:type="dxa"/>
          <w:right w:w="0" w:type="dxa"/>
        </w:tblCellMar>
        <w:tblLook w:val="01E0" w:firstRow="1" w:lastRow="1" w:firstColumn="1" w:lastColumn="1" w:noHBand="0" w:noVBand="0"/>
      </w:tblPr>
      <w:tblGrid>
        <w:gridCol w:w="671"/>
        <w:gridCol w:w="1679"/>
        <w:gridCol w:w="4016"/>
        <w:gridCol w:w="2518"/>
        <w:gridCol w:w="916"/>
      </w:tblGrid>
      <w:tr w:rsidR="000900B5" w14:paraId="6FCCC868" w14:textId="77777777">
        <w:trPr>
          <w:trHeight w:val="344"/>
        </w:trPr>
        <w:tc>
          <w:tcPr>
            <w:tcW w:w="671" w:type="dxa"/>
            <w:tcBorders>
              <w:bottom w:val="single" w:sz="6" w:space="0" w:color="000000"/>
            </w:tcBorders>
          </w:tcPr>
          <w:p w14:paraId="6FCCC863" w14:textId="77777777" w:rsidR="000900B5" w:rsidRDefault="00000000">
            <w:pPr>
              <w:pStyle w:val="TableParagraph"/>
              <w:spacing w:before="13"/>
              <w:ind w:right="45"/>
              <w:jc w:val="center"/>
              <w:rPr>
                <w:rFonts w:ascii="Palatino Linotype"/>
                <w:b/>
              </w:rPr>
            </w:pPr>
            <w:r>
              <w:rPr>
                <w:rFonts w:ascii="Palatino Linotype"/>
                <w:b/>
                <w:spacing w:val="-5"/>
              </w:rPr>
              <w:t>No.</w:t>
            </w:r>
          </w:p>
        </w:tc>
        <w:tc>
          <w:tcPr>
            <w:tcW w:w="1679" w:type="dxa"/>
            <w:tcBorders>
              <w:bottom w:val="single" w:sz="6" w:space="0" w:color="000000"/>
            </w:tcBorders>
          </w:tcPr>
          <w:p w14:paraId="6FCCC864" w14:textId="77777777" w:rsidR="000900B5" w:rsidRDefault="00000000">
            <w:pPr>
              <w:pStyle w:val="TableParagraph"/>
              <w:spacing w:before="13"/>
              <w:ind w:left="191"/>
              <w:rPr>
                <w:rFonts w:ascii="Palatino Linotype"/>
                <w:b/>
              </w:rPr>
            </w:pPr>
            <w:r>
              <w:rPr>
                <w:rFonts w:ascii="Palatino Linotype"/>
                <w:b/>
                <w:spacing w:val="-2"/>
              </w:rPr>
              <w:t>Group</w:t>
            </w:r>
          </w:p>
        </w:tc>
        <w:tc>
          <w:tcPr>
            <w:tcW w:w="4016" w:type="dxa"/>
            <w:tcBorders>
              <w:bottom w:val="single" w:sz="6" w:space="0" w:color="000000"/>
            </w:tcBorders>
          </w:tcPr>
          <w:p w14:paraId="6FCCC865" w14:textId="77777777" w:rsidR="000900B5" w:rsidRDefault="00000000">
            <w:pPr>
              <w:pStyle w:val="TableParagraph"/>
              <w:spacing w:before="13"/>
              <w:ind w:left="566"/>
              <w:rPr>
                <w:rFonts w:ascii="Palatino Linotype"/>
                <w:b/>
              </w:rPr>
            </w:pPr>
            <w:r>
              <w:rPr>
                <w:rFonts w:ascii="Palatino Linotype"/>
                <w:b/>
                <w:spacing w:val="-4"/>
              </w:rPr>
              <w:t>Risk</w:t>
            </w:r>
          </w:p>
        </w:tc>
        <w:tc>
          <w:tcPr>
            <w:tcW w:w="2518" w:type="dxa"/>
            <w:tcBorders>
              <w:bottom w:val="single" w:sz="6" w:space="0" w:color="000000"/>
            </w:tcBorders>
          </w:tcPr>
          <w:p w14:paraId="6FCCC866" w14:textId="77777777" w:rsidR="000900B5" w:rsidRDefault="00000000">
            <w:pPr>
              <w:pStyle w:val="TableParagraph"/>
              <w:spacing w:before="13"/>
              <w:ind w:left="1381"/>
              <w:rPr>
                <w:rFonts w:ascii="Palatino Linotype"/>
                <w:b/>
              </w:rPr>
            </w:pPr>
            <w:r>
              <w:rPr>
                <w:rFonts w:ascii="Palatino Linotype"/>
                <w:b/>
                <w:spacing w:val="-2"/>
              </w:rPr>
              <w:t>Likelihood</w:t>
            </w:r>
          </w:p>
        </w:tc>
        <w:tc>
          <w:tcPr>
            <w:tcW w:w="916" w:type="dxa"/>
            <w:tcBorders>
              <w:bottom w:val="single" w:sz="6" w:space="0" w:color="000000"/>
            </w:tcBorders>
          </w:tcPr>
          <w:p w14:paraId="6FCCC867" w14:textId="77777777" w:rsidR="000900B5" w:rsidRDefault="00000000">
            <w:pPr>
              <w:pStyle w:val="TableParagraph"/>
              <w:spacing w:before="13"/>
              <w:ind w:left="10"/>
              <w:jc w:val="center"/>
              <w:rPr>
                <w:rFonts w:ascii="Palatino Linotype"/>
                <w:b/>
              </w:rPr>
            </w:pPr>
            <w:r>
              <w:rPr>
                <w:rFonts w:ascii="Palatino Linotype"/>
                <w:b/>
                <w:spacing w:val="-2"/>
              </w:rPr>
              <w:t>Severity</w:t>
            </w:r>
          </w:p>
        </w:tc>
      </w:tr>
      <w:tr w:rsidR="000900B5" w14:paraId="6FCCC86E" w14:textId="77777777">
        <w:trPr>
          <w:trHeight w:val="317"/>
        </w:trPr>
        <w:tc>
          <w:tcPr>
            <w:tcW w:w="671" w:type="dxa"/>
            <w:tcBorders>
              <w:top w:val="single" w:sz="6" w:space="0" w:color="000000"/>
            </w:tcBorders>
          </w:tcPr>
          <w:p w14:paraId="6FCCC869" w14:textId="77777777" w:rsidR="000900B5" w:rsidRDefault="00000000">
            <w:pPr>
              <w:pStyle w:val="TableParagraph"/>
              <w:spacing w:before="48" w:line="250" w:lineRule="exact"/>
              <w:ind w:right="45"/>
              <w:jc w:val="center"/>
            </w:pPr>
            <w:r>
              <w:rPr>
                <w:spacing w:val="-10"/>
                <w:w w:val="95"/>
              </w:rPr>
              <w:t>1</w:t>
            </w:r>
          </w:p>
        </w:tc>
        <w:tc>
          <w:tcPr>
            <w:tcW w:w="1679" w:type="dxa"/>
            <w:tcBorders>
              <w:top w:val="single" w:sz="6" w:space="0" w:color="000000"/>
            </w:tcBorders>
          </w:tcPr>
          <w:p w14:paraId="6FCCC86A" w14:textId="77777777" w:rsidR="000900B5" w:rsidRDefault="00000000">
            <w:pPr>
              <w:pStyle w:val="TableParagraph"/>
              <w:spacing w:before="48" w:line="250" w:lineRule="exact"/>
              <w:ind w:left="191"/>
            </w:pPr>
            <w:r>
              <w:rPr>
                <w:spacing w:val="-4"/>
              </w:rPr>
              <w:t>Goal</w:t>
            </w:r>
          </w:p>
        </w:tc>
        <w:tc>
          <w:tcPr>
            <w:tcW w:w="4016" w:type="dxa"/>
            <w:tcBorders>
              <w:top w:val="single" w:sz="6" w:space="0" w:color="000000"/>
            </w:tcBorders>
          </w:tcPr>
          <w:p w14:paraId="6FCCC86B" w14:textId="77777777" w:rsidR="000900B5" w:rsidRDefault="00000000">
            <w:pPr>
              <w:pStyle w:val="TableParagraph"/>
              <w:spacing w:before="48" w:line="250" w:lineRule="exact"/>
              <w:ind w:left="566"/>
            </w:pPr>
            <w:r>
              <w:rPr>
                <w:spacing w:val="-2"/>
              </w:rPr>
              <w:t>Unclear</w:t>
            </w:r>
            <w:r>
              <w:rPr>
                <w:spacing w:val="-10"/>
              </w:rPr>
              <w:t xml:space="preserve"> </w:t>
            </w:r>
            <w:r>
              <w:rPr>
                <w:spacing w:val="-2"/>
              </w:rPr>
              <w:t>question</w:t>
            </w:r>
          </w:p>
        </w:tc>
        <w:tc>
          <w:tcPr>
            <w:tcW w:w="2518" w:type="dxa"/>
            <w:tcBorders>
              <w:top w:val="single" w:sz="6" w:space="0" w:color="000000"/>
            </w:tcBorders>
          </w:tcPr>
          <w:p w14:paraId="6FCCC86C" w14:textId="77777777" w:rsidR="000900B5" w:rsidRDefault="00000000">
            <w:pPr>
              <w:pStyle w:val="TableParagraph"/>
              <w:spacing w:before="48" w:line="250" w:lineRule="exact"/>
              <w:ind w:right="625"/>
              <w:jc w:val="right"/>
            </w:pPr>
            <w:r>
              <w:rPr>
                <w:spacing w:val="-10"/>
              </w:rPr>
              <w:t>2</w:t>
            </w:r>
          </w:p>
        </w:tc>
        <w:tc>
          <w:tcPr>
            <w:tcW w:w="916" w:type="dxa"/>
            <w:tcBorders>
              <w:top w:val="single" w:sz="6" w:space="0" w:color="000000"/>
            </w:tcBorders>
          </w:tcPr>
          <w:p w14:paraId="6FCCC86D" w14:textId="77777777" w:rsidR="000900B5" w:rsidRDefault="00000000">
            <w:pPr>
              <w:pStyle w:val="TableParagraph"/>
              <w:spacing w:before="48" w:line="250" w:lineRule="exact"/>
              <w:ind w:left="10" w:right="1"/>
              <w:jc w:val="center"/>
            </w:pPr>
            <w:r>
              <w:rPr>
                <w:spacing w:val="-10"/>
              </w:rPr>
              <w:t>2</w:t>
            </w:r>
          </w:p>
        </w:tc>
      </w:tr>
      <w:tr w:rsidR="000900B5" w14:paraId="6FCCC874" w14:textId="77777777">
        <w:trPr>
          <w:trHeight w:val="270"/>
        </w:trPr>
        <w:tc>
          <w:tcPr>
            <w:tcW w:w="671" w:type="dxa"/>
          </w:tcPr>
          <w:p w14:paraId="6FCCC86F" w14:textId="77777777" w:rsidR="000900B5" w:rsidRDefault="00000000">
            <w:pPr>
              <w:pStyle w:val="TableParagraph"/>
              <w:spacing w:before="1" w:line="250" w:lineRule="exact"/>
              <w:ind w:right="45"/>
              <w:jc w:val="center"/>
            </w:pPr>
            <w:r>
              <w:rPr>
                <w:spacing w:val="-10"/>
              </w:rPr>
              <w:t>2</w:t>
            </w:r>
          </w:p>
        </w:tc>
        <w:tc>
          <w:tcPr>
            <w:tcW w:w="1679" w:type="dxa"/>
          </w:tcPr>
          <w:p w14:paraId="6FCCC870" w14:textId="77777777" w:rsidR="000900B5" w:rsidRDefault="00000000">
            <w:pPr>
              <w:pStyle w:val="TableParagraph"/>
              <w:spacing w:before="1" w:line="250" w:lineRule="exact"/>
              <w:ind w:left="191"/>
            </w:pPr>
            <w:r>
              <w:rPr>
                <w:spacing w:val="-4"/>
              </w:rPr>
              <w:t>Goal</w:t>
            </w:r>
          </w:p>
        </w:tc>
        <w:tc>
          <w:tcPr>
            <w:tcW w:w="4016" w:type="dxa"/>
          </w:tcPr>
          <w:p w14:paraId="6FCCC871" w14:textId="77777777" w:rsidR="000900B5" w:rsidRDefault="00000000">
            <w:pPr>
              <w:pStyle w:val="TableParagraph"/>
              <w:spacing w:before="1" w:line="250" w:lineRule="exact"/>
              <w:ind w:left="566"/>
            </w:pPr>
            <w:r>
              <w:rPr>
                <w:spacing w:val="-2"/>
              </w:rPr>
              <w:t>Unclear</w:t>
            </w:r>
            <w:r>
              <w:rPr>
                <w:spacing w:val="-10"/>
              </w:rPr>
              <w:t xml:space="preserve"> </w:t>
            </w:r>
            <w:r>
              <w:rPr>
                <w:spacing w:val="-2"/>
              </w:rPr>
              <w:t>goals</w:t>
            </w:r>
          </w:p>
        </w:tc>
        <w:tc>
          <w:tcPr>
            <w:tcW w:w="2518" w:type="dxa"/>
          </w:tcPr>
          <w:p w14:paraId="6FCCC872" w14:textId="77777777" w:rsidR="000900B5" w:rsidRDefault="00000000">
            <w:pPr>
              <w:pStyle w:val="TableParagraph"/>
              <w:spacing w:before="1" w:line="250" w:lineRule="exact"/>
              <w:ind w:right="625"/>
              <w:jc w:val="right"/>
            </w:pPr>
            <w:r>
              <w:rPr>
                <w:spacing w:val="-10"/>
              </w:rPr>
              <w:t>2</w:t>
            </w:r>
          </w:p>
        </w:tc>
        <w:tc>
          <w:tcPr>
            <w:tcW w:w="916" w:type="dxa"/>
          </w:tcPr>
          <w:p w14:paraId="6FCCC873" w14:textId="77777777" w:rsidR="000900B5" w:rsidRDefault="00000000">
            <w:pPr>
              <w:pStyle w:val="TableParagraph"/>
              <w:spacing w:before="1" w:line="250" w:lineRule="exact"/>
              <w:ind w:left="10"/>
              <w:jc w:val="center"/>
            </w:pPr>
            <w:r>
              <w:rPr>
                <w:spacing w:val="-10"/>
              </w:rPr>
              <w:t>3</w:t>
            </w:r>
          </w:p>
        </w:tc>
      </w:tr>
      <w:tr w:rsidR="000900B5" w14:paraId="6FCCC87A" w14:textId="77777777">
        <w:trPr>
          <w:trHeight w:val="281"/>
        </w:trPr>
        <w:tc>
          <w:tcPr>
            <w:tcW w:w="671" w:type="dxa"/>
          </w:tcPr>
          <w:p w14:paraId="6FCCC875" w14:textId="77777777" w:rsidR="000900B5" w:rsidRDefault="00000000">
            <w:pPr>
              <w:pStyle w:val="TableParagraph"/>
              <w:spacing w:before="1" w:line="260" w:lineRule="exact"/>
              <w:ind w:right="45"/>
              <w:jc w:val="center"/>
            </w:pPr>
            <w:r>
              <w:rPr>
                <w:spacing w:val="-10"/>
              </w:rPr>
              <w:t>3</w:t>
            </w:r>
          </w:p>
        </w:tc>
        <w:tc>
          <w:tcPr>
            <w:tcW w:w="1679" w:type="dxa"/>
          </w:tcPr>
          <w:p w14:paraId="6FCCC876" w14:textId="77777777" w:rsidR="000900B5" w:rsidRDefault="00000000">
            <w:pPr>
              <w:pStyle w:val="TableParagraph"/>
              <w:spacing w:before="1" w:line="260" w:lineRule="exact"/>
              <w:ind w:left="191"/>
            </w:pPr>
            <w:r>
              <w:t>Time</w:t>
            </w:r>
            <w:r>
              <w:rPr>
                <w:spacing w:val="-7"/>
              </w:rPr>
              <w:t xml:space="preserve"> </w:t>
            </w:r>
            <w:r>
              <w:rPr>
                <w:spacing w:val="-5"/>
              </w:rPr>
              <w:t>and</w:t>
            </w:r>
          </w:p>
        </w:tc>
        <w:tc>
          <w:tcPr>
            <w:tcW w:w="4016" w:type="dxa"/>
          </w:tcPr>
          <w:p w14:paraId="6FCCC877" w14:textId="77777777" w:rsidR="000900B5" w:rsidRDefault="00000000">
            <w:pPr>
              <w:pStyle w:val="TableParagraph"/>
              <w:spacing w:before="1" w:line="260" w:lineRule="exact"/>
              <w:ind w:left="566"/>
            </w:pPr>
            <w:r>
              <w:rPr>
                <w:spacing w:val="-4"/>
              </w:rPr>
              <w:t>Insufficient</w:t>
            </w:r>
            <w:r>
              <w:rPr>
                <w:spacing w:val="11"/>
              </w:rPr>
              <w:t xml:space="preserve"> </w:t>
            </w:r>
            <w:r>
              <w:rPr>
                <w:spacing w:val="-2"/>
              </w:rPr>
              <w:t>expertise</w:t>
            </w:r>
          </w:p>
        </w:tc>
        <w:tc>
          <w:tcPr>
            <w:tcW w:w="2518" w:type="dxa"/>
          </w:tcPr>
          <w:p w14:paraId="6FCCC878" w14:textId="77777777" w:rsidR="000900B5" w:rsidRDefault="00000000">
            <w:pPr>
              <w:pStyle w:val="TableParagraph"/>
              <w:spacing w:before="1" w:line="260" w:lineRule="exact"/>
              <w:ind w:right="627"/>
              <w:jc w:val="right"/>
            </w:pPr>
            <w:r>
              <w:rPr>
                <w:spacing w:val="-10"/>
              </w:rPr>
              <w:t>4</w:t>
            </w:r>
          </w:p>
        </w:tc>
        <w:tc>
          <w:tcPr>
            <w:tcW w:w="916" w:type="dxa"/>
          </w:tcPr>
          <w:p w14:paraId="6FCCC879" w14:textId="77777777" w:rsidR="000900B5" w:rsidRDefault="00000000">
            <w:pPr>
              <w:pStyle w:val="TableParagraph"/>
              <w:spacing w:before="1" w:line="260" w:lineRule="exact"/>
              <w:ind w:left="10" w:right="1"/>
              <w:jc w:val="center"/>
            </w:pPr>
            <w:r>
              <w:rPr>
                <w:spacing w:val="-10"/>
              </w:rPr>
              <w:t>2</w:t>
            </w:r>
          </w:p>
        </w:tc>
      </w:tr>
    </w:tbl>
    <w:p w14:paraId="6FCCC87B" w14:textId="77777777" w:rsidR="000900B5" w:rsidRDefault="000900B5">
      <w:pPr>
        <w:pStyle w:val="TableParagraph"/>
        <w:spacing w:line="260" w:lineRule="exact"/>
        <w:jc w:val="center"/>
        <w:sectPr w:rsidR="000900B5">
          <w:footerReference w:type="even" r:id="rId37"/>
          <w:footerReference w:type="default" r:id="rId38"/>
          <w:pgSz w:w="11910" w:h="16840"/>
          <w:pgMar w:top="440" w:right="0" w:bottom="180" w:left="708" w:header="0" w:footer="0" w:gutter="0"/>
          <w:pgNumType w:start="7"/>
          <w:cols w:space="720"/>
        </w:sectPr>
      </w:pPr>
    </w:p>
    <w:p w14:paraId="6FCCC87C" w14:textId="77777777" w:rsidR="000900B5" w:rsidRDefault="00000000">
      <w:pPr>
        <w:pStyle w:val="BodyText"/>
        <w:spacing w:line="280" w:lineRule="exact"/>
        <w:ind w:left="1207"/>
      </w:pPr>
      <w:proofErr w:type="spellStart"/>
      <w:r>
        <w:rPr>
          <w:spacing w:val="-2"/>
        </w:rPr>
        <w:t>Organisation</w:t>
      </w:r>
      <w:proofErr w:type="spellEnd"/>
    </w:p>
    <w:p w14:paraId="6FCCC87D" w14:textId="77777777" w:rsidR="000900B5" w:rsidRDefault="00000000">
      <w:pPr>
        <w:pStyle w:val="ListParagraph"/>
        <w:numPr>
          <w:ilvl w:val="0"/>
          <w:numId w:val="14"/>
        </w:numPr>
        <w:tabs>
          <w:tab w:val="left" w:pos="1207"/>
        </w:tabs>
        <w:spacing w:before="7" w:line="216" w:lineRule="auto"/>
        <w:ind w:right="38"/>
      </w:pPr>
      <w:r>
        <w:t xml:space="preserve">Time and </w:t>
      </w:r>
      <w:proofErr w:type="spellStart"/>
      <w:r>
        <w:rPr>
          <w:spacing w:val="-4"/>
        </w:rPr>
        <w:t>Organisation</w:t>
      </w:r>
      <w:proofErr w:type="spellEnd"/>
    </w:p>
    <w:p w14:paraId="6FCCC87E" w14:textId="77777777" w:rsidR="000900B5" w:rsidRDefault="00000000">
      <w:pPr>
        <w:pStyle w:val="ListParagraph"/>
        <w:numPr>
          <w:ilvl w:val="0"/>
          <w:numId w:val="14"/>
        </w:numPr>
        <w:tabs>
          <w:tab w:val="left" w:pos="1207"/>
        </w:tabs>
        <w:spacing w:line="216" w:lineRule="auto"/>
        <w:ind w:right="38" w:hanging="607"/>
      </w:pPr>
      <w:r>
        <w:t xml:space="preserve">Time and </w:t>
      </w:r>
      <w:proofErr w:type="spellStart"/>
      <w:r>
        <w:rPr>
          <w:spacing w:val="-4"/>
        </w:rPr>
        <w:t>Organisation</w:t>
      </w:r>
      <w:proofErr w:type="spellEnd"/>
    </w:p>
    <w:p w14:paraId="6FCCC87F" w14:textId="77777777" w:rsidR="000900B5" w:rsidRDefault="00000000">
      <w:pPr>
        <w:pStyle w:val="ListParagraph"/>
        <w:numPr>
          <w:ilvl w:val="0"/>
          <w:numId w:val="14"/>
        </w:numPr>
        <w:tabs>
          <w:tab w:val="left" w:pos="1207"/>
        </w:tabs>
        <w:spacing w:line="216" w:lineRule="auto"/>
        <w:ind w:right="38" w:hanging="607"/>
      </w:pPr>
      <w:r>
        <w:t xml:space="preserve">Time and </w:t>
      </w:r>
      <w:proofErr w:type="spellStart"/>
      <w:r>
        <w:rPr>
          <w:spacing w:val="-4"/>
        </w:rPr>
        <w:t>Organisation</w:t>
      </w:r>
      <w:proofErr w:type="spellEnd"/>
    </w:p>
    <w:p w14:paraId="6FCCC880" w14:textId="77777777" w:rsidR="000900B5" w:rsidRDefault="00000000">
      <w:pPr>
        <w:pStyle w:val="ListParagraph"/>
        <w:numPr>
          <w:ilvl w:val="0"/>
          <w:numId w:val="14"/>
        </w:numPr>
        <w:tabs>
          <w:tab w:val="left" w:pos="1207"/>
        </w:tabs>
        <w:spacing w:line="216" w:lineRule="auto"/>
        <w:ind w:right="38" w:hanging="604"/>
      </w:pPr>
      <w:r>
        <w:t xml:space="preserve">Time and </w:t>
      </w:r>
      <w:proofErr w:type="spellStart"/>
      <w:r>
        <w:rPr>
          <w:spacing w:val="-4"/>
        </w:rPr>
        <w:t>Organisation</w:t>
      </w:r>
      <w:proofErr w:type="spellEnd"/>
    </w:p>
    <w:p w14:paraId="6FCCC881" w14:textId="77777777" w:rsidR="000900B5" w:rsidRDefault="00000000">
      <w:pPr>
        <w:pStyle w:val="BodyText"/>
        <w:tabs>
          <w:tab w:val="left" w:pos="5831"/>
          <w:tab w:val="right" w:pos="7086"/>
        </w:tabs>
        <w:spacing w:before="264"/>
        <w:ind w:left="600"/>
      </w:pPr>
      <w:r>
        <w:br w:type="column"/>
      </w:r>
      <w:r>
        <w:rPr>
          <w:spacing w:val="-2"/>
        </w:rPr>
        <w:t>Underestimated</w:t>
      </w:r>
      <w:r>
        <w:rPr>
          <w:spacing w:val="1"/>
        </w:rPr>
        <w:t xml:space="preserve"> </w:t>
      </w:r>
      <w:r>
        <w:rPr>
          <w:spacing w:val="-2"/>
        </w:rPr>
        <w:t>time/effort</w:t>
      </w:r>
      <w:r>
        <w:tab/>
      </w:r>
      <w:r>
        <w:rPr>
          <w:spacing w:val="-10"/>
        </w:rPr>
        <w:t>4</w:t>
      </w:r>
      <w:r>
        <w:rPr>
          <w:rFonts w:ascii="Times New Roman"/>
        </w:rPr>
        <w:tab/>
      </w:r>
      <w:r>
        <w:rPr>
          <w:spacing w:val="-10"/>
        </w:rPr>
        <w:t>3</w:t>
      </w:r>
    </w:p>
    <w:p w14:paraId="6FCCC882" w14:textId="77777777" w:rsidR="000900B5" w:rsidRDefault="00000000">
      <w:pPr>
        <w:pStyle w:val="BodyText"/>
        <w:tabs>
          <w:tab w:val="left" w:pos="5830"/>
          <w:tab w:val="right" w:pos="7086"/>
        </w:tabs>
        <w:spacing w:before="240"/>
        <w:ind w:left="600"/>
      </w:pPr>
      <w:r>
        <w:t>Other</w:t>
      </w:r>
      <w:r>
        <w:rPr>
          <w:spacing w:val="-10"/>
        </w:rPr>
        <w:t xml:space="preserve"> </w:t>
      </w:r>
      <w:r>
        <w:t>study</w:t>
      </w:r>
      <w:r>
        <w:rPr>
          <w:spacing w:val="-9"/>
        </w:rPr>
        <w:t xml:space="preserve"> </w:t>
      </w:r>
      <w:r>
        <w:rPr>
          <w:spacing w:val="-2"/>
        </w:rPr>
        <w:t>projects</w:t>
      </w:r>
      <w:r>
        <w:tab/>
      </w:r>
      <w:r>
        <w:rPr>
          <w:spacing w:val="-10"/>
        </w:rPr>
        <w:t>3</w:t>
      </w:r>
      <w:r>
        <w:rPr>
          <w:rFonts w:ascii="Times New Roman"/>
        </w:rPr>
        <w:tab/>
      </w:r>
      <w:r>
        <w:rPr>
          <w:spacing w:val="-10"/>
        </w:rPr>
        <w:t>3</w:t>
      </w:r>
    </w:p>
    <w:p w14:paraId="6FCCC883" w14:textId="77777777" w:rsidR="000900B5" w:rsidRDefault="00000000">
      <w:pPr>
        <w:pStyle w:val="BodyText"/>
        <w:tabs>
          <w:tab w:val="left" w:pos="5831"/>
          <w:tab w:val="right" w:pos="7086"/>
        </w:tabs>
        <w:spacing w:before="241"/>
        <w:ind w:left="600"/>
      </w:pPr>
      <w:r>
        <w:rPr>
          <w:spacing w:val="-5"/>
        </w:rPr>
        <w:t>Work</w:t>
      </w:r>
      <w:r>
        <w:rPr>
          <w:spacing w:val="-6"/>
        </w:rPr>
        <w:t xml:space="preserve"> </w:t>
      </w:r>
      <w:r>
        <w:rPr>
          <w:spacing w:val="-2"/>
        </w:rPr>
        <w:t>projects</w:t>
      </w:r>
      <w:r>
        <w:tab/>
      </w:r>
      <w:r>
        <w:rPr>
          <w:spacing w:val="-10"/>
        </w:rPr>
        <w:t>4</w:t>
      </w:r>
      <w:r>
        <w:rPr>
          <w:rFonts w:ascii="Times New Roman"/>
        </w:rPr>
        <w:tab/>
      </w:r>
      <w:r>
        <w:rPr>
          <w:spacing w:val="-10"/>
        </w:rPr>
        <w:t>3</w:t>
      </w:r>
    </w:p>
    <w:p w14:paraId="6FCCC884" w14:textId="77777777" w:rsidR="000900B5" w:rsidRDefault="00000000">
      <w:pPr>
        <w:pStyle w:val="BodyText"/>
        <w:tabs>
          <w:tab w:val="left" w:pos="5830"/>
          <w:tab w:val="right" w:pos="7087"/>
        </w:tabs>
        <w:spacing w:before="240"/>
        <w:ind w:left="600"/>
      </w:pPr>
      <w:r>
        <w:rPr>
          <w:spacing w:val="-2"/>
        </w:rPr>
        <w:t>Procrastination</w:t>
      </w:r>
      <w:r>
        <w:tab/>
      </w:r>
      <w:r>
        <w:rPr>
          <w:spacing w:val="-10"/>
        </w:rPr>
        <w:t>3</w:t>
      </w:r>
      <w:r>
        <w:rPr>
          <w:rFonts w:ascii="Times New Roman"/>
        </w:rPr>
        <w:tab/>
      </w:r>
      <w:r>
        <w:rPr>
          <w:spacing w:val="-10"/>
        </w:rPr>
        <w:t>2</w:t>
      </w:r>
    </w:p>
    <w:p w14:paraId="6FCCC885" w14:textId="77777777" w:rsidR="000900B5" w:rsidRDefault="000900B5">
      <w:pPr>
        <w:pStyle w:val="BodyText"/>
        <w:sectPr w:rsidR="000900B5">
          <w:type w:val="continuous"/>
          <w:pgSz w:w="11910" w:h="16840"/>
          <w:pgMar w:top="0" w:right="0" w:bottom="280" w:left="708" w:header="0" w:footer="0" w:gutter="0"/>
          <w:cols w:num="2" w:space="720" w:equalWidth="0">
            <w:col w:w="2502" w:space="158"/>
            <w:col w:w="8542"/>
          </w:cols>
        </w:sectPr>
      </w:pPr>
    </w:p>
    <w:p w14:paraId="6FCCC886" w14:textId="77777777" w:rsidR="000900B5" w:rsidRDefault="00000000">
      <w:pPr>
        <w:pStyle w:val="ListParagraph"/>
        <w:numPr>
          <w:ilvl w:val="0"/>
          <w:numId w:val="14"/>
        </w:numPr>
        <w:tabs>
          <w:tab w:val="left" w:pos="1207"/>
          <w:tab w:val="left" w:pos="3260"/>
          <w:tab w:val="left" w:pos="8490"/>
          <w:tab w:val="right" w:pos="9745"/>
        </w:tabs>
        <w:spacing w:line="260" w:lineRule="exact"/>
        <w:ind w:hanging="607"/>
      </w:pPr>
      <w:r>
        <w:rPr>
          <w:spacing w:val="-2"/>
        </w:rPr>
        <w:t>Human</w:t>
      </w:r>
      <w:r>
        <w:rPr>
          <w:spacing w:val="-6"/>
        </w:rPr>
        <w:t xml:space="preserve"> </w:t>
      </w:r>
      <w:r>
        <w:rPr>
          <w:spacing w:val="-2"/>
        </w:rPr>
        <w:t>Resources</w:t>
      </w:r>
      <w:r>
        <w:tab/>
      </w:r>
      <w:r>
        <w:rPr>
          <w:spacing w:val="-2"/>
        </w:rPr>
        <w:t>Unavailability</w:t>
      </w:r>
      <w:r>
        <w:rPr>
          <w:spacing w:val="-4"/>
        </w:rPr>
        <w:t xml:space="preserve"> </w:t>
      </w:r>
      <w:r>
        <w:rPr>
          <w:spacing w:val="-2"/>
        </w:rPr>
        <w:t>of</w:t>
      </w:r>
      <w:r>
        <w:rPr>
          <w:spacing w:val="-4"/>
        </w:rPr>
        <w:t xml:space="preserve"> </w:t>
      </w:r>
      <w:r>
        <w:rPr>
          <w:spacing w:val="-2"/>
        </w:rPr>
        <w:t>main</w:t>
      </w:r>
      <w:r>
        <w:rPr>
          <w:spacing w:val="-4"/>
        </w:rPr>
        <w:t xml:space="preserve"> </w:t>
      </w:r>
      <w:r>
        <w:rPr>
          <w:spacing w:val="-2"/>
        </w:rPr>
        <w:t>project</w:t>
      </w:r>
      <w:r>
        <w:rPr>
          <w:spacing w:val="-3"/>
        </w:rPr>
        <w:t xml:space="preserve"> </w:t>
      </w:r>
      <w:r>
        <w:rPr>
          <w:spacing w:val="-2"/>
        </w:rPr>
        <w:t>staff</w:t>
      </w:r>
      <w:r>
        <w:rPr>
          <w:spacing w:val="-4"/>
        </w:rPr>
        <w:t xml:space="preserve"> </w:t>
      </w:r>
      <w:r>
        <w:rPr>
          <w:spacing w:val="-2"/>
        </w:rPr>
        <w:t>(e.g.,</w:t>
      </w:r>
      <w:r>
        <w:rPr>
          <w:spacing w:val="-4"/>
        </w:rPr>
        <w:t xml:space="preserve"> </w:t>
      </w:r>
      <w:r>
        <w:rPr>
          <w:spacing w:val="-2"/>
        </w:rPr>
        <w:t>due</w:t>
      </w:r>
      <w:r>
        <w:rPr>
          <w:spacing w:val="-3"/>
        </w:rPr>
        <w:t xml:space="preserve"> </w:t>
      </w:r>
      <w:r>
        <w:rPr>
          <w:spacing w:val="-5"/>
        </w:rPr>
        <w:t>to</w:t>
      </w:r>
      <w:r>
        <w:tab/>
      </w:r>
      <w:r>
        <w:rPr>
          <w:spacing w:val="-10"/>
        </w:rPr>
        <w:t>4</w:t>
      </w:r>
      <w:r>
        <w:rPr>
          <w:rFonts w:ascii="Times New Roman"/>
        </w:rPr>
        <w:tab/>
      </w:r>
      <w:r>
        <w:rPr>
          <w:spacing w:val="-10"/>
        </w:rPr>
        <w:t>4</w:t>
      </w:r>
    </w:p>
    <w:p w14:paraId="6FCCC887" w14:textId="77777777" w:rsidR="000900B5" w:rsidRDefault="00000000">
      <w:pPr>
        <w:pStyle w:val="BodyText"/>
        <w:spacing w:line="271" w:lineRule="exact"/>
        <w:ind w:left="3260"/>
      </w:pPr>
      <w:r>
        <w:rPr>
          <w:spacing w:val="-2"/>
        </w:rPr>
        <w:t>illness)</w:t>
      </w:r>
    </w:p>
    <w:p w14:paraId="6FCCC888" w14:textId="77777777" w:rsidR="000900B5" w:rsidRDefault="00000000">
      <w:pPr>
        <w:pStyle w:val="ListParagraph"/>
        <w:numPr>
          <w:ilvl w:val="0"/>
          <w:numId w:val="14"/>
        </w:numPr>
        <w:tabs>
          <w:tab w:val="left" w:pos="1207"/>
          <w:tab w:val="left" w:pos="3260"/>
          <w:tab w:val="left" w:pos="8490"/>
          <w:tab w:val="right" w:pos="9745"/>
        </w:tabs>
        <w:spacing w:line="271" w:lineRule="exact"/>
        <w:ind w:hanging="608"/>
      </w:pPr>
      <w:r>
        <w:rPr>
          <w:spacing w:val="-2"/>
        </w:rPr>
        <w:t>Human</w:t>
      </w:r>
      <w:r>
        <w:rPr>
          <w:spacing w:val="-6"/>
        </w:rPr>
        <w:t xml:space="preserve"> </w:t>
      </w:r>
      <w:r>
        <w:rPr>
          <w:spacing w:val="-2"/>
        </w:rPr>
        <w:t>Resources</w:t>
      </w:r>
      <w:r>
        <w:tab/>
      </w:r>
      <w:r>
        <w:rPr>
          <w:spacing w:val="-2"/>
        </w:rPr>
        <w:t>Unavailability</w:t>
      </w:r>
      <w:r>
        <w:rPr>
          <w:spacing w:val="-4"/>
        </w:rPr>
        <w:t xml:space="preserve"> </w:t>
      </w:r>
      <w:r>
        <w:rPr>
          <w:spacing w:val="-2"/>
        </w:rPr>
        <w:t>of</w:t>
      </w:r>
      <w:r>
        <w:rPr>
          <w:spacing w:val="-3"/>
        </w:rPr>
        <w:t xml:space="preserve"> </w:t>
      </w:r>
      <w:r>
        <w:rPr>
          <w:spacing w:val="-2"/>
        </w:rPr>
        <w:t>advisor</w:t>
      </w:r>
      <w:r>
        <w:rPr>
          <w:spacing w:val="-3"/>
        </w:rPr>
        <w:t xml:space="preserve"> </w:t>
      </w:r>
      <w:r>
        <w:rPr>
          <w:spacing w:val="-2"/>
        </w:rPr>
        <w:t>(e.g.,</w:t>
      </w:r>
      <w:r>
        <w:rPr>
          <w:spacing w:val="-3"/>
        </w:rPr>
        <w:t xml:space="preserve"> </w:t>
      </w:r>
      <w:r>
        <w:rPr>
          <w:spacing w:val="-2"/>
        </w:rPr>
        <w:t>due</w:t>
      </w:r>
      <w:r>
        <w:rPr>
          <w:spacing w:val="-3"/>
        </w:rPr>
        <w:t xml:space="preserve"> </w:t>
      </w:r>
      <w:r>
        <w:rPr>
          <w:spacing w:val="-2"/>
        </w:rPr>
        <w:t>to</w:t>
      </w:r>
      <w:r>
        <w:rPr>
          <w:spacing w:val="-3"/>
        </w:rPr>
        <w:t xml:space="preserve"> </w:t>
      </w:r>
      <w:r>
        <w:rPr>
          <w:spacing w:val="-2"/>
        </w:rPr>
        <w:t>illness,</w:t>
      </w:r>
      <w:r>
        <w:tab/>
      </w:r>
      <w:r>
        <w:rPr>
          <w:spacing w:val="-10"/>
        </w:rPr>
        <w:t>3</w:t>
      </w:r>
      <w:r>
        <w:rPr>
          <w:rFonts w:ascii="Times New Roman"/>
        </w:rPr>
        <w:tab/>
      </w:r>
      <w:r>
        <w:rPr>
          <w:spacing w:val="-10"/>
        </w:rPr>
        <w:t>4</w:t>
      </w:r>
    </w:p>
    <w:p w14:paraId="6FCCC889" w14:textId="77777777" w:rsidR="000900B5" w:rsidRDefault="00000000">
      <w:pPr>
        <w:pStyle w:val="BodyText"/>
        <w:spacing w:line="265" w:lineRule="exact"/>
        <w:ind w:left="3260"/>
      </w:pPr>
      <w:r>
        <w:t>accident,</w:t>
      </w:r>
      <w:r>
        <w:rPr>
          <w:spacing w:val="-14"/>
        </w:rPr>
        <w:t xml:space="preserve"> </w:t>
      </w:r>
      <w:r>
        <w:rPr>
          <w:spacing w:val="-4"/>
        </w:rPr>
        <w:t>etc.)</w:t>
      </w:r>
    </w:p>
    <w:p w14:paraId="6FCCC88A" w14:textId="77777777" w:rsidR="000900B5" w:rsidRDefault="000900B5">
      <w:pPr>
        <w:pStyle w:val="BodyText"/>
        <w:spacing w:line="265" w:lineRule="exact"/>
        <w:sectPr w:rsidR="000900B5">
          <w:type w:val="continuous"/>
          <w:pgSz w:w="11910" w:h="16840"/>
          <w:pgMar w:top="0" w:right="0" w:bottom="280" w:left="708" w:header="0" w:footer="0" w:gutter="0"/>
          <w:cols w:space="720"/>
        </w:sectPr>
      </w:pPr>
    </w:p>
    <w:p w14:paraId="6FCCC88B" w14:textId="77777777" w:rsidR="000900B5" w:rsidRDefault="00000000">
      <w:pPr>
        <w:pStyle w:val="ListParagraph"/>
        <w:numPr>
          <w:ilvl w:val="0"/>
          <w:numId w:val="14"/>
        </w:numPr>
        <w:tabs>
          <w:tab w:val="left" w:pos="1207"/>
        </w:tabs>
        <w:spacing w:before="13" w:line="216" w:lineRule="auto"/>
        <w:ind w:right="38" w:hanging="653"/>
      </w:pPr>
      <w:r>
        <w:t xml:space="preserve">Tech and </w:t>
      </w:r>
      <w:r>
        <w:rPr>
          <w:spacing w:val="-2"/>
        </w:rPr>
        <w:t>Infrastructure</w:t>
      </w:r>
    </w:p>
    <w:p w14:paraId="6FCCC88C" w14:textId="77777777" w:rsidR="000900B5" w:rsidRDefault="00000000">
      <w:pPr>
        <w:pStyle w:val="ListParagraph"/>
        <w:numPr>
          <w:ilvl w:val="0"/>
          <w:numId w:val="14"/>
        </w:numPr>
        <w:tabs>
          <w:tab w:val="left" w:pos="1207"/>
        </w:tabs>
        <w:spacing w:line="216" w:lineRule="auto"/>
        <w:ind w:right="38" w:hanging="644"/>
      </w:pPr>
      <w:r>
        <w:t xml:space="preserve">Tech and </w:t>
      </w:r>
      <w:r>
        <w:rPr>
          <w:spacing w:val="-2"/>
        </w:rPr>
        <w:t>Infrastructure</w:t>
      </w:r>
    </w:p>
    <w:p w14:paraId="6FCCC88D" w14:textId="77777777" w:rsidR="000900B5" w:rsidRDefault="00000000">
      <w:pPr>
        <w:pStyle w:val="BodyText"/>
        <w:tabs>
          <w:tab w:val="left" w:pos="5785"/>
          <w:tab w:val="right" w:pos="7040"/>
        </w:tabs>
        <w:spacing w:line="292" w:lineRule="exact"/>
        <w:ind w:left="555"/>
      </w:pPr>
      <w:r>
        <w:br w:type="column"/>
      </w:r>
      <w:r>
        <w:rPr>
          <w:spacing w:val="-2"/>
        </w:rPr>
        <w:t>Software</w:t>
      </w:r>
      <w:r>
        <w:rPr>
          <w:spacing w:val="-9"/>
        </w:rPr>
        <w:t xml:space="preserve"> </w:t>
      </w:r>
      <w:r>
        <w:rPr>
          <w:spacing w:val="-2"/>
        </w:rPr>
        <w:t>Version/Library/Dependency</w:t>
      </w:r>
      <w:r>
        <w:tab/>
      </w:r>
      <w:r>
        <w:rPr>
          <w:spacing w:val="-10"/>
        </w:rPr>
        <w:t>4</w:t>
      </w:r>
      <w:r>
        <w:rPr>
          <w:rFonts w:ascii="Times New Roman"/>
        </w:rPr>
        <w:tab/>
      </w:r>
      <w:r>
        <w:rPr>
          <w:spacing w:val="-10"/>
        </w:rPr>
        <w:t>3</w:t>
      </w:r>
    </w:p>
    <w:p w14:paraId="6FCCC88E" w14:textId="77777777" w:rsidR="000900B5" w:rsidRDefault="00000000">
      <w:pPr>
        <w:pStyle w:val="BodyText"/>
        <w:tabs>
          <w:tab w:val="left" w:pos="5784"/>
          <w:tab w:val="right" w:pos="7041"/>
        </w:tabs>
        <w:spacing w:before="240"/>
        <w:ind w:left="555"/>
      </w:pPr>
      <w:r>
        <w:rPr>
          <w:spacing w:val="-2"/>
        </w:rPr>
        <w:t>Hardware</w:t>
      </w:r>
      <w:r>
        <w:rPr>
          <w:spacing w:val="-8"/>
        </w:rPr>
        <w:t xml:space="preserve"> </w:t>
      </w:r>
      <w:r>
        <w:rPr>
          <w:spacing w:val="-2"/>
        </w:rPr>
        <w:t>is</w:t>
      </w:r>
      <w:r>
        <w:rPr>
          <w:spacing w:val="-8"/>
        </w:rPr>
        <w:t xml:space="preserve"> </w:t>
      </w:r>
      <w:r>
        <w:rPr>
          <w:spacing w:val="-2"/>
        </w:rPr>
        <w:t>damaged</w:t>
      </w:r>
      <w:r>
        <w:tab/>
      </w:r>
      <w:r>
        <w:rPr>
          <w:spacing w:val="-10"/>
        </w:rPr>
        <w:t>2</w:t>
      </w:r>
      <w:r>
        <w:rPr>
          <w:rFonts w:ascii="Times New Roman"/>
        </w:rPr>
        <w:tab/>
      </w:r>
      <w:r>
        <w:rPr>
          <w:spacing w:val="-10"/>
        </w:rPr>
        <w:t>5</w:t>
      </w:r>
    </w:p>
    <w:p w14:paraId="6FCCC88F" w14:textId="77777777" w:rsidR="000900B5" w:rsidRDefault="000900B5">
      <w:pPr>
        <w:pStyle w:val="BodyText"/>
        <w:sectPr w:rsidR="000900B5">
          <w:type w:val="continuous"/>
          <w:pgSz w:w="11910" w:h="16840"/>
          <w:pgMar w:top="0" w:right="0" w:bottom="280" w:left="708" w:header="0" w:footer="0" w:gutter="0"/>
          <w:cols w:num="2" w:space="720" w:equalWidth="0">
            <w:col w:w="2628" w:space="77"/>
            <w:col w:w="8497"/>
          </w:cols>
        </w:sectPr>
      </w:pPr>
    </w:p>
    <w:tbl>
      <w:tblPr>
        <w:tblW w:w="0" w:type="auto"/>
        <w:tblInd w:w="511" w:type="dxa"/>
        <w:tblLayout w:type="fixed"/>
        <w:tblCellMar>
          <w:left w:w="0" w:type="dxa"/>
          <w:right w:w="0" w:type="dxa"/>
        </w:tblCellMar>
        <w:tblLook w:val="01E0" w:firstRow="1" w:lastRow="1" w:firstColumn="1" w:lastColumn="1" w:noHBand="0" w:noVBand="0"/>
      </w:tblPr>
      <w:tblGrid>
        <w:gridCol w:w="2632"/>
        <w:gridCol w:w="4898"/>
        <w:gridCol w:w="1082"/>
        <w:gridCol w:w="677"/>
      </w:tblGrid>
      <w:tr w:rsidR="000900B5" w14:paraId="6FCCC894" w14:textId="77777777">
        <w:trPr>
          <w:trHeight w:val="281"/>
        </w:trPr>
        <w:tc>
          <w:tcPr>
            <w:tcW w:w="2632" w:type="dxa"/>
          </w:tcPr>
          <w:p w14:paraId="6FCCC890" w14:textId="77777777" w:rsidR="000900B5" w:rsidRDefault="00000000">
            <w:pPr>
              <w:pStyle w:val="TableParagraph"/>
              <w:tabs>
                <w:tab w:val="left" w:pos="702"/>
              </w:tabs>
              <w:spacing w:line="261" w:lineRule="exact"/>
              <w:ind w:left="50"/>
            </w:pPr>
            <w:r>
              <w:rPr>
                <w:spacing w:val="-5"/>
              </w:rPr>
              <w:t>12</w:t>
            </w:r>
            <w:r>
              <w:tab/>
              <w:t>Data</w:t>
            </w:r>
            <w:r>
              <w:rPr>
                <w:spacing w:val="-7"/>
              </w:rPr>
              <w:t xml:space="preserve"> </w:t>
            </w:r>
            <w:r>
              <w:t>and</w:t>
            </w:r>
            <w:r>
              <w:rPr>
                <w:spacing w:val="-6"/>
              </w:rPr>
              <w:t xml:space="preserve"> </w:t>
            </w:r>
            <w:r>
              <w:rPr>
                <w:spacing w:val="-2"/>
              </w:rPr>
              <w:t>Research</w:t>
            </w:r>
          </w:p>
        </w:tc>
        <w:tc>
          <w:tcPr>
            <w:tcW w:w="4898" w:type="dxa"/>
          </w:tcPr>
          <w:p w14:paraId="6FCCC891" w14:textId="77777777" w:rsidR="000900B5" w:rsidRDefault="00000000">
            <w:pPr>
              <w:pStyle w:val="TableParagraph"/>
              <w:spacing w:line="261" w:lineRule="exact"/>
              <w:ind w:left="124"/>
            </w:pPr>
            <w:r>
              <w:t>Data</w:t>
            </w:r>
            <w:r>
              <w:rPr>
                <w:spacing w:val="-6"/>
              </w:rPr>
              <w:t xml:space="preserve"> </w:t>
            </w:r>
            <w:r>
              <w:rPr>
                <w:spacing w:val="-2"/>
              </w:rPr>
              <w:t>related</w:t>
            </w:r>
          </w:p>
        </w:tc>
        <w:tc>
          <w:tcPr>
            <w:tcW w:w="1082" w:type="dxa"/>
          </w:tcPr>
          <w:p w14:paraId="6FCCC892" w14:textId="77777777" w:rsidR="000900B5" w:rsidRDefault="00000000">
            <w:pPr>
              <w:pStyle w:val="TableParagraph"/>
              <w:spacing w:line="261" w:lineRule="exact"/>
              <w:ind w:right="58"/>
              <w:jc w:val="center"/>
            </w:pPr>
            <w:r>
              <w:rPr>
                <w:spacing w:val="-10"/>
              </w:rPr>
              <w:t>4</w:t>
            </w:r>
          </w:p>
        </w:tc>
        <w:tc>
          <w:tcPr>
            <w:tcW w:w="677" w:type="dxa"/>
          </w:tcPr>
          <w:p w14:paraId="6FCCC893" w14:textId="77777777" w:rsidR="000900B5" w:rsidRDefault="00000000">
            <w:pPr>
              <w:pStyle w:val="TableParagraph"/>
              <w:spacing w:line="261" w:lineRule="exact"/>
              <w:ind w:right="46"/>
              <w:jc w:val="right"/>
            </w:pPr>
            <w:r>
              <w:rPr>
                <w:spacing w:val="-10"/>
              </w:rPr>
              <w:t>3</w:t>
            </w:r>
          </w:p>
        </w:tc>
      </w:tr>
      <w:tr w:rsidR="000900B5" w14:paraId="6FCCC899" w14:textId="77777777">
        <w:trPr>
          <w:trHeight w:val="270"/>
        </w:trPr>
        <w:tc>
          <w:tcPr>
            <w:tcW w:w="2632" w:type="dxa"/>
          </w:tcPr>
          <w:p w14:paraId="6FCCC895" w14:textId="77777777" w:rsidR="000900B5" w:rsidRDefault="00000000">
            <w:pPr>
              <w:pStyle w:val="TableParagraph"/>
              <w:tabs>
                <w:tab w:val="left" w:pos="702"/>
              </w:tabs>
              <w:spacing w:line="251" w:lineRule="exact"/>
              <w:ind w:left="50"/>
            </w:pPr>
            <w:r>
              <w:rPr>
                <w:spacing w:val="-5"/>
              </w:rPr>
              <w:t>13</w:t>
            </w:r>
            <w:r>
              <w:tab/>
              <w:t>Data</w:t>
            </w:r>
            <w:r>
              <w:rPr>
                <w:spacing w:val="-7"/>
              </w:rPr>
              <w:t xml:space="preserve"> </w:t>
            </w:r>
            <w:r>
              <w:t>and</w:t>
            </w:r>
            <w:r>
              <w:rPr>
                <w:spacing w:val="-6"/>
              </w:rPr>
              <w:t xml:space="preserve"> </w:t>
            </w:r>
            <w:r>
              <w:rPr>
                <w:spacing w:val="-2"/>
              </w:rPr>
              <w:t>Research</w:t>
            </w:r>
          </w:p>
        </w:tc>
        <w:tc>
          <w:tcPr>
            <w:tcW w:w="4898" w:type="dxa"/>
          </w:tcPr>
          <w:p w14:paraId="6FCCC896" w14:textId="77777777" w:rsidR="000900B5" w:rsidRDefault="00000000">
            <w:pPr>
              <w:pStyle w:val="TableParagraph"/>
              <w:spacing w:line="251" w:lineRule="exact"/>
              <w:ind w:left="123"/>
            </w:pPr>
            <w:r>
              <w:rPr>
                <w:spacing w:val="-2"/>
              </w:rPr>
              <w:t>Not</w:t>
            </w:r>
            <w:r>
              <w:rPr>
                <w:spacing w:val="-7"/>
              </w:rPr>
              <w:t xml:space="preserve"> </w:t>
            </w:r>
            <w:r>
              <w:rPr>
                <w:spacing w:val="-2"/>
              </w:rPr>
              <w:t>reproducible</w:t>
            </w:r>
            <w:r>
              <w:rPr>
                <w:spacing w:val="-6"/>
              </w:rPr>
              <w:t xml:space="preserve"> </w:t>
            </w:r>
            <w:r>
              <w:rPr>
                <w:spacing w:val="-4"/>
              </w:rPr>
              <w:t>work</w:t>
            </w:r>
          </w:p>
        </w:tc>
        <w:tc>
          <w:tcPr>
            <w:tcW w:w="1082" w:type="dxa"/>
          </w:tcPr>
          <w:p w14:paraId="6FCCC897" w14:textId="77777777" w:rsidR="000900B5" w:rsidRDefault="00000000">
            <w:pPr>
              <w:pStyle w:val="TableParagraph"/>
              <w:spacing w:line="251" w:lineRule="exact"/>
              <w:ind w:right="58"/>
              <w:jc w:val="center"/>
            </w:pPr>
            <w:r>
              <w:rPr>
                <w:spacing w:val="-10"/>
              </w:rPr>
              <w:t>2</w:t>
            </w:r>
          </w:p>
        </w:tc>
        <w:tc>
          <w:tcPr>
            <w:tcW w:w="677" w:type="dxa"/>
          </w:tcPr>
          <w:p w14:paraId="6FCCC898" w14:textId="77777777" w:rsidR="000900B5" w:rsidRDefault="00000000">
            <w:pPr>
              <w:pStyle w:val="TableParagraph"/>
              <w:spacing w:line="251" w:lineRule="exact"/>
              <w:ind w:right="44"/>
              <w:jc w:val="right"/>
            </w:pPr>
            <w:r>
              <w:rPr>
                <w:spacing w:val="-10"/>
              </w:rPr>
              <w:t>5</w:t>
            </w:r>
          </w:p>
        </w:tc>
      </w:tr>
      <w:tr w:rsidR="000900B5" w14:paraId="6FCCC89E" w14:textId="77777777">
        <w:trPr>
          <w:trHeight w:val="270"/>
        </w:trPr>
        <w:tc>
          <w:tcPr>
            <w:tcW w:w="2632" w:type="dxa"/>
          </w:tcPr>
          <w:p w14:paraId="6FCCC89A" w14:textId="77777777" w:rsidR="000900B5" w:rsidRDefault="00000000">
            <w:pPr>
              <w:pStyle w:val="TableParagraph"/>
              <w:tabs>
                <w:tab w:val="left" w:pos="702"/>
              </w:tabs>
              <w:spacing w:line="251" w:lineRule="exact"/>
              <w:ind w:left="53"/>
            </w:pPr>
            <w:r>
              <w:rPr>
                <w:spacing w:val="-5"/>
              </w:rPr>
              <w:t>14</w:t>
            </w:r>
            <w:r>
              <w:tab/>
              <w:t>Ethical</w:t>
            </w:r>
            <w:r>
              <w:rPr>
                <w:spacing w:val="-8"/>
              </w:rPr>
              <w:t xml:space="preserve"> </w:t>
            </w:r>
            <w:r>
              <w:t>and</w:t>
            </w:r>
            <w:r>
              <w:rPr>
                <w:spacing w:val="-7"/>
              </w:rPr>
              <w:t xml:space="preserve"> </w:t>
            </w:r>
            <w:r>
              <w:rPr>
                <w:spacing w:val="-4"/>
              </w:rPr>
              <w:t>Legal</w:t>
            </w:r>
          </w:p>
        </w:tc>
        <w:tc>
          <w:tcPr>
            <w:tcW w:w="4898" w:type="dxa"/>
          </w:tcPr>
          <w:p w14:paraId="6FCCC89B" w14:textId="77777777" w:rsidR="000900B5" w:rsidRDefault="00000000">
            <w:pPr>
              <w:pStyle w:val="TableParagraph"/>
              <w:spacing w:line="251" w:lineRule="exact"/>
              <w:ind w:left="124"/>
            </w:pPr>
            <w:r>
              <w:t>Plagiarism</w:t>
            </w:r>
            <w:r>
              <w:rPr>
                <w:spacing w:val="-11"/>
              </w:rPr>
              <w:t xml:space="preserve"> </w:t>
            </w:r>
            <w:r>
              <w:t>or</w:t>
            </w:r>
            <w:r>
              <w:rPr>
                <w:spacing w:val="-11"/>
              </w:rPr>
              <w:t xml:space="preserve"> </w:t>
            </w:r>
            <w:r>
              <w:t>wrong</w:t>
            </w:r>
            <w:r>
              <w:rPr>
                <w:spacing w:val="-11"/>
              </w:rPr>
              <w:t xml:space="preserve"> </w:t>
            </w:r>
            <w:r>
              <w:rPr>
                <w:spacing w:val="-2"/>
              </w:rPr>
              <w:t>citation</w:t>
            </w:r>
          </w:p>
        </w:tc>
        <w:tc>
          <w:tcPr>
            <w:tcW w:w="1082" w:type="dxa"/>
          </w:tcPr>
          <w:p w14:paraId="6FCCC89C" w14:textId="77777777" w:rsidR="000900B5" w:rsidRDefault="00000000">
            <w:pPr>
              <w:pStyle w:val="TableParagraph"/>
              <w:spacing w:line="251" w:lineRule="exact"/>
              <w:ind w:right="58"/>
              <w:jc w:val="center"/>
            </w:pPr>
            <w:r>
              <w:rPr>
                <w:spacing w:val="-10"/>
              </w:rPr>
              <w:t>2</w:t>
            </w:r>
          </w:p>
        </w:tc>
        <w:tc>
          <w:tcPr>
            <w:tcW w:w="677" w:type="dxa"/>
          </w:tcPr>
          <w:p w14:paraId="6FCCC89D" w14:textId="77777777" w:rsidR="000900B5" w:rsidRDefault="00000000">
            <w:pPr>
              <w:pStyle w:val="TableParagraph"/>
              <w:spacing w:line="251" w:lineRule="exact"/>
              <w:ind w:right="44"/>
              <w:jc w:val="right"/>
            </w:pPr>
            <w:r>
              <w:rPr>
                <w:spacing w:val="-10"/>
              </w:rPr>
              <w:t>5</w:t>
            </w:r>
          </w:p>
        </w:tc>
      </w:tr>
      <w:tr w:rsidR="000900B5" w14:paraId="6FCCC8A3" w14:textId="77777777">
        <w:trPr>
          <w:trHeight w:val="270"/>
        </w:trPr>
        <w:tc>
          <w:tcPr>
            <w:tcW w:w="2632" w:type="dxa"/>
          </w:tcPr>
          <w:p w14:paraId="6FCCC89F" w14:textId="77777777" w:rsidR="000900B5" w:rsidRDefault="00000000">
            <w:pPr>
              <w:pStyle w:val="TableParagraph"/>
              <w:tabs>
                <w:tab w:val="left" w:pos="702"/>
              </w:tabs>
              <w:spacing w:line="251" w:lineRule="exact"/>
              <w:ind w:left="51"/>
            </w:pPr>
            <w:r>
              <w:rPr>
                <w:spacing w:val="-5"/>
              </w:rPr>
              <w:t>15</w:t>
            </w:r>
            <w:r>
              <w:tab/>
              <w:t>Ethical</w:t>
            </w:r>
            <w:r>
              <w:rPr>
                <w:spacing w:val="-8"/>
              </w:rPr>
              <w:t xml:space="preserve"> </w:t>
            </w:r>
            <w:r>
              <w:t>and</w:t>
            </w:r>
            <w:r>
              <w:rPr>
                <w:spacing w:val="-7"/>
              </w:rPr>
              <w:t xml:space="preserve"> </w:t>
            </w:r>
            <w:r>
              <w:rPr>
                <w:spacing w:val="-4"/>
              </w:rPr>
              <w:t>Legal</w:t>
            </w:r>
          </w:p>
        </w:tc>
        <w:tc>
          <w:tcPr>
            <w:tcW w:w="4898" w:type="dxa"/>
          </w:tcPr>
          <w:p w14:paraId="6FCCC8A0" w14:textId="77777777" w:rsidR="000900B5" w:rsidRDefault="00000000">
            <w:pPr>
              <w:pStyle w:val="TableParagraph"/>
              <w:spacing w:line="251" w:lineRule="exact"/>
              <w:ind w:left="124"/>
            </w:pPr>
            <w:r>
              <w:rPr>
                <w:spacing w:val="-2"/>
              </w:rPr>
              <w:t>Copyright</w:t>
            </w:r>
          </w:p>
        </w:tc>
        <w:tc>
          <w:tcPr>
            <w:tcW w:w="1082" w:type="dxa"/>
          </w:tcPr>
          <w:p w14:paraId="6FCCC8A1" w14:textId="77777777" w:rsidR="000900B5" w:rsidRDefault="00000000">
            <w:pPr>
              <w:pStyle w:val="TableParagraph"/>
              <w:spacing w:line="251" w:lineRule="exact"/>
              <w:ind w:right="58"/>
              <w:jc w:val="center"/>
            </w:pPr>
            <w:r>
              <w:rPr>
                <w:spacing w:val="-10"/>
                <w:w w:val="95"/>
              </w:rPr>
              <w:t>1</w:t>
            </w:r>
          </w:p>
        </w:tc>
        <w:tc>
          <w:tcPr>
            <w:tcW w:w="677" w:type="dxa"/>
          </w:tcPr>
          <w:p w14:paraId="6FCCC8A2" w14:textId="77777777" w:rsidR="000900B5" w:rsidRDefault="00000000">
            <w:pPr>
              <w:pStyle w:val="TableParagraph"/>
              <w:spacing w:line="251" w:lineRule="exact"/>
              <w:ind w:right="44"/>
              <w:jc w:val="right"/>
            </w:pPr>
            <w:r>
              <w:rPr>
                <w:spacing w:val="-10"/>
              </w:rPr>
              <w:t>5</w:t>
            </w:r>
          </w:p>
        </w:tc>
      </w:tr>
      <w:tr w:rsidR="000900B5" w14:paraId="6FCCC8A8" w14:textId="77777777">
        <w:trPr>
          <w:trHeight w:val="270"/>
        </w:trPr>
        <w:tc>
          <w:tcPr>
            <w:tcW w:w="2632" w:type="dxa"/>
          </w:tcPr>
          <w:p w14:paraId="6FCCC8A4" w14:textId="77777777" w:rsidR="000900B5" w:rsidRDefault="00000000">
            <w:pPr>
              <w:pStyle w:val="TableParagraph"/>
              <w:tabs>
                <w:tab w:val="left" w:pos="702"/>
              </w:tabs>
              <w:spacing w:line="251" w:lineRule="exact"/>
              <w:ind w:left="50"/>
            </w:pPr>
            <w:r>
              <w:rPr>
                <w:spacing w:val="-5"/>
              </w:rPr>
              <w:t>16</w:t>
            </w:r>
            <w:r>
              <w:tab/>
            </w:r>
            <w:r>
              <w:rPr>
                <w:spacing w:val="-2"/>
              </w:rPr>
              <w:t>Communication</w:t>
            </w:r>
          </w:p>
        </w:tc>
        <w:tc>
          <w:tcPr>
            <w:tcW w:w="4898" w:type="dxa"/>
          </w:tcPr>
          <w:p w14:paraId="6FCCC8A5" w14:textId="77777777" w:rsidR="000900B5" w:rsidRDefault="00000000">
            <w:pPr>
              <w:pStyle w:val="TableParagraph"/>
              <w:spacing w:line="251" w:lineRule="exact"/>
              <w:ind w:left="124"/>
            </w:pPr>
            <w:r>
              <w:rPr>
                <w:spacing w:val="-2"/>
              </w:rPr>
              <w:t>Bad</w:t>
            </w:r>
            <w:r>
              <w:rPr>
                <w:spacing w:val="2"/>
              </w:rPr>
              <w:t xml:space="preserve"> </w:t>
            </w:r>
            <w:r>
              <w:rPr>
                <w:spacing w:val="-2"/>
              </w:rPr>
              <w:t>communication</w:t>
            </w:r>
            <w:r>
              <w:rPr>
                <w:spacing w:val="2"/>
              </w:rPr>
              <w:t xml:space="preserve"> </w:t>
            </w:r>
            <w:r>
              <w:rPr>
                <w:spacing w:val="-2"/>
              </w:rPr>
              <w:t>with</w:t>
            </w:r>
            <w:r>
              <w:rPr>
                <w:spacing w:val="3"/>
              </w:rPr>
              <w:t xml:space="preserve"> </w:t>
            </w:r>
            <w:r>
              <w:rPr>
                <w:spacing w:val="-2"/>
              </w:rPr>
              <w:t>stakeholder</w:t>
            </w:r>
            <w:r>
              <w:rPr>
                <w:spacing w:val="2"/>
              </w:rPr>
              <w:t xml:space="preserve"> </w:t>
            </w:r>
            <w:r>
              <w:rPr>
                <w:spacing w:val="-5"/>
              </w:rPr>
              <w:t>or</w:t>
            </w:r>
          </w:p>
        </w:tc>
        <w:tc>
          <w:tcPr>
            <w:tcW w:w="1082" w:type="dxa"/>
          </w:tcPr>
          <w:p w14:paraId="6FCCC8A6" w14:textId="77777777" w:rsidR="000900B5" w:rsidRDefault="00000000">
            <w:pPr>
              <w:pStyle w:val="TableParagraph"/>
              <w:spacing w:line="251" w:lineRule="exact"/>
              <w:ind w:right="58"/>
              <w:jc w:val="center"/>
            </w:pPr>
            <w:r>
              <w:rPr>
                <w:spacing w:val="-10"/>
              </w:rPr>
              <w:t>2</w:t>
            </w:r>
          </w:p>
        </w:tc>
        <w:tc>
          <w:tcPr>
            <w:tcW w:w="677" w:type="dxa"/>
          </w:tcPr>
          <w:p w14:paraId="6FCCC8A7" w14:textId="77777777" w:rsidR="000900B5" w:rsidRDefault="00000000">
            <w:pPr>
              <w:pStyle w:val="TableParagraph"/>
              <w:spacing w:line="251" w:lineRule="exact"/>
              <w:ind w:right="45"/>
              <w:jc w:val="right"/>
            </w:pPr>
            <w:r>
              <w:rPr>
                <w:spacing w:val="-10"/>
              </w:rPr>
              <w:t>4</w:t>
            </w:r>
          </w:p>
        </w:tc>
      </w:tr>
      <w:tr w:rsidR="000900B5" w14:paraId="6FCCC8AD" w14:textId="77777777">
        <w:trPr>
          <w:trHeight w:val="270"/>
        </w:trPr>
        <w:tc>
          <w:tcPr>
            <w:tcW w:w="2632" w:type="dxa"/>
          </w:tcPr>
          <w:p w14:paraId="6FCCC8A9" w14:textId="77777777" w:rsidR="000900B5" w:rsidRDefault="00000000">
            <w:pPr>
              <w:pStyle w:val="TableParagraph"/>
              <w:spacing w:line="251" w:lineRule="exact"/>
              <w:ind w:left="702"/>
            </w:pPr>
            <w:r>
              <w:t>and</w:t>
            </w:r>
            <w:r>
              <w:rPr>
                <w:spacing w:val="-7"/>
              </w:rPr>
              <w:t xml:space="preserve"> </w:t>
            </w:r>
            <w:r>
              <w:rPr>
                <w:spacing w:val="-2"/>
              </w:rPr>
              <w:t>Cooperation</w:t>
            </w:r>
          </w:p>
        </w:tc>
        <w:tc>
          <w:tcPr>
            <w:tcW w:w="4898" w:type="dxa"/>
          </w:tcPr>
          <w:p w14:paraId="6FCCC8AA" w14:textId="77777777" w:rsidR="000900B5" w:rsidRDefault="00000000">
            <w:pPr>
              <w:pStyle w:val="TableParagraph"/>
              <w:spacing w:line="251" w:lineRule="exact"/>
              <w:ind w:left="124"/>
            </w:pPr>
            <w:r>
              <w:rPr>
                <w:spacing w:val="-2"/>
              </w:rPr>
              <w:t>advisor</w:t>
            </w:r>
          </w:p>
        </w:tc>
        <w:tc>
          <w:tcPr>
            <w:tcW w:w="1082" w:type="dxa"/>
          </w:tcPr>
          <w:p w14:paraId="6FCCC8AB" w14:textId="77777777" w:rsidR="000900B5" w:rsidRDefault="000900B5">
            <w:pPr>
              <w:pStyle w:val="TableParagraph"/>
              <w:rPr>
                <w:rFonts w:ascii="Times New Roman"/>
                <w:sz w:val="20"/>
              </w:rPr>
            </w:pPr>
          </w:p>
        </w:tc>
        <w:tc>
          <w:tcPr>
            <w:tcW w:w="677" w:type="dxa"/>
          </w:tcPr>
          <w:p w14:paraId="6FCCC8AC" w14:textId="77777777" w:rsidR="000900B5" w:rsidRDefault="000900B5">
            <w:pPr>
              <w:pStyle w:val="TableParagraph"/>
              <w:rPr>
                <w:rFonts w:ascii="Times New Roman"/>
                <w:sz w:val="20"/>
              </w:rPr>
            </w:pPr>
          </w:p>
        </w:tc>
      </w:tr>
      <w:tr w:rsidR="000900B5" w14:paraId="6FCCC8B2" w14:textId="77777777">
        <w:trPr>
          <w:trHeight w:val="281"/>
        </w:trPr>
        <w:tc>
          <w:tcPr>
            <w:tcW w:w="2632" w:type="dxa"/>
          </w:tcPr>
          <w:p w14:paraId="6FCCC8AE" w14:textId="77777777" w:rsidR="000900B5" w:rsidRDefault="00000000">
            <w:pPr>
              <w:pStyle w:val="TableParagraph"/>
              <w:tabs>
                <w:tab w:val="left" w:pos="702"/>
              </w:tabs>
              <w:spacing w:line="261" w:lineRule="exact"/>
              <w:ind w:left="55"/>
            </w:pPr>
            <w:r>
              <w:rPr>
                <w:spacing w:val="-5"/>
              </w:rPr>
              <w:t>17</w:t>
            </w:r>
            <w:r>
              <w:tab/>
            </w:r>
            <w:r>
              <w:rPr>
                <w:spacing w:val="-2"/>
              </w:rPr>
              <w:t>Communication</w:t>
            </w:r>
          </w:p>
        </w:tc>
        <w:tc>
          <w:tcPr>
            <w:tcW w:w="4898" w:type="dxa"/>
          </w:tcPr>
          <w:p w14:paraId="6FCCC8AF" w14:textId="77777777" w:rsidR="000900B5" w:rsidRDefault="00000000">
            <w:pPr>
              <w:pStyle w:val="TableParagraph"/>
              <w:spacing w:line="261" w:lineRule="exact"/>
              <w:ind w:left="124"/>
            </w:pPr>
            <w:r>
              <w:rPr>
                <w:spacing w:val="-2"/>
              </w:rPr>
              <w:t>Insufficient</w:t>
            </w:r>
            <w:r>
              <w:rPr>
                <w:spacing w:val="-3"/>
              </w:rPr>
              <w:t xml:space="preserve"> </w:t>
            </w:r>
            <w:r>
              <w:rPr>
                <w:spacing w:val="-2"/>
              </w:rPr>
              <w:t>exchange with</w:t>
            </w:r>
            <w:r>
              <w:rPr>
                <w:spacing w:val="-3"/>
              </w:rPr>
              <w:t xml:space="preserve"> </w:t>
            </w:r>
            <w:r>
              <w:rPr>
                <w:spacing w:val="-2"/>
              </w:rPr>
              <w:t>external partners</w:t>
            </w:r>
          </w:p>
        </w:tc>
        <w:tc>
          <w:tcPr>
            <w:tcW w:w="1082" w:type="dxa"/>
          </w:tcPr>
          <w:p w14:paraId="6FCCC8B0" w14:textId="77777777" w:rsidR="000900B5" w:rsidRDefault="00000000">
            <w:pPr>
              <w:pStyle w:val="TableParagraph"/>
              <w:spacing w:line="261" w:lineRule="exact"/>
              <w:ind w:right="58"/>
              <w:jc w:val="center"/>
            </w:pPr>
            <w:r>
              <w:rPr>
                <w:spacing w:val="-10"/>
                <w:w w:val="95"/>
              </w:rPr>
              <w:t>1</w:t>
            </w:r>
          </w:p>
        </w:tc>
        <w:tc>
          <w:tcPr>
            <w:tcW w:w="677" w:type="dxa"/>
          </w:tcPr>
          <w:p w14:paraId="6FCCC8B1" w14:textId="77777777" w:rsidR="000900B5" w:rsidRDefault="00000000">
            <w:pPr>
              <w:pStyle w:val="TableParagraph"/>
              <w:spacing w:line="261" w:lineRule="exact"/>
              <w:ind w:right="44"/>
              <w:jc w:val="right"/>
            </w:pPr>
            <w:r>
              <w:rPr>
                <w:spacing w:val="-10"/>
              </w:rPr>
              <w:t>5</w:t>
            </w:r>
          </w:p>
        </w:tc>
      </w:tr>
    </w:tbl>
    <w:p w14:paraId="6FCCC8B3" w14:textId="77777777" w:rsidR="000900B5" w:rsidRDefault="00000000">
      <w:pPr>
        <w:pStyle w:val="BodyText"/>
        <w:spacing w:line="246" w:lineRule="exact"/>
        <w:ind w:left="1207"/>
      </w:pPr>
      <w:r>
        <w:t>and</w:t>
      </w:r>
      <w:r>
        <w:rPr>
          <w:spacing w:val="-7"/>
        </w:rPr>
        <w:t xml:space="preserve"> </w:t>
      </w:r>
      <w:r>
        <w:rPr>
          <w:spacing w:val="-2"/>
        </w:rPr>
        <w:t>Cooperation</w:t>
      </w:r>
    </w:p>
    <w:p w14:paraId="6FCCC8B4" w14:textId="77777777" w:rsidR="000900B5" w:rsidRDefault="00000000">
      <w:pPr>
        <w:pStyle w:val="ListParagraph"/>
        <w:numPr>
          <w:ilvl w:val="0"/>
          <w:numId w:val="13"/>
        </w:numPr>
        <w:tabs>
          <w:tab w:val="left" w:pos="1207"/>
          <w:tab w:val="left" w:pos="3260"/>
          <w:tab w:val="left" w:pos="8489"/>
          <w:tab w:val="left" w:pos="9636"/>
        </w:tabs>
        <w:spacing w:line="271" w:lineRule="exact"/>
      </w:pPr>
      <w:r>
        <w:rPr>
          <w:spacing w:val="-2"/>
        </w:rPr>
        <w:t>Force</w:t>
      </w:r>
      <w:r>
        <w:rPr>
          <w:spacing w:val="-9"/>
        </w:rPr>
        <w:t xml:space="preserve"> </w:t>
      </w:r>
      <w:r>
        <w:rPr>
          <w:spacing w:val="-2"/>
        </w:rPr>
        <w:t>Majeure</w:t>
      </w:r>
      <w:r>
        <w:tab/>
      </w:r>
      <w:r>
        <w:rPr>
          <w:spacing w:val="-2"/>
        </w:rPr>
        <w:t>Unforeseen</w:t>
      </w:r>
      <w:r>
        <w:rPr>
          <w:spacing w:val="-4"/>
        </w:rPr>
        <w:t xml:space="preserve"> </w:t>
      </w:r>
      <w:r>
        <w:rPr>
          <w:spacing w:val="-2"/>
        </w:rPr>
        <w:t>family</w:t>
      </w:r>
      <w:r>
        <w:rPr>
          <w:spacing w:val="-3"/>
        </w:rPr>
        <w:t xml:space="preserve"> </w:t>
      </w:r>
      <w:r>
        <w:rPr>
          <w:spacing w:val="-2"/>
        </w:rPr>
        <w:t>crisis</w:t>
      </w:r>
      <w:r>
        <w:tab/>
      </w:r>
      <w:r>
        <w:rPr>
          <w:spacing w:val="-10"/>
        </w:rPr>
        <w:t>2</w:t>
      </w:r>
      <w:r>
        <w:rPr>
          <w:rFonts w:ascii="Times New Roman"/>
        </w:rPr>
        <w:tab/>
      </w:r>
      <w:r>
        <w:rPr>
          <w:spacing w:val="-10"/>
        </w:rPr>
        <w:t>5</w:t>
      </w:r>
    </w:p>
    <w:p w14:paraId="6FCCC8B5" w14:textId="77777777" w:rsidR="000900B5" w:rsidRDefault="00000000">
      <w:pPr>
        <w:pStyle w:val="ListParagraph"/>
        <w:numPr>
          <w:ilvl w:val="0"/>
          <w:numId w:val="13"/>
        </w:numPr>
        <w:tabs>
          <w:tab w:val="left" w:pos="1207"/>
          <w:tab w:val="left" w:pos="3260"/>
          <w:tab w:val="left" w:pos="8498"/>
          <w:tab w:val="left" w:pos="9636"/>
        </w:tabs>
        <w:spacing w:line="286" w:lineRule="exact"/>
      </w:pPr>
      <w:r>
        <w:rPr>
          <w:noProof/>
        </w:rPr>
        <mc:AlternateContent>
          <mc:Choice Requires="wps">
            <w:drawing>
              <wp:anchor distT="0" distB="0" distL="0" distR="0" simplePos="0" relativeHeight="487589376" behindDoc="1" locked="0" layoutInCell="1" allowOverlap="1" wp14:anchorId="6FCCCD5C" wp14:editId="6FCCCD5D">
                <wp:simplePos x="0" y="0"/>
                <wp:positionH relativeFrom="page">
                  <wp:posOffset>668337</wp:posOffset>
                </wp:positionH>
                <wp:positionV relativeFrom="paragraph">
                  <wp:posOffset>218490</wp:posOffset>
                </wp:positionV>
                <wp:extent cx="622363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625pt;margin-top:17.203995pt;width:490.05pt;height:.1pt;mso-position-horizontal-relative:page;mso-position-vertical-relative:paragraph;z-index:-15727104;mso-wrap-distance-left:0;mso-wrap-distance-right:0" id="docshape22" coordorigin="1053,344" coordsize="9801,0" path="m1053,344l10853,344e" filled="false" stroked="true" strokeweight=".873pt" strokecolor="#000000">
                <v:path arrowok="t"/>
                <v:stroke dashstyle="solid"/>
                <w10:wrap type="topAndBottom"/>
              </v:shape>
            </w:pict>
          </mc:Fallback>
        </mc:AlternateContent>
      </w:r>
      <w:r>
        <w:rPr>
          <w:spacing w:val="-2"/>
        </w:rPr>
        <w:t>Force</w:t>
      </w:r>
      <w:r>
        <w:rPr>
          <w:spacing w:val="-9"/>
        </w:rPr>
        <w:t xml:space="preserve"> </w:t>
      </w:r>
      <w:r>
        <w:rPr>
          <w:spacing w:val="-2"/>
        </w:rPr>
        <w:t>Majeure</w:t>
      </w:r>
      <w:r>
        <w:tab/>
        <w:t>General</w:t>
      </w:r>
      <w:r>
        <w:rPr>
          <w:spacing w:val="-13"/>
        </w:rPr>
        <w:t xml:space="preserve"> </w:t>
      </w:r>
      <w:r>
        <w:t>force</w:t>
      </w:r>
      <w:r>
        <w:rPr>
          <w:spacing w:val="-12"/>
        </w:rPr>
        <w:t xml:space="preserve"> </w:t>
      </w:r>
      <w:r>
        <w:rPr>
          <w:spacing w:val="-2"/>
        </w:rPr>
        <w:t>majeure</w:t>
      </w:r>
      <w:r>
        <w:tab/>
      </w:r>
      <w:r>
        <w:rPr>
          <w:spacing w:val="-10"/>
        </w:rPr>
        <w:t>1</w:t>
      </w:r>
      <w:r>
        <w:rPr>
          <w:rFonts w:ascii="Times New Roman"/>
        </w:rPr>
        <w:tab/>
      </w:r>
      <w:r>
        <w:rPr>
          <w:spacing w:val="-10"/>
        </w:rPr>
        <w:t>5</w:t>
      </w:r>
    </w:p>
    <w:p w14:paraId="6FCCC8B6" w14:textId="77777777" w:rsidR="000900B5" w:rsidRDefault="000900B5">
      <w:pPr>
        <w:pStyle w:val="BodyText"/>
        <w:spacing w:before="118"/>
        <w:rPr>
          <w:sz w:val="24"/>
        </w:rPr>
      </w:pPr>
    </w:p>
    <w:p w14:paraId="6FCCC8B7" w14:textId="301048EE" w:rsidR="000900B5" w:rsidRDefault="00000000">
      <w:pPr>
        <w:pStyle w:val="Heading3"/>
        <w:jc w:val="both"/>
        <w:rPr>
          <w:b w:val="0"/>
        </w:rPr>
      </w:pPr>
      <w:bookmarkStart w:id="64" w:name="_bookmark24"/>
      <w:bookmarkEnd w:id="64"/>
      <w:r>
        <w:rPr>
          <w:b w:val="0"/>
          <w:color w:val="687D91"/>
          <w:w w:val="80"/>
        </w:rPr>
        <w:t>Risk</w:t>
      </w:r>
      <w:r>
        <w:rPr>
          <w:b w:val="0"/>
          <w:color w:val="687D91"/>
          <w:spacing w:val="2"/>
        </w:rPr>
        <w:t xml:space="preserve"> </w:t>
      </w:r>
      <w:del w:id="65" w:author="Ritley Kenneth" w:date="2025-12-11T15:30:00Z" w16du:dateUtc="2025-12-11T14:30:00Z">
        <w:r w:rsidDel="005C0D28">
          <w:rPr>
            <w:b w:val="0"/>
            <w:color w:val="687D91"/>
            <w:w w:val="80"/>
          </w:rPr>
          <w:delText>Heat</w:delText>
        </w:r>
        <w:r w:rsidDel="005C0D28">
          <w:rPr>
            <w:b w:val="0"/>
            <w:color w:val="687D91"/>
            <w:spacing w:val="3"/>
          </w:rPr>
          <w:delText xml:space="preserve"> </w:delText>
        </w:r>
      </w:del>
      <w:ins w:id="66" w:author="Ritley Kenneth" w:date="2025-12-11T15:30:00Z" w16du:dateUtc="2025-12-11T14:30:00Z">
        <w:r w:rsidR="005C0D28">
          <w:rPr>
            <w:b w:val="0"/>
            <w:color w:val="687D91"/>
            <w:w w:val="80"/>
          </w:rPr>
          <w:t>h</w:t>
        </w:r>
        <w:r w:rsidR="005C0D28">
          <w:rPr>
            <w:b w:val="0"/>
            <w:color w:val="687D91"/>
            <w:w w:val="80"/>
          </w:rPr>
          <w:t>eat</w:t>
        </w:r>
        <w:r w:rsidR="005C0D28">
          <w:rPr>
            <w:b w:val="0"/>
            <w:color w:val="687D91"/>
            <w:spacing w:val="3"/>
          </w:rPr>
          <w:t xml:space="preserve"> </w:t>
        </w:r>
      </w:ins>
      <w:del w:id="67" w:author="Ritley Kenneth" w:date="2025-12-11T15:30:00Z" w16du:dateUtc="2025-12-11T14:30:00Z">
        <w:r w:rsidDel="005C0D28">
          <w:rPr>
            <w:b w:val="0"/>
            <w:color w:val="687D91"/>
            <w:spacing w:val="-5"/>
            <w:w w:val="80"/>
          </w:rPr>
          <w:delText>Map</w:delText>
        </w:r>
      </w:del>
      <w:ins w:id="68" w:author="Ritley Kenneth" w:date="2025-12-11T15:30:00Z" w16du:dateUtc="2025-12-11T14:30:00Z">
        <w:r w:rsidR="005C0D28">
          <w:rPr>
            <w:b w:val="0"/>
            <w:color w:val="687D91"/>
            <w:spacing w:val="-5"/>
            <w:w w:val="80"/>
          </w:rPr>
          <w:t>m</w:t>
        </w:r>
        <w:r w:rsidR="005C0D28">
          <w:rPr>
            <w:b w:val="0"/>
            <w:color w:val="687D91"/>
            <w:spacing w:val="-5"/>
            <w:w w:val="80"/>
          </w:rPr>
          <w:t>ap</w:t>
        </w:r>
      </w:ins>
    </w:p>
    <w:p w14:paraId="6FCCC8B8" w14:textId="77777777" w:rsidR="000900B5" w:rsidRDefault="00000000">
      <w:pPr>
        <w:pStyle w:val="BodyText"/>
        <w:spacing w:before="178" w:line="216" w:lineRule="auto"/>
        <w:ind w:left="142" w:right="848"/>
        <w:jc w:val="both"/>
      </w:pPr>
      <w:r>
        <w:rPr>
          <w:spacing w:val="-2"/>
        </w:rPr>
        <w:t>After</w:t>
      </w:r>
      <w:r>
        <w:rPr>
          <w:spacing w:val="-5"/>
        </w:rPr>
        <w:t xml:space="preserve"> </w:t>
      </w:r>
      <w:r>
        <w:rPr>
          <w:spacing w:val="-2"/>
        </w:rPr>
        <w:t>carrying</w:t>
      </w:r>
      <w:r>
        <w:rPr>
          <w:spacing w:val="-5"/>
        </w:rPr>
        <w:t xml:space="preserve"> </w:t>
      </w:r>
      <w:r>
        <w:rPr>
          <w:spacing w:val="-2"/>
        </w:rPr>
        <w:t>out</w:t>
      </w:r>
      <w:r>
        <w:rPr>
          <w:spacing w:val="-5"/>
        </w:rPr>
        <w:t xml:space="preserve"> </w:t>
      </w:r>
      <w:r>
        <w:rPr>
          <w:spacing w:val="-2"/>
        </w:rPr>
        <w:t>the</w:t>
      </w:r>
      <w:r>
        <w:rPr>
          <w:spacing w:val="-5"/>
        </w:rPr>
        <w:t xml:space="preserve"> </w:t>
      </w:r>
      <w:r>
        <w:rPr>
          <w:spacing w:val="-2"/>
        </w:rPr>
        <w:t>initial</w:t>
      </w:r>
      <w:r>
        <w:rPr>
          <w:spacing w:val="-5"/>
        </w:rPr>
        <w:t xml:space="preserve"> </w:t>
      </w:r>
      <w:r>
        <w:rPr>
          <w:spacing w:val="-2"/>
        </w:rPr>
        <w:t>identification</w:t>
      </w:r>
      <w:r>
        <w:rPr>
          <w:spacing w:val="-5"/>
        </w:rPr>
        <w:t xml:space="preserve"> </w:t>
      </w:r>
      <w:r>
        <w:rPr>
          <w:spacing w:val="-2"/>
        </w:rPr>
        <w:t>and</w:t>
      </w:r>
      <w:r>
        <w:rPr>
          <w:spacing w:val="-5"/>
        </w:rPr>
        <w:t xml:space="preserve"> </w:t>
      </w:r>
      <w:r>
        <w:rPr>
          <w:spacing w:val="-2"/>
        </w:rPr>
        <w:t>classification,</w:t>
      </w:r>
      <w:r>
        <w:rPr>
          <w:spacing w:val="-3"/>
        </w:rPr>
        <w:t xml:space="preserve"> </w:t>
      </w:r>
      <w:r>
        <w:rPr>
          <w:spacing w:val="-2"/>
        </w:rPr>
        <w:t>it</w:t>
      </w:r>
      <w:r>
        <w:rPr>
          <w:spacing w:val="-5"/>
        </w:rPr>
        <w:t xml:space="preserve"> </w:t>
      </w:r>
      <w:r>
        <w:rPr>
          <w:spacing w:val="-2"/>
        </w:rPr>
        <w:t>is</w:t>
      </w:r>
      <w:r>
        <w:rPr>
          <w:spacing w:val="-5"/>
        </w:rPr>
        <w:t xml:space="preserve"> </w:t>
      </w:r>
      <w:r>
        <w:rPr>
          <w:spacing w:val="-2"/>
        </w:rPr>
        <w:t>not</w:t>
      </w:r>
      <w:r>
        <w:rPr>
          <w:spacing w:val="-5"/>
        </w:rPr>
        <w:t xml:space="preserve"> </w:t>
      </w:r>
      <w:r>
        <w:rPr>
          <w:spacing w:val="-2"/>
        </w:rPr>
        <w:t>always</w:t>
      </w:r>
      <w:r>
        <w:rPr>
          <w:spacing w:val="-5"/>
        </w:rPr>
        <w:t xml:space="preserve"> </w:t>
      </w:r>
      <w:r>
        <w:rPr>
          <w:spacing w:val="-2"/>
        </w:rPr>
        <w:t>easy</w:t>
      </w:r>
      <w:r>
        <w:rPr>
          <w:spacing w:val="-5"/>
        </w:rPr>
        <w:t xml:space="preserve"> </w:t>
      </w:r>
      <w:r>
        <w:rPr>
          <w:spacing w:val="-2"/>
        </w:rPr>
        <w:t>to</w:t>
      </w:r>
      <w:r>
        <w:rPr>
          <w:spacing w:val="-5"/>
        </w:rPr>
        <w:t xml:space="preserve"> </w:t>
      </w:r>
      <w:r>
        <w:rPr>
          <w:spacing w:val="-2"/>
        </w:rPr>
        <w:t>determine</w:t>
      </w:r>
      <w:r>
        <w:rPr>
          <w:spacing w:val="-5"/>
        </w:rPr>
        <w:t xml:space="preserve"> </w:t>
      </w:r>
      <w:r>
        <w:rPr>
          <w:spacing w:val="-2"/>
        </w:rPr>
        <w:t>which</w:t>
      </w:r>
      <w:r>
        <w:rPr>
          <w:spacing w:val="-5"/>
        </w:rPr>
        <w:t xml:space="preserve"> </w:t>
      </w:r>
      <w:r>
        <w:rPr>
          <w:spacing w:val="-2"/>
        </w:rPr>
        <w:t xml:space="preserve">risks </w:t>
      </w:r>
      <w:r>
        <w:t>require</w:t>
      </w:r>
      <w:r>
        <w:rPr>
          <w:spacing w:val="-9"/>
        </w:rPr>
        <w:t xml:space="preserve"> </w:t>
      </w:r>
      <w:r>
        <w:t>the</w:t>
      </w:r>
      <w:r>
        <w:rPr>
          <w:spacing w:val="-10"/>
        </w:rPr>
        <w:t xml:space="preserve"> </w:t>
      </w:r>
      <w:r>
        <w:t>most</w:t>
      </w:r>
      <w:r>
        <w:rPr>
          <w:spacing w:val="-9"/>
        </w:rPr>
        <w:t xml:space="preserve"> </w:t>
      </w:r>
      <w:r>
        <w:t>attention.</w:t>
      </w:r>
      <w:r>
        <w:rPr>
          <w:spacing w:val="-2"/>
        </w:rPr>
        <w:t xml:space="preserve"> </w:t>
      </w:r>
      <w:r>
        <w:t>To</w:t>
      </w:r>
      <w:r>
        <w:rPr>
          <w:spacing w:val="-9"/>
        </w:rPr>
        <w:t xml:space="preserve"> </w:t>
      </w:r>
      <w:r>
        <w:t>support</w:t>
      </w:r>
      <w:r>
        <w:rPr>
          <w:spacing w:val="-10"/>
        </w:rPr>
        <w:t xml:space="preserve"> </w:t>
      </w:r>
      <w:r>
        <w:t>this</w:t>
      </w:r>
      <w:r>
        <w:rPr>
          <w:spacing w:val="-9"/>
        </w:rPr>
        <w:t xml:space="preserve"> </w:t>
      </w:r>
      <w:r>
        <w:t>task,</w:t>
      </w:r>
      <w:r>
        <w:rPr>
          <w:spacing w:val="-10"/>
        </w:rPr>
        <w:t xml:space="preserve"> </w:t>
      </w:r>
      <w:r>
        <w:t>a</w:t>
      </w:r>
      <w:r>
        <w:rPr>
          <w:spacing w:val="-9"/>
        </w:rPr>
        <w:t xml:space="preserve"> </w:t>
      </w:r>
      <w:r>
        <w:t>Risk</w:t>
      </w:r>
      <w:r>
        <w:rPr>
          <w:spacing w:val="-10"/>
        </w:rPr>
        <w:t xml:space="preserve"> </w:t>
      </w:r>
      <w:r>
        <w:t>Heat</w:t>
      </w:r>
      <w:r>
        <w:rPr>
          <w:spacing w:val="-9"/>
        </w:rPr>
        <w:t xml:space="preserve"> </w:t>
      </w:r>
      <w:r>
        <w:t>Map</w:t>
      </w:r>
      <w:r>
        <w:rPr>
          <w:spacing w:val="-10"/>
        </w:rPr>
        <w:t xml:space="preserve"> </w:t>
      </w:r>
      <w:r>
        <w:t>is</w:t>
      </w:r>
      <w:r>
        <w:rPr>
          <w:spacing w:val="-9"/>
        </w:rPr>
        <w:t xml:space="preserve"> </w:t>
      </w:r>
      <w:r>
        <w:t>used,</w:t>
      </w:r>
      <w:r>
        <w:rPr>
          <w:spacing w:val="-10"/>
        </w:rPr>
        <w:t xml:space="preserve"> </w:t>
      </w:r>
      <w:r>
        <w:t>in</w:t>
      </w:r>
      <w:r>
        <w:rPr>
          <w:spacing w:val="-9"/>
        </w:rPr>
        <w:t xml:space="preserve"> </w:t>
      </w:r>
      <w:r>
        <w:t>which</w:t>
      </w:r>
      <w:r>
        <w:rPr>
          <w:spacing w:val="-10"/>
        </w:rPr>
        <w:t xml:space="preserve"> </w:t>
      </w:r>
      <w:r>
        <w:t>each</w:t>
      </w:r>
      <w:r>
        <w:rPr>
          <w:spacing w:val="-9"/>
        </w:rPr>
        <w:t xml:space="preserve"> </w:t>
      </w:r>
      <w:r>
        <w:t>risk</w:t>
      </w:r>
      <w:r>
        <w:rPr>
          <w:spacing w:val="-10"/>
        </w:rPr>
        <w:t xml:space="preserve"> </w:t>
      </w:r>
      <w:r>
        <w:t>is</w:t>
      </w:r>
      <w:r>
        <w:rPr>
          <w:spacing w:val="-9"/>
        </w:rPr>
        <w:t xml:space="preserve"> </w:t>
      </w:r>
      <w:r>
        <w:t>plotted</w:t>
      </w:r>
      <w:r>
        <w:rPr>
          <w:spacing w:val="-10"/>
        </w:rPr>
        <w:t xml:space="preserve"> </w:t>
      </w:r>
      <w:r>
        <w:t>in</w:t>
      </w:r>
      <w:r>
        <w:rPr>
          <w:spacing w:val="-9"/>
        </w:rPr>
        <w:t xml:space="preserve"> </w:t>
      </w:r>
      <w:r>
        <w:t xml:space="preserve">a </w:t>
      </w:r>
      <w:r>
        <w:rPr>
          <w:spacing w:val="-2"/>
        </w:rPr>
        <w:t>two-dimensional</w:t>
      </w:r>
      <w:r>
        <w:rPr>
          <w:spacing w:val="-5"/>
        </w:rPr>
        <w:t xml:space="preserve"> </w:t>
      </w:r>
      <w:r>
        <w:rPr>
          <w:spacing w:val="-2"/>
        </w:rPr>
        <w:t>matrix</w:t>
      </w:r>
      <w:r>
        <w:rPr>
          <w:spacing w:val="-5"/>
        </w:rPr>
        <w:t xml:space="preserve"> </w:t>
      </w:r>
      <w:r>
        <w:rPr>
          <w:spacing w:val="-2"/>
        </w:rPr>
        <w:t>according</w:t>
      </w:r>
      <w:r>
        <w:rPr>
          <w:spacing w:val="-5"/>
        </w:rPr>
        <w:t xml:space="preserve"> </w:t>
      </w:r>
      <w:r>
        <w:rPr>
          <w:spacing w:val="-2"/>
        </w:rPr>
        <w:t>to</w:t>
      </w:r>
      <w:r>
        <w:rPr>
          <w:spacing w:val="-5"/>
        </w:rPr>
        <w:t xml:space="preserve"> </w:t>
      </w:r>
      <w:r>
        <w:rPr>
          <w:spacing w:val="-2"/>
        </w:rPr>
        <w:t>its</w:t>
      </w:r>
      <w:r>
        <w:rPr>
          <w:spacing w:val="-5"/>
        </w:rPr>
        <w:t xml:space="preserve"> </w:t>
      </w:r>
      <w:r>
        <w:rPr>
          <w:spacing w:val="-2"/>
        </w:rPr>
        <w:t>likelihood</w:t>
      </w:r>
      <w:r>
        <w:rPr>
          <w:spacing w:val="-5"/>
        </w:rPr>
        <w:t xml:space="preserve"> </w:t>
      </w:r>
      <w:r>
        <w:rPr>
          <w:spacing w:val="-2"/>
        </w:rPr>
        <w:t>and</w:t>
      </w:r>
      <w:r>
        <w:rPr>
          <w:spacing w:val="-5"/>
        </w:rPr>
        <w:t xml:space="preserve"> </w:t>
      </w:r>
      <w:r>
        <w:rPr>
          <w:spacing w:val="-2"/>
        </w:rPr>
        <w:t>severity.</w:t>
      </w:r>
      <w:r>
        <w:rPr>
          <w:spacing w:val="9"/>
        </w:rPr>
        <w:t xml:space="preserve"> </w:t>
      </w:r>
      <w:r>
        <w:rPr>
          <w:spacing w:val="-2"/>
        </w:rPr>
        <w:t>This</w:t>
      </w:r>
      <w:r>
        <w:rPr>
          <w:spacing w:val="-5"/>
        </w:rPr>
        <w:t xml:space="preserve"> </w:t>
      </w:r>
      <w:proofErr w:type="spellStart"/>
      <w:r>
        <w:rPr>
          <w:spacing w:val="-2"/>
        </w:rPr>
        <w:t>visualisation</w:t>
      </w:r>
      <w:proofErr w:type="spellEnd"/>
      <w:r>
        <w:rPr>
          <w:spacing w:val="-5"/>
        </w:rPr>
        <w:t xml:space="preserve"> </w:t>
      </w:r>
      <w:r>
        <w:rPr>
          <w:spacing w:val="-2"/>
        </w:rPr>
        <w:t>highlights</w:t>
      </w:r>
      <w:r>
        <w:rPr>
          <w:spacing w:val="-5"/>
        </w:rPr>
        <w:t xml:space="preserve"> </w:t>
      </w:r>
      <w:r>
        <w:rPr>
          <w:spacing w:val="-2"/>
        </w:rPr>
        <w:t>the</w:t>
      </w:r>
      <w:r>
        <w:rPr>
          <w:spacing w:val="-5"/>
        </w:rPr>
        <w:t xml:space="preserve"> </w:t>
      </w:r>
      <w:r>
        <w:rPr>
          <w:spacing w:val="-2"/>
        </w:rPr>
        <w:t>risks</w:t>
      </w:r>
      <w:r>
        <w:rPr>
          <w:spacing w:val="-5"/>
        </w:rPr>
        <w:t xml:space="preserve"> </w:t>
      </w:r>
      <w:r>
        <w:rPr>
          <w:spacing w:val="-2"/>
        </w:rPr>
        <w:t xml:space="preserve">that </w:t>
      </w:r>
      <w:r>
        <w:t>pose</w:t>
      </w:r>
      <w:r>
        <w:rPr>
          <w:spacing w:val="-8"/>
        </w:rPr>
        <w:t xml:space="preserve"> </w:t>
      </w:r>
      <w:r>
        <w:t>the</w:t>
      </w:r>
      <w:r>
        <w:rPr>
          <w:spacing w:val="-8"/>
        </w:rPr>
        <w:t xml:space="preserve"> </w:t>
      </w:r>
      <w:r>
        <w:t>greatest</w:t>
      </w:r>
      <w:r>
        <w:rPr>
          <w:spacing w:val="-8"/>
        </w:rPr>
        <w:t xml:space="preserve"> </w:t>
      </w:r>
      <w:r>
        <w:t>threat</w:t>
      </w:r>
      <w:r>
        <w:rPr>
          <w:spacing w:val="-8"/>
        </w:rPr>
        <w:t xml:space="preserve"> </w:t>
      </w:r>
      <w:r>
        <w:t>to</w:t>
      </w:r>
      <w:r>
        <w:rPr>
          <w:spacing w:val="-8"/>
        </w:rPr>
        <w:t xml:space="preserve"> </w:t>
      </w:r>
      <w:r>
        <w:t>the</w:t>
      </w:r>
      <w:r>
        <w:rPr>
          <w:spacing w:val="-8"/>
        </w:rPr>
        <w:t xml:space="preserve"> </w:t>
      </w:r>
      <w:r>
        <w:t>project</w:t>
      </w:r>
      <w:r>
        <w:rPr>
          <w:spacing w:val="-8"/>
        </w:rPr>
        <w:t xml:space="preserve"> </w:t>
      </w:r>
      <w:r>
        <w:t>and</w:t>
      </w:r>
      <w:r>
        <w:rPr>
          <w:spacing w:val="-8"/>
        </w:rPr>
        <w:t xml:space="preserve"> </w:t>
      </w:r>
      <w:r>
        <w:t>should</w:t>
      </w:r>
      <w:r>
        <w:rPr>
          <w:spacing w:val="-8"/>
        </w:rPr>
        <w:t xml:space="preserve"> </w:t>
      </w:r>
      <w:r>
        <w:t>be</w:t>
      </w:r>
      <w:r>
        <w:rPr>
          <w:spacing w:val="-8"/>
        </w:rPr>
        <w:t xml:space="preserve"> </w:t>
      </w:r>
      <w:r>
        <w:t>considered</w:t>
      </w:r>
      <w:r>
        <w:rPr>
          <w:spacing w:val="-8"/>
        </w:rPr>
        <w:t xml:space="preserve"> </w:t>
      </w:r>
      <w:r>
        <w:t>for</w:t>
      </w:r>
      <w:r>
        <w:rPr>
          <w:spacing w:val="-8"/>
        </w:rPr>
        <w:t xml:space="preserve"> </w:t>
      </w:r>
      <w:r>
        <w:t>priority</w:t>
      </w:r>
      <w:r>
        <w:rPr>
          <w:spacing w:val="-8"/>
        </w:rPr>
        <w:t xml:space="preserve"> </w:t>
      </w:r>
      <w:r>
        <w:t>treatment. The</w:t>
      </w:r>
      <w:r>
        <w:rPr>
          <w:spacing w:val="-8"/>
        </w:rPr>
        <w:t xml:space="preserve"> </w:t>
      </w:r>
      <w:proofErr w:type="spellStart"/>
      <w:r>
        <w:t>colours</w:t>
      </w:r>
      <w:proofErr w:type="spellEnd"/>
      <w:r>
        <w:rPr>
          <w:spacing w:val="-8"/>
        </w:rPr>
        <w:t xml:space="preserve"> </w:t>
      </w:r>
      <w:r>
        <w:t>in</w:t>
      </w:r>
      <w:r>
        <w:rPr>
          <w:spacing w:val="-8"/>
        </w:rPr>
        <w:t xml:space="preserve"> </w:t>
      </w:r>
      <w:r>
        <w:t xml:space="preserve">the Risk Heat Map </w:t>
      </w:r>
      <w:hyperlink w:anchor="_bookmark24" w:history="1">
        <w:r>
          <w:t>2.4</w:t>
        </w:r>
      </w:hyperlink>
      <w:r>
        <w:t xml:space="preserve"> correspond to these descriptions.</w:t>
      </w:r>
    </w:p>
    <w:p w14:paraId="6FCCC8B9" w14:textId="77777777" w:rsidR="000900B5" w:rsidRDefault="00000000">
      <w:pPr>
        <w:spacing w:before="258"/>
        <w:ind w:left="409"/>
      </w:pPr>
      <w:r>
        <w:rPr>
          <w:rFonts w:ascii="Lucida Sans Unicode" w:hAnsi="Lucida Sans Unicode"/>
          <w:color w:val="FAC300"/>
          <w:position w:val="2"/>
        </w:rPr>
        <w:t>▶</w:t>
      </w:r>
      <w:r>
        <w:rPr>
          <w:rFonts w:ascii="Lucida Sans Unicode" w:hAnsi="Lucida Sans Unicode"/>
          <w:color w:val="FAC300"/>
          <w:spacing w:val="21"/>
          <w:position w:val="2"/>
        </w:rPr>
        <w:t xml:space="preserve"> </w:t>
      </w:r>
      <w:r>
        <w:rPr>
          <w:rFonts w:ascii="Palatino Linotype" w:hAnsi="Palatino Linotype"/>
          <w:b/>
        </w:rPr>
        <w:t>Green</w:t>
      </w:r>
      <w:r>
        <w:rPr>
          <w:rFonts w:ascii="Palatino Linotype" w:hAnsi="Palatino Linotype"/>
          <w:b/>
          <w:spacing w:val="-13"/>
        </w:rPr>
        <w:t xml:space="preserve"> </w:t>
      </w:r>
      <w:r>
        <w:rPr>
          <w:spacing w:val="-5"/>
        </w:rPr>
        <w:t>Low</w:t>
      </w:r>
    </w:p>
    <w:p w14:paraId="6FCCC8BA" w14:textId="77777777" w:rsidR="000900B5" w:rsidRDefault="00000000">
      <w:pPr>
        <w:spacing w:before="174"/>
        <w:ind w:left="409"/>
      </w:pPr>
      <w:r>
        <w:rPr>
          <w:rFonts w:ascii="Lucida Sans Unicode" w:hAnsi="Lucida Sans Unicode"/>
          <w:color w:val="FAC300"/>
          <w:spacing w:val="-2"/>
          <w:position w:val="2"/>
        </w:rPr>
        <w:t>▶</w:t>
      </w:r>
      <w:r>
        <w:rPr>
          <w:rFonts w:ascii="Lucida Sans Unicode" w:hAnsi="Lucida Sans Unicode"/>
          <w:color w:val="FAC300"/>
          <w:spacing w:val="1"/>
          <w:position w:val="2"/>
        </w:rPr>
        <w:t xml:space="preserve"> </w:t>
      </w:r>
      <w:r>
        <w:rPr>
          <w:rFonts w:ascii="Palatino Linotype" w:hAnsi="Palatino Linotype"/>
          <w:b/>
          <w:spacing w:val="-2"/>
        </w:rPr>
        <w:t>Yellow</w:t>
      </w:r>
      <w:r>
        <w:rPr>
          <w:rFonts w:ascii="Palatino Linotype" w:hAnsi="Palatino Linotype"/>
          <w:b/>
          <w:spacing w:val="-12"/>
        </w:rPr>
        <w:t xml:space="preserve"> </w:t>
      </w:r>
      <w:r>
        <w:rPr>
          <w:spacing w:val="-2"/>
        </w:rPr>
        <w:t>Medium</w:t>
      </w:r>
    </w:p>
    <w:p w14:paraId="6FCCC8BB" w14:textId="77777777" w:rsidR="000900B5" w:rsidRDefault="00000000">
      <w:pPr>
        <w:spacing w:before="174"/>
        <w:ind w:left="409"/>
      </w:pPr>
      <w:r>
        <w:rPr>
          <w:rFonts w:ascii="Lucida Sans Unicode" w:hAnsi="Lucida Sans Unicode"/>
          <w:color w:val="FAC300"/>
          <w:position w:val="2"/>
        </w:rPr>
        <w:t>▶</w:t>
      </w:r>
      <w:r>
        <w:rPr>
          <w:rFonts w:ascii="Lucida Sans Unicode" w:hAnsi="Lucida Sans Unicode"/>
          <w:color w:val="FAC300"/>
          <w:spacing w:val="17"/>
          <w:position w:val="2"/>
        </w:rPr>
        <w:t xml:space="preserve"> </w:t>
      </w:r>
      <w:r>
        <w:rPr>
          <w:rFonts w:ascii="Palatino Linotype" w:hAnsi="Palatino Linotype"/>
          <w:b/>
        </w:rPr>
        <w:t>Orange</w:t>
      </w:r>
      <w:r>
        <w:rPr>
          <w:rFonts w:ascii="Palatino Linotype" w:hAnsi="Palatino Linotype"/>
          <w:b/>
          <w:spacing w:val="-13"/>
        </w:rPr>
        <w:t xml:space="preserve"> </w:t>
      </w:r>
      <w:r>
        <w:rPr>
          <w:spacing w:val="-4"/>
        </w:rPr>
        <w:t>High</w:t>
      </w:r>
    </w:p>
    <w:p w14:paraId="6FCCC8BC" w14:textId="77777777" w:rsidR="000900B5" w:rsidRDefault="00000000">
      <w:pPr>
        <w:spacing w:before="174"/>
        <w:ind w:left="409"/>
      </w:pPr>
      <w:r>
        <w:rPr>
          <w:rFonts w:ascii="Lucida Sans Unicode" w:hAnsi="Lucida Sans Unicode"/>
          <w:color w:val="FAC300"/>
          <w:position w:val="2"/>
        </w:rPr>
        <w:t>▶</w:t>
      </w:r>
      <w:r>
        <w:rPr>
          <w:rFonts w:ascii="Lucida Sans Unicode" w:hAnsi="Lucida Sans Unicode"/>
          <w:color w:val="FAC300"/>
          <w:spacing w:val="16"/>
          <w:position w:val="2"/>
        </w:rPr>
        <w:t xml:space="preserve"> </w:t>
      </w:r>
      <w:r>
        <w:rPr>
          <w:rFonts w:ascii="Palatino Linotype" w:hAnsi="Palatino Linotype"/>
          <w:b/>
        </w:rPr>
        <w:t>Red</w:t>
      </w:r>
      <w:r>
        <w:rPr>
          <w:rFonts w:ascii="Palatino Linotype" w:hAnsi="Palatino Linotype"/>
          <w:b/>
          <w:spacing w:val="-14"/>
        </w:rPr>
        <w:t xml:space="preserve"> </w:t>
      </w:r>
      <w:r>
        <w:t>Very</w:t>
      </w:r>
      <w:r>
        <w:rPr>
          <w:spacing w:val="-11"/>
        </w:rPr>
        <w:t xml:space="preserve"> </w:t>
      </w:r>
      <w:r>
        <w:rPr>
          <w:spacing w:val="-4"/>
        </w:rPr>
        <w:t>High</w:t>
      </w:r>
    </w:p>
    <w:p w14:paraId="6FCCC8BD" w14:textId="77777777" w:rsidR="000900B5" w:rsidRDefault="000900B5">
      <w:pPr>
        <w:pStyle w:val="BodyText"/>
        <w:spacing w:before="3"/>
      </w:pPr>
    </w:p>
    <w:p w14:paraId="6FCCC8BE" w14:textId="77777777" w:rsidR="000900B5" w:rsidRDefault="00000000">
      <w:pPr>
        <w:pStyle w:val="BodyText"/>
        <w:spacing w:line="216" w:lineRule="auto"/>
        <w:ind w:left="142" w:right="848" w:firstLine="218"/>
        <w:jc w:val="both"/>
      </w:pPr>
      <w:r>
        <w:rPr>
          <w:spacing w:val="-2"/>
        </w:rPr>
        <w:t>As</w:t>
      </w:r>
      <w:r>
        <w:rPr>
          <w:spacing w:val="-9"/>
        </w:rPr>
        <w:t xml:space="preserve"> </w:t>
      </w:r>
      <w:r>
        <w:rPr>
          <w:spacing w:val="-2"/>
        </w:rPr>
        <w:t>can</w:t>
      </w:r>
      <w:r>
        <w:rPr>
          <w:spacing w:val="-9"/>
        </w:rPr>
        <w:t xml:space="preserve"> </w:t>
      </w:r>
      <w:r>
        <w:rPr>
          <w:spacing w:val="-2"/>
        </w:rPr>
        <w:t>be</w:t>
      </w:r>
      <w:r>
        <w:rPr>
          <w:spacing w:val="-9"/>
        </w:rPr>
        <w:t xml:space="preserve"> </w:t>
      </w:r>
      <w:r>
        <w:rPr>
          <w:spacing w:val="-2"/>
        </w:rPr>
        <w:t>seen</w:t>
      </w:r>
      <w:r>
        <w:rPr>
          <w:spacing w:val="-9"/>
        </w:rPr>
        <w:t xml:space="preserve"> </w:t>
      </w:r>
      <w:r>
        <w:rPr>
          <w:spacing w:val="-2"/>
        </w:rPr>
        <w:t>in</w:t>
      </w:r>
      <w:r>
        <w:rPr>
          <w:spacing w:val="-9"/>
        </w:rPr>
        <w:t xml:space="preserve"> </w:t>
      </w:r>
      <w:r>
        <w:rPr>
          <w:spacing w:val="-2"/>
        </w:rPr>
        <w:t>the</w:t>
      </w:r>
      <w:r>
        <w:rPr>
          <w:spacing w:val="-9"/>
        </w:rPr>
        <w:t xml:space="preserve"> </w:t>
      </w:r>
      <w:r>
        <w:rPr>
          <w:spacing w:val="-2"/>
        </w:rPr>
        <w:t>Risk</w:t>
      </w:r>
      <w:r>
        <w:rPr>
          <w:spacing w:val="-9"/>
        </w:rPr>
        <w:t xml:space="preserve"> </w:t>
      </w:r>
      <w:r>
        <w:rPr>
          <w:spacing w:val="-2"/>
        </w:rPr>
        <w:t>Heat</w:t>
      </w:r>
      <w:r>
        <w:rPr>
          <w:spacing w:val="-9"/>
        </w:rPr>
        <w:t xml:space="preserve"> </w:t>
      </w:r>
      <w:r>
        <w:rPr>
          <w:spacing w:val="-2"/>
        </w:rPr>
        <w:t>Map,</w:t>
      </w:r>
      <w:r>
        <w:rPr>
          <w:spacing w:val="-7"/>
        </w:rPr>
        <w:t xml:space="preserve"> </w:t>
      </w:r>
      <w:r>
        <w:rPr>
          <w:spacing w:val="-2"/>
        </w:rPr>
        <w:t>one</w:t>
      </w:r>
      <w:r>
        <w:rPr>
          <w:spacing w:val="-9"/>
        </w:rPr>
        <w:t xml:space="preserve"> </w:t>
      </w:r>
      <w:r>
        <w:rPr>
          <w:spacing w:val="-2"/>
        </w:rPr>
        <w:t>risk</w:t>
      </w:r>
      <w:r>
        <w:rPr>
          <w:spacing w:val="-9"/>
        </w:rPr>
        <w:t xml:space="preserve"> </w:t>
      </w:r>
      <w:r>
        <w:rPr>
          <w:spacing w:val="-2"/>
        </w:rPr>
        <w:t>is</w:t>
      </w:r>
      <w:r>
        <w:rPr>
          <w:spacing w:val="-9"/>
        </w:rPr>
        <w:t xml:space="preserve"> </w:t>
      </w:r>
      <w:r>
        <w:rPr>
          <w:spacing w:val="-2"/>
        </w:rPr>
        <w:t>classified</w:t>
      </w:r>
      <w:r>
        <w:rPr>
          <w:spacing w:val="-9"/>
        </w:rPr>
        <w:t xml:space="preserve"> </w:t>
      </w:r>
      <w:r>
        <w:rPr>
          <w:spacing w:val="-2"/>
        </w:rPr>
        <w:t>as</w:t>
      </w:r>
      <w:r>
        <w:rPr>
          <w:spacing w:val="-9"/>
        </w:rPr>
        <w:t xml:space="preserve"> </w:t>
      </w:r>
      <w:r>
        <w:rPr>
          <w:spacing w:val="-2"/>
        </w:rPr>
        <w:t>red</w:t>
      </w:r>
      <w:r>
        <w:rPr>
          <w:spacing w:val="-9"/>
        </w:rPr>
        <w:t xml:space="preserve"> </w:t>
      </w:r>
      <w:r>
        <w:rPr>
          <w:spacing w:val="-2"/>
        </w:rPr>
        <w:t>and</w:t>
      </w:r>
      <w:r>
        <w:rPr>
          <w:spacing w:val="-9"/>
        </w:rPr>
        <w:t xml:space="preserve"> </w:t>
      </w:r>
      <w:r>
        <w:rPr>
          <w:spacing w:val="-2"/>
        </w:rPr>
        <w:t>therefore</w:t>
      </w:r>
      <w:r>
        <w:rPr>
          <w:spacing w:val="-9"/>
        </w:rPr>
        <w:t xml:space="preserve"> </w:t>
      </w:r>
      <w:r>
        <w:rPr>
          <w:spacing w:val="-2"/>
        </w:rPr>
        <w:t>requires</w:t>
      </w:r>
      <w:r>
        <w:rPr>
          <w:spacing w:val="-9"/>
        </w:rPr>
        <w:t xml:space="preserve"> </w:t>
      </w:r>
      <w:r>
        <w:rPr>
          <w:spacing w:val="-2"/>
        </w:rPr>
        <w:t>special</w:t>
      </w:r>
      <w:r>
        <w:rPr>
          <w:spacing w:val="-9"/>
        </w:rPr>
        <w:t xml:space="preserve"> </w:t>
      </w:r>
      <w:r>
        <w:rPr>
          <w:spacing w:val="-2"/>
        </w:rPr>
        <w:t xml:space="preserve">attention, </w:t>
      </w:r>
      <w:r>
        <w:t>namely,</w:t>
      </w:r>
      <w:r>
        <w:rPr>
          <w:spacing w:val="-3"/>
        </w:rPr>
        <w:t xml:space="preserve"> </w:t>
      </w:r>
      <w:r>
        <w:t>the</w:t>
      </w:r>
      <w:r>
        <w:rPr>
          <w:spacing w:val="-5"/>
        </w:rPr>
        <w:t xml:space="preserve"> </w:t>
      </w:r>
      <w:r>
        <w:t>unavailability</w:t>
      </w:r>
      <w:r>
        <w:rPr>
          <w:spacing w:val="-4"/>
        </w:rPr>
        <w:t xml:space="preserve"> </w:t>
      </w:r>
      <w:r>
        <w:t>of</w:t>
      </w:r>
      <w:r>
        <w:rPr>
          <w:spacing w:val="-4"/>
        </w:rPr>
        <w:t xml:space="preserve"> </w:t>
      </w:r>
      <w:r>
        <w:t>the</w:t>
      </w:r>
      <w:r>
        <w:rPr>
          <w:spacing w:val="-4"/>
        </w:rPr>
        <w:t xml:space="preserve"> </w:t>
      </w:r>
      <w:r>
        <w:t>main</w:t>
      </w:r>
      <w:r>
        <w:rPr>
          <w:spacing w:val="-4"/>
        </w:rPr>
        <w:t xml:space="preserve"> </w:t>
      </w:r>
      <w:r>
        <w:t>project</w:t>
      </w:r>
      <w:r>
        <w:rPr>
          <w:spacing w:val="-5"/>
        </w:rPr>
        <w:t xml:space="preserve"> </w:t>
      </w:r>
      <w:r>
        <w:t>staff.</w:t>
      </w:r>
      <w:r>
        <w:rPr>
          <w:spacing w:val="13"/>
        </w:rPr>
        <w:t xml:space="preserve"> </w:t>
      </w:r>
      <w:r>
        <w:t>How</w:t>
      </w:r>
      <w:r>
        <w:rPr>
          <w:spacing w:val="-5"/>
        </w:rPr>
        <w:t xml:space="preserve"> </w:t>
      </w:r>
      <w:r>
        <w:t>this</w:t>
      </w:r>
      <w:r>
        <w:rPr>
          <w:spacing w:val="-4"/>
        </w:rPr>
        <w:t xml:space="preserve"> </w:t>
      </w:r>
      <w:r>
        <w:t>risk,</w:t>
      </w:r>
      <w:r>
        <w:rPr>
          <w:spacing w:val="-3"/>
        </w:rPr>
        <w:t xml:space="preserve"> </w:t>
      </w:r>
      <w:r>
        <w:t>as</w:t>
      </w:r>
      <w:r>
        <w:rPr>
          <w:spacing w:val="-5"/>
        </w:rPr>
        <w:t xml:space="preserve"> </w:t>
      </w:r>
      <w:r>
        <w:t>well</w:t>
      </w:r>
      <w:r>
        <w:rPr>
          <w:spacing w:val="-4"/>
        </w:rPr>
        <w:t xml:space="preserve"> </w:t>
      </w:r>
      <w:r>
        <w:t>as</w:t>
      </w:r>
      <w:r>
        <w:rPr>
          <w:spacing w:val="-5"/>
        </w:rPr>
        <w:t xml:space="preserve"> </w:t>
      </w:r>
      <w:r>
        <w:t>the</w:t>
      </w:r>
      <w:r>
        <w:rPr>
          <w:spacing w:val="-4"/>
        </w:rPr>
        <w:t xml:space="preserve"> </w:t>
      </w:r>
      <w:r>
        <w:t>others,</w:t>
      </w:r>
      <w:r>
        <w:rPr>
          <w:spacing w:val="-3"/>
        </w:rPr>
        <w:t xml:space="preserve"> </w:t>
      </w:r>
      <w:r>
        <w:t>is</w:t>
      </w:r>
      <w:r>
        <w:rPr>
          <w:spacing w:val="-5"/>
        </w:rPr>
        <w:t xml:space="preserve"> </w:t>
      </w:r>
      <w:r>
        <w:t>addressed</w:t>
      </w:r>
      <w:r>
        <w:rPr>
          <w:spacing w:val="-4"/>
        </w:rPr>
        <w:t xml:space="preserve"> </w:t>
      </w:r>
      <w:r>
        <w:t>will be described in the following section.</w:t>
      </w:r>
    </w:p>
    <w:p w14:paraId="6FCCC8BF" w14:textId="77777777" w:rsidR="000900B5" w:rsidRDefault="000900B5">
      <w:pPr>
        <w:pStyle w:val="BodyText"/>
        <w:spacing w:line="216" w:lineRule="auto"/>
        <w:jc w:val="both"/>
        <w:sectPr w:rsidR="000900B5">
          <w:type w:val="continuous"/>
          <w:pgSz w:w="11910" w:h="16840"/>
          <w:pgMar w:top="0" w:right="0" w:bottom="280" w:left="708" w:header="0" w:footer="0" w:gutter="0"/>
          <w:cols w:space="720"/>
        </w:sectPr>
      </w:pPr>
    </w:p>
    <w:p w14:paraId="6FCCC8C0" w14:textId="77777777" w:rsidR="000900B5" w:rsidRDefault="000900B5">
      <w:pPr>
        <w:pStyle w:val="BodyText"/>
        <w:rPr>
          <w:sz w:val="20"/>
        </w:rPr>
      </w:pPr>
    </w:p>
    <w:p w14:paraId="6FCCC8C1" w14:textId="77777777" w:rsidR="000900B5" w:rsidRDefault="000900B5">
      <w:pPr>
        <w:pStyle w:val="BodyText"/>
        <w:rPr>
          <w:sz w:val="20"/>
        </w:rPr>
      </w:pPr>
    </w:p>
    <w:p w14:paraId="6FCCC8C2" w14:textId="77777777" w:rsidR="000900B5" w:rsidRDefault="000900B5">
      <w:pPr>
        <w:pStyle w:val="BodyText"/>
        <w:spacing w:before="21"/>
        <w:rPr>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715"/>
        <w:gridCol w:w="1602"/>
        <w:gridCol w:w="1602"/>
        <w:gridCol w:w="1602"/>
        <w:gridCol w:w="1602"/>
        <w:gridCol w:w="1602"/>
      </w:tblGrid>
      <w:tr w:rsidR="000900B5" w14:paraId="6FCCC8CB" w14:textId="77777777">
        <w:trPr>
          <w:trHeight w:val="703"/>
        </w:trPr>
        <w:tc>
          <w:tcPr>
            <w:tcW w:w="865" w:type="dxa"/>
            <w:tcBorders>
              <w:top w:val="nil"/>
            </w:tcBorders>
          </w:tcPr>
          <w:p w14:paraId="6FCCC8C3" w14:textId="77777777" w:rsidR="000900B5" w:rsidRDefault="000900B5">
            <w:pPr>
              <w:pStyle w:val="TableParagraph"/>
              <w:rPr>
                <w:rFonts w:ascii="Times New Roman"/>
                <w:sz w:val="20"/>
              </w:rPr>
            </w:pPr>
          </w:p>
        </w:tc>
        <w:tc>
          <w:tcPr>
            <w:tcW w:w="1715" w:type="dxa"/>
            <w:tcBorders>
              <w:top w:val="nil"/>
            </w:tcBorders>
            <w:shd w:val="clear" w:color="auto" w:fill="D8D8D8"/>
          </w:tcPr>
          <w:p w14:paraId="6FCCC8C4" w14:textId="77777777" w:rsidR="000900B5" w:rsidRDefault="000900B5">
            <w:pPr>
              <w:pStyle w:val="TableParagraph"/>
              <w:rPr>
                <w:rFonts w:ascii="Times New Roman"/>
                <w:sz w:val="20"/>
              </w:rPr>
            </w:pPr>
          </w:p>
        </w:tc>
        <w:tc>
          <w:tcPr>
            <w:tcW w:w="1602" w:type="dxa"/>
            <w:tcBorders>
              <w:top w:val="nil"/>
            </w:tcBorders>
            <w:shd w:val="clear" w:color="auto" w:fill="D8D8D8"/>
          </w:tcPr>
          <w:p w14:paraId="6FCCC8C5" w14:textId="77777777" w:rsidR="000900B5" w:rsidRDefault="00000000">
            <w:pPr>
              <w:pStyle w:val="TableParagraph"/>
              <w:spacing w:before="72" w:line="284" w:lineRule="exact"/>
              <w:ind w:left="60" w:right="54"/>
              <w:jc w:val="center"/>
              <w:rPr>
                <w:rFonts w:ascii="Palatino Linotype"/>
                <w:b/>
              </w:rPr>
            </w:pPr>
            <w:r>
              <w:rPr>
                <w:rFonts w:ascii="Palatino Linotype"/>
                <w:b/>
                <w:spacing w:val="-5"/>
              </w:rPr>
              <w:t>1:</w:t>
            </w:r>
          </w:p>
          <w:p w14:paraId="6FCCC8C6" w14:textId="77777777" w:rsidR="000900B5" w:rsidRDefault="00000000">
            <w:pPr>
              <w:pStyle w:val="TableParagraph"/>
              <w:spacing w:line="284" w:lineRule="exact"/>
              <w:ind w:left="60" w:right="54"/>
              <w:jc w:val="center"/>
              <w:rPr>
                <w:rFonts w:ascii="Palatino Linotype"/>
                <w:b/>
              </w:rPr>
            </w:pPr>
            <w:r>
              <w:rPr>
                <w:rFonts w:ascii="Palatino Linotype"/>
                <w:b/>
                <w:spacing w:val="-2"/>
              </w:rPr>
              <w:t>Insignificant</w:t>
            </w:r>
          </w:p>
        </w:tc>
        <w:tc>
          <w:tcPr>
            <w:tcW w:w="1602" w:type="dxa"/>
            <w:tcBorders>
              <w:top w:val="nil"/>
            </w:tcBorders>
            <w:shd w:val="clear" w:color="auto" w:fill="D8D8D8"/>
          </w:tcPr>
          <w:p w14:paraId="6FCCC8C7" w14:textId="77777777" w:rsidR="000900B5" w:rsidRDefault="00000000">
            <w:pPr>
              <w:pStyle w:val="TableParagraph"/>
              <w:spacing w:before="72"/>
              <w:ind w:left="59" w:right="54"/>
              <w:jc w:val="center"/>
              <w:rPr>
                <w:rFonts w:ascii="Palatino Linotype"/>
                <w:b/>
              </w:rPr>
            </w:pPr>
            <w:r>
              <w:rPr>
                <w:rFonts w:ascii="Palatino Linotype"/>
                <w:b/>
              </w:rPr>
              <w:t>2:</w:t>
            </w:r>
            <w:r>
              <w:rPr>
                <w:rFonts w:ascii="Palatino Linotype"/>
                <w:b/>
                <w:spacing w:val="13"/>
              </w:rPr>
              <w:t xml:space="preserve"> </w:t>
            </w:r>
            <w:r>
              <w:rPr>
                <w:rFonts w:ascii="Palatino Linotype"/>
                <w:b/>
                <w:spacing w:val="-2"/>
              </w:rPr>
              <w:t>Minor</w:t>
            </w:r>
          </w:p>
        </w:tc>
        <w:tc>
          <w:tcPr>
            <w:tcW w:w="1602" w:type="dxa"/>
            <w:tcBorders>
              <w:top w:val="nil"/>
            </w:tcBorders>
            <w:shd w:val="clear" w:color="auto" w:fill="D8D8D8"/>
          </w:tcPr>
          <w:p w14:paraId="6FCCC8C8" w14:textId="77777777" w:rsidR="000900B5" w:rsidRDefault="00000000">
            <w:pPr>
              <w:pStyle w:val="TableParagraph"/>
              <w:spacing w:before="72"/>
              <w:ind w:left="58" w:right="54"/>
              <w:jc w:val="center"/>
              <w:rPr>
                <w:rFonts w:ascii="Palatino Linotype"/>
                <w:b/>
              </w:rPr>
            </w:pPr>
            <w:r>
              <w:rPr>
                <w:rFonts w:ascii="Palatino Linotype"/>
                <w:b/>
                <w:w w:val="105"/>
              </w:rPr>
              <w:t>3:</w:t>
            </w:r>
            <w:r>
              <w:rPr>
                <w:rFonts w:ascii="Palatino Linotype"/>
                <w:b/>
                <w:spacing w:val="2"/>
                <w:w w:val="105"/>
              </w:rPr>
              <w:t xml:space="preserve"> </w:t>
            </w:r>
            <w:r>
              <w:rPr>
                <w:rFonts w:ascii="Palatino Linotype"/>
                <w:b/>
                <w:spacing w:val="-2"/>
                <w:w w:val="105"/>
              </w:rPr>
              <w:t>Moderate</w:t>
            </w:r>
          </w:p>
        </w:tc>
        <w:tc>
          <w:tcPr>
            <w:tcW w:w="1602" w:type="dxa"/>
            <w:tcBorders>
              <w:top w:val="nil"/>
            </w:tcBorders>
            <w:shd w:val="clear" w:color="auto" w:fill="D8D8D8"/>
          </w:tcPr>
          <w:p w14:paraId="6FCCC8C9" w14:textId="77777777" w:rsidR="000900B5" w:rsidRDefault="00000000">
            <w:pPr>
              <w:pStyle w:val="TableParagraph"/>
              <w:spacing w:before="72"/>
              <w:ind w:left="57" w:right="54"/>
              <w:jc w:val="center"/>
              <w:rPr>
                <w:rFonts w:ascii="Palatino Linotype"/>
                <w:b/>
              </w:rPr>
            </w:pPr>
            <w:r>
              <w:rPr>
                <w:rFonts w:ascii="Palatino Linotype"/>
                <w:b/>
                <w:w w:val="105"/>
              </w:rPr>
              <w:t>4:</w:t>
            </w:r>
            <w:r>
              <w:rPr>
                <w:rFonts w:ascii="Palatino Linotype"/>
                <w:b/>
                <w:spacing w:val="2"/>
                <w:w w:val="105"/>
              </w:rPr>
              <w:t xml:space="preserve"> </w:t>
            </w:r>
            <w:r>
              <w:rPr>
                <w:rFonts w:ascii="Palatino Linotype"/>
                <w:b/>
                <w:spacing w:val="-2"/>
                <w:w w:val="105"/>
              </w:rPr>
              <w:t>Major</w:t>
            </w:r>
          </w:p>
        </w:tc>
        <w:tc>
          <w:tcPr>
            <w:tcW w:w="1602" w:type="dxa"/>
            <w:tcBorders>
              <w:top w:val="nil"/>
            </w:tcBorders>
            <w:shd w:val="clear" w:color="auto" w:fill="D8D8D8"/>
          </w:tcPr>
          <w:p w14:paraId="6FCCC8CA" w14:textId="77777777" w:rsidR="000900B5" w:rsidRDefault="00000000">
            <w:pPr>
              <w:pStyle w:val="TableParagraph"/>
              <w:spacing w:before="72"/>
              <w:ind w:left="346"/>
              <w:rPr>
                <w:rFonts w:ascii="Palatino Linotype"/>
                <w:b/>
              </w:rPr>
            </w:pPr>
            <w:r>
              <w:rPr>
                <w:rFonts w:ascii="Palatino Linotype"/>
                <w:b/>
                <w:w w:val="105"/>
              </w:rPr>
              <w:t>5:</w:t>
            </w:r>
            <w:r>
              <w:rPr>
                <w:rFonts w:ascii="Palatino Linotype"/>
                <w:b/>
                <w:spacing w:val="2"/>
                <w:w w:val="105"/>
              </w:rPr>
              <w:t xml:space="preserve"> </w:t>
            </w:r>
            <w:r>
              <w:rPr>
                <w:rFonts w:ascii="Palatino Linotype"/>
                <w:b/>
                <w:spacing w:val="-2"/>
                <w:w w:val="105"/>
              </w:rPr>
              <w:t>Severe</w:t>
            </w:r>
          </w:p>
        </w:tc>
      </w:tr>
      <w:tr w:rsidR="000900B5" w14:paraId="6FCCC8D3" w14:textId="77777777">
        <w:trPr>
          <w:trHeight w:val="702"/>
        </w:trPr>
        <w:tc>
          <w:tcPr>
            <w:tcW w:w="865" w:type="dxa"/>
            <w:textDirection w:val="btLr"/>
          </w:tcPr>
          <w:p w14:paraId="6FCCC8CC" w14:textId="77777777" w:rsidR="000900B5" w:rsidRDefault="00000000">
            <w:pPr>
              <w:pStyle w:val="TableParagraph"/>
              <w:spacing w:before="255"/>
              <w:ind w:left="-23"/>
              <w:rPr>
                <w:rFonts w:ascii="Palatino Linotype"/>
                <w:b/>
              </w:rPr>
            </w:pPr>
            <w:bookmarkStart w:id="69" w:name="_bookmark25"/>
            <w:bookmarkEnd w:id="69"/>
            <w:r>
              <w:rPr>
                <w:rFonts w:ascii="Palatino Linotype"/>
                <w:b/>
                <w:spacing w:val="-2"/>
              </w:rPr>
              <w:t>verity</w:t>
            </w:r>
          </w:p>
        </w:tc>
        <w:tc>
          <w:tcPr>
            <w:tcW w:w="1715" w:type="dxa"/>
            <w:shd w:val="clear" w:color="auto" w:fill="D8D8D8"/>
          </w:tcPr>
          <w:p w14:paraId="6FCCC8CD" w14:textId="77777777" w:rsidR="000900B5" w:rsidRDefault="00000000">
            <w:pPr>
              <w:pStyle w:val="TableParagraph"/>
              <w:spacing w:before="92" w:line="218" w:lineRule="auto"/>
              <w:ind w:left="481" w:right="366" w:hanging="102"/>
              <w:rPr>
                <w:rFonts w:ascii="Palatino Linotype"/>
                <w:b/>
              </w:rPr>
            </w:pPr>
            <w:r>
              <w:rPr>
                <w:rFonts w:ascii="Palatino Linotype"/>
                <w:b/>
              </w:rPr>
              <w:t>5:</w:t>
            </w:r>
            <w:r>
              <w:rPr>
                <w:rFonts w:ascii="Palatino Linotype"/>
                <w:b/>
                <w:spacing w:val="-14"/>
              </w:rPr>
              <w:t xml:space="preserve"> </w:t>
            </w:r>
            <w:r>
              <w:rPr>
                <w:rFonts w:ascii="Palatino Linotype"/>
                <w:b/>
              </w:rPr>
              <w:t xml:space="preserve">Almost </w:t>
            </w:r>
            <w:r>
              <w:rPr>
                <w:rFonts w:ascii="Palatino Linotype"/>
                <w:b/>
                <w:spacing w:val="-2"/>
              </w:rPr>
              <w:t>Certain</w:t>
            </w:r>
          </w:p>
        </w:tc>
        <w:tc>
          <w:tcPr>
            <w:tcW w:w="1602" w:type="dxa"/>
            <w:shd w:val="clear" w:color="auto" w:fill="FFF2A7"/>
          </w:tcPr>
          <w:p w14:paraId="6FCCC8CE" w14:textId="77777777" w:rsidR="000900B5" w:rsidRDefault="00000000">
            <w:pPr>
              <w:pStyle w:val="TableParagraph"/>
              <w:spacing w:before="71"/>
              <w:ind w:left="366"/>
              <w:rPr>
                <w:rFonts w:ascii="Palatino Linotype"/>
                <w:b/>
              </w:rPr>
            </w:pPr>
            <w:r>
              <w:rPr>
                <w:rFonts w:ascii="Palatino Linotype"/>
                <w:b/>
              </w:rPr>
              <w:t>15</w:t>
            </w:r>
            <w:r>
              <w:rPr>
                <w:rFonts w:ascii="Palatino Linotype"/>
                <w:b/>
                <w:spacing w:val="26"/>
              </w:rPr>
              <w:t xml:space="preserve"> </w:t>
            </w:r>
            <w:r>
              <w:rPr>
                <w:rFonts w:ascii="Palatino Linotype"/>
                <w:b/>
              </w:rPr>
              <w:t>17</w:t>
            </w:r>
            <w:r>
              <w:rPr>
                <w:rFonts w:ascii="Palatino Linotype"/>
                <w:b/>
                <w:spacing w:val="26"/>
              </w:rPr>
              <w:t xml:space="preserve"> </w:t>
            </w:r>
            <w:r>
              <w:rPr>
                <w:rFonts w:ascii="Palatino Linotype"/>
                <w:b/>
                <w:spacing w:val="-5"/>
              </w:rPr>
              <w:t>19</w:t>
            </w:r>
          </w:p>
        </w:tc>
        <w:tc>
          <w:tcPr>
            <w:tcW w:w="1602" w:type="dxa"/>
            <w:shd w:val="clear" w:color="auto" w:fill="F3C37D"/>
          </w:tcPr>
          <w:p w14:paraId="6FCCC8CF" w14:textId="77777777" w:rsidR="000900B5" w:rsidRDefault="00000000">
            <w:pPr>
              <w:pStyle w:val="TableParagraph"/>
              <w:spacing w:before="71"/>
              <w:ind w:left="6" w:right="59"/>
              <w:jc w:val="center"/>
              <w:rPr>
                <w:rFonts w:ascii="Palatino Linotype"/>
                <w:b/>
              </w:rPr>
            </w:pPr>
            <w:r>
              <w:rPr>
                <w:rFonts w:ascii="Palatino Linotype"/>
                <w:b/>
                <w:w w:val="90"/>
              </w:rPr>
              <w:t>11</w:t>
            </w:r>
            <w:r>
              <w:rPr>
                <w:rFonts w:ascii="Palatino Linotype"/>
                <w:b/>
                <w:spacing w:val="22"/>
              </w:rPr>
              <w:t xml:space="preserve"> </w:t>
            </w:r>
            <w:r>
              <w:rPr>
                <w:rFonts w:ascii="Palatino Linotype"/>
                <w:b/>
                <w:spacing w:val="-5"/>
                <w:w w:val="95"/>
              </w:rPr>
              <w:t>14</w:t>
            </w:r>
          </w:p>
        </w:tc>
        <w:tc>
          <w:tcPr>
            <w:tcW w:w="1602" w:type="dxa"/>
            <w:shd w:val="clear" w:color="auto" w:fill="DF6666"/>
          </w:tcPr>
          <w:p w14:paraId="6FCCC8D0" w14:textId="77777777" w:rsidR="000900B5" w:rsidRDefault="000900B5">
            <w:pPr>
              <w:pStyle w:val="TableParagraph"/>
              <w:rPr>
                <w:rFonts w:ascii="Times New Roman"/>
                <w:sz w:val="20"/>
              </w:rPr>
            </w:pPr>
          </w:p>
        </w:tc>
        <w:tc>
          <w:tcPr>
            <w:tcW w:w="1602" w:type="dxa"/>
            <w:shd w:val="clear" w:color="auto" w:fill="DF6666"/>
          </w:tcPr>
          <w:p w14:paraId="6FCCC8D1" w14:textId="77777777" w:rsidR="000900B5" w:rsidRDefault="000900B5">
            <w:pPr>
              <w:pStyle w:val="TableParagraph"/>
              <w:rPr>
                <w:rFonts w:ascii="Times New Roman"/>
                <w:sz w:val="20"/>
              </w:rPr>
            </w:pPr>
          </w:p>
        </w:tc>
        <w:tc>
          <w:tcPr>
            <w:tcW w:w="1602" w:type="dxa"/>
            <w:shd w:val="clear" w:color="auto" w:fill="DF6666"/>
          </w:tcPr>
          <w:p w14:paraId="6FCCC8D2" w14:textId="77777777" w:rsidR="000900B5" w:rsidRDefault="000900B5">
            <w:pPr>
              <w:pStyle w:val="TableParagraph"/>
              <w:rPr>
                <w:rFonts w:ascii="Times New Roman"/>
                <w:sz w:val="20"/>
              </w:rPr>
            </w:pPr>
          </w:p>
        </w:tc>
      </w:tr>
      <w:tr w:rsidR="000900B5" w14:paraId="6FCCC8DB" w14:textId="77777777">
        <w:trPr>
          <w:trHeight w:val="431"/>
        </w:trPr>
        <w:tc>
          <w:tcPr>
            <w:tcW w:w="865" w:type="dxa"/>
            <w:textDirection w:val="btLr"/>
          </w:tcPr>
          <w:p w14:paraId="6FCCC8D4" w14:textId="77777777" w:rsidR="000900B5" w:rsidRDefault="00000000">
            <w:pPr>
              <w:pStyle w:val="TableParagraph"/>
              <w:spacing w:before="255"/>
              <w:ind w:left="187"/>
              <w:rPr>
                <w:rFonts w:ascii="Palatino Linotype"/>
                <w:b/>
              </w:rPr>
            </w:pPr>
            <w:r>
              <w:rPr>
                <w:rFonts w:ascii="Palatino Linotype"/>
                <w:b/>
                <w:spacing w:val="-7"/>
              </w:rPr>
              <w:t>Se</w:t>
            </w:r>
          </w:p>
        </w:tc>
        <w:tc>
          <w:tcPr>
            <w:tcW w:w="1715" w:type="dxa"/>
            <w:shd w:val="clear" w:color="auto" w:fill="D8D8D8"/>
          </w:tcPr>
          <w:p w14:paraId="6FCCC8D5" w14:textId="77777777" w:rsidR="000900B5" w:rsidRDefault="00000000">
            <w:pPr>
              <w:pStyle w:val="TableParagraph"/>
              <w:spacing w:before="71"/>
              <w:ind w:left="7"/>
              <w:jc w:val="center"/>
              <w:rPr>
                <w:rFonts w:ascii="Palatino Linotype"/>
                <w:b/>
              </w:rPr>
            </w:pPr>
            <w:r>
              <w:rPr>
                <w:rFonts w:ascii="Palatino Linotype"/>
                <w:b/>
                <w:w w:val="105"/>
              </w:rPr>
              <w:t>4:</w:t>
            </w:r>
            <w:r>
              <w:rPr>
                <w:rFonts w:ascii="Palatino Linotype"/>
                <w:b/>
                <w:spacing w:val="2"/>
                <w:w w:val="105"/>
              </w:rPr>
              <w:t xml:space="preserve"> </w:t>
            </w:r>
            <w:r>
              <w:rPr>
                <w:rFonts w:ascii="Palatino Linotype"/>
                <w:b/>
                <w:spacing w:val="-2"/>
                <w:w w:val="105"/>
              </w:rPr>
              <w:t>Likely</w:t>
            </w:r>
          </w:p>
        </w:tc>
        <w:tc>
          <w:tcPr>
            <w:tcW w:w="1602" w:type="dxa"/>
            <w:shd w:val="clear" w:color="auto" w:fill="FFF2A7"/>
          </w:tcPr>
          <w:p w14:paraId="6FCCC8D6" w14:textId="77777777" w:rsidR="000900B5" w:rsidRDefault="000900B5">
            <w:pPr>
              <w:pStyle w:val="TableParagraph"/>
              <w:rPr>
                <w:rFonts w:ascii="Times New Roman"/>
                <w:sz w:val="20"/>
              </w:rPr>
            </w:pPr>
          </w:p>
        </w:tc>
        <w:tc>
          <w:tcPr>
            <w:tcW w:w="1602" w:type="dxa"/>
            <w:shd w:val="clear" w:color="auto" w:fill="F3C37D"/>
          </w:tcPr>
          <w:p w14:paraId="6FCCC8D7" w14:textId="77777777" w:rsidR="000900B5" w:rsidRDefault="00000000">
            <w:pPr>
              <w:pStyle w:val="TableParagraph"/>
              <w:spacing w:before="71"/>
              <w:ind w:left="59" w:right="54"/>
              <w:jc w:val="center"/>
              <w:rPr>
                <w:rFonts w:ascii="Palatino Linotype"/>
                <w:b/>
              </w:rPr>
            </w:pPr>
            <w:r>
              <w:rPr>
                <w:rFonts w:ascii="Palatino Linotype"/>
                <w:b/>
                <w:spacing w:val="-5"/>
              </w:rPr>
              <w:t>16</w:t>
            </w:r>
          </w:p>
        </w:tc>
        <w:tc>
          <w:tcPr>
            <w:tcW w:w="1602" w:type="dxa"/>
            <w:shd w:val="clear" w:color="auto" w:fill="F3C37D"/>
          </w:tcPr>
          <w:p w14:paraId="6FCCC8D8" w14:textId="77777777" w:rsidR="000900B5" w:rsidRDefault="00000000">
            <w:pPr>
              <w:pStyle w:val="TableParagraph"/>
              <w:spacing w:before="71"/>
              <w:ind w:left="58" w:right="54"/>
              <w:jc w:val="center"/>
              <w:rPr>
                <w:rFonts w:ascii="Palatino Linotype"/>
                <w:b/>
              </w:rPr>
            </w:pPr>
            <w:r>
              <w:rPr>
                <w:rFonts w:ascii="Palatino Linotype"/>
                <w:b/>
                <w:spacing w:val="-10"/>
                <w:w w:val="105"/>
              </w:rPr>
              <w:t>9</w:t>
            </w:r>
          </w:p>
        </w:tc>
        <w:tc>
          <w:tcPr>
            <w:tcW w:w="1602" w:type="dxa"/>
            <w:shd w:val="clear" w:color="auto" w:fill="DF6666"/>
          </w:tcPr>
          <w:p w14:paraId="6FCCC8D9" w14:textId="77777777" w:rsidR="000900B5" w:rsidRDefault="00000000">
            <w:pPr>
              <w:pStyle w:val="TableParagraph"/>
              <w:spacing w:before="71"/>
              <w:ind w:left="57" w:right="54"/>
              <w:jc w:val="center"/>
              <w:rPr>
                <w:rFonts w:ascii="Palatino Linotype"/>
                <w:b/>
              </w:rPr>
            </w:pPr>
            <w:r>
              <w:rPr>
                <w:rFonts w:ascii="Palatino Linotype"/>
                <w:b/>
                <w:spacing w:val="-10"/>
                <w:w w:val="105"/>
              </w:rPr>
              <w:t>8</w:t>
            </w:r>
          </w:p>
        </w:tc>
        <w:tc>
          <w:tcPr>
            <w:tcW w:w="1602" w:type="dxa"/>
            <w:shd w:val="clear" w:color="auto" w:fill="DF6666"/>
          </w:tcPr>
          <w:p w14:paraId="6FCCC8DA" w14:textId="77777777" w:rsidR="000900B5" w:rsidRDefault="000900B5">
            <w:pPr>
              <w:pStyle w:val="TableParagraph"/>
              <w:rPr>
                <w:rFonts w:ascii="Times New Roman"/>
                <w:sz w:val="20"/>
              </w:rPr>
            </w:pPr>
          </w:p>
        </w:tc>
      </w:tr>
      <w:tr w:rsidR="000900B5" w14:paraId="6FCCC8E3" w14:textId="77777777">
        <w:trPr>
          <w:trHeight w:val="431"/>
        </w:trPr>
        <w:tc>
          <w:tcPr>
            <w:tcW w:w="865" w:type="dxa"/>
          </w:tcPr>
          <w:p w14:paraId="6FCCC8DC" w14:textId="77777777" w:rsidR="000900B5" w:rsidRDefault="000900B5">
            <w:pPr>
              <w:pStyle w:val="TableParagraph"/>
              <w:rPr>
                <w:rFonts w:ascii="Times New Roman"/>
                <w:sz w:val="20"/>
              </w:rPr>
            </w:pPr>
          </w:p>
        </w:tc>
        <w:tc>
          <w:tcPr>
            <w:tcW w:w="1715" w:type="dxa"/>
            <w:shd w:val="clear" w:color="auto" w:fill="D8D8D8"/>
          </w:tcPr>
          <w:p w14:paraId="6FCCC8DD" w14:textId="77777777" w:rsidR="000900B5" w:rsidRDefault="00000000">
            <w:pPr>
              <w:pStyle w:val="TableParagraph"/>
              <w:spacing w:before="71"/>
              <w:ind w:left="7"/>
              <w:jc w:val="center"/>
              <w:rPr>
                <w:rFonts w:ascii="Palatino Linotype"/>
                <w:b/>
              </w:rPr>
            </w:pPr>
            <w:r>
              <w:rPr>
                <w:rFonts w:ascii="Palatino Linotype"/>
                <w:b/>
                <w:w w:val="105"/>
              </w:rPr>
              <w:t>3:</w:t>
            </w:r>
            <w:r>
              <w:rPr>
                <w:rFonts w:ascii="Palatino Linotype"/>
                <w:b/>
                <w:spacing w:val="2"/>
                <w:w w:val="105"/>
              </w:rPr>
              <w:t xml:space="preserve"> </w:t>
            </w:r>
            <w:r>
              <w:rPr>
                <w:rFonts w:ascii="Palatino Linotype"/>
                <w:b/>
                <w:spacing w:val="-2"/>
                <w:w w:val="105"/>
              </w:rPr>
              <w:t>Possible</w:t>
            </w:r>
          </w:p>
        </w:tc>
        <w:tc>
          <w:tcPr>
            <w:tcW w:w="1602" w:type="dxa"/>
            <w:shd w:val="clear" w:color="auto" w:fill="9AC88E"/>
          </w:tcPr>
          <w:p w14:paraId="6FCCC8DE" w14:textId="77777777" w:rsidR="000900B5" w:rsidRDefault="000900B5">
            <w:pPr>
              <w:pStyle w:val="TableParagraph"/>
              <w:rPr>
                <w:rFonts w:ascii="Times New Roman"/>
                <w:sz w:val="20"/>
              </w:rPr>
            </w:pPr>
          </w:p>
        </w:tc>
        <w:tc>
          <w:tcPr>
            <w:tcW w:w="1602" w:type="dxa"/>
            <w:shd w:val="clear" w:color="auto" w:fill="FFF2A7"/>
          </w:tcPr>
          <w:p w14:paraId="6FCCC8DF" w14:textId="77777777" w:rsidR="000900B5" w:rsidRDefault="000900B5">
            <w:pPr>
              <w:pStyle w:val="TableParagraph"/>
              <w:rPr>
                <w:rFonts w:ascii="Times New Roman"/>
                <w:sz w:val="20"/>
              </w:rPr>
            </w:pPr>
          </w:p>
        </w:tc>
        <w:tc>
          <w:tcPr>
            <w:tcW w:w="1602" w:type="dxa"/>
            <w:shd w:val="clear" w:color="auto" w:fill="F3C37D"/>
          </w:tcPr>
          <w:p w14:paraId="6FCCC8E0" w14:textId="77777777" w:rsidR="000900B5" w:rsidRDefault="00000000">
            <w:pPr>
              <w:pStyle w:val="TableParagraph"/>
              <w:spacing w:before="71"/>
              <w:ind w:left="58" w:right="54"/>
              <w:jc w:val="center"/>
              <w:rPr>
                <w:rFonts w:ascii="Palatino Linotype"/>
                <w:b/>
              </w:rPr>
            </w:pPr>
            <w:r>
              <w:rPr>
                <w:rFonts w:ascii="Palatino Linotype"/>
                <w:b/>
                <w:spacing w:val="-10"/>
                <w:w w:val="105"/>
              </w:rPr>
              <w:t>5</w:t>
            </w:r>
          </w:p>
        </w:tc>
        <w:tc>
          <w:tcPr>
            <w:tcW w:w="1602" w:type="dxa"/>
            <w:shd w:val="clear" w:color="auto" w:fill="F3C37D"/>
          </w:tcPr>
          <w:p w14:paraId="6FCCC8E1" w14:textId="77777777" w:rsidR="000900B5" w:rsidRDefault="00000000">
            <w:pPr>
              <w:pStyle w:val="TableParagraph"/>
              <w:spacing w:before="71"/>
              <w:ind w:left="6" w:right="60"/>
              <w:jc w:val="center"/>
              <w:rPr>
                <w:rFonts w:ascii="Palatino Linotype"/>
                <w:b/>
              </w:rPr>
            </w:pPr>
            <w:r>
              <w:rPr>
                <w:rFonts w:ascii="Palatino Linotype"/>
                <w:b/>
              </w:rPr>
              <w:t>4</w:t>
            </w:r>
            <w:r>
              <w:rPr>
                <w:rFonts w:ascii="Palatino Linotype"/>
                <w:b/>
                <w:spacing w:val="47"/>
              </w:rPr>
              <w:t xml:space="preserve"> </w:t>
            </w:r>
            <w:r>
              <w:rPr>
                <w:rFonts w:ascii="Palatino Linotype"/>
                <w:b/>
              </w:rPr>
              <w:t>6</w:t>
            </w:r>
            <w:r>
              <w:rPr>
                <w:rFonts w:ascii="Palatino Linotype"/>
                <w:b/>
                <w:spacing w:val="48"/>
              </w:rPr>
              <w:t xml:space="preserve"> </w:t>
            </w:r>
            <w:r>
              <w:rPr>
                <w:rFonts w:ascii="Palatino Linotype"/>
                <w:b/>
              </w:rPr>
              <w:t>10</w:t>
            </w:r>
            <w:r>
              <w:rPr>
                <w:rFonts w:ascii="Palatino Linotype"/>
                <w:b/>
                <w:spacing w:val="48"/>
              </w:rPr>
              <w:t xml:space="preserve"> </w:t>
            </w:r>
            <w:r>
              <w:rPr>
                <w:rFonts w:ascii="Palatino Linotype"/>
                <w:b/>
                <w:spacing w:val="-5"/>
              </w:rPr>
              <w:t>12</w:t>
            </w:r>
          </w:p>
        </w:tc>
        <w:tc>
          <w:tcPr>
            <w:tcW w:w="1602" w:type="dxa"/>
            <w:shd w:val="clear" w:color="auto" w:fill="DF6666"/>
          </w:tcPr>
          <w:p w14:paraId="6FCCC8E2" w14:textId="77777777" w:rsidR="000900B5" w:rsidRDefault="000900B5">
            <w:pPr>
              <w:pStyle w:val="TableParagraph"/>
              <w:rPr>
                <w:rFonts w:ascii="Times New Roman"/>
                <w:sz w:val="20"/>
              </w:rPr>
            </w:pPr>
          </w:p>
        </w:tc>
      </w:tr>
      <w:tr w:rsidR="000900B5" w14:paraId="6FCCC8EB" w14:textId="77777777">
        <w:trPr>
          <w:trHeight w:val="431"/>
        </w:trPr>
        <w:tc>
          <w:tcPr>
            <w:tcW w:w="865" w:type="dxa"/>
          </w:tcPr>
          <w:p w14:paraId="6FCCC8E4" w14:textId="77777777" w:rsidR="000900B5" w:rsidRDefault="000900B5">
            <w:pPr>
              <w:pStyle w:val="TableParagraph"/>
              <w:rPr>
                <w:rFonts w:ascii="Times New Roman"/>
                <w:sz w:val="20"/>
              </w:rPr>
            </w:pPr>
          </w:p>
        </w:tc>
        <w:tc>
          <w:tcPr>
            <w:tcW w:w="1715" w:type="dxa"/>
            <w:shd w:val="clear" w:color="auto" w:fill="D8D8D8"/>
          </w:tcPr>
          <w:p w14:paraId="6FCCC8E5" w14:textId="77777777" w:rsidR="000900B5" w:rsidRDefault="00000000">
            <w:pPr>
              <w:pStyle w:val="TableParagraph"/>
              <w:spacing w:before="71"/>
              <w:ind w:left="7"/>
              <w:jc w:val="center"/>
              <w:rPr>
                <w:rFonts w:ascii="Palatino Linotype"/>
                <w:b/>
              </w:rPr>
            </w:pPr>
            <w:r>
              <w:rPr>
                <w:rFonts w:ascii="Palatino Linotype"/>
                <w:b/>
                <w:w w:val="105"/>
              </w:rPr>
              <w:t>2:</w:t>
            </w:r>
            <w:r>
              <w:rPr>
                <w:rFonts w:ascii="Palatino Linotype"/>
                <w:b/>
                <w:spacing w:val="2"/>
                <w:w w:val="105"/>
              </w:rPr>
              <w:t xml:space="preserve"> </w:t>
            </w:r>
            <w:r>
              <w:rPr>
                <w:rFonts w:ascii="Palatino Linotype"/>
                <w:b/>
                <w:spacing w:val="-2"/>
                <w:w w:val="105"/>
              </w:rPr>
              <w:t>Unlikely</w:t>
            </w:r>
          </w:p>
        </w:tc>
        <w:tc>
          <w:tcPr>
            <w:tcW w:w="1602" w:type="dxa"/>
            <w:shd w:val="clear" w:color="auto" w:fill="9AC88E"/>
          </w:tcPr>
          <w:p w14:paraId="6FCCC8E6" w14:textId="77777777" w:rsidR="000900B5" w:rsidRDefault="000900B5">
            <w:pPr>
              <w:pStyle w:val="TableParagraph"/>
              <w:rPr>
                <w:rFonts w:ascii="Times New Roman"/>
                <w:sz w:val="20"/>
              </w:rPr>
            </w:pPr>
          </w:p>
        </w:tc>
        <w:tc>
          <w:tcPr>
            <w:tcW w:w="1602" w:type="dxa"/>
            <w:shd w:val="clear" w:color="auto" w:fill="9AC88E"/>
          </w:tcPr>
          <w:p w14:paraId="6FCCC8E7" w14:textId="77777777" w:rsidR="000900B5" w:rsidRDefault="00000000">
            <w:pPr>
              <w:pStyle w:val="TableParagraph"/>
              <w:spacing w:before="71"/>
              <w:ind w:left="59" w:right="54"/>
              <w:jc w:val="center"/>
              <w:rPr>
                <w:rFonts w:ascii="Palatino Linotype"/>
                <w:b/>
              </w:rPr>
            </w:pPr>
            <w:r>
              <w:rPr>
                <w:rFonts w:ascii="Palatino Linotype"/>
                <w:b/>
                <w:spacing w:val="-10"/>
                <w:w w:val="85"/>
              </w:rPr>
              <w:t>1</w:t>
            </w:r>
          </w:p>
        </w:tc>
        <w:tc>
          <w:tcPr>
            <w:tcW w:w="1602" w:type="dxa"/>
            <w:shd w:val="clear" w:color="auto" w:fill="FFF2A7"/>
          </w:tcPr>
          <w:p w14:paraId="6FCCC8E8" w14:textId="77777777" w:rsidR="000900B5" w:rsidRDefault="00000000">
            <w:pPr>
              <w:pStyle w:val="TableParagraph"/>
              <w:spacing w:before="71"/>
              <w:ind w:left="58" w:right="54"/>
              <w:jc w:val="center"/>
              <w:rPr>
                <w:rFonts w:ascii="Palatino Linotype"/>
                <w:b/>
              </w:rPr>
            </w:pPr>
            <w:r>
              <w:rPr>
                <w:rFonts w:ascii="Palatino Linotype"/>
                <w:b/>
                <w:w w:val="105"/>
              </w:rPr>
              <w:t>2</w:t>
            </w:r>
            <w:r>
              <w:rPr>
                <w:rFonts w:ascii="Palatino Linotype"/>
                <w:b/>
                <w:spacing w:val="49"/>
                <w:w w:val="105"/>
              </w:rPr>
              <w:t xml:space="preserve"> </w:t>
            </w:r>
            <w:r>
              <w:rPr>
                <w:rFonts w:ascii="Palatino Linotype"/>
                <w:b/>
                <w:spacing w:val="-10"/>
                <w:w w:val="105"/>
              </w:rPr>
              <w:t>7</w:t>
            </w:r>
          </w:p>
        </w:tc>
        <w:tc>
          <w:tcPr>
            <w:tcW w:w="1602" w:type="dxa"/>
            <w:shd w:val="clear" w:color="auto" w:fill="FFF2A7"/>
          </w:tcPr>
          <w:p w14:paraId="6FCCC8E9" w14:textId="77777777" w:rsidR="000900B5" w:rsidRDefault="00000000">
            <w:pPr>
              <w:pStyle w:val="TableParagraph"/>
              <w:spacing w:before="71"/>
              <w:ind w:left="57" w:right="54"/>
              <w:jc w:val="center"/>
              <w:rPr>
                <w:rFonts w:ascii="Palatino Linotype"/>
                <w:b/>
              </w:rPr>
            </w:pPr>
            <w:r>
              <w:rPr>
                <w:rFonts w:ascii="Palatino Linotype"/>
                <w:b/>
                <w:spacing w:val="-10"/>
                <w:w w:val="105"/>
              </w:rPr>
              <w:t>3</w:t>
            </w:r>
          </w:p>
        </w:tc>
        <w:tc>
          <w:tcPr>
            <w:tcW w:w="1602" w:type="dxa"/>
            <w:shd w:val="clear" w:color="auto" w:fill="F3C37D"/>
          </w:tcPr>
          <w:p w14:paraId="6FCCC8EA" w14:textId="77777777" w:rsidR="000900B5" w:rsidRDefault="000900B5">
            <w:pPr>
              <w:pStyle w:val="TableParagraph"/>
              <w:rPr>
                <w:rFonts w:ascii="Times New Roman"/>
                <w:sz w:val="20"/>
              </w:rPr>
            </w:pPr>
          </w:p>
        </w:tc>
      </w:tr>
      <w:tr w:rsidR="000900B5" w14:paraId="6FCCC8F3" w14:textId="77777777">
        <w:trPr>
          <w:trHeight w:val="431"/>
        </w:trPr>
        <w:tc>
          <w:tcPr>
            <w:tcW w:w="865" w:type="dxa"/>
          </w:tcPr>
          <w:p w14:paraId="6FCCC8EC" w14:textId="77777777" w:rsidR="000900B5" w:rsidRDefault="000900B5">
            <w:pPr>
              <w:pStyle w:val="TableParagraph"/>
              <w:rPr>
                <w:rFonts w:ascii="Times New Roman"/>
                <w:sz w:val="20"/>
              </w:rPr>
            </w:pPr>
          </w:p>
        </w:tc>
        <w:tc>
          <w:tcPr>
            <w:tcW w:w="1715" w:type="dxa"/>
            <w:shd w:val="clear" w:color="auto" w:fill="D8D8D8"/>
          </w:tcPr>
          <w:p w14:paraId="6FCCC8ED" w14:textId="77777777" w:rsidR="000900B5" w:rsidRDefault="00000000">
            <w:pPr>
              <w:pStyle w:val="TableParagraph"/>
              <w:spacing w:before="71"/>
              <w:ind w:left="7"/>
              <w:jc w:val="center"/>
              <w:rPr>
                <w:rFonts w:ascii="Palatino Linotype"/>
                <w:b/>
              </w:rPr>
            </w:pPr>
            <w:r>
              <w:rPr>
                <w:rFonts w:ascii="Palatino Linotype"/>
                <w:b/>
                <w:spacing w:val="-6"/>
              </w:rPr>
              <w:t>1:</w:t>
            </w:r>
            <w:r>
              <w:rPr>
                <w:rFonts w:ascii="Palatino Linotype"/>
                <w:b/>
                <w:spacing w:val="-7"/>
              </w:rPr>
              <w:t xml:space="preserve"> </w:t>
            </w:r>
            <w:r>
              <w:rPr>
                <w:rFonts w:ascii="Palatino Linotype"/>
                <w:b/>
                <w:spacing w:val="-4"/>
              </w:rPr>
              <w:t>Rare</w:t>
            </w:r>
          </w:p>
        </w:tc>
        <w:tc>
          <w:tcPr>
            <w:tcW w:w="1602" w:type="dxa"/>
            <w:shd w:val="clear" w:color="auto" w:fill="9AC88E"/>
          </w:tcPr>
          <w:p w14:paraId="6FCCC8EE" w14:textId="77777777" w:rsidR="000900B5" w:rsidRDefault="000900B5">
            <w:pPr>
              <w:pStyle w:val="TableParagraph"/>
              <w:rPr>
                <w:rFonts w:ascii="Times New Roman"/>
                <w:sz w:val="20"/>
              </w:rPr>
            </w:pPr>
          </w:p>
        </w:tc>
        <w:tc>
          <w:tcPr>
            <w:tcW w:w="1602" w:type="dxa"/>
            <w:shd w:val="clear" w:color="auto" w:fill="9AC88E"/>
          </w:tcPr>
          <w:p w14:paraId="6FCCC8EF" w14:textId="77777777" w:rsidR="000900B5" w:rsidRDefault="000900B5">
            <w:pPr>
              <w:pStyle w:val="TableParagraph"/>
              <w:rPr>
                <w:rFonts w:ascii="Times New Roman"/>
                <w:sz w:val="20"/>
              </w:rPr>
            </w:pPr>
          </w:p>
        </w:tc>
        <w:tc>
          <w:tcPr>
            <w:tcW w:w="1602" w:type="dxa"/>
            <w:shd w:val="clear" w:color="auto" w:fill="9AC88E"/>
          </w:tcPr>
          <w:p w14:paraId="6FCCC8F0" w14:textId="77777777" w:rsidR="000900B5" w:rsidRDefault="000900B5">
            <w:pPr>
              <w:pStyle w:val="TableParagraph"/>
              <w:rPr>
                <w:rFonts w:ascii="Times New Roman"/>
                <w:sz w:val="20"/>
              </w:rPr>
            </w:pPr>
          </w:p>
        </w:tc>
        <w:tc>
          <w:tcPr>
            <w:tcW w:w="1602" w:type="dxa"/>
            <w:shd w:val="clear" w:color="auto" w:fill="9AC88E"/>
          </w:tcPr>
          <w:p w14:paraId="6FCCC8F1" w14:textId="77777777" w:rsidR="000900B5" w:rsidRDefault="000900B5">
            <w:pPr>
              <w:pStyle w:val="TableParagraph"/>
              <w:rPr>
                <w:rFonts w:ascii="Times New Roman"/>
                <w:sz w:val="20"/>
              </w:rPr>
            </w:pPr>
          </w:p>
        </w:tc>
        <w:tc>
          <w:tcPr>
            <w:tcW w:w="1602" w:type="dxa"/>
            <w:shd w:val="clear" w:color="auto" w:fill="FFF2A7"/>
          </w:tcPr>
          <w:p w14:paraId="6FCCC8F2" w14:textId="77777777" w:rsidR="000900B5" w:rsidRDefault="000900B5">
            <w:pPr>
              <w:pStyle w:val="TableParagraph"/>
              <w:rPr>
                <w:rFonts w:ascii="Times New Roman"/>
                <w:sz w:val="20"/>
              </w:rPr>
            </w:pPr>
          </w:p>
        </w:tc>
      </w:tr>
    </w:tbl>
    <w:p w14:paraId="6FCCC8F4" w14:textId="77777777" w:rsidR="000900B5" w:rsidRDefault="00000000">
      <w:pPr>
        <w:spacing w:before="157"/>
        <w:ind w:left="142"/>
        <w:rPr>
          <w:rFonts w:ascii="Arial" w:hAnsi="Arial"/>
          <w:sz w:val="18"/>
        </w:rPr>
      </w:pPr>
      <w:r>
        <w:rPr>
          <w:rFonts w:ascii="Arial Black" w:hAnsi="Arial Black"/>
          <w:color w:val="687D91"/>
          <w:spacing w:val="-6"/>
          <w:sz w:val="18"/>
        </w:rPr>
        <w:t>Table</w:t>
      </w:r>
      <w:r>
        <w:rPr>
          <w:rFonts w:ascii="Arial Black" w:hAnsi="Arial Black"/>
          <w:color w:val="687D91"/>
          <w:spacing w:val="-8"/>
          <w:sz w:val="18"/>
        </w:rPr>
        <w:t xml:space="preserve"> </w:t>
      </w:r>
      <w:r>
        <w:rPr>
          <w:rFonts w:ascii="Arial Black" w:hAnsi="Arial Black"/>
          <w:color w:val="687D91"/>
          <w:spacing w:val="-6"/>
          <w:sz w:val="18"/>
        </w:rPr>
        <w:t>2.2.:</w:t>
      </w:r>
      <w:r>
        <w:rPr>
          <w:rFonts w:ascii="Arial Black" w:hAnsi="Arial Black"/>
          <w:color w:val="687D91"/>
          <w:spacing w:val="-7"/>
          <w:sz w:val="18"/>
        </w:rPr>
        <w:t xml:space="preserve"> </w:t>
      </w:r>
      <w:r>
        <w:rPr>
          <w:rFonts w:ascii="Arial" w:hAnsi="Arial"/>
          <w:color w:val="687D91"/>
          <w:spacing w:val="-6"/>
          <w:sz w:val="18"/>
        </w:rPr>
        <w:t>Risk</w:t>
      </w:r>
      <w:r>
        <w:rPr>
          <w:rFonts w:ascii="Arial" w:hAnsi="Arial"/>
          <w:color w:val="687D91"/>
          <w:spacing w:val="1"/>
          <w:sz w:val="18"/>
        </w:rPr>
        <w:t xml:space="preserve"> </w:t>
      </w:r>
      <w:r>
        <w:rPr>
          <w:rFonts w:ascii="Arial" w:hAnsi="Arial"/>
          <w:color w:val="687D91"/>
          <w:spacing w:val="-6"/>
          <w:sz w:val="18"/>
        </w:rPr>
        <w:t>Matrix</w:t>
      </w:r>
      <w:r>
        <w:rPr>
          <w:rFonts w:ascii="Arial" w:hAnsi="Arial"/>
          <w:color w:val="687D91"/>
          <w:spacing w:val="1"/>
          <w:sz w:val="18"/>
        </w:rPr>
        <w:t xml:space="preserve"> </w:t>
      </w:r>
      <w:r>
        <w:rPr>
          <w:rFonts w:ascii="Arial" w:hAnsi="Arial"/>
          <w:color w:val="687D91"/>
          <w:spacing w:val="-6"/>
          <w:sz w:val="18"/>
        </w:rPr>
        <w:t>(</w:t>
      </w:r>
      <w:proofErr w:type="spellStart"/>
      <w:r>
        <w:rPr>
          <w:rFonts w:ascii="Arial" w:hAnsi="Arial"/>
          <w:color w:val="687D91"/>
          <w:spacing w:val="-6"/>
          <w:sz w:val="18"/>
        </w:rPr>
        <w:t>Likelyhood</w:t>
      </w:r>
      <w:proofErr w:type="spellEnd"/>
      <w:r>
        <w:rPr>
          <w:rFonts w:ascii="Arial" w:hAnsi="Arial"/>
          <w:color w:val="687D91"/>
          <w:sz w:val="18"/>
        </w:rPr>
        <w:t xml:space="preserve"> </w:t>
      </w:r>
      <w:r>
        <w:rPr>
          <w:rFonts w:ascii="Meiryo UI" w:hAnsi="Meiryo UI"/>
          <w:i/>
          <w:color w:val="687D91"/>
          <w:spacing w:val="-6"/>
          <w:sz w:val="18"/>
        </w:rPr>
        <w:t>×</w:t>
      </w:r>
      <w:r>
        <w:rPr>
          <w:rFonts w:ascii="Meiryo UI" w:hAnsi="Meiryo UI"/>
          <w:i/>
          <w:color w:val="687D91"/>
          <w:spacing w:val="-10"/>
          <w:sz w:val="18"/>
        </w:rPr>
        <w:t xml:space="preserve"> </w:t>
      </w:r>
      <w:r>
        <w:rPr>
          <w:rFonts w:ascii="Arial" w:hAnsi="Arial"/>
          <w:color w:val="687D91"/>
          <w:spacing w:val="-6"/>
          <w:sz w:val="18"/>
        </w:rPr>
        <w:t>Severity)</w:t>
      </w:r>
    </w:p>
    <w:p w14:paraId="6FCCC8F5" w14:textId="77777777" w:rsidR="000900B5" w:rsidRDefault="000900B5">
      <w:pPr>
        <w:pStyle w:val="BodyText"/>
        <w:spacing w:before="121"/>
        <w:rPr>
          <w:rFonts w:ascii="Arial"/>
          <w:sz w:val="18"/>
        </w:rPr>
      </w:pPr>
    </w:p>
    <w:p w14:paraId="6FCCC8F6" w14:textId="7A6DB689" w:rsidR="000900B5" w:rsidRDefault="00000000">
      <w:pPr>
        <w:pStyle w:val="Heading3"/>
        <w:rPr>
          <w:b w:val="0"/>
        </w:rPr>
      </w:pPr>
      <w:r>
        <w:rPr>
          <w:b w:val="0"/>
          <w:color w:val="687D91"/>
          <w:w w:val="80"/>
        </w:rPr>
        <w:t>Risk</w:t>
      </w:r>
      <w:r>
        <w:rPr>
          <w:b w:val="0"/>
          <w:color w:val="687D91"/>
          <w:spacing w:val="21"/>
        </w:rPr>
        <w:t xml:space="preserve"> </w:t>
      </w:r>
      <w:del w:id="70" w:author="Ritley Kenneth" w:date="2025-12-11T15:30:00Z" w16du:dateUtc="2025-12-11T14:30:00Z">
        <w:r w:rsidDel="005C0D28">
          <w:rPr>
            <w:b w:val="0"/>
            <w:color w:val="687D91"/>
            <w:w w:val="80"/>
          </w:rPr>
          <w:delText>Strategies</w:delText>
        </w:r>
        <w:r w:rsidDel="005C0D28">
          <w:rPr>
            <w:b w:val="0"/>
            <w:color w:val="687D91"/>
            <w:spacing w:val="21"/>
          </w:rPr>
          <w:delText xml:space="preserve"> </w:delText>
        </w:r>
      </w:del>
      <w:ins w:id="71" w:author="Ritley Kenneth" w:date="2025-12-11T15:30:00Z" w16du:dateUtc="2025-12-11T14:30:00Z">
        <w:r w:rsidR="005C0D28">
          <w:rPr>
            <w:b w:val="0"/>
            <w:color w:val="687D91"/>
            <w:w w:val="80"/>
          </w:rPr>
          <w:t>s</w:t>
        </w:r>
        <w:r w:rsidR="005C0D28">
          <w:rPr>
            <w:b w:val="0"/>
            <w:color w:val="687D91"/>
            <w:w w:val="80"/>
          </w:rPr>
          <w:t>trategies</w:t>
        </w:r>
        <w:r w:rsidR="005C0D28">
          <w:rPr>
            <w:b w:val="0"/>
            <w:color w:val="687D91"/>
            <w:spacing w:val="21"/>
          </w:rPr>
          <w:t xml:space="preserve"> </w:t>
        </w:r>
      </w:ins>
      <w:r>
        <w:rPr>
          <w:b w:val="0"/>
          <w:color w:val="687D91"/>
          <w:w w:val="80"/>
        </w:rPr>
        <w:t>and</w:t>
      </w:r>
      <w:r>
        <w:rPr>
          <w:b w:val="0"/>
          <w:color w:val="687D91"/>
          <w:spacing w:val="21"/>
        </w:rPr>
        <w:t xml:space="preserve"> </w:t>
      </w:r>
      <w:del w:id="72" w:author="Ritley Kenneth" w:date="2025-12-11T15:30:00Z" w16du:dateUtc="2025-12-11T14:30:00Z">
        <w:r w:rsidDel="005C0D28">
          <w:rPr>
            <w:b w:val="0"/>
            <w:color w:val="687D91"/>
            <w:w w:val="80"/>
          </w:rPr>
          <w:delText>Mitigation</w:delText>
        </w:r>
        <w:r w:rsidDel="005C0D28">
          <w:rPr>
            <w:b w:val="0"/>
            <w:color w:val="687D91"/>
            <w:spacing w:val="21"/>
          </w:rPr>
          <w:delText xml:space="preserve"> </w:delText>
        </w:r>
      </w:del>
      <w:ins w:id="73" w:author="Ritley Kenneth" w:date="2025-12-11T15:30:00Z" w16du:dateUtc="2025-12-11T14:30:00Z">
        <w:r w:rsidR="005C0D28">
          <w:rPr>
            <w:b w:val="0"/>
            <w:color w:val="687D91"/>
            <w:w w:val="80"/>
          </w:rPr>
          <w:t>m</w:t>
        </w:r>
        <w:r w:rsidR="005C0D28">
          <w:rPr>
            <w:b w:val="0"/>
            <w:color w:val="687D91"/>
            <w:w w:val="80"/>
          </w:rPr>
          <w:t>itigation</w:t>
        </w:r>
        <w:r w:rsidR="00011EA8">
          <w:rPr>
            <w:b w:val="0"/>
            <w:color w:val="687D91"/>
            <w:w w:val="80"/>
          </w:rPr>
          <w:t>s</w:t>
        </w:r>
        <w:r w:rsidR="005C0D28">
          <w:rPr>
            <w:b w:val="0"/>
            <w:color w:val="687D91"/>
            <w:spacing w:val="21"/>
          </w:rPr>
          <w:t xml:space="preserve"> </w:t>
        </w:r>
      </w:ins>
      <w:del w:id="74" w:author="Ritley Kenneth" w:date="2025-12-11T15:30:00Z" w16du:dateUtc="2025-12-11T14:30:00Z">
        <w:r w:rsidDel="00011EA8">
          <w:rPr>
            <w:b w:val="0"/>
            <w:color w:val="687D91"/>
            <w:spacing w:val="-2"/>
            <w:w w:val="80"/>
          </w:rPr>
          <w:delText>Strategies</w:delText>
        </w:r>
      </w:del>
    </w:p>
    <w:p w14:paraId="6FCCC8F7" w14:textId="77777777" w:rsidR="000900B5" w:rsidRDefault="00000000">
      <w:pPr>
        <w:pStyle w:val="BodyText"/>
        <w:spacing w:before="147" w:line="216" w:lineRule="auto"/>
        <w:ind w:left="142" w:right="848"/>
        <w:jc w:val="both"/>
      </w:pPr>
      <w:r>
        <w:t>Risk</w:t>
      </w:r>
      <w:r>
        <w:rPr>
          <w:spacing w:val="-13"/>
        </w:rPr>
        <w:t xml:space="preserve"> </w:t>
      </w:r>
      <w:r>
        <w:t>strategies</w:t>
      </w:r>
      <w:r>
        <w:rPr>
          <w:spacing w:val="-13"/>
        </w:rPr>
        <w:t xml:space="preserve"> </w:t>
      </w:r>
      <w:r>
        <w:t>are</w:t>
      </w:r>
      <w:r>
        <w:rPr>
          <w:spacing w:val="-13"/>
        </w:rPr>
        <w:t xml:space="preserve"> </w:t>
      </w:r>
      <w:r>
        <w:t>the</w:t>
      </w:r>
      <w:r>
        <w:rPr>
          <w:spacing w:val="-13"/>
        </w:rPr>
        <w:t xml:space="preserve"> </w:t>
      </w:r>
      <w:proofErr w:type="gramStart"/>
      <w:r>
        <w:t>high</w:t>
      </w:r>
      <w:r>
        <w:rPr>
          <w:spacing w:val="-13"/>
        </w:rPr>
        <w:t xml:space="preserve"> </w:t>
      </w:r>
      <w:r>
        <w:t>level</w:t>
      </w:r>
      <w:proofErr w:type="gramEnd"/>
      <w:r>
        <w:rPr>
          <w:spacing w:val="-12"/>
        </w:rPr>
        <w:t xml:space="preserve"> </w:t>
      </w:r>
      <w:r>
        <w:t>approaches</w:t>
      </w:r>
      <w:r>
        <w:rPr>
          <w:spacing w:val="-13"/>
        </w:rPr>
        <w:t xml:space="preserve"> </w:t>
      </w:r>
      <w:r>
        <w:t>to</w:t>
      </w:r>
      <w:r>
        <w:rPr>
          <w:spacing w:val="-13"/>
        </w:rPr>
        <w:t xml:space="preserve"> </w:t>
      </w:r>
      <w:r>
        <w:t>dealing</w:t>
      </w:r>
      <w:r>
        <w:rPr>
          <w:spacing w:val="-13"/>
        </w:rPr>
        <w:t xml:space="preserve"> </w:t>
      </w:r>
      <w:r>
        <w:t>with</w:t>
      </w:r>
      <w:r>
        <w:rPr>
          <w:spacing w:val="-13"/>
        </w:rPr>
        <w:t xml:space="preserve"> </w:t>
      </w:r>
      <w:r>
        <w:t>the</w:t>
      </w:r>
      <w:r>
        <w:rPr>
          <w:spacing w:val="-12"/>
        </w:rPr>
        <w:t xml:space="preserve"> </w:t>
      </w:r>
      <w:r>
        <w:t>risks,</w:t>
      </w:r>
      <w:r>
        <w:rPr>
          <w:spacing w:val="-13"/>
        </w:rPr>
        <w:t xml:space="preserve"> </w:t>
      </w:r>
      <w:r>
        <w:t>and</w:t>
      </w:r>
      <w:r>
        <w:rPr>
          <w:spacing w:val="-13"/>
        </w:rPr>
        <w:t xml:space="preserve"> </w:t>
      </w:r>
      <w:r>
        <w:t>the</w:t>
      </w:r>
      <w:r>
        <w:rPr>
          <w:spacing w:val="-13"/>
        </w:rPr>
        <w:t xml:space="preserve"> </w:t>
      </w:r>
      <w:r>
        <w:t>risk</w:t>
      </w:r>
      <w:r>
        <w:rPr>
          <w:spacing w:val="-13"/>
        </w:rPr>
        <w:t xml:space="preserve"> </w:t>
      </w:r>
      <w:r>
        <w:t>mitigations</w:t>
      </w:r>
      <w:r>
        <w:rPr>
          <w:spacing w:val="-13"/>
        </w:rPr>
        <w:t xml:space="preserve"> </w:t>
      </w:r>
      <w:r>
        <w:t>are</w:t>
      </w:r>
      <w:r>
        <w:rPr>
          <w:spacing w:val="-12"/>
        </w:rPr>
        <w:t xml:space="preserve"> </w:t>
      </w:r>
      <w:r>
        <w:t>the</w:t>
      </w:r>
      <w:r>
        <w:rPr>
          <w:spacing w:val="-13"/>
        </w:rPr>
        <w:t xml:space="preserve"> </w:t>
      </w:r>
      <w:r>
        <w:t>con-</w:t>
      </w:r>
      <w:proofErr w:type="spellStart"/>
      <w:r>
        <w:rPr>
          <w:spacing w:val="-2"/>
        </w:rPr>
        <w:t>crete</w:t>
      </w:r>
      <w:proofErr w:type="spellEnd"/>
      <w:r>
        <w:rPr>
          <w:spacing w:val="-8"/>
        </w:rPr>
        <w:t xml:space="preserve"> </w:t>
      </w:r>
      <w:r>
        <w:rPr>
          <w:spacing w:val="-2"/>
        </w:rPr>
        <w:t>plans</w:t>
      </w:r>
      <w:r>
        <w:rPr>
          <w:spacing w:val="-8"/>
        </w:rPr>
        <w:t xml:space="preserve"> </w:t>
      </w:r>
      <w:r>
        <w:rPr>
          <w:spacing w:val="-2"/>
        </w:rPr>
        <w:t>developed</w:t>
      </w:r>
      <w:r>
        <w:rPr>
          <w:spacing w:val="-8"/>
        </w:rPr>
        <w:t xml:space="preserve"> </w:t>
      </w:r>
      <w:r>
        <w:rPr>
          <w:spacing w:val="-2"/>
        </w:rPr>
        <w:t>to</w:t>
      </w:r>
      <w:r>
        <w:rPr>
          <w:spacing w:val="-8"/>
        </w:rPr>
        <w:t xml:space="preserve"> </w:t>
      </w:r>
      <w:r>
        <w:rPr>
          <w:spacing w:val="-2"/>
        </w:rPr>
        <w:t>manage</w:t>
      </w:r>
      <w:r>
        <w:rPr>
          <w:spacing w:val="-8"/>
        </w:rPr>
        <w:t xml:space="preserve"> </w:t>
      </w:r>
      <w:r>
        <w:rPr>
          <w:spacing w:val="-2"/>
        </w:rPr>
        <w:t>identified</w:t>
      </w:r>
      <w:r>
        <w:rPr>
          <w:spacing w:val="-8"/>
        </w:rPr>
        <w:t xml:space="preserve"> </w:t>
      </w:r>
      <w:r>
        <w:rPr>
          <w:spacing w:val="-2"/>
        </w:rPr>
        <w:t>risks.</w:t>
      </w:r>
      <w:r>
        <w:rPr>
          <w:spacing w:val="5"/>
        </w:rPr>
        <w:t xml:space="preserve"> </w:t>
      </w:r>
      <w:r>
        <w:rPr>
          <w:spacing w:val="-2"/>
        </w:rPr>
        <w:t>In</w:t>
      </w:r>
      <w:r>
        <w:rPr>
          <w:spacing w:val="-8"/>
        </w:rPr>
        <w:t xml:space="preserve"> </w:t>
      </w:r>
      <w:r>
        <w:rPr>
          <w:spacing w:val="-2"/>
        </w:rPr>
        <w:t>the</w:t>
      </w:r>
      <w:r>
        <w:rPr>
          <w:spacing w:val="-8"/>
        </w:rPr>
        <w:t xml:space="preserve"> </w:t>
      </w:r>
      <w:r>
        <w:rPr>
          <w:spacing w:val="-2"/>
        </w:rPr>
        <w:t>following</w:t>
      </w:r>
      <w:r>
        <w:rPr>
          <w:spacing w:val="-8"/>
        </w:rPr>
        <w:t xml:space="preserve"> </w:t>
      </w:r>
      <w:r>
        <w:rPr>
          <w:spacing w:val="-2"/>
        </w:rPr>
        <w:t>table,</w:t>
      </w:r>
      <w:r>
        <w:rPr>
          <w:spacing w:val="-7"/>
        </w:rPr>
        <w:t xml:space="preserve"> </w:t>
      </w:r>
      <w:r>
        <w:rPr>
          <w:spacing w:val="-2"/>
        </w:rPr>
        <w:t>an</w:t>
      </w:r>
      <w:r>
        <w:rPr>
          <w:spacing w:val="-8"/>
        </w:rPr>
        <w:t xml:space="preserve"> </w:t>
      </w:r>
      <w:r>
        <w:rPr>
          <w:spacing w:val="-2"/>
        </w:rPr>
        <w:t>overview</w:t>
      </w:r>
      <w:r>
        <w:rPr>
          <w:spacing w:val="-8"/>
        </w:rPr>
        <w:t xml:space="preserve"> </w:t>
      </w:r>
      <w:r>
        <w:rPr>
          <w:spacing w:val="-2"/>
        </w:rPr>
        <w:t>of</w:t>
      </w:r>
      <w:r>
        <w:rPr>
          <w:spacing w:val="-8"/>
        </w:rPr>
        <w:t xml:space="preserve"> </w:t>
      </w:r>
      <w:r>
        <w:rPr>
          <w:spacing w:val="-2"/>
        </w:rPr>
        <w:t>the</w:t>
      </w:r>
      <w:r>
        <w:rPr>
          <w:spacing w:val="-8"/>
        </w:rPr>
        <w:t xml:space="preserve"> </w:t>
      </w:r>
      <w:r>
        <w:rPr>
          <w:spacing w:val="-2"/>
        </w:rPr>
        <w:t>individual</w:t>
      </w:r>
      <w:r>
        <w:rPr>
          <w:spacing w:val="-8"/>
        </w:rPr>
        <w:t xml:space="preserve"> </w:t>
      </w:r>
      <w:r>
        <w:rPr>
          <w:spacing w:val="-2"/>
        </w:rPr>
        <w:t xml:space="preserve">risks </w:t>
      </w:r>
      <w:r>
        <w:t>is</w:t>
      </w:r>
      <w:r>
        <w:rPr>
          <w:spacing w:val="-5"/>
        </w:rPr>
        <w:t xml:space="preserve"> </w:t>
      </w:r>
      <w:r>
        <w:t>provided,</w:t>
      </w:r>
      <w:r>
        <w:rPr>
          <w:spacing w:val="-4"/>
        </w:rPr>
        <w:t xml:space="preserve"> </w:t>
      </w:r>
      <w:r>
        <w:t>including</w:t>
      </w:r>
      <w:r>
        <w:rPr>
          <w:spacing w:val="-6"/>
        </w:rPr>
        <w:t xml:space="preserve"> </w:t>
      </w:r>
      <w:r>
        <w:t>their</w:t>
      </w:r>
      <w:r>
        <w:rPr>
          <w:spacing w:val="-5"/>
        </w:rPr>
        <w:t xml:space="preserve"> </w:t>
      </w:r>
      <w:r>
        <w:t>selected</w:t>
      </w:r>
      <w:r>
        <w:rPr>
          <w:spacing w:val="-5"/>
        </w:rPr>
        <w:t xml:space="preserve"> </w:t>
      </w:r>
      <w:r>
        <w:t>treatment</w:t>
      </w:r>
      <w:r>
        <w:rPr>
          <w:spacing w:val="-5"/>
        </w:rPr>
        <w:t xml:space="preserve"> </w:t>
      </w:r>
      <w:r>
        <w:t>and</w:t>
      </w:r>
      <w:r>
        <w:rPr>
          <w:spacing w:val="-6"/>
        </w:rPr>
        <w:t xml:space="preserve"> </w:t>
      </w:r>
      <w:r>
        <w:t>a</w:t>
      </w:r>
      <w:r>
        <w:rPr>
          <w:spacing w:val="-5"/>
        </w:rPr>
        <w:t xml:space="preserve"> </w:t>
      </w:r>
      <w:r>
        <w:t>brief</w:t>
      </w:r>
      <w:r>
        <w:rPr>
          <w:spacing w:val="-5"/>
        </w:rPr>
        <w:t xml:space="preserve"> </w:t>
      </w:r>
      <w:r>
        <w:t>justification.</w:t>
      </w:r>
      <w:r>
        <w:rPr>
          <w:spacing w:val="12"/>
        </w:rPr>
        <w:t xml:space="preserve"> </w:t>
      </w:r>
      <w:proofErr w:type="spellStart"/>
      <w:r>
        <w:t>BNaturally</w:t>
      </w:r>
      <w:proofErr w:type="spellEnd"/>
      <w:r>
        <w:t>,</w:t>
      </w:r>
      <w:r>
        <w:rPr>
          <w:spacing w:val="-4"/>
        </w:rPr>
        <w:t xml:space="preserve"> </w:t>
      </w:r>
      <w:r>
        <w:t>it</w:t>
      </w:r>
      <w:r>
        <w:rPr>
          <w:spacing w:val="-6"/>
        </w:rPr>
        <w:t xml:space="preserve"> </w:t>
      </w:r>
      <w:r>
        <w:t>is</w:t>
      </w:r>
      <w:r>
        <w:rPr>
          <w:spacing w:val="-5"/>
        </w:rPr>
        <w:t xml:space="preserve"> </w:t>
      </w:r>
      <w:r>
        <w:t>neither</w:t>
      </w:r>
      <w:r>
        <w:rPr>
          <w:spacing w:val="-5"/>
        </w:rPr>
        <w:t xml:space="preserve"> </w:t>
      </w:r>
      <w:r>
        <w:t>practical nor</w:t>
      </w:r>
      <w:r>
        <w:rPr>
          <w:spacing w:val="-9"/>
        </w:rPr>
        <w:t xml:space="preserve"> </w:t>
      </w:r>
      <w:r>
        <w:t>feasible</w:t>
      </w:r>
      <w:r>
        <w:rPr>
          <w:spacing w:val="-9"/>
        </w:rPr>
        <w:t xml:space="preserve"> </w:t>
      </w:r>
      <w:r>
        <w:t>to</w:t>
      </w:r>
      <w:r>
        <w:rPr>
          <w:spacing w:val="-9"/>
        </w:rPr>
        <w:t xml:space="preserve"> </w:t>
      </w:r>
      <w:proofErr w:type="gramStart"/>
      <w:r>
        <w:t>completely</w:t>
      </w:r>
      <w:r>
        <w:rPr>
          <w:spacing w:val="-9"/>
        </w:rPr>
        <w:t xml:space="preserve"> </w:t>
      </w:r>
      <w:r>
        <w:t>eliminate</w:t>
      </w:r>
      <w:proofErr w:type="gramEnd"/>
      <w:r>
        <w:rPr>
          <w:spacing w:val="-9"/>
        </w:rPr>
        <w:t xml:space="preserve"> </w:t>
      </w:r>
      <w:r>
        <w:t>every</w:t>
      </w:r>
      <w:r>
        <w:rPr>
          <w:spacing w:val="-9"/>
        </w:rPr>
        <w:t xml:space="preserve"> </w:t>
      </w:r>
      <w:r>
        <w:t>risk;</w:t>
      </w:r>
      <w:r>
        <w:rPr>
          <w:spacing w:val="-7"/>
        </w:rPr>
        <w:t xml:space="preserve"> </w:t>
      </w:r>
      <w:r>
        <w:t>therefore,</w:t>
      </w:r>
      <w:r>
        <w:rPr>
          <w:spacing w:val="-8"/>
        </w:rPr>
        <w:t xml:space="preserve"> </w:t>
      </w:r>
      <w:r>
        <w:t>based</w:t>
      </w:r>
      <w:r>
        <w:rPr>
          <w:spacing w:val="-9"/>
        </w:rPr>
        <w:t xml:space="preserve"> </w:t>
      </w:r>
      <w:r>
        <w:t>on</w:t>
      </w:r>
      <w:r>
        <w:rPr>
          <w:spacing w:val="-9"/>
        </w:rPr>
        <w:t xml:space="preserve"> </w:t>
      </w:r>
      <w:r>
        <w:t>likelihood</w:t>
      </w:r>
      <w:r>
        <w:rPr>
          <w:spacing w:val="-9"/>
        </w:rPr>
        <w:t xml:space="preserve"> </w:t>
      </w:r>
      <w:r>
        <w:t>and</w:t>
      </w:r>
      <w:r>
        <w:rPr>
          <w:spacing w:val="-9"/>
        </w:rPr>
        <w:t xml:space="preserve"> </w:t>
      </w:r>
      <w:r>
        <w:t>severity,</w:t>
      </w:r>
      <w:r>
        <w:rPr>
          <w:spacing w:val="-8"/>
        </w:rPr>
        <w:t xml:space="preserve"> </w:t>
      </w:r>
      <w:r>
        <w:t>as</w:t>
      </w:r>
      <w:r>
        <w:rPr>
          <w:spacing w:val="-9"/>
        </w:rPr>
        <w:t xml:space="preserve"> </w:t>
      </w:r>
      <w:r>
        <w:t>well</w:t>
      </w:r>
      <w:r>
        <w:rPr>
          <w:spacing w:val="-9"/>
        </w:rPr>
        <w:t xml:space="preserve"> </w:t>
      </w:r>
      <w:r>
        <w:t>as</w:t>
      </w:r>
      <w:r>
        <w:rPr>
          <w:spacing w:val="-9"/>
        </w:rPr>
        <w:t xml:space="preserve"> </w:t>
      </w:r>
      <w:r>
        <w:t xml:space="preserve">the team’s </w:t>
      </w:r>
      <w:hyperlink w:anchor="_bookmark0" w:history="1">
        <w:r>
          <w:t>risk appetite,</w:t>
        </w:r>
      </w:hyperlink>
      <w:r>
        <w:t xml:space="preserve"> each risk was assigned one of the following strategies:</w:t>
      </w:r>
    </w:p>
    <w:p w14:paraId="6FCCC8F8" w14:textId="77777777" w:rsidR="000900B5" w:rsidRDefault="00000000">
      <w:pPr>
        <w:pStyle w:val="BodyText"/>
        <w:spacing w:before="181"/>
        <w:ind w:left="409"/>
      </w:pPr>
      <w:r>
        <w:rPr>
          <w:rFonts w:ascii="Lucida Sans Unicode" w:hAnsi="Lucida Sans Unicode"/>
          <w:color w:val="FAC300"/>
          <w:position w:val="2"/>
        </w:rPr>
        <w:t>▶</w:t>
      </w:r>
      <w:r>
        <w:rPr>
          <w:rFonts w:ascii="Lucida Sans Unicode" w:hAnsi="Lucida Sans Unicode"/>
          <w:color w:val="FAC300"/>
          <w:spacing w:val="22"/>
          <w:position w:val="2"/>
        </w:rPr>
        <w:t xml:space="preserve"> </w:t>
      </w:r>
      <w:r>
        <w:rPr>
          <w:rFonts w:ascii="Palatino Linotype" w:hAnsi="Palatino Linotype"/>
          <w:b/>
        </w:rPr>
        <w:t>Accept</w:t>
      </w:r>
      <w:r>
        <w:rPr>
          <w:rFonts w:ascii="Palatino Linotype" w:hAnsi="Palatino Linotype"/>
          <w:b/>
          <w:spacing w:val="-11"/>
        </w:rPr>
        <w:t xml:space="preserve"> </w:t>
      </w:r>
      <w:r>
        <w:t>–</w:t>
      </w:r>
      <w:r>
        <w:rPr>
          <w:spacing w:val="-8"/>
        </w:rPr>
        <w:t xml:space="preserve"> </w:t>
      </w:r>
      <w:r>
        <w:t>the</w:t>
      </w:r>
      <w:r>
        <w:rPr>
          <w:spacing w:val="-9"/>
        </w:rPr>
        <w:t xml:space="preserve"> </w:t>
      </w:r>
      <w:r>
        <w:t>risk</w:t>
      </w:r>
      <w:r>
        <w:rPr>
          <w:spacing w:val="-9"/>
        </w:rPr>
        <w:t xml:space="preserve"> </w:t>
      </w:r>
      <w:r>
        <w:t>and</w:t>
      </w:r>
      <w:r>
        <w:rPr>
          <w:spacing w:val="-8"/>
        </w:rPr>
        <w:t xml:space="preserve"> </w:t>
      </w:r>
      <w:r>
        <w:t>its</w:t>
      </w:r>
      <w:r>
        <w:rPr>
          <w:spacing w:val="-9"/>
        </w:rPr>
        <w:t xml:space="preserve"> </w:t>
      </w:r>
      <w:r>
        <w:t>potential</w:t>
      </w:r>
      <w:r>
        <w:rPr>
          <w:spacing w:val="-9"/>
        </w:rPr>
        <w:t xml:space="preserve"> </w:t>
      </w:r>
      <w:r>
        <w:t>impact</w:t>
      </w:r>
      <w:r>
        <w:rPr>
          <w:spacing w:val="-8"/>
        </w:rPr>
        <w:t xml:space="preserve"> </w:t>
      </w:r>
      <w:r>
        <w:t>are</w:t>
      </w:r>
      <w:r>
        <w:rPr>
          <w:spacing w:val="-9"/>
        </w:rPr>
        <w:t xml:space="preserve"> </w:t>
      </w:r>
      <w:r>
        <w:t>acknowledged,</w:t>
      </w:r>
      <w:r>
        <w:rPr>
          <w:spacing w:val="-8"/>
        </w:rPr>
        <w:t xml:space="preserve"> </w:t>
      </w:r>
      <w:r>
        <w:t>but</w:t>
      </w:r>
      <w:r>
        <w:rPr>
          <w:spacing w:val="-9"/>
        </w:rPr>
        <w:t xml:space="preserve"> </w:t>
      </w:r>
      <w:r>
        <w:t>no</w:t>
      </w:r>
      <w:r>
        <w:rPr>
          <w:spacing w:val="-9"/>
        </w:rPr>
        <w:t xml:space="preserve"> </w:t>
      </w:r>
      <w:r>
        <w:t>measures</w:t>
      </w:r>
      <w:r>
        <w:rPr>
          <w:spacing w:val="-8"/>
        </w:rPr>
        <w:t xml:space="preserve"> </w:t>
      </w:r>
      <w:r>
        <w:t>are</w:t>
      </w:r>
      <w:r>
        <w:rPr>
          <w:spacing w:val="-9"/>
        </w:rPr>
        <w:t xml:space="preserve"> </w:t>
      </w:r>
      <w:r>
        <w:rPr>
          <w:spacing w:val="-2"/>
        </w:rPr>
        <w:t>taken</w:t>
      </w:r>
    </w:p>
    <w:p w14:paraId="6FCCC8F9" w14:textId="77777777" w:rsidR="000900B5" w:rsidRDefault="00000000">
      <w:pPr>
        <w:pStyle w:val="BodyText"/>
        <w:spacing w:before="112"/>
        <w:ind w:left="409"/>
      </w:pPr>
      <w:r>
        <w:rPr>
          <w:rFonts w:ascii="Lucida Sans Unicode" w:hAnsi="Lucida Sans Unicode"/>
          <w:color w:val="FAC300"/>
          <w:position w:val="2"/>
        </w:rPr>
        <w:t>▶</w:t>
      </w:r>
      <w:r>
        <w:rPr>
          <w:rFonts w:ascii="Lucida Sans Unicode" w:hAnsi="Lucida Sans Unicode"/>
          <w:color w:val="FAC300"/>
          <w:spacing w:val="23"/>
          <w:position w:val="2"/>
        </w:rPr>
        <w:t xml:space="preserve"> </w:t>
      </w:r>
      <w:r>
        <w:rPr>
          <w:rFonts w:ascii="Palatino Linotype" w:hAnsi="Palatino Linotype"/>
          <w:b/>
        </w:rPr>
        <w:t>Reduce</w:t>
      </w:r>
      <w:r>
        <w:rPr>
          <w:rFonts w:ascii="Palatino Linotype" w:hAnsi="Palatino Linotype"/>
          <w:b/>
          <w:spacing w:val="-12"/>
        </w:rPr>
        <w:t xml:space="preserve"> </w:t>
      </w:r>
      <w:r>
        <w:t>–</w:t>
      </w:r>
      <w:r>
        <w:rPr>
          <w:spacing w:val="-8"/>
        </w:rPr>
        <w:t xml:space="preserve"> </w:t>
      </w:r>
      <w:r>
        <w:t>the</w:t>
      </w:r>
      <w:r>
        <w:rPr>
          <w:spacing w:val="-8"/>
        </w:rPr>
        <w:t xml:space="preserve"> </w:t>
      </w:r>
      <w:r>
        <w:t>risk</w:t>
      </w:r>
      <w:r>
        <w:rPr>
          <w:spacing w:val="-8"/>
        </w:rPr>
        <w:t xml:space="preserve"> </w:t>
      </w:r>
      <w:r>
        <w:t>is</w:t>
      </w:r>
      <w:r>
        <w:rPr>
          <w:spacing w:val="-8"/>
        </w:rPr>
        <w:t xml:space="preserve"> </w:t>
      </w:r>
      <w:r>
        <w:t>mitigated</w:t>
      </w:r>
      <w:r>
        <w:rPr>
          <w:spacing w:val="-8"/>
        </w:rPr>
        <w:t xml:space="preserve"> </w:t>
      </w:r>
      <w:r>
        <w:t>by</w:t>
      </w:r>
      <w:r>
        <w:rPr>
          <w:spacing w:val="-8"/>
        </w:rPr>
        <w:t xml:space="preserve"> </w:t>
      </w:r>
      <w:r>
        <w:t>applying</w:t>
      </w:r>
      <w:r>
        <w:rPr>
          <w:spacing w:val="-8"/>
        </w:rPr>
        <w:t xml:space="preserve"> </w:t>
      </w:r>
      <w:r>
        <w:t>additional</w:t>
      </w:r>
      <w:r>
        <w:rPr>
          <w:spacing w:val="-8"/>
        </w:rPr>
        <w:t xml:space="preserve"> </w:t>
      </w:r>
      <w:r>
        <w:t>measures</w:t>
      </w:r>
      <w:r>
        <w:rPr>
          <w:spacing w:val="-8"/>
        </w:rPr>
        <w:t xml:space="preserve"> </w:t>
      </w:r>
      <w:r>
        <w:t>to</w:t>
      </w:r>
      <w:r>
        <w:rPr>
          <w:spacing w:val="-8"/>
        </w:rPr>
        <w:t xml:space="preserve"> </w:t>
      </w:r>
      <w:r>
        <w:t>lower</w:t>
      </w:r>
      <w:r>
        <w:rPr>
          <w:spacing w:val="-8"/>
        </w:rPr>
        <w:t xml:space="preserve"> </w:t>
      </w:r>
      <w:r>
        <w:t>its</w:t>
      </w:r>
      <w:r>
        <w:rPr>
          <w:spacing w:val="-8"/>
        </w:rPr>
        <w:t xml:space="preserve"> </w:t>
      </w:r>
      <w:r>
        <w:t>impact</w:t>
      </w:r>
      <w:r>
        <w:rPr>
          <w:spacing w:val="-8"/>
        </w:rPr>
        <w:t xml:space="preserve"> </w:t>
      </w:r>
      <w:r>
        <w:t>or</w:t>
      </w:r>
      <w:r>
        <w:rPr>
          <w:spacing w:val="-8"/>
        </w:rPr>
        <w:t xml:space="preserve"> </w:t>
      </w:r>
      <w:r>
        <w:rPr>
          <w:spacing w:val="-2"/>
        </w:rPr>
        <w:t>probability</w:t>
      </w:r>
    </w:p>
    <w:p w14:paraId="6FCCC8FA" w14:textId="77777777" w:rsidR="000900B5" w:rsidRDefault="00000000">
      <w:pPr>
        <w:pStyle w:val="BodyText"/>
        <w:spacing w:before="112"/>
        <w:ind w:left="409"/>
      </w:pPr>
      <w:r>
        <w:rPr>
          <w:rFonts w:ascii="Lucida Sans Unicode" w:hAnsi="Lucida Sans Unicode"/>
          <w:color w:val="FAC300"/>
          <w:position w:val="2"/>
        </w:rPr>
        <w:t>▶</w:t>
      </w:r>
      <w:r>
        <w:rPr>
          <w:rFonts w:ascii="Lucida Sans Unicode" w:hAnsi="Lucida Sans Unicode"/>
          <w:color w:val="FAC300"/>
          <w:spacing w:val="27"/>
          <w:position w:val="2"/>
        </w:rPr>
        <w:t xml:space="preserve"> </w:t>
      </w:r>
      <w:r>
        <w:rPr>
          <w:rFonts w:ascii="Palatino Linotype" w:hAnsi="Palatino Linotype"/>
          <w:b/>
        </w:rPr>
        <w:t>Transfer</w:t>
      </w:r>
      <w:r>
        <w:rPr>
          <w:rFonts w:ascii="Palatino Linotype" w:hAnsi="Palatino Linotype"/>
          <w:b/>
          <w:spacing w:val="-11"/>
        </w:rPr>
        <w:t xml:space="preserve"> </w:t>
      </w:r>
      <w:r>
        <w:t>–</w:t>
      </w:r>
      <w:r>
        <w:rPr>
          <w:spacing w:val="-6"/>
        </w:rPr>
        <w:t xml:space="preserve"> </w:t>
      </w:r>
      <w:r>
        <w:t>the</w:t>
      </w:r>
      <w:r>
        <w:rPr>
          <w:spacing w:val="-7"/>
        </w:rPr>
        <w:t xml:space="preserve"> </w:t>
      </w:r>
      <w:r>
        <w:t>responsibility</w:t>
      </w:r>
      <w:r>
        <w:rPr>
          <w:spacing w:val="-6"/>
        </w:rPr>
        <w:t xml:space="preserve"> </w:t>
      </w:r>
      <w:r>
        <w:t>for</w:t>
      </w:r>
      <w:r>
        <w:rPr>
          <w:spacing w:val="-6"/>
        </w:rPr>
        <w:t xml:space="preserve"> </w:t>
      </w:r>
      <w:r>
        <w:t>handling</w:t>
      </w:r>
      <w:r>
        <w:rPr>
          <w:spacing w:val="-7"/>
        </w:rPr>
        <w:t xml:space="preserve"> </w:t>
      </w:r>
      <w:r>
        <w:t>the</w:t>
      </w:r>
      <w:r>
        <w:rPr>
          <w:spacing w:val="-6"/>
        </w:rPr>
        <w:t xml:space="preserve"> </w:t>
      </w:r>
      <w:r>
        <w:t>risk</w:t>
      </w:r>
      <w:r>
        <w:rPr>
          <w:spacing w:val="-7"/>
        </w:rPr>
        <w:t xml:space="preserve"> </w:t>
      </w:r>
      <w:r>
        <w:t>is</w:t>
      </w:r>
      <w:r>
        <w:rPr>
          <w:spacing w:val="-6"/>
        </w:rPr>
        <w:t xml:space="preserve"> </w:t>
      </w:r>
      <w:r>
        <w:t>assigned</w:t>
      </w:r>
      <w:r>
        <w:rPr>
          <w:spacing w:val="-7"/>
        </w:rPr>
        <w:t xml:space="preserve"> </w:t>
      </w:r>
      <w:r>
        <w:t>to</w:t>
      </w:r>
      <w:r>
        <w:rPr>
          <w:spacing w:val="-6"/>
        </w:rPr>
        <w:t xml:space="preserve"> </w:t>
      </w:r>
      <w:r>
        <w:t>another</w:t>
      </w:r>
      <w:r>
        <w:rPr>
          <w:spacing w:val="-7"/>
        </w:rPr>
        <w:t xml:space="preserve"> </w:t>
      </w:r>
      <w:r>
        <w:rPr>
          <w:spacing w:val="-2"/>
        </w:rPr>
        <w:t>party</w:t>
      </w:r>
    </w:p>
    <w:p w14:paraId="6FCCC8FB" w14:textId="77777777" w:rsidR="000900B5" w:rsidRDefault="00000000">
      <w:pPr>
        <w:pStyle w:val="BodyText"/>
        <w:spacing w:before="112"/>
        <w:ind w:left="409"/>
      </w:pPr>
      <w:r>
        <w:rPr>
          <w:rFonts w:ascii="Lucida Sans Unicode" w:hAnsi="Lucida Sans Unicode"/>
          <w:color w:val="FAC300"/>
          <w:position w:val="2"/>
        </w:rPr>
        <w:t>▶</w:t>
      </w:r>
      <w:r>
        <w:rPr>
          <w:rFonts w:ascii="Lucida Sans Unicode" w:hAnsi="Lucida Sans Unicode"/>
          <w:color w:val="FAC300"/>
          <w:spacing w:val="16"/>
          <w:position w:val="2"/>
        </w:rPr>
        <w:t xml:space="preserve"> </w:t>
      </w:r>
      <w:r>
        <w:rPr>
          <w:rFonts w:ascii="Palatino Linotype" w:hAnsi="Palatino Linotype"/>
          <w:b/>
        </w:rPr>
        <w:t>Avoid</w:t>
      </w:r>
      <w:r>
        <w:rPr>
          <w:rFonts w:ascii="Palatino Linotype" w:hAnsi="Palatino Linotype"/>
          <w:b/>
          <w:spacing w:val="-14"/>
        </w:rPr>
        <w:t xml:space="preserve"> </w:t>
      </w:r>
      <w:r>
        <w:t>–</w:t>
      </w:r>
      <w:r>
        <w:rPr>
          <w:spacing w:val="-11"/>
        </w:rPr>
        <w:t xml:space="preserve"> </w:t>
      </w:r>
      <w:r>
        <w:t>the</w:t>
      </w:r>
      <w:r>
        <w:rPr>
          <w:spacing w:val="-11"/>
        </w:rPr>
        <w:t xml:space="preserve"> </w:t>
      </w:r>
      <w:r>
        <w:t>project</w:t>
      </w:r>
      <w:r>
        <w:rPr>
          <w:spacing w:val="-11"/>
        </w:rPr>
        <w:t xml:space="preserve"> </w:t>
      </w:r>
      <w:r>
        <w:t>is</w:t>
      </w:r>
      <w:r>
        <w:rPr>
          <w:spacing w:val="-10"/>
        </w:rPr>
        <w:t xml:space="preserve"> </w:t>
      </w:r>
      <w:r>
        <w:t>adapted</w:t>
      </w:r>
      <w:r>
        <w:rPr>
          <w:spacing w:val="-11"/>
        </w:rPr>
        <w:t xml:space="preserve"> </w:t>
      </w:r>
      <w:r>
        <w:t>in</w:t>
      </w:r>
      <w:r>
        <w:rPr>
          <w:spacing w:val="-11"/>
        </w:rPr>
        <w:t xml:space="preserve"> </w:t>
      </w:r>
      <w:r>
        <w:t>a</w:t>
      </w:r>
      <w:r>
        <w:rPr>
          <w:spacing w:val="-11"/>
        </w:rPr>
        <w:t xml:space="preserve"> </w:t>
      </w:r>
      <w:r>
        <w:t>way</w:t>
      </w:r>
      <w:r>
        <w:rPr>
          <w:spacing w:val="-11"/>
        </w:rPr>
        <w:t xml:space="preserve"> </w:t>
      </w:r>
      <w:r>
        <w:t>that</w:t>
      </w:r>
      <w:r>
        <w:rPr>
          <w:spacing w:val="-11"/>
        </w:rPr>
        <w:t xml:space="preserve"> </w:t>
      </w:r>
      <w:r>
        <w:t>prevents</w:t>
      </w:r>
      <w:r>
        <w:rPr>
          <w:spacing w:val="-11"/>
        </w:rPr>
        <w:t xml:space="preserve"> </w:t>
      </w:r>
      <w:r>
        <w:t>the</w:t>
      </w:r>
      <w:r>
        <w:rPr>
          <w:spacing w:val="-11"/>
        </w:rPr>
        <w:t xml:space="preserve"> </w:t>
      </w:r>
      <w:r>
        <w:t>risk</w:t>
      </w:r>
      <w:r>
        <w:rPr>
          <w:spacing w:val="-11"/>
        </w:rPr>
        <w:t xml:space="preserve"> </w:t>
      </w:r>
      <w:r>
        <w:t>from</w:t>
      </w:r>
      <w:r>
        <w:rPr>
          <w:spacing w:val="-11"/>
        </w:rPr>
        <w:t xml:space="preserve"> </w:t>
      </w:r>
      <w:proofErr w:type="spellStart"/>
      <w:r>
        <w:rPr>
          <w:spacing w:val="-2"/>
        </w:rPr>
        <w:t>materialising</w:t>
      </w:r>
      <w:proofErr w:type="spellEnd"/>
    </w:p>
    <w:p w14:paraId="6FCCC8FC" w14:textId="77777777" w:rsidR="000900B5" w:rsidRDefault="000900B5">
      <w:pPr>
        <w:pStyle w:val="BodyText"/>
        <w:spacing w:before="300"/>
      </w:pPr>
    </w:p>
    <w:p w14:paraId="6FCCC8FD" w14:textId="77777777" w:rsidR="000900B5" w:rsidRDefault="00000000">
      <w:pPr>
        <w:tabs>
          <w:tab w:val="left" w:pos="10173"/>
        </w:tabs>
        <w:ind w:left="142"/>
        <w:jc w:val="both"/>
        <w:rPr>
          <w:rFonts w:ascii="Arial"/>
          <w:sz w:val="18"/>
        </w:rPr>
      </w:pPr>
      <w:bookmarkStart w:id="75" w:name="_bookmark26"/>
      <w:bookmarkEnd w:id="75"/>
      <w:r>
        <w:rPr>
          <w:rFonts w:ascii="Arial Black"/>
          <w:color w:val="687D91"/>
          <w:spacing w:val="-6"/>
          <w:sz w:val="18"/>
        </w:rPr>
        <w:t>Ta</w:t>
      </w:r>
      <w:r>
        <w:rPr>
          <w:rFonts w:ascii="Arial Black"/>
          <w:color w:val="687D91"/>
          <w:spacing w:val="-6"/>
          <w:sz w:val="18"/>
          <w:u w:val="single" w:color="000000"/>
        </w:rPr>
        <w:t>ble</w:t>
      </w:r>
      <w:r>
        <w:rPr>
          <w:rFonts w:ascii="Arial Black"/>
          <w:color w:val="687D91"/>
          <w:spacing w:val="-7"/>
          <w:sz w:val="18"/>
          <w:u w:val="single" w:color="000000"/>
        </w:rPr>
        <w:t xml:space="preserve"> </w:t>
      </w:r>
      <w:r>
        <w:rPr>
          <w:rFonts w:ascii="Arial Black"/>
          <w:color w:val="687D91"/>
          <w:spacing w:val="-6"/>
          <w:sz w:val="18"/>
          <w:u w:val="single" w:color="000000"/>
        </w:rPr>
        <w:t>2.3.:</w:t>
      </w:r>
      <w:r>
        <w:rPr>
          <w:rFonts w:ascii="Arial Black"/>
          <w:color w:val="687D91"/>
          <w:spacing w:val="-7"/>
          <w:sz w:val="18"/>
          <w:u w:val="single" w:color="000000"/>
        </w:rPr>
        <w:t xml:space="preserve"> </w:t>
      </w:r>
      <w:r>
        <w:rPr>
          <w:rFonts w:ascii="Arial"/>
          <w:color w:val="687D91"/>
          <w:spacing w:val="-6"/>
          <w:sz w:val="18"/>
          <w:u w:val="single" w:color="000000"/>
        </w:rPr>
        <w:t>Risk</w:t>
      </w:r>
      <w:r>
        <w:rPr>
          <w:rFonts w:ascii="Arial"/>
          <w:color w:val="687D91"/>
          <w:spacing w:val="1"/>
          <w:sz w:val="18"/>
          <w:u w:val="single" w:color="000000"/>
        </w:rPr>
        <w:t xml:space="preserve"> </w:t>
      </w:r>
      <w:r>
        <w:rPr>
          <w:rFonts w:ascii="Arial"/>
          <w:color w:val="687D91"/>
          <w:spacing w:val="-6"/>
          <w:sz w:val="18"/>
          <w:u w:val="single" w:color="000000"/>
        </w:rPr>
        <w:t>Strategy</w:t>
      </w:r>
      <w:r>
        <w:rPr>
          <w:rFonts w:ascii="Arial"/>
          <w:color w:val="687D91"/>
          <w:spacing w:val="1"/>
          <w:sz w:val="18"/>
          <w:u w:val="single" w:color="000000"/>
        </w:rPr>
        <w:t xml:space="preserve"> </w:t>
      </w:r>
      <w:r>
        <w:rPr>
          <w:rFonts w:ascii="Arial"/>
          <w:color w:val="687D91"/>
          <w:spacing w:val="-6"/>
          <w:sz w:val="18"/>
          <w:u w:val="single" w:color="000000"/>
        </w:rPr>
        <w:t>and</w:t>
      </w:r>
      <w:r>
        <w:rPr>
          <w:rFonts w:ascii="Arial"/>
          <w:color w:val="687D91"/>
          <w:sz w:val="18"/>
          <w:u w:val="single" w:color="000000"/>
        </w:rPr>
        <w:t xml:space="preserve"> </w:t>
      </w:r>
      <w:r>
        <w:rPr>
          <w:rFonts w:ascii="Arial"/>
          <w:color w:val="687D91"/>
          <w:spacing w:val="-6"/>
          <w:sz w:val="18"/>
          <w:u w:val="single" w:color="000000"/>
        </w:rPr>
        <w:t>Treatment</w:t>
      </w:r>
      <w:r>
        <w:rPr>
          <w:rFonts w:ascii="Arial"/>
          <w:color w:val="687D91"/>
          <w:spacing w:val="1"/>
          <w:sz w:val="18"/>
          <w:u w:val="single" w:color="000000"/>
        </w:rPr>
        <w:t xml:space="preserve"> </w:t>
      </w:r>
      <w:r>
        <w:rPr>
          <w:rFonts w:ascii="Arial"/>
          <w:color w:val="687D91"/>
          <w:spacing w:val="-6"/>
          <w:sz w:val="18"/>
          <w:u w:val="single" w:color="000000"/>
        </w:rPr>
        <w:t>Plan</w:t>
      </w:r>
      <w:r>
        <w:rPr>
          <w:rFonts w:ascii="Arial"/>
          <w:color w:val="687D91"/>
          <w:sz w:val="18"/>
          <w:u w:val="single" w:color="000000"/>
        </w:rPr>
        <w:tab/>
      </w:r>
    </w:p>
    <w:p w14:paraId="6FCCC8FE" w14:textId="77777777" w:rsidR="000900B5" w:rsidRDefault="00000000">
      <w:pPr>
        <w:tabs>
          <w:tab w:val="left" w:pos="1235"/>
          <w:tab w:val="left" w:pos="2891"/>
          <w:tab w:val="left" w:pos="5682"/>
          <w:tab w:val="left" w:pos="7338"/>
        </w:tabs>
        <w:spacing w:before="38"/>
        <w:ind w:left="488"/>
        <w:rPr>
          <w:rFonts w:ascii="Palatino Linotype"/>
          <w:b/>
        </w:rPr>
      </w:pPr>
      <w:r>
        <w:rPr>
          <w:rFonts w:ascii="Palatino Linotype"/>
          <w:b/>
          <w:noProof/>
        </w:rPr>
        <mc:AlternateContent>
          <mc:Choice Requires="wps">
            <w:drawing>
              <wp:anchor distT="0" distB="0" distL="0" distR="0" simplePos="0" relativeHeight="15731200" behindDoc="0" locked="0" layoutInCell="1" allowOverlap="1" wp14:anchorId="6FCCCD5E" wp14:editId="6FCCCD5F">
                <wp:simplePos x="0" y="0"/>
                <wp:positionH relativeFrom="page">
                  <wp:posOffset>650341</wp:posOffset>
                </wp:positionH>
                <wp:positionV relativeFrom="paragraph">
                  <wp:posOffset>252228</wp:posOffset>
                </wp:positionV>
                <wp:extent cx="625983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9830" cy="1270"/>
                        </a:xfrm>
                        <a:custGeom>
                          <a:avLst/>
                          <a:gdLst/>
                          <a:ahLst/>
                          <a:cxnLst/>
                          <a:rect l="l" t="t" r="r" b="b"/>
                          <a:pathLst>
                            <a:path w="6259830">
                              <a:moveTo>
                                <a:pt x="0" y="0"/>
                              </a:moveTo>
                              <a:lnTo>
                                <a:pt x="6259322"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1200" from="51.208pt,19.86054pt" to="544.068pt,19.86054pt" stroked="true" strokeweight=".545pt" strokecolor="#000000">
                <v:stroke dashstyle="solid"/>
                <w10:wrap type="none"/>
              </v:line>
            </w:pict>
          </mc:Fallback>
        </mc:AlternateContent>
      </w:r>
      <w:r>
        <w:rPr>
          <w:rFonts w:ascii="Palatino Linotype"/>
          <w:b/>
          <w:spacing w:val="-5"/>
        </w:rPr>
        <w:t>No.</w:t>
      </w:r>
      <w:r>
        <w:rPr>
          <w:rFonts w:ascii="Palatino Linotype"/>
          <w:b/>
        </w:rPr>
        <w:tab/>
      </w:r>
      <w:r>
        <w:rPr>
          <w:rFonts w:ascii="Palatino Linotype"/>
          <w:b/>
          <w:spacing w:val="-4"/>
        </w:rPr>
        <w:t>Risk</w:t>
      </w:r>
      <w:r>
        <w:rPr>
          <w:rFonts w:ascii="Palatino Linotype"/>
          <w:b/>
        </w:rPr>
        <w:tab/>
      </w:r>
      <w:r>
        <w:rPr>
          <w:rFonts w:ascii="Palatino Linotype"/>
          <w:b/>
          <w:spacing w:val="-6"/>
        </w:rPr>
        <w:t>Risk</w:t>
      </w:r>
      <w:r>
        <w:rPr>
          <w:rFonts w:ascii="Palatino Linotype"/>
          <w:b/>
          <w:spacing w:val="-7"/>
        </w:rPr>
        <w:t xml:space="preserve"> </w:t>
      </w:r>
      <w:r>
        <w:rPr>
          <w:rFonts w:ascii="Palatino Linotype"/>
          <w:b/>
          <w:spacing w:val="-2"/>
        </w:rPr>
        <w:t>Description</w:t>
      </w:r>
      <w:r>
        <w:rPr>
          <w:rFonts w:ascii="Palatino Linotype"/>
          <w:b/>
        </w:rPr>
        <w:tab/>
      </w:r>
      <w:r>
        <w:rPr>
          <w:rFonts w:ascii="Palatino Linotype"/>
          <w:b/>
          <w:spacing w:val="-2"/>
        </w:rPr>
        <w:t>Treatment</w:t>
      </w:r>
      <w:r>
        <w:rPr>
          <w:rFonts w:ascii="Palatino Linotype"/>
          <w:b/>
        </w:rPr>
        <w:tab/>
      </w:r>
      <w:proofErr w:type="spellStart"/>
      <w:r>
        <w:rPr>
          <w:rFonts w:ascii="Palatino Linotype"/>
          <w:b/>
        </w:rPr>
        <w:t>Treatment</w:t>
      </w:r>
      <w:proofErr w:type="spellEnd"/>
      <w:r>
        <w:rPr>
          <w:rFonts w:ascii="Palatino Linotype"/>
          <w:b/>
          <w:spacing w:val="1"/>
        </w:rPr>
        <w:t xml:space="preserve"> </w:t>
      </w:r>
      <w:r>
        <w:rPr>
          <w:rFonts w:ascii="Palatino Linotype"/>
          <w:b/>
          <w:spacing w:val="-2"/>
        </w:rPr>
        <w:t>Description</w:t>
      </w:r>
    </w:p>
    <w:p w14:paraId="6FCCC8FF" w14:textId="77777777" w:rsidR="000900B5" w:rsidRDefault="000900B5">
      <w:pPr>
        <w:rPr>
          <w:rFonts w:ascii="Palatino Linotype"/>
          <w:b/>
        </w:rPr>
        <w:sectPr w:rsidR="000900B5">
          <w:pgSz w:w="11910" w:h="16840"/>
          <w:pgMar w:top="440" w:right="0" w:bottom="180" w:left="708" w:header="0" w:footer="0" w:gutter="0"/>
          <w:cols w:space="720"/>
        </w:sectPr>
      </w:pPr>
    </w:p>
    <w:p w14:paraId="6FCCC900" w14:textId="77777777" w:rsidR="000900B5" w:rsidRDefault="00000000">
      <w:pPr>
        <w:pStyle w:val="ListParagraph"/>
        <w:numPr>
          <w:ilvl w:val="0"/>
          <w:numId w:val="12"/>
        </w:numPr>
        <w:tabs>
          <w:tab w:val="left" w:pos="1235"/>
        </w:tabs>
        <w:spacing w:before="119" w:line="216" w:lineRule="auto"/>
        <w:ind w:right="38"/>
      </w:pPr>
      <w:r>
        <w:rPr>
          <w:spacing w:val="-2"/>
        </w:rPr>
        <w:t>Unclear question</w:t>
      </w:r>
    </w:p>
    <w:p w14:paraId="6FCCC901" w14:textId="77777777" w:rsidR="000900B5" w:rsidRDefault="00000000">
      <w:pPr>
        <w:pStyle w:val="BodyText"/>
        <w:spacing w:before="105" w:line="216" w:lineRule="auto"/>
        <w:ind w:left="609"/>
      </w:pPr>
      <w:r>
        <w:br w:type="column"/>
      </w:r>
      <w:r>
        <w:t>The topic description is too</w:t>
      </w:r>
      <w:r>
        <w:rPr>
          <w:spacing w:val="-13"/>
        </w:rPr>
        <w:t xml:space="preserve"> </w:t>
      </w:r>
      <w:r>
        <w:t>vague</w:t>
      </w:r>
      <w:r>
        <w:rPr>
          <w:spacing w:val="-13"/>
        </w:rPr>
        <w:t xml:space="preserve"> </w:t>
      </w:r>
      <w:r>
        <w:t>or</w:t>
      </w:r>
      <w:r>
        <w:rPr>
          <w:spacing w:val="-13"/>
        </w:rPr>
        <w:t xml:space="preserve"> </w:t>
      </w:r>
      <w:r>
        <w:t>contains</w:t>
      </w:r>
      <w:r>
        <w:rPr>
          <w:spacing w:val="-13"/>
        </w:rPr>
        <w:t xml:space="preserve"> </w:t>
      </w:r>
      <w:r>
        <w:t>too many goals</w:t>
      </w:r>
    </w:p>
    <w:p w14:paraId="6FCCC902" w14:textId="77777777" w:rsidR="000900B5" w:rsidRDefault="00000000">
      <w:pPr>
        <w:pStyle w:val="BodyText"/>
        <w:tabs>
          <w:tab w:val="left" w:pos="1974"/>
        </w:tabs>
        <w:spacing w:before="97"/>
        <w:ind w:left="317"/>
      </w:pPr>
      <w:r>
        <w:br w:type="column"/>
      </w:r>
      <w:r>
        <w:rPr>
          <w:spacing w:val="-2"/>
        </w:rPr>
        <w:t>Reduce</w:t>
      </w:r>
      <w:r>
        <w:tab/>
      </w:r>
      <w:r>
        <w:rPr>
          <w:spacing w:val="-2"/>
        </w:rPr>
        <w:t>Define</w:t>
      </w:r>
      <w:r>
        <w:rPr>
          <w:spacing w:val="-9"/>
        </w:rPr>
        <w:t xml:space="preserve"> </w:t>
      </w:r>
      <w:r>
        <w:rPr>
          <w:spacing w:val="-2"/>
        </w:rPr>
        <w:t>SMART</w:t>
      </w:r>
      <w:r>
        <w:rPr>
          <w:spacing w:val="-9"/>
        </w:rPr>
        <w:t xml:space="preserve"> </w:t>
      </w:r>
      <w:r>
        <w:rPr>
          <w:spacing w:val="-2"/>
        </w:rPr>
        <w:t>goals</w:t>
      </w:r>
    </w:p>
    <w:p w14:paraId="6FCCC903" w14:textId="77777777" w:rsidR="000900B5" w:rsidRDefault="000900B5">
      <w:pPr>
        <w:pStyle w:val="BodyText"/>
        <w:sectPr w:rsidR="000900B5">
          <w:type w:val="continuous"/>
          <w:pgSz w:w="11910" w:h="16840"/>
          <w:pgMar w:top="0" w:right="0" w:bottom="280" w:left="708" w:header="0" w:footer="0" w:gutter="0"/>
          <w:cols w:num="3" w:space="720" w:equalWidth="0">
            <w:col w:w="2117" w:space="166"/>
            <w:col w:w="3043" w:space="39"/>
            <w:col w:w="5837"/>
          </w:cols>
        </w:sectPr>
      </w:pPr>
    </w:p>
    <w:p w14:paraId="6FCCC904" w14:textId="77777777" w:rsidR="000900B5" w:rsidRDefault="00000000">
      <w:pPr>
        <w:pStyle w:val="ListParagraph"/>
        <w:numPr>
          <w:ilvl w:val="0"/>
          <w:numId w:val="12"/>
        </w:numPr>
        <w:tabs>
          <w:tab w:val="left" w:pos="1235"/>
          <w:tab w:val="left" w:pos="2891"/>
        </w:tabs>
        <w:spacing w:line="277" w:lineRule="exact"/>
        <w:ind w:hanging="635"/>
      </w:pPr>
      <w:r>
        <w:rPr>
          <w:spacing w:val="-2"/>
        </w:rPr>
        <w:t>Unclear</w:t>
      </w:r>
      <w:r>
        <w:rPr>
          <w:spacing w:val="-10"/>
        </w:rPr>
        <w:t xml:space="preserve"> </w:t>
      </w:r>
      <w:r>
        <w:rPr>
          <w:spacing w:val="-2"/>
        </w:rPr>
        <w:t>goals</w:t>
      </w:r>
      <w:r>
        <w:tab/>
      </w:r>
      <w:proofErr w:type="gramStart"/>
      <w:r>
        <w:t>The</w:t>
      </w:r>
      <w:proofErr w:type="gramEnd"/>
      <w:r>
        <w:rPr>
          <w:spacing w:val="-8"/>
        </w:rPr>
        <w:t xml:space="preserve"> </w:t>
      </w:r>
      <w:r>
        <w:t>goals</w:t>
      </w:r>
      <w:r>
        <w:rPr>
          <w:spacing w:val="-8"/>
        </w:rPr>
        <w:t xml:space="preserve"> </w:t>
      </w:r>
      <w:r>
        <w:t>are</w:t>
      </w:r>
      <w:r>
        <w:rPr>
          <w:spacing w:val="-7"/>
        </w:rPr>
        <w:t xml:space="preserve"> </w:t>
      </w:r>
      <w:r>
        <w:t>not</w:t>
      </w:r>
      <w:r>
        <w:rPr>
          <w:spacing w:val="-8"/>
        </w:rPr>
        <w:t xml:space="preserve"> </w:t>
      </w:r>
      <w:r>
        <w:rPr>
          <w:spacing w:val="-4"/>
        </w:rPr>
        <w:t>clearly</w:t>
      </w:r>
    </w:p>
    <w:p w14:paraId="6FCCC905" w14:textId="77777777" w:rsidR="000900B5" w:rsidRDefault="00000000">
      <w:pPr>
        <w:pStyle w:val="BodyText"/>
        <w:spacing w:line="216" w:lineRule="auto"/>
        <w:ind w:left="2892" w:right="355"/>
      </w:pPr>
      <w:r>
        <w:t>defined</w:t>
      </w:r>
      <w:r>
        <w:rPr>
          <w:spacing w:val="-13"/>
        </w:rPr>
        <w:t xml:space="preserve"> </w:t>
      </w:r>
      <w:r>
        <w:t>or</w:t>
      </w:r>
      <w:r>
        <w:rPr>
          <w:spacing w:val="-13"/>
        </w:rPr>
        <w:t xml:space="preserve"> </w:t>
      </w:r>
      <w:r>
        <w:t>cannot</w:t>
      </w:r>
      <w:r>
        <w:rPr>
          <w:spacing w:val="-13"/>
        </w:rPr>
        <w:t xml:space="preserve"> </w:t>
      </w:r>
      <w:r>
        <w:t xml:space="preserve">be </w:t>
      </w:r>
      <w:r>
        <w:rPr>
          <w:spacing w:val="-2"/>
        </w:rPr>
        <w:t>measured</w:t>
      </w:r>
    </w:p>
    <w:p w14:paraId="6FCCC906" w14:textId="77777777" w:rsidR="000900B5" w:rsidRDefault="00000000">
      <w:pPr>
        <w:pStyle w:val="BodyText"/>
        <w:tabs>
          <w:tab w:val="left" w:pos="2043"/>
        </w:tabs>
        <w:spacing w:before="13" w:line="216" w:lineRule="auto"/>
        <w:ind w:left="2043" w:right="1436" w:hanging="1657"/>
      </w:pPr>
      <w:r>
        <w:br w:type="column"/>
      </w:r>
      <w:r>
        <w:rPr>
          <w:spacing w:val="-2"/>
        </w:rPr>
        <w:t>Reduce</w:t>
      </w:r>
      <w:r>
        <w:tab/>
        <w:t>Describe</w:t>
      </w:r>
      <w:r>
        <w:rPr>
          <w:spacing w:val="-13"/>
        </w:rPr>
        <w:t xml:space="preserve"> </w:t>
      </w:r>
      <w:r>
        <w:t>which</w:t>
      </w:r>
      <w:r>
        <w:rPr>
          <w:spacing w:val="-13"/>
        </w:rPr>
        <w:t xml:space="preserve"> </w:t>
      </w:r>
      <w:r>
        <w:t>goals</w:t>
      </w:r>
      <w:r>
        <w:rPr>
          <w:spacing w:val="-13"/>
        </w:rPr>
        <w:t xml:space="preserve"> </w:t>
      </w:r>
      <w:r>
        <w:t>are part of scope</w:t>
      </w:r>
    </w:p>
    <w:p w14:paraId="6FCCC907" w14:textId="77777777" w:rsidR="000900B5" w:rsidRDefault="000900B5">
      <w:pPr>
        <w:pStyle w:val="BodyText"/>
        <w:spacing w:line="216" w:lineRule="auto"/>
        <w:sectPr w:rsidR="000900B5">
          <w:type w:val="continuous"/>
          <w:pgSz w:w="11910" w:h="16840"/>
          <w:pgMar w:top="0" w:right="0" w:bottom="280" w:left="708" w:header="0" w:footer="0" w:gutter="0"/>
          <w:cols w:num="2" w:space="720" w:equalWidth="0">
            <w:col w:w="5256" w:space="40"/>
            <w:col w:w="5906"/>
          </w:cols>
        </w:sectPr>
      </w:pPr>
    </w:p>
    <w:p w14:paraId="6FCCC908" w14:textId="77777777" w:rsidR="000900B5" w:rsidRDefault="00000000">
      <w:pPr>
        <w:pStyle w:val="ListParagraph"/>
        <w:numPr>
          <w:ilvl w:val="0"/>
          <w:numId w:val="12"/>
        </w:numPr>
        <w:tabs>
          <w:tab w:val="left" w:pos="1235"/>
        </w:tabs>
        <w:spacing w:before="6" w:line="216" w:lineRule="auto"/>
        <w:ind w:hanging="635"/>
      </w:pPr>
      <w:r>
        <w:rPr>
          <w:spacing w:val="-4"/>
        </w:rPr>
        <w:t xml:space="preserve">Insufficient </w:t>
      </w:r>
      <w:r>
        <w:rPr>
          <w:spacing w:val="-2"/>
        </w:rPr>
        <w:t>expertise</w:t>
      </w:r>
    </w:p>
    <w:p w14:paraId="6FCCC909" w14:textId="77777777" w:rsidR="000900B5" w:rsidRDefault="00000000">
      <w:pPr>
        <w:pStyle w:val="BodyText"/>
        <w:spacing w:line="216" w:lineRule="auto"/>
        <w:ind w:left="495"/>
        <w:jc w:val="both"/>
      </w:pPr>
      <w:r>
        <w:br w:type="column"/>
      </w:r>
      <w:r>
        <w:rPr>
          <w:spacing w:val="-2"/>
        </w:rPr>
        <w:t>Not</w:t>
      </w:r>
      <w:r>
        <w:rPr>
          <w:spacing w:val="-11"/>
        </w:rPr>
        <w:t xml:space="preserve"> </w:t>
      </w:r>
      <w:r>
        <w:rPr>
          <w:spacing w:val="-2"/>
        </w:rPr>
        <w:t>knowing</w:t>
      </w:r>
      <w:r>
        <w:rPr>
          <w:spacing w:val="-11"/>
        </w:rPr>
        <w:t xml:space="preserve"> </w:t>
      </w:r>
      <w:r>
        <w:rPr>
          <w:spacing w:val="-2"/>
        </w:rPr>
        <w:t>required tools</w:t>
      </w:r>
      <w:r>
        <w:rPr>
          <w:spacing w:val="-11"/>
        </w:rPr>
        <w:t xml:space="preserve"> </w:t>
      </w:r>
      <w:r>
        <w:rPr>
          <w:spacing w:val="-2"/>
        </w:rPr>
        <w:t>or</w:t>
      </w:r>
      <w:r>
        <w:rPr>
          <w:spacing w:val="-11"/>
        </w:rPr>
        <w:t xml:space="preserve"> </w:t>
      </w:r>
      <w:r>
        <w:rPr>
          <w:spacing w:val="-2"/>
        </w:rPr>
        <w:t>programming languages</w:t>
      </w:r>
    </w:p>
    <w:p w14:paraId="6FCCC90A" w14:textId="77777777" w:rsidR="000900B5" w:rsidRDefault="00000000">
      <w:pPr>
        <w:pStyle w:val="BodyText"/>
        <w:spacing w:line="285" w:lineRule="exact"/>
        <w:ind w:left="601"/>
      </w:pPr>
      <w:r>
        <w:br w:type="column"/>
      </w:r>
      <w:r>
        <w:rPr>
          <w:spacing w:val="-2"/>
        </w:rPr>
        <w:t>Accept</w:t>
      </w:r>
    </w:p>
    <w:p w14:paraId="6FCCC90B" w14:textId="77777777" w:rsidR="000900B5" w:rsidRDefault="000900B5">
      <w:pPr>
        <w:pStyle w:val="BodyText"/>
        <w:spacing w:line="285" w:lineRule="exact"/>
        <w:sectPr w:rsidR="000900B5">
          <w:type w:val="continuous"/>
          <w:pgSz w:w="11910" w:h="16840"/>
          <w:pgMar w:top="0" w:right="0" w:bottom="280" w:left="708" w:header="0" w:footer="0" w:gutter="0"/>
          <w:cols w:num="3" w:space="720" w:equalWidth="0">
            <w:col w:w="2357" w:space="40"/>
            <w:col w:w="2633" w:space="51"/>
            <w:col w:w="6121"/>
          </w:cols>
        </w:sectPr>
      </w:pPr>
    </w:p>
    <w:p w14:paraId="6FCCC90C" w14:textId="77777777" w:rsidR="000900B5" w:rsidRDefault="00000000">
      <w:pPr>
        <w:pStyle w:val="ListParagraph"/>
        <w:numPr>
          <w:ilvl w:val="0"/>
          <w:numId w:val="12"/>
        </w:numPr>
        <w:tabs>
          <w:tab w:val="left" w:pos="1235"/>
          <w:tab w:val="left" w:pos="5682"/>
          <w:tab w:val="left" w:pos="7338"/>
        </w:tabs>
        <w:spacing w:line="263" w:lineRule="exact"/>
        <w:ind w:hanging="633"/>
      </w:pPr>
      <w:r>
        <w:t>Underestimated</w:t>
      </w:r>
      <w:r>
        <w:rPr>
          <w:spacing w:val="20"/>
        </w:rPr>
        <w:t xml:space="preserve"> </w:t>
      </w:r>
      <w:r>
        <w:t>Some</w:t>
      </w:r>
      <w:r>
        <w:rPr>
          <w:spacing w:val="-12"/>
        </w:rPr>
        <w:t xml:space="preserve"> </w:t>
      </w:r>
      <w:r>
        <w:t>tasks</w:t>
      </w:r>
      <w:r>
        <w:rPr>
          <w:spacing w:val="-11"/>
        </w:rPr>
        <w:t xml:space="preserve"> </w:t>
      </w:r>
      <w:r>
        <w:t>take</w:t>
      </w:r>
      <w:r>
        <w:rPr>
          <w:spacing w:val="-12"/>
        </w:rPr>
        <w:t xml:space="preserve"> </w:t>
      </w:r>
      <w:r>
        <w:rPr>
          <w:spacing w:val="-4"/>
        </w:rPr>
        <w:t>more</w:t>
      </w:r>
      <w:r>
        <w:tab/>
      </w:r>
      <w:r>
        <w:rPr>
          <w:spacing w:val="-2"/>
        </w:rPr>
        <w:t>Accept</w:t>
      </w:r>
      <w:r>
        <w:tab/>
        <w:t>Document</w:t>
      </w:r>
      <w:r>
        <w:rPr>
          <w:spacing w:val="-9"/>
        </w:rPr>
        <w:t xml:space="preserve"> </w:t>
      </w:r>
      <w:r>
        <w:t>end</w:t>
      </w:r>
      <w:r>
        <w:rPr>
          <w:spacing w:val="-8"/>
        </w:rPr>
        <w:t xml:space="preserve"> </w:t>
      </w:r>
      <w:r>
        <w:t>of</w:t>
      </w:r>
      <w:r>
        <w:rPr>
          <w:spacing w:val="-8"/>
        </w:rPr>
        <w:t xml:space="preserve"> </w:t>
      </w:r>
      <w:r>
        <w:t>tasks</w:t>
      </w:r>
      <w:r>
        <w:rPr>
          <w:spacing w:val="-8"/>
        </w:rPr>
        <w:t xml:space="preserve"> </w:t>
      </w:r>
      <w:r>
        <w:rPr>
          <w:spacing w:val="-5"/>
        </w:rPr>
        <w:t>in</w:t>
      </w:r>
    </w:p>
    <w:p w14:paraId="6FCCC90D" w14:textId="77777777" w:rsidR="000900B5" w:rsidRDefault="000900B5">
      <w:pPr>
        <w:pStyle w:val="ListParagraph"/>
        <w:spacing w:line="263" w:lineRule="exact"/>
        <w:sectPr w:rsidR="000900B5">
          <w:type w:val="continuous"/>
          <w:pgSz w:w="11910" w:h="16840"/>
          <w:pgMar w:top="0" w:right="0" w:bottom="280" w:left="708" w:header="0" w:footer="0" w:gutter="0"/>
          <w:cols w:space="720"/>
        </w:sectPr>
      </w:pPr>
    </w:p>
    <w:p w14:paraId="6FCCC90E" w14:textId="77777777" w:rsidR="000900B5" w:rsidRDefault="00000000">
      <w:pPr>
        <w:pStyle w:val="BodyText"/>
        <w:spacing w:line="292" w:lineRule="exact"/>
        <w:ind w:left="1235"/>
      </w:pPr>
      <w:r>
        <w:rPr>
          <w:spacing w:val="-2"/>
        </w:rPr>
        <w:t>time/effort</w:t>
      </w:r>
    </w:p>
    <w:p w14:paraId="6FCCC90F" w14:textId="77777777" w:rsidR="000900B5" w:rsidRDefault="00000000">
      <w:pPr>
        <w:pStyle w:val="ListParagraph"/>
        <w:numPr>
          <w:ilvl w:val="0"/>
          <w:numId w:val="12"/>
        </w:numPr>
        <w:tabs>
          <w:tab w:val="left" w:pos="1235"/>
        </w:tabs>
        <w:spacing w:before="263" w:line="216" w:lineRule="auto"/>
        <w:ind w:hanging="635"/>
      </w:pPr>
      <w:r>
        <w:rPr>
          <w:spacing w:val="-2"/>
        </w:rPr>
        <w:t>Other</w:t>
      </w:r>
      <w:r>
        <w:rPr>
          <w:spacing w:val="-11"/>
        </w:rPr>
        <w:t xml:space="preserve"> </w:t>
      </w:r>
      <w:r>
        <w:rPr>
          <w:spacing w:val="-2"/>
        </w:rPr>
        <w:t>study projects</w:t>
      </w:r>
    </w:p>
    <w:p w14:paraId="6FCCC910" w14:textId="77777777" w:rsidR="000900B5" w:rsidRDefault="00000000">
      <w:pPr>
        <w:pStyle w:val="BodyText"/>
        <w:spacing w:before="13" w:line="216" w:lineRule="auto"/>
        <w:ind w:left="481" w:right="681"/>
      </w:pPr>
      <w:r>
        <w:br w:type="column"/>
      </w:r>
      <w:r>
        <w:t>time</w:t>
      </w:r>
      <w:r>
        <w:rPr>
          <w:spacing w:val="-13"/>
        </w:rPr>
        <w:t xml:space="preserve"> </w:t>
      </w:r>
      <w:r>
        <w:t>than</w:t>
      </w:r>
      <w:r>
        <w:rPr>
          <w:spacing w:val="-13"/>
        </w:rPr>
        <w:t xml:space="preserve"> </w:t>
      </w:r>
      <w:r>
        <w:t xml:space="preserve">initially </w:t>
      </w:r>
      <w:r>
        <w:rPr>
          <w:spacing w:val="-2"/>
        </w:rPr>
        <w:t>expected</w:t>
      </w:r>
    </w:p>
    <w:p w14:paraId="6FCCC911" w14:textId="77777777" w:rsidR="000900B5" w:rsidRDefault="00000000">
      <w:pPr>
        <w:pStyle w:val="BodyText"/>
        <w:spacing w:line="216" w:lineRule="auto"/>
        <w:ind w:left="481" w:right="-1"/>
      </w:pPr>
      <w:r>
        <w:t>Other classes demand more</w:t>
      </w:r>
      <w:r>
        <w:rPr>
          <w:spacing w:val="-13"/>
        </w:rPr>
        <w:t xml:space="preserve"> </w:t>
      </w:r>
      <w:r>
        <w:t>attention,</w:t>
      </w:r>
      <w:r>
        <w:rPr>
          <w:spacing w:val="-13"/>
        </w:rPr>
        <w:t xml:space="preserve"> </w:t>
      </w:r>
      <w:r>
        <w:t>less</w:t>
      </w:r>
      <w:r>
        <w:rPr>
          <w:spacing w:val="-13"/>
        </w:rPr>
        <w:t xml:space="preserve"> </w:t>
      </w:r>
      <w:r>
        <w:t>time for project</w:t>
      </w:r>
    </w:p>
    <w:p w14:paraId="6FCCC912" w14:textId="77777777" w:rsidR="000900B5" w:rsidRDefault="00000000">
      <w:pPr>
        <w:pStyle w:val="BodyText"/>
        <w:spacing w:before="13" w:line="216" w:lineRule="auto"/>
        <w:ind w:left="1976" w:right="881"/>
      </w:pPr>
      <w:r>
        <w:br w:type="column"/>
      </w:r>
      <w:r>
        <w:rPr>
          <w:spacing w:val="-2"/>
        </w:rPr>
        <w:t>Miro</w:t>
      </w:r>
      <w:r>
        <w:rPr>
          <w:spacing w:val="-11"/>
        </w:rPr>
        <w:t xml:space="preserve"> </w:t>
      </w:r>
      <w:r>
        <w:rPr>
          <w:spacing w:val="-2"/>
        </w:rPr>
        <w:t>calendar;</w:t>
      </w:r>
      <w:r>
        <w:rPr>
          <w:spacing w:val="-11"/>
        </w:rPr>
        <w:t xml:space="preserve"> </w:t>
      </w:r>
      <w:r>
        <w:rPr>
          <w:spacing w:val="-2"/>
        </w:rPr>
        <w:t xml:space="preserve">re-evaluate </w:t>
      </w:r>
      <w:r>
        <w:t>after project</w:t>
      </w:r>
    </w:p>
    <w:p w14:paraId="6FCCC913" w14:textId="77777777" w:rsidR="000900B5" w:rsidRDefault="00000000">
      <w:pPr>
        <w:pStyle w:val="BodyText"/>
        <w:tabs>
          <w:tab w:val="left" w:pos="1976"/>
        </w:tabs>
        <w:spacing w:line="216" w:lineRule="auto"/>
        <w:ind w:left="1976" w:right="1640" w:hanging="1657"/>
      </w:pPr>
      <w:r>
        <w:rPr>
          <w:spacing w:val="-2"/>
        </w:rPr>
        <w:t>Accept</w:t>
      </w:r>
      <w:r>
        <w:tab/>
        <w:t>Use</w:t>
      </w:r>
      <w:r>
        <w:rPr>
          <w:spacing w:val="-13"/>
        </w:rPr>
        <w:t xml:space="preserve"> </w:t>
      </w:r>
      <w:r>
        <w:t>minimum</w:t>
      </w:r>
      <w:r>
        <w:rPr>
          <w:spacing w:val="-13"/>
        </w:rPr>
        <w:t xml:space="preserve"> </w:t>
      </w:r>
      <w:r>
        <w:t>time</w:t>
      </w:r>
      <w:r>
        <w:rPr>
          <w:spacing w:val="-13"/>
        </w:rPr>
        <w:t xml:space="preserve"> </w:t>
      </w:r>
      <w:r>
        <w:t xml:space="preserve">for </w:t>
      </w:r>
      <w:r>
        <w:rPr>
          <w:spacing w:val="-2"/>
        </w:rPr>
        <w:t>projects/classes</w:t>
      </w:r>
    </w:p>
    <w:p w14:paraId="6FCCC914" w14:textId="77777777" w:rsidR="000900B5" w:rsidRDefault="000900B5">
      <w:pPr>
        <w:pStyle w:val="BodyText"/>
        <w:spacing w:line="216" w:lineRule="auto"/>
        <w:sectPr w:rsidR="000900B5">
          <w:type w:val="continuous"/>
          <w:pgSz w:w="11910" w:h="16840"/>
          <w:pgMar w:top="0" w:right="0" w:bottom="280" w:left="708" w:header="0" w:footer="0" w:gutter="0"/>
          <w:cols w:num="3" w:space="720" w:equalWidth="0">
            <w:col w:w="2371" w:space="40"/>
            <w:col w:w="2913" w:space="39"/>
            <w:col w:w="5839"/>
          </w:cols>
        </w:sectPr>
      </w:pPr>
    </w:p>
    <w:p w14:paraId="6FCCC915" w14:textId="77777777" w:rsidR="000900B5" w:rsidRDefault="00000000">
      <w:pPr>
        <w:pStyle w:val="ListParagraph"/>
        <w:numPr>
          <w:ilvl w:val="0"/>
          <w:numId w:val="12"/>
        </w:numPr>
        <w:tabs>
          <w:tab w:val="left" w:pos="1235"/>
          <w:tab w:val="left" w:pos="2891"/>
        </w:tabs>
        <w:spacing w:line="262" w:lineRule="exact"/>
        <w:ind w:hanging="635"/>
      </w:pPr>
      <w:r>
        <w:rPr>
          <w:spacing w:val="-5"/>
        </w:rPr>
        <w:t>Work</w:t>
      </w:r>
      <w:r>
        <w:rPr>
          <w:spacing w:val="-6"/>
        </w:rPr>
        <w:t xml:space="preserve"> </w:t>
      </w:r>
      <w:r>
        <w:rPr>
          <w:spacing w:val="-2"/>
        </w:rPr>
        <w:t>projects</w:t>
      </w:r>
      <w:r>
        <w:tab/>
      </w:r>
      <w:proofErr w:type="gramStart"/>
      <w:r>
        <w:t>Other</w:t>
      </w:r>
      <w:proofErr w:type="gramEnd"/>
      <w:r>
        <w:rPr>
          <w:spacing w:val="-8"/>
        </w:rPr>
        <w:t xml:space="preserve"> </w:t>
      </w:r>
      <w:r>
        <w:t>projects</w:t>
      </w:r>
      <w:r>
        <w:rPr>
          <w:spacing w:val="-7"/>
        </w:rPr>
        <w:t xml:space="preserve"> </w:t>
      </w:r>
      <w:r>
        <w:t>at</w:t>
      </w:r>
      <w:r>
        <w:rPr>
          <w:spacing w:val="-7"/>
        </w:rPr>
        <w:t xml:space="preserve"> </w:t>
      </w:r>
      <w:r>
        <w:rPr>
          <w:spacing w:val="-4"/>
        </w:rPr>
        <w:t>work</w:t>
      </w:r>
    </w:p>
    <w:p w14:paraId="6FCCC916" w14:textId="77777777" w:rsidR="000900B5" w:rsidRDefault="00000000">
      <w:pPr>
        <w:pStyle w:val="BodyText"/>
        <w:spacing w:line="216" w:lineRule="auto"/>
        <w:ind w:left="2892"/>
      </w:pPr>
      <w:r>
        <w:rPr>
          <w:spacing w:val="-2"/>
        </w:rPr>
        <w:t>demand</w:t>
      </w:r>
      <w:r>
        <w:rPr>
          <w:spacing w:val="-11"/>
        </w:rPr>
        <w:t xml:space="preserve"> </w:t>
      </w:r>
      <w:r>
        <w:rPr>
          <w:spacing w:val="-2"/>
        </w:rPr>
        <w:t>urgent</w:t>
      </w:r>
      <w:r>
        <w:rPr>
          <w:spacing w:val="-11"/>
        </w:rPr>
        <w:t xml:space="preserve"> </w:t>
      </w:r>
      <w:r>
        <w:rPr>
          <w:spacing w:val="-2"/>
        </w:rPr>
        <w:t xml:space="preserve">attention, </w:t>
      </w:r>
      <w:r>
        <w:t>less time for project</w:t>
      </w:r>
    </w:p>
    <w:p w14:paraId="6FCCC917" w14:textId="77777777" w:rsidR="000900B5" w:rsidRDefault="00000000">
      <w:pPr>
        <w:pStyle w:val="BodyText"/>
        <w:tabs>
          <w:tab w:val="left" w:pos="1915"/>
        </w:tabs>
        <w:spacing w:line="216" w:lineRule="auto"/>
        <w:ind w:left="1915" w:right="1546" w:hanging="1657"/>
      </w:pPr>
      <w:r>
        <w:br w:type="column"/>
      </w:r>
      <w:r>
        <w:rPr>
          <w:spacing w:val="-2"/>
        </w:rPr>
        <w:t>Reduce</w:t>
      </w:r>
      <w:r>
        <w:tab/>
        <w:t>Reduction</w:t>
      </w:r>
      <w:r>
        <w:rPr>
          <w:spacing w:val="-13"/>
        </w:rPr>
        <w:t xml:space="preserve"> </w:t>
      </w:r>
      <w:r>
        <w:t>of</w:t>
      </w:r>
      <w:r>
        <w:rPr>
          <w:spacing w:val="-13"/>
        </w:rPr>
        <w:t xml:space="preserve"> </w:t>
      </w:r>
      <w:r>
        <w:t>risk</w:t>
      </w:r>
      <w:r>
        <w:rPr>
          <w:spacing w:val="-13"/>
        </w:rPr>
        <w:t xml:space="preserve"> </w:t>
      </w:r>
      <w:r>
        <w:t>due</w:t>
      </w:r>
      <w:r>
        <w:rPr>
          <w:spacing w:val="-13"/>
        </w:rPr>
        <w:t xml:space="preserve"> </w:t>
      </w:r>
      <w:r>
        <w:t xml:space="preserve">to starting </w:t>
      </w:r>
      <w:proofErr w:type="gramStart"/>
      <w:r>
        <w:t>early;</w:t>
      </w:r>
      <w:proofErr w:type="gramEnd"/>
      <w:r>
        <w:t xml:space="preserve"> defining blockers</w:t>
      </w:r>
      <w:r>
        <w:rPr>
          <w:spacing w:val="-13"/>
        </w:rPr>
        <w:t xml:space="preserve"> </w:t>
      </w:r>
      <w:r>
        <w:t>for</w:t>
      </w:r>
      <w:r>
        <w:rPr>
          <w:spacing w:val="-13"/>
        </w:rPr>
        <w:t xml:space="preserve"> </w:t>
      </w:r>
      <w:r>
        <w:t>study</w:t>
      </w:r>
      <w:r>
        <w:rPr>
          <w:spacing w:val="-13"/>
        </w:rPr>
        <w:t xml:space="preserve"> </w:t>
      </w:r>
      <w:r>
        <w:t>work</w:t>
      </w:r>
    </w:p>
    <w:p w14:paraId="6FCCC918" w14:textId="77777777" w:rsidR="000900B5" w:rsidRDefault="000900B5">
      <w:pPr>
        <w:pStyle w:val="BodyText"/>
        <w:spacing w:line="216" w:lineRule="auto"/>
        <w:sectPr w:rsidR="000900B5">
          <w:type w:val="continuous"/>
          <w:pgSz w:w="11910" w:h="16840"/>
          <w:pgMar w:top="0" w:right="0" w:bottom="280" w:left="708" w:header="0" w:footer="0" w:gutter="0"/>
          <w:cols w:num="2" w:space="720" w:equalWidth="0">
            <w:col w:w="5384" w:space="40"/>
            <w:col w:w="5778"/>
          </w:cols>
        </w:sectPr>
      </w:pPr>
    </w:p>
    <w:p w14:paraId="6FCCC919" w14:textId="77777777" w:rsidR="000900B5" w:rsidRDefault="00000000">
      <w:pPr>
        <w:pStyle w:val="ListParagraph"/>
        <w:numPr>
          <w:ilvl w:val="0"/>
          <w:numId w:val="12"/>
        </w:numPr>
        <w:tabs>
          <w:tab w:val="left" w:pos="1235"/>
          <w:tab w:val="left" w:pos="5682"/>
          <w:tab w:val="left" w:pos="7338"/>
        </w:tabs>
        <w:spacing w:line="276" w:lineRule="exact"/>
        <w:ind w:hanging="631"/>
      </w:pPr>
      <w:r>
        <w:rPr>
          <w:noProof/>
        </w:rPr>
        <mc:AlternateContent>
          <mc:Choice Requires="wps">
            <w:drawing>
              <wp:anchor distT="0" distB="0" distL="0" distR="0" simplePos="0" relativeHeight="487589888" behindDoc="1" locked="0" layoutInCell="1" allowOverlap="1" wp14:anchorId="6FCCCD60" wp14:editId="6FCCCD61">
                <wp:simplePos x="0" y="0"/>
                <wp:positionH relativeFrom="page">
                  <wp:posOffset>650341</wp:posOffset>
                </wp:positionH>
                <wp:positionV relativeFrom="paragraph">
                  <wp:posOffset>209571</wp:posOffset>
                </wp:positionV>
                <wp:extent cx="625983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9830" cy="1270"/>
                        </a:xfrm>
                        <a:custGeom>
                          <a:avLst/>
                          <a:gdLst/>
                          <a:ahLst/>
                          <a:cxnLst/>
                          <a:rect l="l" t="t" r="r" b="b"/>
                          <a:pathLst>
                            <a:path w="6259830">
                              <a:moveTo>
                                <a:pt x="0" y="0"/>
                              </a:moveTo>
                              <a:lnTo>
                                <a:pt x="6259322"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1.208pt;margin-top:16.501719pt;width:492.9pt;height:.1pt;mso-position-horizontal-relative:page;mso-position-vertical-relative:paragraph;z-index:-15726592;mso-wrap-distance-left:0;mso-wrap-distance-right:0" id="docshape23" coordorigin="1024,330" coordsize="9858,0" path="m1024,330l10881,330e" filled="false" stroked="true" strokeweight=".545pt" strokecolor="#000000">
                <v:path arrowok="t"/>
                <v:stroke dashstyle="solid"/>
                <w10:wrap type="topAndBottom"/>
              </v:shape>
            </w:pict>
          </mc:Fallback>
        </mc:AlternateContent>
      </w:r>
      <w:r>
        <w:rPr>
          <w:noProof/>
        </w:rPr>
        <mc:AlternateContent>
          <mc:Choice Requires="wps">
            <w:drawing>
              <wp:anchor distT="0" distB="0" distL="0" distR="0" simplePos="0" relativeHeight="15731712" behindDoc="0" locked="0" layoutInCell="1" allowOverlap="1" wp14:anchorId="6FCCCD62" wp14:editId="6FCCCD63">
                <wp:simplePos x="0" y="0"/>
                <wp:positionH relativeFrom="page">
                  <wp:posOffset>540004</wp:posOffset>
                </wp:positionH>
                <wp:positionV relativeFrom="page">
                  <wp:posOffset>540004</wp:posOffset>
                </wp:positionV>
                <wp:extent cx="6728459" cy="28575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8459" cy="285750"/>
                        </a:xfrm>
                        <a:prstGeom prst="rect">
                          <a:avLst/>
                        </a:prstGeom>
                        <a:solidFill>
                          <a:srgbClr val="000000"/>
                        </a:solidFill>
                      </wps:spPr>
                      <wps:txbx>
                        <w:txbxContent>
                          <w:p w14:paraId="6FCCCE9E" w14:textId="77777777" w:rsidR="000900B5" w:rsidRDefault="00000000">
                            <w:pPr>
                              <w:tabs>
                                <w:tab w:val="left" w:pos="6177"/>
                              </w:tabs>
                              <w:spacing w:before="80"/>
                              <w:ind w:left="710"/>
                              <w:rPr>
                                <w:rFonts w:ascii="Palatino Linotype"/>
                                <w:b/>
                                <w:color w:val="000000"/>
                              </w:rPr>
                            </w:pPr>
                            <w:r>
                              <w:rPr>
                                <w:rFonts w:ascii="Palatino Linotype"/>
                                <w:b/>
                                <w:color w:val="FFFFFF"/>
                                <w:spacing w:val="-6"/>
                              </w:rPr>
                              <w:t>Risk</w:t>
                            </w:r>
                            <w:r>
                              <w:rPr>
                                <w:rFonts w:ascii="Palatino Linotype"/>
                                <w:b/>
                                <w:color w:val="FFFFFF"/>
                                <w:spacing w:val="-7"/>
                              </w:rPr>
                              <w:t xml:space="preserve"> </w:t>
                            </w:r>
                            <w:r>
                              <w:rPr>
                                <w:rFonts w:ascii="Palatino Linotype"/>
                                <w:b/>
                                <w:color w:val="FFFFFF"/>
                                <w:spacing w:val="-2"/>
                              </w:rPr>
                              <w:t>Matrix</w:t>
                            </w:r>
                            <w:r>
                              <w:rPr>
                                <w:rFonts w:ascii="Palatino Linotype"/>
                                <w:b/>
                                <w:color w:val="FFFFFF"/>
                              </w:rPr>
                              <w:tab/>
                            </w:r>
                            <w:r>
                              <w:rPr>
                                <w:rFonts w:ascii="Palatino Linotype"/>
                                <w:b/>
                                <w:color w:val="FFFFFF"/>
                                <w:spacing w:val="-2"/>
                              </w:rPr>
                              <w:t>Severity</w:t>
                            </w:r>
                          </w:p>
                        </w:txbxContent>
                      </wps:txbx>
                      <wps:bodyPr wrap="square" lIns="0" tIns="0" rIns="0" bIns="0" rtlCol="0">
                        <a:noAutofit/>
                      </wps:bodyPr>
                    </wps:wsp>
                  </a:graphicData>
                </a:graphic>
              </wp:anchor>
            </w:drawing>
          </mc:Choice>
          <mc:Fallback>
            <w:pict>
              <v:shape w14:anchorId="6FCCCD62" id="Textbox 30" o:spid="_x0000_s1027" type="#_x0000_t202" style="position:absolute;left:0;text-align:left;margin-left:42.5pt;margin-top:42.5pt;width:529.8pt;height:22.5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" fillcolor="black" stroked="f">
                <v:textbox inset="0,0,0,0">
                  <w:txbxContent>
                    <w:p w14:paraId="6FCCCE9E" w14:textId="77777777" w:rsidR="000900B5" w:rsidRDefault="00000000">
                      <w:pPr>
                        <w:tabs>
                          <w:tab w:val="left" w:pos="6177"/>
                        </w:tabs>
                        <w:spacing w:before="80"/>
                        <w:ind w:left="710"/>
                        <w:rPr>
                          <w:rFonts w:ascii="Palatino Linotype"/>
                          <w:b/>
                          <w:color w:val="000000"/>
                        </w:rPr>
                      </w:pPr>
                      <w:r>
                        <w:rPr>
                          <w:rFonts w:ascii="Palatino Linotype"/>
                          <w:b/>
                          <w:color w:val="FFFFFF"/>
                          <w:spacing w:val="-6"/>
                        </w:rPr>
                        <w:t>Risk</w:t>
                      </w:r>
                      <w:r>
                        <w:rPr>
                          <w:rFonts w:ascii="Palatino Linotype"/>
                          <w:b/>
                          <w:color w:val="FFFFFF"/>
                          <w:spacing w:val="-7"/>
                        </w:rPr>
                        <w:t xml:space="preserve"> </w:t>
                      </w:r>
                      <w:r>
                        <w:rPr>
                          <w:rFonts w:ascii="Palatino Linotype"/>
                          <w:b/>
                          <w:color w:val="FFFFFF"/>
                          <w:spacing w:val="-2"/>
                        </w:rPr>
                        <w:t>Matrix</w:t>
                      </w:r>
                      <w:r>
                        <w:rPr>
                          <w:rFonts w:ascii="Palatino Linotype"/>
                          <w:b/>
                          <w:color w:val="FFFFFF"/>
                        </w:rPr>
                        <w:tab/>
                      </w:r>
                      <w:r>
                        <w:rPr>
                          <w:rFonts w:ascii="Palatino Linotype"/>
                          <w:b/>
                          <w:color w:val="FFFFFF"/>
                          <w:spacing w:val="-2"/>
                        </w:rPr>
                        <w:t>Severity</w:t>
                      </w:r>
                    </w:p>
                  </w:txbxContent>
                </v:textbox>
                <w10:wrap anchorx="page" anchory="page"/>
              </v:shape>
            </w:pict>
          </mc:Fallback>
        </mc:AlternateContent>
      </w:r>
      <w:r>
        <w:t>Procrastination</w:t>
      </w:r>
      <w:r>
        <w:rPr>
          <w:spacing w:val="65"/>
        </w:rPr>
        <w:t xml:space="preserve"> </w:t>
      </w:r>
      <w:r>
        <w:t>Tasks</w:t>
      </w:r>
      <w:r>
        <w:rPr>
          <w:spacing w:val="-12"/>
        </w:rPr>
        <w:t xml:space="preserve"> </w:t>
      </w:r>
      <w:r>
        <w:t>are</w:t>
      </w:r>
      <w:r>
        <w:rPr>
          <w:spacing w:val="-12"/>
        </w:rPr>
        <w:t xml:space="preserve"> </w:t>
      </w:r>
      <w:r>
        <w:t>pushed</w:t>
      </w:r>
      <w:r>
        <w:rPr>
          <w:spacing w:val="-12"/>
        </w:rPr>
        <w:t xml:space="preserve"> </w:t>
      </w:r>
      <w:r>
        <w:rPr>
          <w:spacing w:val="-4"/>
        </w:rPr>
        <w:t>back</w:t>
      </w:r>
      <w:r>
        <w:tab/>
      </w:r>
      <w:r>
        <w:rPr>
          <w:spacing w:val="-2"/>
        </w:rPr>
        <w:t>Reduce</w:t>
      </w:r>
      <w:r>
        <w:tab/>
        <w:t>Start</w:t>
      </w:r>
      <w:r>
        <w:rPr>
          <w:spacing w:val="-7"/>
        </w:rPr>
        <w:t xml:space="preserve"> </w:t>
      </w:r>
      <w:r>
        <w:rPr>
          <w:spacing w:val="-2"/>
        </w:rPr>
        <w:t>early</w:t>
      </w:r>
    </w:p>
    <w:p w14:paraId="6FCCC91A" w14:textId="77777777" w:rsidR="000900B5" w:rsidRDefault="00000000">
      <w:pPr>
        <w:spacing w:before="50"/>
        <w:ind w:left="7946"/>
        <w:rPr>
          <w:sz w:val="20"/>
        </w:rPr>
      </w:pPr>
      <w:proofErr w:type="gramStart"/>
      <w:r>
        <w:rPr>
          <w:sz w:val="20"/>
        </w:rPr>
        <w:t>Continued</w:t>
      </w:r>
      <w:r>
        <w:rPr>
          <w:spacing w:val="-8"/>
          <w:sz w:val="20"/>
        </w:rPr>
        <w:t xml:space="preserve"> </w:t>
      </w:r>
      <w:r>
        <w:rPr>
          <w:sz w:val="20"/>
        </w:rPr>
        <w:t>on</w:t>
      </w:r>
      <w:proofErr w:type="gramEnd"/>
      <w:r>
        <w:rPr>
          <w:spacing w:val="-8"/>
          <w:sz w:val="20"/>
        </w:rPr>
        <w:t xml:space="preserve"> </w:t>
      </w:r>
      <w:r>
        <w:rPr>
          <w:sz w:val="20"/>
        </w:rPr>
        <w:t>next</w:t>
      </w:r>
      <w:r>
        <w:rPr>
          <w:spacing w:val="-7"/>
          <w:sz w:val="20"/>
        </w:rPr>
        <w:t xml:space="preserve"> </w:t>
      </w:r>
      <w:r>
        <w:rPr>
          <w:spacing w:val="-4"/>
          <w:sz w:val="20"/>
        </w:rPr>
        <w:t>page</w:t>
      </w:r>
    </w:p>
    <w:p w14:paraId="6FCCC91B" w14:textId="77777777" w:rsidR="000900B5" w:rsidRDefault="000900B5">
      <w:pPr>
        <w:rPr>
          <w:sz w:val="20"/>
        </w:rPr>
        <w:sectPr w:rsidR="000900B5">
          <w:type w:val="continuous"/>
          <w:pgSz w:w="11910" w:h="16840"/>
          <w:pgMar w:top="0" w:right="0" w:bottom="280" w:left="708" w:header="0" w:footer="0" w:gutter="0"/>
          <w:cols w:space="720"/>
        </w:sectPr>
      </w:pPr>
    </w:p>
    <w:p w14:paraId="6FCCC91C" w14:textId="77777777" w:rsidR="000900B5" w:rsidRDefault="000900B5">
      <w:pPr>
        <w:pStyle w:val="BodyText"/>
        <w:spacing w:before="112"/>
        <w:rPr>
          <w:sz w:val="20"/>
        </w:rPr>
      </w:pPr>
    </w:p>
    <w:tbl>
      <w:tblPr>
        <w:tblW w:w="0" w:type="auto"/>
        <w:tblInd w:w="323" w:type="dxa"/>
        <w:tblLayout w:type="fixed"/>
        <w:tblCellMar>
          <w:left w:w="0" w:type="dxa"/>
          <w:right w:w="0" w:type="dxa"/>
        </w:tblCellMar>
        <w:tblLook w:val="01E0" w:firstRow="1" w:lastRow="1" w:firstColumn="1" w:lastColumn="1" w:noHBand="0" w:noVBand="0"/>
      </w:tblPr>
      <w:tblGrid>
        <w:gridCol w:w="713"/>
        <w:gridCol w:w="1709"/>
        <w:gridCol w:w="2683"/>
        <w:gridCol w:w="1616"/>
        <w:gridCol w:w="3133"/>
      </w:tblGrid>
      <w:tr w:rsidR="000900B5" w14:paraId="6FCCC922" w14:textId="77777777">
        <w:trPr>
          <w:trHeight w:val="376"/>
        </w:trPr>
        <w:tc>
          <w:tcPr>
            <w:tcW w:w="713" w:type="dxa"/>
            <w:tcBorders>
              <w:top w:val="single" w:sz="8" w:space="0" w:color="000000"/>
              <w:bottom w:val="single" w:sz="6" w:space="0" w:color="000000"/>
            </w:tcBorders>
          </w:tcPr>
          <w:p w14:paraId="6FCCC91D" w14:textId="77777777" w:rsidR="000900B5" w:rsidRDefault="00000000">
            <w:pPr>
              <w:pStyle w:val="TableParagraph"/>
              <w:spacing w:before="45"/>
              <w:ind w:right="30"/>
              <w:jc w:val="center"/>
              <w:rPr>
                <w:rFonts w:ascii="Palatino Linotype"/>
                <w:b/>
              </w:rPr>
            </w:pPr>
            <w:r>
              <w:rPr>
                <w:rFonts w:ascii="Palatino Linotype"/>
                <w:b/>
                <w:spacing w:val="-5"/>
              </w:rPr>
              <w:t>No.</w:t>
            </w:r>
          </w:p>
        </w:tc>
        <w:tc>
          <w:tcPr>
            <w:tcW w:w="1709" w:type="dxa"/>
            <w:tcBorders>
              <w:top w:val="single" w:sz="8" w:space="0" w:color="000000"/>
              <w:bottom w:val="single" w:sz="6" w:space="0" w:color="000000"/>
            </w:tcBorders>
          </w:tcPr>
          <w:p w14:paraId="6FCCC91E" w14:textId="77777777" w:rsidR="000900B5" w:rsidRDefault="00000000">
            <w:pPr>
              <w:pStyle w:val="TableParagraph"/>
              <w:spacing w:before="45"/>
              <w:ind w:left="206"/>
              <w:rPr>
                <w:rFonts w:ascii="Palatino Linotype"/>
                <w:b/>
              </w:rPr>
            </w:pPr>
            <w:r>
              <w:rPr>
                <w:rFonts w:ascii="Palatino Linotype"/>
                <w:b/>
                <w:spacing w:val="-4"/>
              </w:rPr>
              <w:t>Risk</w:t>
            </w:r>
          </w:p>
        </w:tc>
        <w:tc>
          <w:tcPr>
            <w:tcW w:w="2683" w:type="dxa"/>
            <w:tcBorders>
              <w:top w:val="single" w:sz="8" w:space="0" w:color="000000"/>
              <w:bottom w:val="single" w:sz="6" w:space="0" w:color="000000"/>
            </w:tcBorders>
          </w:tcPr>
          <w:p w14:paraId="6FCCC91F" w14:textId="77777777" w:rsidR="000900B5" w:rsidRDefault="00000000">
            <w:pPr>
              <w:pStyle w:val="TableParagraph"/>
              <w:spacing w:before="45"/>
              <w:ind w:left="153"/>
              <w:rPr>
                <w:rFonts w:ascii="Palatino Linotype"/>
                <w:b/>
              </w:rPr>
            </w:pPr>
            <w:r>
              <w:rPr>
                <w:rFonts w:ascii="Palatino Linotype"/>
                <w:b/>
                <w:spacing w:val="-6"/>
              </w:rPr>
              <w:t>Risk</w:t>
            </w:r>
            <w:r>
              <w:rPr>
                <w:rFonts w:ascii="Palatino Linotype"/>
                <w:b/>
                <w:spacing w:val="-7"/>
              </w:rPr>
              <w:t xml:space="preserve"> </w:t>
            </w:r>
            <w:r>
              <w:rPr>
                <w:rFonts w:ascii="Palatino Linotype"/>
                <w:b/>
                <w:spacing w:val="-2"/>
              </w:rPr>
              <w:t>Description</w:t>
            </w:r>
          </w:p>
        </w:tc>
        <w:tc>
          <w:tcPr>
            <w:tcW w:w="1616" w:type="dxa"/>
            <w:tcBorders>
              <w:top w:val="single" w:sz="8" w:space="0" w:color="000000"/>
              <w:bottom w:val="single" w:sz="6" w:space="0" w:color="000000"/>
            </w:tcBorders>
          </w:tcPr>
          <w:p w14:paraId="6FCCC920" w14:textId="77777777" w:rsidR="000900B5" w:rsidRDefault="00000000">
            <w:pPr>
              <w:pStyle w:val="TableParagraph"/>
              <w:spacing w:before="45"/>
              <w:ind w:left="261"/>
              <w:rPr>
                <w:rFonts w:ascii="Palatino Linotype"/>
                <w:b/>
              </w:rPr>
            </w:pPr>
            <w:r>
              <w:rPr>
                <w:rFonts w:ascii="Palatino Linotype"/>
                <w:b/>
                <w:spacing w:val="-2"/>
                <w:w w:val="105"/>
              </w:rPr>
              <w:t>Treatment</w:t>
            </w:r>
          </w:p>
        </w:tc>
        <w:tc>
          <w:tcPr>
            <w:tcW w:w="3133" w:type="dxa"/>
            <w:tcBorders>
              <w:top w:val="single" w:sz="8" w:space="0" w:color="000000"/>
              <w:bottom w:val="single" w:sz="6" w:space="0" w:color="000000"/>
            </w:tcBorders>
          </w:tcPr>
          <w:p w14:paraId="6FCCC921" w14:textId="77777777" w:rsidR="000900B5" w:rsidRDefault="00000000">
            <w:pPr>
              <w:pStyle w:val="TableParagraph"/>
              <w:spacing w:before="45"/>
              <w:ind w:left="301"/>
              <w:rPr>
                <w:rFonts w:ascii="Palatino Linotype"/>
                <w:b/>
              </w:rPr>
            </w:pPr>
            <w:r>
              <w:rPr>
                <w:rFonts w:ascii="Palatino Linotype"/>
                <w:b/>
              </w:rPr>
              <w:t>Treatment</w:t>
            </w:r>
            <w:r>
              <w:rPr>
                <w:rFonts w:ascii="Palatino Linotype"/>
                <w:b/>
                <w:spacing w:val="1"/>
              </w:rPr>
              <w:t xml:space="preserve"> </w:t>
            </w:r>
            <w:r>
              <w:rPr>
                <w:rFonts w:ascii="Palatino Linotype"/>
                <w:b/>
                <w:spacing w:val="-2"/>
              </w:rPr>
              <w:t>Description</w:t>
            </w:r>
          </w:p>
        </w:tc>
      </w:tr>
      <w:tr w:rsidR="000900B5" w14:paraId="6FCCC928" w14:textId="77777777">
        <w:trPr>
          <w:trHeight w:val="599"/>
        </w:trPr>
        <w:tc>
          <w:tcPr>
            <w:tcW w:w="713" w:type="dxa"/>
            <w:tcBorders>
              <w:top w:val="single" w:sz="6" w:space="0" w:color="000000"/>
            </w:tcBorders>
          </w:tcPr>
          <w:p w14:paraId="6FCCC923" w14:textId="77777777" w:rsidR="000900B5" w:rsidRDefault="00000000">
            <w:pPr>
              <w:pStyle w:val="TableParagraph"/>
              <w:spacing w:before="48"/>
              <w:ind w:right="30"/>
              <w:jc w:val="center"/>
            </w:pPr>
            <w:r>
              <w:rPr>
                <w:spacing w:val="-10"/>
              </w:rPr>
              <w:t>8</w:t>
            </w:r>
          </w:p>
        </w:tc>
        <w:tc>
          <w:tcPr>
            <w:tcW w:w="1709" w:type="dxa"/>
            <w:tcBorders>
              <w:top w:val="single" w:sz="6" w:space="0" w:color="000000"/>
            </w:tcBorders>
          </w:tcPr>
          <w:p w14:paraId="6FCCC924" w14:textId="77777777" w:rsidR="000900B5" w:rsidRDefault="00000000">
            <w:pPr>
              <w:pStyle w:val="TableParagraph"/>
              <w:spacing w:before="39" w:line="270" w:lineRule="exact"/>
              <w:ind w:left="206" w:right="2" w:hanging="1"/>
            </w:pPr>
            <w:r>
              <w:rPr>
                <w:spacing w:val="-4"/>
              </w:rPr>
              <w:t xml:space="preserve">Unavailability </w:t>
            </w:r>
            <w:r>
              <w:t>of main</w:t>
            </w:r>
          </w:p>
        </w:tc>
        <w:tc>
          <w:tcPr>
            <w:tcW w:w="2683" w:type="dxa"/>
            <w:tcBorders>
              <w:top w:val="single" w:sz="6" w:space="0" w:color="000000"/>
            </w:tcBorders>
          </w:tcPr>
          <w:p w14:paraId="6FCCC925" w14:textId="77777777" w:rsidR="000900B5" w:rsidRDefault="00000000">
            <w:pPr>
              <w:pStyle w:val="TableParagraph"/>
              <w:spacing w:before="39" w:line="270" w:lineRule="exact"/>
              <w:ind w:left="153" w:right="251"/>
            </w:pPr>
            <w:r>
              <w:t>One</w:t>
            </w:r>
            <w:r>
              <w:rPr>
                <w:spacing w:val="-13"/>
              </w:rPr>
              <w:t xml:space="preserve"> </w:t>
            </w:r>
            <w:r>
              <w:t>or</w:t>
            </w:r>
            <w:r>
              <w:rPr>
                <w:spacing w:val="-13"/>
              </w:rPr>
              <w:t xml:space="preserve"> </w:t>
            </w:r>
            <w:r>
              <w:t>multiple</w:t>
            </w:r>
            <w:r>
              <w:rPr>
                <w:spacing w:val="-13"/>
              </w:rPr>
              <w:t xml:space="preserve"> </w:t>
            </w:r>
            <w:r>
              <w:t>project staff are not available</w:t>
            </w:r>
          </w:p>
        </w:tc>
        <w:tc>
          <w:tcPr>
            <w:tcW w:w="1616" w:type="dxa"/>
            <w:tcBorders>
              <w:top w:val="single" w:sz="6" w:space="0" w:color="000000"/>
            </w:tcBorders>
          </w:tcPr>
          <w:p w14:paraId="6FCCC926" w14:textId="77777777" w:rsidR="000900B5" w:rsidRDefault="00000000">
            <w:pPr>
              <w:pStyle w:val="TableParagraph"/>
              <w:spacing w:before="48"/>
              <w:ind w:left="261"/>
            </w:pPr>
            <w:r>
              <w:rPr>
                <w:spacing w:val="-2"/>
              </w:rPr>
              <w:t>Accept</w:t>
            </w:r>
          </w:p>
        </w:tc>
        <w:tc>
          <w:tcPr>
            <w:tcW w:w="3133" w:type="dxa"/>
            <w:tcBorders>
              <w:top w:val="single" w:sz="6" w:space="0" w:color="000000"/>
            </w:tcBorders>
          </w:tcPr>
          <w:p w14:paraId="6FCCC927" w14:textId="77777777" w:rsidR="000900B5" w:rsidRDefault="00000000">
            <w:pPr>
              <w:pStyle w:val="TableParagraph"/>
              <w:spacing w:before="48"/>
              <w:ind w:left="301"/>
            </w:pPr>
            <w:r>
              <w:t>Document</w:t>
            </w:r>
            <w:r>
              <w:rPr>
                <w:spacing w:val="-6"/>
              </w:rPr>
              <w:t xml:space="preserve"> </w:t>
            </w:r>
            <w:r>
              <w:t>in</w:t>
            </w:r>
            <w:r>
              <w:rPr>
                <w:spacing w:val="-6"/>
              </w:rPr>
              <w:t xml:space="preserve"> </w:t>
            </w:r>
            <w:r>
              <w:t>case</w:t>
            </w:r>
            <w:r>
              <w:rPr>
                <w:spacing w:val="-6"/>
              </w:rPr>
              <w:t xml:space="preserve"> </w:t>
            </w:r>
            <w:r>
              <w:t>it</w:t>
            </w:r>
            <w:r>
              <w:rPr>
                <w:spacing w:val="-6"/>
              </w:rPr>
              <w:t xml:space="preserve"> </w:t>
            </w:r>
            <w:r>
              <w:rPr>
                <w:spacing w:val="-2"/>
              </w:rPr>
              <w:t>happens</w:t>
            </w:r>
          </w:p>
        </w:tc>
      </w:tr>
    </w:tbl>
    <w:p w14:paraId="6FCCC929" w14:textId="77777777" w:rsidR="000900B5" w:rsidRDefault="000900B5">
      <w:pPr>
        <w:pStyle w:val="TableParagraph"/>
        <w:sectPr w:rsidR="000900B5">
          <w:pgSz w:w="11910" w:h="16840"/>
          <w:pgMar w:top="440" w:right="0" w:bottom="180" w:left="708" w:header="0" w:footer="0" w:gutter="0"/>
          <w:cols w:space="720"/>
        </w:sectPr>
      </w:pPr>
    </w:p>
    <w:p w14:paraId="6FCCC92A" w14:textId="77777777" w:rsidR="000900B5" w:rsidRDefault="00000000">
      <w:pPr>
        <w:pStyle w:val="BodyText"/>
        <w:spacing w:line="268" w:lineRule="exact"/>
        <w:ind w:left="1235"/>
      </w:pPr>
      <w:r>
        <w:t>project</w:t>
      </w:r>
      <w:r>
        <w:rPr>
          <w:spacing w:val="-11"/>
        </w:rPr>
        <w:t xml:space="preserve"> </w:t>
      </w:r>
      <w:r>
        <w:rPr>
          <w:spacing w:val="-2"/>
        </w:rPr>
        <w:t>staff</w:t>
      </w:r>
    </w:p>
    <w:p w14:paraId="6FCCC92B" w14:textId="77777777" w:rsidR="000900B5" w:rsidRDefault="00000000">
      <w:pPr>
        <w:pStyle w:val="ListParagraph"/>
        <w:numPr>
          <w:ilvl w:val="0"/>
          <w:numId w:val="11"/>
        </w:numPr>
        <w:tabs>
          <w:tab w:val="left" w:pos="1235"/>
        </w:tabs>
        <w:spacing w:before="7" w:line="216" w:lineRule="auto"/>
      </w:pPr>
      <w:r>
        <w:rPr>
          <w:spacing w:val="-4"/>
        </w:rPr>
        <w:t xml:space="preserve">Unavailability </w:t>
      </w:r>
      <w:r>
        <w:t>of advisor</w:t>
      </w:r>
    </w:p>
    <w:p w14:paraId="6FCCC92C" w14:textId="77777777" w:rsidR="000900B5" w:rsidRDefault="00000000">
      <w:pPr>
        <w:pStyle w:val="ListParagraph"/>
        <w:numPr>
          <w:ilvl w:val="0"/>
          <w:numId w:val="11"/>
        </w:numPr>
        <w:tabs>
          <w:tab w:val="left" w:pos="1235"/>
        </w:tabs>
        <w:spacing w:line="216" w:lineRule="auto"/>
        <w:ind w:right="51" w:hanging="681"/>
      </w:pPr>
      <w:r>
        <w:rPr>
          <w:spacing w:val="-2"/>
        </w:rPr>
        <w:t>Software Version/Li-</w:t>
      </w:r>
      <w:proofErr w:type="spellStart"/>
      <w:r>
        <w:rPr>
          <w:spacing w:val="-4"/>
        </w:rPr>
        <w:t>brary</w:t>
      </w:r>
      <w:proofErr w:type="spellEnd"/>
      <w:r>
        <w:rPr>
          <w:spacing w:val="-4"/>
        </w:rPr>
        <w:t>/Depen-</w:t>
      </w:r>
      <w:proofErr w:type="spellStart"/>
      <w:r>
        <w:rPr>
          <w:spacing w:val="-4"/>
        </w:rPr>
        <w:t>dency</w:t>
      </w:r>
      <w:proofErr w:type="spellEnd"/>
    </w:p>
    <w:p w14:paraId="6FCCC92D" w14:textId="77777777" w:rsidR="000900B5" w:rsidRDefault="00000000">
      <w:pPr>
        <w:pStyle w:val="ListParagraph"/>
        <w:numPr>
          <w:ilvl w:val="0"/>
          <w:numId w:val="11"/>
        </w:numPr>
        <w:tabs>
          <w:tab w:val="left" w:pos="1235"/>
        </w:tabs>
        <w:spacing w:line="216" w:lineRule="auto"/>
        <w:ind w:right="174" w:hanging="673"/>
      </w:pPr>
      <w:r>
        <w:rPr>
          <w:spacing w:val="-4"/>
        </w:rPr>
        <w:t>Hardware</w:t>
      </w:r>
      <w:r>
        <w:rPr>
          <w:spacing w:val="-9"/>
        </w:rPr>
        <w:t xml:space="preserve"> </w:t>
      </w:r>
      <w:r>
        <w:rPr>
          <w:spacing w:val="-4"/>
        </w:rPr>
        <w:t xml:space="preserve">is </w:t>
      </w:r>
      <w:r>
        <w:rPr>
          <w:spacing w:val="-2"/>
        </w:rPr>
        <w:t>damaged</w:t>
      </w:r>
    </w:p>
    <w:p w14:paraId="6FCCC92E" w14:textId="77777777" w:rsidR="000900B5" w:rsidRDefault="00000000">
      <w:pPr>
        <w:pStyle w:val="BodyText"/>
        <w:spacing w:before="275" w:line="216" w:lineRule="auto"/>
        <w:ind w:left="265" w:right="812"/>
      </w:pPr>
      <w:r>
        <w:br w:type="column"/>
      </w:r>
      <w:r>
        <w:t>The</w:t>
      </w:r>
      <w:r>
        <w:rPr>
          <w:spacing w:val="-13"/>
        </w:rPr>
        <w:t xml:space="preserve"> </w:t>
      </w:r>
      <w:r>
        <w:t>advisor</w:t>
      </w:r>
      <w:r>
        <w:rPr>
          <w:spacing w:val="-13"/>
        </w:rPr>
        <w:t xml:space="preserve"> </w:t>
      </w:r>
      <w:r>
        <w:t>is</w:t>
      </w:r>
      <w:r>
        <w:rPr>
          <w:spacing w:val="-13"/>
        </w:rPr>
        <w:t xml:space="preserve"> </w:t>
      </w:r>
      <w:r>
        <w:t xml:space="preserve">not </w:t>
      </w:r>
      <w:r>
        <w:rPr>
          <w:spacing w:val="-2"/>
        </w:rPr>
        <w:t>available</w:t>
      </w:r>
    </w:p>
    <w:p w14:paraId="6FCCC92F" w14:textId="77777777" w:rsidR="000900B5" w:rsidRDefault="00000000">
      <w:pPr>
        <w:pStyle w:val="BodyText"/>
        <w:spacing w:line="216" w:lineRule="auto"/>
        <w:ind w:left="265" w:right="27"/>
      </w:pPr>
      <w:r>
        <w:rPr>
          <w:spacing w:val="-2"/>
        </w:rPr>
        <w:t>Mismatch</w:t>
      </w:r>
      <w:r>
        <w:rPr>
          <w:spacing w:val="-11"/>
        </w:rPr>
        <w:t xml:space="preserve"> </w:t>
      </w:r>
      <w:r>
        <w:rPr>
          <w:spacing w:val="-2"/>
        </w:rPr>
        <w:t>in</w:t>
      </w:r>
      <w:r>
        <w:rPr>
          <w:spacing w:val="-11"/>
        </w:rPr>
        <w:t xml:space="preserve"> </w:t>
      </w:r>
      <w:r>
        <w:rPr>
          <w:spacing w:val="-2"/>
        </w:rPr>
        <w:t xml:space="preserve">versions; </w:t>
      </w:r>
      <w:r>
        <w:t>new library versions break the code</w:t>
      </w:r>
    </w:p>
    <w:p w14:paraId="6FCCC930" w14:textId="77777777" w:rsidR="000900B5" w:rsidRDefault="00000000">
      <w:pPr>
        <w:pStyle w:val="BodyText"/>
        <w:spacing w:before="253" w:line="216" w:lineRule="auto"/>
        <w:ind w:left="265"/>
      </w:pPr>
      <w:r>
        <w:t xml:space="preserve">The laptops or other </w:t>
      </w:r>
      <w:r>
        <w:rPr>
          <w:spacing w:val="-2"/>
        </w:rPr>
        <w:t>material</w:t>
      </w:r>
      <w:r>
        <w:rPr>
          <w:spacing w:val="-11"/>
        </w:rPr>
        <w:t xml:space="preserve"> </w:t>
      </w:r>
      <w:r>
        <w:rPr>
          <w:spacing w:val="-2"/>
        </w:rPr>
        <w:t>are</w:t>
      </w:r>
      <w:r>
        <w:rPr>
          <w:spacing w:val="-11"/>
        </w:rPr>
        <w:t xml:space="preserve"> </w:t>
      </w:r>
      <w:r>
        <w:rPr>
          <w:spacing w:val="-2"/>
        </w:rPr>
        <w:t>damaged</w:t>
      </w:r>
      <w:r>
        <w:rPr>
          <w:spacing w:val="-10"/>
        </w:rPr>
        <w:t xml:space="preserve"> </w:t>
      </w:r>
      <w:r>
        <w:rPr>
          <w:spacing w:val="-2"/>
        </w:rPr>
        <w:t xml:space="preserve">and </w:t>
      </w:r>
      <w:r>
        <w:t xml:space="preserve">need repairs or </w:t>
      </w:r>
      <w:r>
        <w:rPr>
          <w:spacing w:val="-2"/>
        </w:rPr>
        <w:t>replacement</w:t>
      </w:r>
    </w:p>
    <w:p w14:paraId="6FCCC931" w14:textId="77777777" w:rsidR="000900B5" w:rsidRDefault="00000000">
      <w:pPr>
        <w:pStyle w:val="BodyText"/>
        <w:tabs>
          <w:tab w:val="left" w:pos="1870"/>
        </w:tabs>
        <w:spacing w:before="275" w:line="216" w:lineRule="auto"/>
        <w:ind w:left="1870" w:right="1076" w:hanging="1657"/>
      </w:pPr>
      <w:r>
        <w:br w:type="column"/>
      </w:r>
      <w:r>
        <w:rPr>
          <w:spacing w:val="-2"/>
        </w:rPr>
        <w:t>Transfer</w:t>
      </w:r>
      <w:r>
        <w:tab/>
      </w:r>
      <w:r>
        <w:rPr>
          <w:spacing w:val="-2"/>
        </w:rPr>
        <w:t>Advisor</w:t>
      </w:r>
      <w:r>
        <w:rPr>
          <w:spacing w:val="-10"/>
        </w:rPr>
        <w:t xml:space="preserve"> </w:t>
      </w:r>
      <w:r>
        <w:rPr>
          <w:spacing w:val="-2"/>
        </w:rPr>
        <w:t>to</w:t>
      </w:r>
      <w:r>
        <w:rPr>
          <w:spacing w:val="-10"/>
        </w:rPr>
        <w:t xml:space="preserve"> </w:t>
      </w:r>
      <w:r>
        <w:rPr>
          <w:spacing w:val="-2"/>
        </w:rPr>
        <w:t>define</w:t>
      </w:r>
      <w:r>
        <w:rPr>
          <w:spacing w:val="-10"/>
        </w:rPr>
        <w:t xml:space="preserve"> </w:t>
      </w:r>
      <w:r>
        <w:rPr>
          <w:spacing w:val="-2"/>
        </w:rPr>
        <w:t>emergency replacement</w:t>
      </w:r>
    </w:p>
    <w:p w14:paraId="6FCCC932" w14:textId="77777777" w:rsidR="000900B5" w:rsidRDefault="00000000">
      <w:pPr>
        <w:pStyle w:val="BodyText"/>
        <w:tabs>
          <w:tab w:val="left" w:pos="1870"/>
        </w:tabs>
        <w:spacing w:line="216" w:lineRule="auto"/>
        <w:ind w:left="1870" w:right="1053" w:hanging="1657"/>
      </w:pPr>
      <w:r>
        <w:rPr>
          <w:spacing w:val="-2"/>
        </w:rPr>
        <w:t>Accept</w:t>
      </w:r>
      <w:r>
        <w:tab/>
        <w:t>Run</w:t>
      </w:r>
      <w:r>
        <w:rPr>
          <w:spacing w:val="-13"/>
        </w:rPr>
        <w:t xml:space="preserve"> </w:t>
      </w:r>
      <w:r>
        <w:t>the</w:t>
      </w:r>
      <w:r>
        <w:rPr>
          <w:spacing w:val="-13"/>
        </w:rPr>
        <w:t xml:space="preserve"> </w:t>
      </w:r>
      <w:r>
        <w:t>code</w:t>
      </w:r>
      <w:r>
        <w:rPr>
          <w:spacing w:val="-13"/>
        </w:rPr>
        <w:t xml:space="preserve"> </w:t>
      </w:r>
      <w:r>
        <w:t>multiple</w:t>
      </w:r>
      <w:r>
        <w:rPr>
          <w:spacing w:val="-13"/>
        </w:rPr>
        <w:t xml:space="preserve"> </w:t>
      </w:r>
      <w:r>
        <w:t xml:space="preserve">times; have test cases (e.g., unit </w:t>
      </w:r>
      <w:r>
        <w:rPr>
          <w:spacing w:val="-2"/>
        </w:rPr>
        <w:t>tests)</w:t>
      </w:r>
    </w:p>
    <w:p w14:paraId="6FCCC933" w14:textId="77777777" w:rsidR="000900B5" w:rsidRDefault="00000000">
      <w:pPr>
        <w:pStyle w:val="BodyText"/>
        <w:tabs>
          <w:tab w:val="left" w:pos="1870"/>
        </w:tabs>
        <w:spacing w:before="268" w:line="216" w:lineRule="auto"/>
        <w:ind w:left="1870" w:right="1076" w:hanging="1657"/>
      </w:pPr>
      <w:r>
        <w:rPr>
          <w:spacing w:val="-2"/>
        </w:rPr>
        <w:t>Reduce</w:t>
      </w:r>
      <w:r>
        <w:tab/>
        <w:t xml:space="preserve">Second laptop; code on </w:t>
      </w:r>
      <w:r>
        <w:rPr>
          <w:spacing w:val="-4"/>
        </w:rPr>
        <w:t>GitHub/Miro/Teams/Outlook</w:t>
      </w:r>
    </w:p>
    <w:p w14:paraId="6FCCC934" w14:textId="77777777" w:rsidR="000900B5" w:rsidRDefault="000900B5">
      <w:pPr>
        <w:pStyle w:val="BodyText"/>
        <w:spacing w:line="216" w:lineRule="auto"/>
        <w:sectPr w:rsidR="000900B5">
          <w:type w:val="continuous"/>
          <w:pgSz w:w="11910" w:h="16840"/>
          <w:pgMar w:top="0" w:right="0" w:bottom="280" w:left="708" w:header="0" w:footer="0" w:gutter="0"/>
          <w:cols w:num="3" w:space="720" w:equalWidth="0">
            <w:col w:w="2587" w:space="40"/>
            <w:col w:w="2801" w:space="39"/>
            <w:col w:w="5735"/>
          </w:cols>
        </w:sectPr>
      </w:pPr>
    </w:p>
    <w:p w14:paraId="6FCCC935" w14:textId="77777777" w:rsidR="000900B5" w:rsidRDefault="00000000">
      <w:pPr>
        <w:pStyle w:val="ListParagraph"/>
        <w:numPr>
          <w:ilvl w:val="0"/>
          <w:numId w:val="11"/>
        </w:numPr>
        <w:tabs>
          <w:tab w:val="left" w:pos="1235"/>
          <w:tab w:val="left" w:pos="2891"/>
        </w:tabs>
        <w:spacing w:line="277" w:lineRule="exact"/>
        <w:ind w:hanging="681"/>
      </w:pPr>
      <w:r>
        <w:t>Data</w:t>
      </w:r>
      <w:r>
        <w:rPr>
          <w:spacing w:val="-6"/>
        </w:rPr>
        <w:t xml:space="preserve"> </w:t>
      </w:r>
      <w:r>
        <w:rPr>
          <w:spacing w:val="-2"/>
        </w:rPr>
        <w:t>related</w:t>
      </w:r>
      <w:r>
        <w:tab/>
        <w:t>Bias</w:t>
      </w:r>
      <w:r>
        <w:rPr>
          <w:spacing w:val="-7"/>
        </w:rPr>
        <w:t xml:space="preserve"> </w:t>
      </w:r>
      <w:r>
        <w:t>in</w:t>
      </w:r>
      <w:r>
        <w:rPr>
          <w:spacing w:val="-6"/>
        </w:rPr>
        <w:t xml:space="preserve"> </w:t>
      </w:r>
      <w:r>
        <w:t>data;</w:t>
      </w:r>
      <w:r>
        <w:rPr>
          <w:spacing w:val="-6"/>
        </w:rPr>
        <w:t xml:space="preserve"> </w:t>
      </w:r>
      <w:r>
        <w:t>not</w:t>
      </w:r>
      <w:r>
        <w:rPr>
          <w:spacing w:val="-6"/>
        </w:rPr>
        <w:t xml:space="preserve"> </w:t>
      </w:r>
      <w:r>
        <w:rPr>
          <w:spacing w:val="-4"/>
        </w:rPr>
        <w:t>enough</w:t>
      </w:r>
    </w:p>
    <w:p w14:paraId="6FCCC936" w14:textId="77777777" w:rsidR="000900B5" w:rsidRDefault="00000000">
      <w:pPr>
        <w:pStyle w:val="BodyText"/>
        <w:spacing w:line="265" w:lineRule="exact"/>
        <w:ind w:left="2892"/>
      </w:pPr>
      <w:r>
        <w:rPr>
          <w:spacing w:val="-4"/>
        </w:rPr>
        <w:t>data</w:t>
      </w:r>
    </w:p>
    <w:p w14:paraId="6FCCC937" w14:textId="77777777" w:rsidR="000900B5" w:rsidRDefault="00000000">
      <w:pPr>
        <w:pStyle w:val="BodyText"/>
        <w:spacing w:line="293" w:lineRule="exact"/>
        <w:ind w:left="412"/>
      </w:pPr>
      <w:r>
        <w:br w:type="column"/>
      </w:r>
      <w:r>
        <w:rPr>
          <w:spacing w:val="-2"/>
        </w:rPr>
        <w:t>Accept</w:t>
      </w:r>
    </w:p>
    <w:p w14:paraId="6FCCC938" w14:textId="77777777" w:rsidR="000900B5" w:rsidRDefault="000900B5">
      <w:pPr>
        <w:pStyle w:val="BodyText"/>
        <w:spacing w:line="293" w:lineRule="exact"/>
        <w:sectPr w:rsidR="000900B5">
          <w:type w:val="continuous"/>
          <w:pgSz w:w="11910" w:h="16840"/>
          <w:pgMar w:top="0" w:right="0" w:bottom="280" w:left="708" w:header="0" w:footer="0" w:gutter="0"/>
          <w:cols w:num="2" w:space="720" w:equalWidth="0">
            <w:col w:w="5230" w:space="40"/>
            <w:col w:w="5932"/>
          </w:cols>
        </w:sectPr>
      </w:pPr>
    </w:p>
    <w:p w14:paraId="6FCCC939" w14:textId="77777777" w:rsidR="000900B5" w:rsidRDefault="00000000">
      <w:pPr>
        <w:pStyle w:val="ListParagraph"/>
        <w:numPr>
          <w:ilvl w:val="0"/>
          <w:numId w:val="11"/>
        </w:numPr>
        <w:tabs>
          <w:tab w:val="left" w:pos="1235"/>
        </w:tabs>
        <w:spacing w:before="13" w:line="216" w:lineRule="auto"/>
        <w:ind w:right="157" w:hanging="681"/>
      </w:pPr>
      <w:r>
        <w:rPr>
          <w:spacing w:val="-4"/>
        </w:rPr>
        <w:t>Not reproducible work</w:t>
      </w:r>
    </w:p>
    <w:p w14:paraId="6FCCC93A" w14:textId="77777777" w:rsidR="000900B5" w:rsidRDefault="00000000">
      <w:pPr>
        <w:pStyle w:val="ListParagraph"/>
        <w:numPr>
          <w:ilvl w:val="0"/>
          <w:numId w:val="11"/>
        </w:numPr>
        <w:tabs>
          <w:tab w:val="left" w:pos="1235"/>
        </w:tabs>
        <w:spacing w:line="216" w:lineRule="auto"/>
        <w:ind w:hanging="678"/>
      </w:pPr>
      <w:r>
        <w:t>Plagiarism or wrong</w:t>
      </w:r>
      <w:r>
        <w:rPr>
          <w:spacing w:val="-11"/>
        </w:rPr>
        <w:t xml:space="preserve"> </w:t>
      </w:r>
      <w:r>
        <w:rPr>
          <w:spacing w:val="-2"/>
        </w:rPr>
        <w:t>citation</w:t>
      </w:r>
    </w:p>
    <w:p w14:paraId="6FCCC93B" w14:textId="77777777" w:rsidR="000900B5" w:rsidRDefault="00000000">
      <w:pPr>
        <w:pStyle w:val="BodyText"/>
        <w:spacing w:before="13" w:line="216" w:lineRule="auto"/>
        <w:ind w:left="202"/>
      </w:pPr>
      <w:r>
        <w:br w:type="column"/>
      </w:r>
      <w:r>
        <w:rPr>
          <w:spacing w:val="-2"/>
        </w:rPr>
        <w:t>The</w:t>
      </w:r>
      <w:r>
        <w:rPr>
          <w:spacing w:val="-11"/>
        </w:rPr>
        <w:t xml:space="preserve"> </w:t>
      </w:r>
      <w:r>
        <w:rPr>
          <w:spacing w:val="-2"/>
        </w:rPr>
        <w:t>work</w:t>
      </w:r>
      <w:r>
        <w:rPr>
          <w:spacing w:val="-11"/>
        </w:rPr>
        <w:t xml:space="preserve"> </w:t>
      </w:r>
      <w:r>
        <w:rPr>
          <w:spacing w:val="-2"/>
        </w:rPr>
        <w:t>provided</w:t>
      </w:r>
      <w:r>
        <w:rPr>
          <w:spacing w:val="-11"/>
        </w:rPr>
        <w:t xml:space="preserve"> </w:t>
      </w:r>
      <w:r>
        <w:rPr>
          <w:spacing w:val="-2"/>
        </w:rPr>
        <w:t xml:space="preserve">cannot </w:t>
      </w:r>
      <w:r>
        <w:t>be reproduced</w:t>
      </w:r>
    </w:p>
    <w:p w14:paraId="6FCCC93C" w14:textId="77777777" w:rsidR="000900B5" w:rsidRDefault="00000000">
      <w:pPr>
        <w:pStyle w:val="BodyText"/>
        <w:spacing w:before="256" w:line="216" w:lineRule="auto"/>
        <w:ind w:left="202"/>
      </w:pPr>
      <w:r>
        <w:rPr>
          <w:spacing w:val="-2"/>
        </w:rPr>
        <w:t>Unallowed</w:t>
      </w:r>
      <w:r>
        <w:rPr>
          <w:spacing w:val="-11"/>
        </w:rPr>
        <w:t xml:space="preserve"> </w:t>
      </w:r>
      <w:r>
        <w:rPr>
          <w:spacing w:val="-2"/>
        </w:rPr>
        <w:t>or</w:t>
      </w:r>
      <w:r>
        <w:rPr>
          <w:spacing w:val="-11"/>
        </w:rPr>
        <w:t xml:space="preserve"> </w:t>
      </w:r>
      <w:r>
        <w:rPr>
          <w:spacing w:val="-2"/>
        </w:rPr>
        <w:t xml:space="preserve">undeclared </w:t>
      </w:r>
      <w:r>
        <w:t>usage of sources</w:t>
      </w:r>
    </w:p>
    <w:p w14:paraId="6FCCC93D" w14:textId="77777777" w:rsidR="000900B5" w:rsidRDefault="00000000">
      <w:pPr>
        <w:pStyle w:val="BodyText"/>
        <w:tabs>
          <w:tab w:val="left" w:pos="1855"/>
        </w:tabs>
        <w:spacing w:before="13" w:line="216" w:lineRule="auto"/>
        <w:ind w:left="1855" w:right="1505" w:hanging="1657"/>
      </w:pPr>
      <w:r>
        <w:br w:type="column"/>
      </w:r>
      <w:r>
        <w:rPr>
          <w:spacing w:val="-2"/>
        </w:rPr>
        <w:t>Reduce</w:t>
      </w:r>
      <w:r>
        <w:tab/>
      </w:r>
      <w:r>
        <w:rPr>
          <w:spacing w:val="-2"/>
        </w:rPr>
        <w:t>Document</w:t>
      </w:r>
      <w:r>
        <w:rPr>
          <w:spacing w:val="-11"/>
        </w:rPr>
        <w:t xml:space="preserve"> </w:t>
      </w:r>
      <w:proofErr w:type="gramStart"/>
      <w:r>
        <w:rPr>
          <w:spacing w:val="-2"/>
        </w:rPr>
        <w:t>steps;</w:t>
      </w:r>
      <w:proofErr w:type="gramEnd"/>
      <w:r>
        <w:rPr>
          <w:spacing w:val="-10"/>
        </w:rPr>
        <w:t xml:space="preserve"> </w:t>
      </w:r>
      <w:r>
        <w:rPr>
          <w:spacing w:val="-2"/>
        </w:rPr>
        <w:t xml:space="preserve">upload </w:t>
      </w:r>
      <w:r>
        <w:t>versions on GitHub</w:t>
      </w:r>
    </w:p>
    <w:p w14:paraId="6FCCC93E" w14:textId="77777777" w:rsidR="000900B5" w:rsidRDefault="00000000">
      <w:pPr>
        <w:pStyle w:val="BodyText"/>
        <w:tabs>
          <w:tab w:val="left" w:pos="1855"/>
        </w:tabs>
        <w:spacing w:before="247"/>
        <w:ind w:left="199"/>
      </w:pPr>
      <w:r>
        <w:rPr>
          <w:spacing w:val="-2"/>
        </w:rPr>
        <w:t>Reduce</w:t>
      </w:r>
      <w:r>
        <w:tab/>
        <w:t>Use</w:t>
      </w:r>
      <w:r>
        <w:rPr>
          <w:spacing w:val="-12"/>
        </w:rPr>
        <w:t xml:space="preserve"> </w:t>
      </w:r>
      <w:proofErr w:type="gramStart"/>
      <w:r>
        <w:t>citation;</w:t>
      </w:r>
      <w:proofErr w:type="gramEnd"/>
      <w:r>
        <w:rPr>
          <w:spacing w:val="-11"/>
        </w:rPr>
        <w:t xml:space="preserve"> </w:t>
      </w:r>
      <w:r>
        <w:rPr>
          <w:spacing w:val="-2"/>
        </w:rPr>
        <w:t>bibliography</w:t>
      </w:r>
    </w:p>
    <w:p w14:paraId="6FCCC93F" w14:textId="77777777" w:rsidR="000900B5" w:rsidRDefault="000900B5">
      <w:pPr>
        <w:pStyle w:val="BodyText"/>
        <w:sectPr w:rsidR="000900B5">
          <w:type w:val="continuous"/>
          <w:pgSz w:w="11910" w:h="16840"/>
          <w:pgMar w:top="0" w:right="0" w:bottom="280" w:left="708" w:header="0" w:footer="0" w:gutter="0"/>
          <w:cols w:num="3" w:space="720" w:equalWidth="0">
            <w:col w:w="2650" w:space="40"/>
            <w:col w:w="2754" w:space="39"/>
            <w:col w:w="5719"/>
          </w:cols>
        </w:sectPr>
      </w:pPr>
    </w:p>
    <w:p w14:paraId="6FCCC940" w14:textId="77777777" w:rsidR="000900B5" w:rsidRDefault="00000000">
      <w:pPr>
        <w:pStyle w:val="ListParagraph"/>
        <w:numPr>
          <w:ilvl w:val="0"/>
          <w:numId w:val="11"/>
        </w:numPr>
        <w:tabs>
          <w:tab w:val="left" w:pos="1235"/>
          <w:tab w:val="left" w:pos="2891"/>
        </w:tabs>
        <w:spacing w:line="262" w:lineRule="exact"/>
        <w:ind w:hanging="680"/>
      </w:pPr>
      <w:r>
        <w:rPr>
          <w:spacing w:val="-2"/>
        </w:rPr>
        <w:t>Copyright</w:t>
      </w:r>
      <w:r>
        <w:tab/>
      </w:r>
      <w:r>
        <w:rPr>
          <w:spacing w:val="-2"/>
        </w:rPr>
        <w:t xml:space="preserve">Used literature </w:t>
      </w:r>
      <w:r>
        <w:rPr>
          <w:spacing w:val="-5"/>
        </w:rPr>
        <w:t>or</w:t>
      </w:r>
    </w:p>
    <w:p w14:paraId="6FCCC941" w14:textId="77777777" w:rsidR="000900B5" w:rsidRDefault="00000000">
      <w:pPr>
        <w:pStyle w:val="BodyText"/>
        <w:spacing w:line="216" w:lineRule="auto"/>
        <w:ind w:left="2892" w:right="38"/>
      </w:pPr>
      <w:r>
        <w:rPr>
          <w:spacing w:val="-2"/>
        </w:rPr>
        <w:t>materials</w:t>
      </w:r>
      <w:r>
        <w:rPr>
          <w:spacing w:val="-11"/>
        </w:rPr>
        <w:t xml:space="preserve"> </w:t>
      </w:r>
      <w:r>
        <w:rPr>
          <w:spacing w:val="-2"/>
        </w:rPr>
        <w:t>which</w:t>
      </w:r>
      <w:r>
        <w:rPr>
          <w:spacing w:val="-11"/>
        </w:rPr>
        <w:t xml:space="preserve"> </w:t>
      </w:r>
      <w:r>
        <w:rPr>
          <w:spacing w:val="-2"/>
        </w:rPr>
        <w:t>are restricted</w:t>
      </w:r>
    </w:p>
    <w:p w14:paraId="6FCCC942" w14:textId="77777777" w:rsidR="000900B5" w:rsidRDefault="00000000">
      <w:pPr>
        <w:pStyle w:val="BodyText"/>
        <w:spacing w:line="277" w:lineRule="exact"/>
        <w:ind w:left="555"/>
      </w:pPr>
      <w:r>
        <w:br w:type="column"/>
      </w:r>
      <w:r>
        <w:rPr>
          <w:spacing w:val="-2"/>
        </w:rPr>
        <w:t>Accept</w:t>
      </w:r>
    </w:p>
    <w:p w14:paraId="6FCCC943" w14:textId="77777777" w:rsidR="000900B5" w:rsidRDefault="000900B5">
      <w:pPr>
        <w:pStyle w:val="BodyText"/>
        <w:spacing w:line="277" w:lineRule="exact"/>
        <w:sectPr w:rsidR="000900B5">
          <w:type w:val="continuous"/>
          <w:pgSz w:w="11910" w:h="16840"/>
          <w:pgMar w:top="0" w:right="0" w:bottom="280" w:left="708" w:header="0" w:footer="0" w:gutter="0"/>
          <w:cols w:num="2" w:space="720" w:equalWidth="0">
            <w:col w:w="4857" w:space="270"/>
            <w:col w:w="6075"/>
          </w:cols>
        </w:sectPr>
      </w:pPr>
    </w:p>
    <w:p w14:paraId="6FCCC944" w14:textId="77777777" w:rsidR="000900B5" w:rsidRDefault="00000000">
      <w:pPr>
        <w:pStyle w:val="ListParagraph"/>
        <w:numPr>
          <w:ilvl w:val="0"/>
          <w:numId w:val="11"/>
        </w:numPr>
        <w:tabs>
          <w:tab w:val="left" w:pos="1235"/>
        </w:tabs>
        <w:spacing w:before="6" w:line="216" w:lineRule="auto"/>
        <w:ind w:right="1" w:hanging="681"/>
      </w:pPr>
      <w:r>
        <w:t xml:space="preserve">Bad </w:t>
      </w:r>
      <w:proofErr w:type="spellStart"/>
      <w:r>
        <w:t>commu-nication</w:t>
      </w:r>
      <w:proofErr w:type="spellEnd"/>
      <w:r>
        <w:t xml:space="preserve"> with </w:t>
      </w:r>
      <w:r>
        <w:rPr>
          <w:spacing w:val="-2"/>
        </w:rPr>
        <w:t>stakeholder</w:t>
      </w:r>
      <w:r>
        <w:rPr>
          <w:spacing w:val="-11"/>
        </w:rPr>
        <w:t xml:space="preserve"> </w:t>
      </w:r>
      <w:r>
        <w:rPr>
          <w:spacing w:val="-2"/>
        </w:rPr>
        <w:t>or advisor</w:t>
      </w:r>
    </w:p>
    <w:p w14:paraId="6FCCC945" w14:textId="77777777" w:rsidR="000900B5" w:rsidRDefault="00000000">
      <w:pPr>
        <w:pStyle w:val="ListParagraph"/>
        <w:numPr>
          <w:ilvl w:val="0"/>
          <w:numId w:val="11"/>
        </w:numPr>
        <w:tabs>
          <w:tab w:val="left" w:pos="1235"/>
        </w:tabs>
        <w:spacing w:line="216" w:lineRule="auto"/>
        <w:ind w:hanging="676"/>
      </w:pPr>
      <w:r>
        <w:rPr>
          <w:spacing w:val="-2"/>
        </w:rPr>
        <w:t>Insufficient exchange</w:t>
      </w:r>
      <w:r>
        <w:rPr>
          <w:spacing w:val="-11"/>
        </w:rPr>
        <w:t xml:space="preserve"> </w:t>
      </w:r>
      <w:r>
        <w:rPr>
          <w:spacing w:val="-2"/>
        </w:rPr>
        <w:t>with external partners</w:t>
      </w:r>
    </w:p>
    <w:p w14:paraId="6FCCC946" w14:textId="77777777" w:rsidR="000900B5" w:rsidRDefault="00000000">
      <w:pPr>
        <w:pStyle w:val="ListParagraph"/>
        <w:numPr>
          <w:ilvl w:val="0"/>
          <w:numId w:val="11"/>
        </w:numPr>
        <w:tabs>
          <w:tab w:val="left" w:pos="1235"/>
        </w:tabs>
        <w:spacing w:line="216" w:lineRule="auto"/>
        <w:ind w:right="211" w:hanging="681"/>
      </w:pPr>
      <w:r>
        <w:rPr>
          <w:spacing w:val="-2"/>
        </w:rPr>
        <w:t xml:space="preserve">Unforeseen </w:t>
      </w:r>
      <w:r>
        <w:t>family</w:t>
      </w:r>
      <w:r>
        <w:rPr>
          <w:spacing w:val="-13"/>
        </w:rPr>
        <w:t xml:space="preserve"> </w:t>
      </w:r>
      <w:r>
        <w:rPr>
          <w:spacing w:val="-2"/>
        </w:rPr>
        <w:t>crisis</w:t>
      </w:r>
    </w:p>
    <w:p w14:paraId="6FCCC947" w14:textId="77777777" w:rsidR="000900B5" w:rsidRDefault="00000000">
      <w:pPr>
        <w:pStyle w:val="ListParagraph"/>
        <w:numPr>
          <w:ilvl w:val="0"/>
          <w:numId w:val="11"/>
        </w:numPr>
        <w:tabs>
          <w:tab w:val="left" w:pos="1235"/>
        </w:tabs>
        <w:spacing w:line="216" w:lineRule="auto"/>
        <w:ind w:right="81" w:hanging="681"/>
      </w:pPr>
      <w:r>
        <w:rPr>
          <w:spacing w:val="-2"/>
        </w:rPr>
        <w:t>General</w:t>
      </w:r>
      <w:r>
        <w:rPr>
          <w:spacing w:val="-11"/>
        </w:rPr>
        <w:t xml:space="preserve"> </w:t>
      </w:r>
      <w:r>
        <w:rPr>
          <w:spacing w:val="-2"/>
        </w:rPr>
        <w:t>force majeure</w:t>
      </w:r>
    </w:p>
    <w:p w14:paraId="6FCCC948" w14:textId="77777777" w:rsidR="000900B5" w:rsidRDefault="00000000">
      <w:pPr>
        <w:pStyle w:val="BodyText"/>
        <w:spacing w:before="6" w:line="216" w:lineRule="auto"/>
        <w:ind w:left="210" w:right="-5"/>
      </w:pPr>
      <w:r>
        <w:br w:type="column"/>
      </w:r>
      <w:r>
        <w:t>Advisor or stakeholders are</w:t>
      </w:r>
      <w:r>
        <w:rPr>
          <w:spacing w:val="-13"/>
        </w:rPr>
        <w:t xml:space="preserve"> </w:t>
      </w:r>
      <w:r>
        <w:t>not</w:t>
      </w:r>
      <w:r>
        <w:rPr>
          <w:spacing w:val="-13"/>
        </w:rPr>
        <w:t xml:space="preserve"> </w:t>
      </w:r>
      <w:r>
        <w:t>heard;</w:t>
      </w:r>
      <w:r>
        <w:rPr>
          <w:spacing w:val="-13"/>
        </w:rPr>
        <w:t xml:space="preserve"> </w:t>
      </w:r>
      <w:r>
        <w:t>their</w:t>
      </w:r>
      <w:r>
        <w:rPr>
          <w:spacing w:val="-13"/>
        </w:rPr>
        <w:t xml:space="preserve"> </w:t>
      </w:r>
      <w:r>
        <w:t>inputs are ignored</w:t>
      </w:r>
    </w:p>
    <w:p w14:paraId="6FCCC949" w14:textId="77777777" w:rsidR="000900B5" w:rsidRDefault="00000000">
      <w:pPr>
        <w:pStyle w:val="BodyText"/>
        <w:spacing w:before="270" w:line="216" w:lineRule="auto"/>
        <w:ind w:left="210" w:right="-5"/>
      </w:pPr>
      <w:r>
        <w:t>External</w:t>
      </w:r>
      <w:r>
        <w:rPr>
          <w:spacing w:val="-13"/>
        </w:rPr>
        <w:t xml:space="preserve"> </w:t>
      </w:r>
      <w:r>
        <w:t>partners</w:t>
      </w:r>
      <w:r>
        <w:rPr>
          <w:spacing w:val="-13"/>
        </w:rPr>
        <w:t xml:space="preserve"> </w:t>
      </w:r>
      <w:r>
        <w:t>do</w:t>
      </w:r>
      <w:r>
        <w:rPr>
          <w:spacing w:val="-13"/>
        </w:rPr>
        <w:t xml:space="preserve"> </w:t>
      </w:r>
      <w:r>
        <w:t xml:space="preserve">not react, are delayed, or </w:t>
      </w:r>
      <w:r>
        <w:rPr>
          <w:spacing w:val="-2"/>
        </w:rPr>
        <w:t>communication</w:t>
      </w:r>
      <w:r>
        <w:rPr>
          <w:spacing w:val="-11"/>
        </w:rPr>
        <w:t xml:space="preserve"> </w:t>
      </w:r>
      <w:r>
        <w:rPr>
          <w:spacing w:val="-2"/>
        </w:rPr>
        <w:t xml:space="preserve">towards </w:t>
      </w:r>
      <w:r>
        <w:t xml:space="preserve">them is late or poor </w:t>
      </w:r>
      <w:proofErr w:type="gramStart"/>
      <w:r>
        <w:t>Unexpected</w:t>
      </w:r>
      <w:proofErr w:type="gramEnd"/>
      <w:r>
        <w:t xml:space="preserve"> crisis in </w:t>
      </w:r>
      <w:r>
        <w:rPr>
          <w:spacing w:val="-2"/>
        </w:rPr>
        <w:t>family</w:t>
      </w:r>
    </w:p>
    <w:p w14:paraId="6FCCC94A" w14:textId="77777777" w:rsidR="000900B5" w:rsidRDefault="00000000">
      <w:pPr>
        <w:pStyle w:val="BodyText"/>
        <w:spacing w:line="216" w:lineRule="auto"/>
        <w:ind w:left="210" w:right="200"/>
        <w:jc w:val="both"/>
      </w:pPr>
      <w:r>
        <w:t>Events</w:t>
      </w:r>
      <w:r>
        <w:rPr>
          <w:spacing w:val="-13"/>
        </w:rPr>
        <w:t xml:space="preserve"> </w:t>
      </w:r>
      <w:r>
        <w:t>which</w:t>
      </w:r>
      <w:r>
        <w:rPr>
          <w:spacing w:val="-13"/>
        </w:rPr>
        <w:t xml:space="preserve"> </w:t>
      </w:r>
      <w:proofErr w:type="spellStart"/>
      <w:r>
        <w:t>can</w:t>
      </w:r>
      <w:r>
        <w:rPr>
          <w:spacing w:val="-13"/>
        </w:rPr>
        <w:t xml:space="preserve"> </w:t>
      </w:r>
      <w:r>
        <w:t>not</w:t>
      </w:r>
      <w:proofErr w:type="spellEnd"/>
      <w:r>
        <w:rPr>
          <w:spacing w:val="-13"/>
        </w:rPr>
        <w:t xml:space="preserve"> </w:t>
      </w:r>
      <w:r>
        <w:t>be influenced</w:t>
      </w:r>
      <w:r>
        <w:rPr>
          <w:spacing w:val="-13"/>
        </w:rPr>
        <w:t xml:space="preserve"> </w:t>
      </w:r>
      <w:r>
        <w:t>are</w:t>
      </w:r>
      <w:r>
        <w:rPr>
          <w:spacing w:val="-13"/>
        </w:rPr>
        <w:t xml:space="preserve"> </w:t>
      </w:r>
      <w:r>
        <w:t>very</w:t>
      </w:r>
      <w:r>
        <w:rPr>
          <w:spacing w:val="-13"/>
        </w:rPr>
        <w:t xml:space="preserve"> </w:t>
      </w:r>
      <w:r>
        <w:t>rare and very disruptive</w:t>
      </w:r>
    </w:p>
    <w:p w14:paraId="6FCCC94B" w14:textId="77777777" w:rsidR="000900B5" w:rsidRDefault="00000000">
      <w:pPr>
        <w:pStyle w:val="BodyText"/>
        <w:tabs>
          <w:tab w:val="left" w:pos="1859"/>
        </w:tabs>
        <w:spacing w:line="285" w:lineRule="exact"/>
        <w:ind w:left="203"/>
      </w:pPr>
      <w:r>
        <w:br w:type="column"/>
      </w:r>
      <w:r>
        <w:rPr>
          <w:spacing w:val="-2"/>
        </w:rPr>
        <w:t>Reduce</w:t>
      </w:r>
      <w:r>
        <w:tab/>
      </w:r>
      <w:r>
        <w:rPr>
          <w:spacing w:val="-2"/>
        </w:rPr>
        <w:t>Weekly</w:t>
      </w:r>
      <w:r>
        <w:rPr>
          <w:spacing w:val="-8"/>
        </w:rPr>
        <w:t xml:space="preserve"> </w:t>
      </w:r>
      <w:r>
        <w:rPr>
          <w:spacing w:val="-2"/>
        </w:rPr>
        <w:t>advisor</w:t>
      </w:r>
      <w:r>
        <w:rPr>
          <w:spacing w:val="-8"/>
        </w:rPr>
        <w:t xml:space="preserve"> </w:t>
      </w:r>
      <w:r>
        <w:rPr>
          <w:spacing w:val="-2"/>
        </w:rPr>
        <w:t>meetings</w:t>
      </w:r>
    </w:p>
    <w:p w14:paraId="6FCCC94C" w14:textId="77777777" w:rsidR="000900B5" w:rsidRDefault="000900B5">
      <w:pPr>
        <w:pStyle w:val="BodyText"/>
      </w:pPr>
    </w:p>
    <w:p w14:paraId="6FCCC94D" w14:textId="77777777" w:rsidR="000900B5" w:rsidRDefault="000900B5">
      <w:pPr>
        <w:pStyle w:val="BodyText"/>
        <w:spacing w:before="179"/>
      </w:pPr>
    </w:p>
    <w:p w14:paraId="6FCCC94E" w14:textId="77777777" w:rsidR="000900B5" w:rsidRDefault="00000000">
      <w:pPr>
        <w:pStyle w:val="BodyText"/>
        <w:tabs>
          <w:tab w:val="left" w:pos="1859"/>
        </w:tabs>
        <w:ind w:left="203"/>
      </w:pPr>
      <w:r>
        <w:rPr>
          <w:spacing w:val="-2"/>
        </w:rPr>
        <w:t>Reduce</w:t>
      </w:r>
      <w:r>
        <w:tab/>
      </w:r>
      <w:r>
        <w:rPr>
          <w:spacing w:val="-2"/>
        </w:rPr>
        <w:t>Stakeholders in</w:t>
      </w:r>
      <w:r>
        <w:rPr>
          <w:spacing w:val="-1"/>
        </w:rPr>
        <w:t xml:space="preserve"> </w:t>
      </w:r>
      <w:r>
        <w:rPr>
          <w:spacing w:val="-2"/>
        </w:rPr>
        <w:t>Scrum</w:t>
      </w:r>
      <w:r>
        <w:rPr>
          <w:spacing w:val="-1"/>
        </w:rPr>
        <w:t xml:space="preserve"> </w:t>
      </w:r>
      <w:r>
        <w:rPr>
          <w:spacing w:val="-4"/>
        </w:rPr>
        <w:t>team</w:t>
      </w:r>
    </w:p>
    <w:p w14:paraId="6FCCC94F" w14:textId="77777777" w:rsidR="000900B5" w:rsidRDefault="000900B5">
      <w:pPr>
        <w:pStyle w:val="BodyText"/>
      </w:pPr>
    </w:p>
    <w:p w14:paraId="6FCCC950" w14:textId="77777777" w:rsidR="000900B5" w:rsidRDefault="000900B5">
      <w:pPr>
        <w:pStyle w:val="BodyText"/>
        <w:spacing w:before="201"/>
      </w:pPr>
    </w:p>
    <w:p w14:paraId="6FCCC951" w14:textId="77777777" w:rsidR="000900B5" w:rsidRDefault="00000000">
      <w:pPr>
        <w:pStyle w:val="BodyText"/>
        <w:tabs>
          <w:tab w:val="left" w:pos="1859"/>
        </w:tabs>
        <w:spacing w:before="1" w:line="216" w:lineRule="auto"/>
        <w:ind w:left="1859" w:right="1218" w:hanging="1657"/>
      </w:pPr>
      <w:r>
        <w:rPr>
          <w:spacing w:val="-2"/>
        </w:rPr>
        <w:t>Accept</w:t>
      </w:r>
      <w:r>
        <w:tab/>
        <w:t>To</w:t>
      </w:r>
      <w:r>
        <w:rPr>
          <w:spacing w:val="-1"/>
        </w:rPr>
        <w:t xml:space="preserve"> </w:t>
      </w:r>
      <w:r>
        <w:t>be</w:t>
      </w:r>
      <w:r>
        <w:rPr>
          <w:spacing w:val="-1"/>
        </w:rPr>
        <w:t xml:space="preserve"> </w:t>
      </w:r>
      <w:r>
        <w:t>documented</w:t>
      </w:r>
      <w:r>
        <w:rPr>
          <w:spacing w:val="-1"/>
        </w:rPr>
        <w:t xml:space="preserve"> </w:t>
      </w:r>
      <w:r>
        <w:t>in</w:t>
      </w:r>
      <w:r>
        <w:rPr>
          <w:spacing w:val="-1"/>
        </w:rPr>
        <w:t xml:space="preserve"> </w:t>
      </w:r>
      <w:r>
        <w:t>Miro calendar</w:t>
      </w:r>
      <w:r>
        <w:rPr>
          <w:spacing w:val="-7"/>
        </w:rPr>
        <w:t xml:space="preserve"> </w:t>
      </w:r>
      <w:r>
        <w:t>in</w:t>
      </w:r>
      <w:r>
        <w:rPr>
          <w:spacing w:val="-6"/>
        </w:rPr>
        <w:t xml:space="preserve"> </w:t>
      </w:r>
      <w:r>
        <w:t>case</w:t>
      </w:r>
      <w:r>
        <w:rPr>
          <w:spacing w:val="-6"/>
        </w:rPr>
        <w:t xml:space="preserve"> </w:t>
      </w:r>
      <w:r>
        <w:t>it</w:t>
      </w:r>
      <w:r>
        <w:rPr>
          <w:spacing w:val="-7"/>
        </w:rPr>
        <w:t xml:space="preserve"> </w:t>
      </w:r>
      <w:r>
        <w:rPr>
          <w:spacing w:val="-2"/>
        </w:rPr>
        <w:t>happens</w:t>
      </w:r>
    </w:p>
    <w:p w14:paraId="6FCCC952" w14:textId="77777777" w:rsidR="000900B5" w:rsidRDefault="00000000">
      <w:pPr>
        <w:pStyle w:val="BodyText"/>
        <w:tabs>
          <w:tab w:val="left" w:pos="1859"/>
        </w:tabs>
        <w:spacing w:line="216" w:lineRule="auto"/>
        <w:ind w:left="1859" w:right="1218" w:hanging="1657"/>
      </w:pPr>
      <w:r>
        <w:rPr>
          <w:spacing w:val="-2"/>
        </w:rPr>
        <w:t>Accept</w:t>
      </w:r>
      <w:r>
        <w:tab/>
        <w:t>To</w:t>
      </w:r>
      <w:r>
        <w:rPr>
          <w:spacing w:val="-1"/>
        </w:rPr>
        <w:t xml:space="preserve"> </w:t>
      </w:r>
      <w:r>
        <w:t>be</w:t>
      </w:r>
      <w:r>
        <w:rPr>
          <w:spacing w:val="-1"/>
        </w:rPr>
        <w:t xml:space="preserve"> </w:t>
      </w:r>
      <w:r>
        <w:t>documented</w:t>
      </w:r>
      <w:r>
        <w:rPr>
          <w:spacing w:val="-1"/>
        </w:rPr>
        <w:t xml:space="preserve"> </w:t>
      </w:r>
      <w:r>
        <w:t>in</w:t>
      </w:r>
      <w:r>
        <w:rPr>
          <w:spacing w:val="-1"/>
        </w:rPr>
        <w:t xml:space="preserve"> </w:t>
      </w:r>
      <w:r>
        <w:t>Miro calendar</w:t>
      </w:r>
      <w:r>
        <w:rPr>
          <w:spacing w:val="-7"/>
        </w:rPr>
        <w:t xml:space="preserve"> </w:t>
      </w:r>
      <w:r>
        <w:t>in</w:t>
      </w:r>
      <w:r>
        <w:rPr>
          <w:spacing w:val="-6"/>
        </w:rPr>
        <w:t xml:space="preserve"> </w:t>
      </w:r>
      <w:r>
        <w:t>case</w:t>
      </w:r>
      <w:r>
        <w:rPr>
          <w:spacing w:val="-6"/>
        </w:rPr>
        <w:t xml:space="preserve"> </w:t>
      </w:r>
      <w:r>
        <w:t>it</w:t>
      </w:r>
      <w:r>
        <w:rPr>
          <w:spacing w:val="-7"/>
        </w:rPr>
        <w:t xml:space="preserve"> </w:t>
      </w:r>
      <w:r>
        <w:rPr>
          <w:spacing w:val="-2"/>
        </w:rPr>
        <w:t>happens</w:t>
      </w:r>
    </w:p>
    <w:p w14:paraId="6FCCC953" w14:textId="77777777" w:rsidR="000900B5" w:rsidRDefault="000900B5">
      <w:pPr>
        <w:pStyle w:val="BodyText"/>
        <w:spacing w:line="216" w:lineRule="auto"/>
        <w:sectPr w:rsidR="000900B5">
          <w:type w:val="continuous"/>
          <w:pgSz w:w="11910" w:h="16840"/>
          <w:pgMar w:top="0" w:right="0" w:bottom="280" w:left="708" w:header="0" w:footer="0" w:gutter="0"/>
          <w:cols w:num="3" w:space="720" w:equalWidth="0">
            <w:col w:w="2642" w:space="40"/>
            <w:col w:w="2758" w:space="39"/>
            <w:col w:w="5723"/>
          </w:cols>
        </w:sectPr>
      </w:pPr>
    </w:p>
    <w:p w14:paraId="6FCCC954" w14:textId="77777777" w:rsidR="000900B5" w:rsidRDefault="00000000">
      <w:pPr>
        <w:spacing w:line="20" w:lineRule="exact"/>
        <w:ind w:left="316"/>
        <w:rPr>
          <w:sz w:val="2"/>
        </w:rPr>
      </w:pPr>
      <w:r>
        <w:rPr>
          <w:noProof/>
          <w:sz w:val="2"/>
        </w:rPr>
        <mc:AlternateContent>
          <mc:Choice Requires="wps">
            <w:drawing>
              <wp:inline distT="0" distB="0" distL="0" distR="0" wp14:anchorId="6FCCCD64" wp14:editId="6FCCCD65">
                <wp:extent cx="6259830" cy="11430"/>
                <wp:effectExtent l="9525" t="0" r="0" b="762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9830" cy="11430"/>
                          <a:chOff x="0" y="0"/>
                          <a:chExt cx="6259830" cy="11430"/>
                        </a:xfrm>
                      </wpg:grpSpPr>
                      <wps:wsp>
                        <wps:cNvPr id="32" name="Graphic 32"/>
                        <wps:cNvSpPr/>
                        <wps:spPr>
                          <a:xfrm>
                            <a:off x="0" y="5543"/>
                            <a:ext cx="6259830" cy="1270"/>
                          </a:xfrm>
                          <a:custGeom>
                            <a:avLst/>
                            <a:gdLst/>
                            <a:ahLst/>
                            <a:cxnLst/>
                            <a:rect l="l" t="t" r="r" b="b"/>
                            <a:pathLst>
                              <a:path w="6259830">
                                <a:moveTo>
                                  <a:pt x="0" y="0"/>
                                </a:moveTo>
                                <a:lnTo>
                                  <a:pt x="6259322"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92.9pt;height:.9pt;mso-position-horizontal-relative:char;mso-position-vertical-relative:line" id="docshapegroup25" coordorigin="0,0" coordsize="9858,18">
                <v:line style="position:absolute" from="0,9" to="9857,9" stroked="true" strokeweight=".873pt" strokecolor="#000000">
                  <v:stroke dashstyle="solid"/>
                </v:line>
              </v:group>
            </w:pict>
          </mc:Fallback>
        </mc:AlternateContent>
      </w:r>
    </w:p>
    <w:p w14:paraId="6FCCC955" w14:textId="77777777" w:rsidR="000900B5" w:rsidRDefault="000900B5">
      <w:pPr>
        <w:pStyle w:val="BodyText"/>
        <w:spacing w:before="72"/>
        <w:rPr>
          <w:sz w:val="24"/>
        </w:rPr>
      </w:pPr>
    </w:p>
    <w:p w14:paraId="6FCCC956" w14:textId="0B53F8DB" w:rsidR="000900B5" w:rsidRDefault="00000000">
      <w:pPr>
        <w:pStyle w:val="Heading3"/>
        <w:jc w:val="both"/>
        <w:rPr>
          <w:b w:val="0"/>
        </w:rPr>
      </w:pPr>
      <w:r>
        <w:rPr>
          <w:b w:val="0"/>
          <w:color w:val="687D91"/>
          <w:w w:val="80"/>
        </w:rPr>
        <w:t>Implementation</w:t>
      </w:r>
      <w:r>
        <w:rPr>
          <w:b w:val="0"/>
          <w:color w:val="687D91"/>
          <w:spacing w:val="31"/>
        </w:rPr>
        <w:t xml:space="preserve"> </w:t>
      </w:r>
      <w:r>
        <w:rPr>
          <w:b w:val="0"/>
          <w:color w:val="687D91"/>
          <w:w w:val="80"/>
        </w:rPr>
        <w:t>of</w:t>
      </w:r>
      <w:r>
        <w:rPr>
          <w:b w:val="0"/>
          <w:color w:val="687D91"/>
          <w:spacing w:val="32"/>
        </w:rPr>
        <w:t xml:space="preserve"> </w:t>
      </w:r>
      <w:del w:id="76" w:author="Ritley Kenneth" w:date="2025-12-11T15:30:00Z" w16du:dateUtc="2025-12-11T14:30:00Z">
        <w:r w:rsidDel="00011EA8">
          <w:rPr>
            <w:b w:val="0"/>
            <w:color w:val="687D91"/>
            <w:w w:val="80"/>
          </w:rPr>
          <w:delText>Risk</w:delText>
        </w:r>
        <w:r w:rsidDel="00011EA8">
          <w:rPr>
            <w:b w:val="0"/>
            <w:color w:val="687D91"/>
            <w:spacing w:val="32"/>
          </w:rPr>
          <w:delText xml:space="preserve"> </w:delText>
        </w:r>
      </w:del>
      <w:ins w:id="77" w:author="Ritley Kenneth" w:date="2025-12-11T15:30:00Z" w16du:dateUtc="2025-12-11T14:30:00Z">
        <w:r w:rsidR="00011EA8">
          <w:rPr>
            <w:b w:val="0"/>
            <w:color w:val="687D91"/>
            <w:w w:val="80"/>
          </w:rPr>
          <w:t>r</w:t>
        </w:r>
        <w:r w:rsidR="00011EA8">
          <w:rPr>
            <w:b w:val="0"/>
            <w:color w:val="687D91"/>
            <w:w w:val="80"/>
          </w:rPr>
          <w:t>isk</w:t>
        </w:r>
        <w:r w:rsidR="00011EA8">
          <w:rPr>
            <w:b w:val="0"/>
            <w:color w:val="687D91"/>
            <w:spacing w:val="32"/>
          </w:rPr>
          <w:t xml:space="preserve"> </w:t>
        </w:r>
      </w:ins>
      <w:del w:id="78" w:author="Ritley Kenneth" w:date="2025-12-11T15:30:00Z" w16du:dateUtc="2025-12-11T14:30:00Z">
        <w:r w:rsidDel="00011EA8">
          <w:rPr>
            <w:b w:val="0"/>
            <w:color w:val="687D91"/>
            <w:w w:val="80"/>
          </w:rPr>
          <w:delText>Mitigation</w:delText>
        </w:r>
        <w:r w:rsidDel="00011EA8">
          <w:rPr>
            <w:b w:val="0"/>
            <w:color w:val="687D91"/>
            <w:spacing w:val="32"/>
          </w:rPr>
          <w:delText xml:space="preserve"> </w:delText>
        </w:r>
      </w:del>
      <w:ins w:id="79" w:author="Ritley Kenneth" w:date="2025-12-11T15:30:00Z" w16du:dateUtc="2025-12-11T14:30:00Z">
        <w:r w:rsidR="00011EA8">
          <w:rPr>
            <w:b w:val="0"/>
            <w:color w:val="687D91"/>
            <w:w w:val="80"/>
          </w:rPr>
          <w:t>m</w:t>
        </w:r>
        <w:r w:rsidR="00011EA8">
          <w:rPr>
            <w:b w:val="0"/>
            <w:color w:val="687D91"/>
            <w:w w:val="80"/>
          </w:rPr>
          <w:t>itigation</w:t>
        </w:r>
        <w:r w:rsidR="00011EA8">
          <w:rPr>
            <w:b w:val="0"/>
            <w:color w:val="687D91"/>
            <w:spacing w:val="32"/>
          </w:rPr>
          <w:t xml:space="preserve"> </w:t>
        </w:r>
      </w:ins>
      <w:del w:id="80" w:author="Ritley Kenneth" w:date="2025-12-11T15:30:00Z" w16du:dateUtc="2025-12-11T14:30:00Z">
        <w:r w:rsidDel="00011EA8">
          <w:rPr>
            <w:b w:val="0"/>
            <w:color w:val="687D91"/>
            <w:spacing w:val="-2"/>
            <w:w w:val="80"/>
          </w:rPr>
          <w:delText>Strategies</w:delText>
        </w:r>
      </w:del>
      <w:ins w:id="81" w:author="Ritley Kenneth" w:date="2025-12-11T15:30:00Z" w16du:dateUtc="2025-12-11T14:30:00Z">
        <w:r w:rsidR="00011EA8">
          <w:rPr>
            <w:b w:val="0"/>
            <w:color w:val="687D91"/>
            <w:spacing w:val="-2"/>
            <w:w w:val="80"/>
          </w:rPr>
          <w:t>s</w:t>
        </w:r>
        <w:r w:rsidR="00011EA8">
          <w:rPr>
            <w:b w:val="0"/>
            <w:color w:val="687D91"/>
            <w:spacing w:val="-2"/>
            <w:w w:val="80"/>
          </w:rPr>
          <w:t>trategies</w:t>
        </w:r>
      </w:ins>
    </w:p>
    <w:p w14:paraId="6FCCC957" w14:textId="77777777" w:rsidR="000900B5" w:rsidRDefault="00000000">
      <w:pPr>
        <w:pStyle w:val="BodyText"/>
        <w:spacing w:before="147" w:line="216" w:lineRule="auto"/>
        <w:ind w:left="142" w:right="848"/>
        <w:jc w:val="both"/>
      </w:pPr>
      <w:r>
        <w:rPr>
          <w:spacing w:val="-2"/>
        </w:rPr>
        <w:t>Identifying</w:t>
      </w:r>
      <w:r>
        <w:rPr>
          <w:spacing w:val="-9"/>
        </w:rPr>
        <w:t xml:space="preserve"> </w:t>
      </w:r>
      <w:r>
        <w:rPr>
          <w:spacing w:val="-2"/>
        </w:rPr>
        <w:t>the</w:t>
      </w:r>
      <w:r>
        <w:rPr>
          <w:spacing w:val="-9"/>
        </w:rPr>
        <w:t xml:space="preserve"> </w:t>
      </w:r>
      <w:r>
        <w:rPr>
          <w:spacing w:val="-2"/>
        </w:rPr>
        <w:t>key</w:t>
      </w:r>
      <w:r>
        <w:rPr>
          <w:spacing w:val="-9"/>
        </w:rPr>
        <w:t xml:space="preserve"> </w:t>
      </w:r>
      <w:r>
        <w:rPr>
          <w:spacing w:val="-2"/>
        </w:rPr>
        <w:t>risks</w:t>
      </w:r>
      <w:r>
        <w:rPr>
          <w:spacing w:val="-9"/>
        </w:rPr>
        <w:t xml:space="preserve"> </w:t>
      </w:r>
      <w:r>
        <w:rPr>
          <w:spacing w:val="-2"/>
        </w:rPr>
        <w:t>is</w:t>
      </w:r>
      <w:r>
        <w:rPr>
          <w:spacing w:val="-9"/>
        </w:rPr>
        <w:t xml:space="preserve"> </w:t>
      </w:r>
      <w:r>
        <w:rPr>
          <w:spacing w:val="-2"/>
        </w:rPr>
        <w:t>the</w:t>
      </w:r>
      <w:r>
        <w:rPr>
          <w:spacing w:val="-9"/>
        </w:rPr>
        <w:t xml:space="preserve"> </w:t>
      </w:r>
      <w:r>
        <w:rPr>
          <w:spacing w:val="-2"/>
        </w:rPr>
        <w:t>first</w:t>
      </w:r>
      <w:r>
        <w:rPr>
          <w:spacing w:val="-9"/>
        </w:rPr>
        <w:t xml:space="preserve"> </w:t>
      </w:r>
      <w:r>
        <w:rPr>
          <w:spacing w:val="-2"/>
        </w:rPr>
        <w:t>step</w:t>
      </w:r>
      <w:r>
        <w:rPr>
          <w:spacing w:val="-9"/>
        </w:rPr>
        <w:t xml:space="preserve"> </w:t>
      </w:r>
      <w:r>
        <w:rPr>
          <w:spacing w:val="-2"/>
        </w:rPr>
        <w:t>in</w:t>
      </w:r>
      <w:r>
        <w:rPr>
          <w:spacing w:val="-9"/>
        </w:rPr>
        <w:t xml:space="preserve"> </w:t>
      </w:r>
      <w:r>
        <w:rPr>
          <w:spacing w:val="-2"/>
        </w:rPr>
        <w:t>the</w:t>
      </w:r>
      <w:r>
        <w:rPr>
          <w:spacing w:val="-9"/>
        </w:rPr>
        <w:t xml:space="preserve"> </w:t>
      </w:r>
      <w:r>
        <w:rPr>
          <w:spacing w:val="-2"/>
        </w:rPr>
        <w:t>overall</w:t>
      </w:r>
      <w:r>
        <w:rPr>
          <w:spacing w:val="-9"/>
        </w:rPr>
        <w:t xml:space="preserve"> </w:t>
      </w:r>
      <w:r>
        <w:rPr>
          <w:spacing w:val="-2"/>
        </w:rPr>
        <w:t>risk</w:t>
      </w:r>
      <w:r>
        <w:rPr>
          <w:spacing w:val="-9"/>
        </w:rPr>
        <w:t xml:space="preserve"> </w:t>
      </w:r>
      <w:r>
        <w:rPr>
          <w:spacing w:val="-2"/>
        </w:rPr>
        <w:t>management</w:t>
      </w:r>
      <w:r>
        <w:rPr>
          <w:spacing w:val="-9"/>
        </w:rPr>
        <w:t xml:space="preserve"> </w:t>
      </w:r>
      <w:r>
        <w:rPr>
          <w:spacing w:val="-2"/>
        </w:rPr>
        <w:t>approach;</w:t>
      </w:r>
      <w:r>
        <w:rPr>
          <w:spacing w:val="-6"/>
        </w:rPr>
        <w:t xml:space="preserve"> </w:t>
      </w:r>
      <w:r>
        <w:rPr>
          <w:spacing w:val="-2"/>
        </w:rPr>
        <w:t>this</w:t>
      </w:r>
      <w:r>
        <w:rPr>
          <w:spacing w:val="-9"/>
        </w:rPr>
        <w:t xml:space="preserve"> </w:t>
      </w:r>
      <w:r>
        <w:rPr>
          <w:spacing w:val="-2"/>
        </w:rPr>
        <w:t>is</w:t>
      </w:r>
      <w:r>
        <w:rPr>
          <w:spacing w:val="-9"/>
        </w:rPr>
        <w:t xml:space="preserve"> </w:t>
      </w:r>
      <w:r>
        <w:rPr>
          <w:spacing w:val="-2"/>
        </w:rPr>
        <w:t>followed</w:t>
      </w:r>
      <w:r>
        <w:rPr>
          <w:spacing w:val="-9"/>
        </w:rPr>
        <w:t xml:space="preserve"> </w:t>
      </w:r>
      <w:r>
        <w:rPr>
          <w:spacing w:val="-2"/>
        </w:rPr>
        <w:t>by</w:t>
      </w:r>
      <w:r>
        <w:rPr>
          <w:spacing w:val="-9"/>
        </w:rPr>
        <w:t xml:space="preserve"> </w:t>
      </w:r>
      <w:proofErr w:type="spellStart"/>
      <w:r>
        <w:rPr>
          <w:spacing w:val="-2"/>
        </w:rPr>
        <w:t>defin-</w:t>
      </w:r>
      <w:r>
        <w:t>ing</w:t>
      </w:r>
      <w:proofErr w:type="spellEnd"/>
      <w:r>
        <w:t xml:space="preserve"> measures for each of the risks.</w:t>
      </w:r>
      <w:r>
        <w:rPr>
          <w:spacing w:val="28"/>
        </w:rPr>
        <w:t xml:space="preserve"> </w:t>
      </w:r>
      <w:r>
        <w:t xml:space="preserve">In the following table, the implementation of these measures is </w:t>
      </w:r>
      <w:proofErr w:type="gramStart"/>
      <w:r>
        <w:t>doc-</w:t>
      </w:r>
      <w:proofErr w:type="spellStart"/>
      <w:r>
        <w:t>umented</w:t>
      </w:r>
      <w:proofErr w:type="spellEnd"/>
      <w:proofErr w:type="gramEnd"/>
      <w:r>
        <w:t>.</w:t>
      </w:r>
      <w:r>
        <w:rPr>
          <w:spacing w:val="40"/>
        </w:rPr>
        <w:t xml:space="preserve"> </w:t>
      </w:r>
      <w:r>
        <w:t>The measures have been implemented according to the strategies and descriptions outlined above. Table</w:t>
      </w:r>
      <w:r>
        <w:rPr>
          <w:spacing w:val="-1"/>
        </w:rPr>
        <w:t xml:space="preserve"> </w:t>
      </w:r>
      <w:hyperlink w:anchor="_bookmark27" w:history="1">
        <w:r>
          <w:t>2.4</w:t>
        </w:r>
      </w:hyperlink>
      <w:r>
        <w:rPr>
          <w:spacing w:val="-1"/>
        </w:rPr>
        <w:t xml:space="preserve"> </w:t>
      </w:r>
      <w:r>
        <w:t>provides</w:t>
      </w:r>
      <w:r>
        <w:rPr>
          <w:spacing w:val="-1"/>
        </w:rPr>
        <w:t xml:space="preserve"> </w:t>
      </w:r>
      <w:r>
        <w:t>an</w:t>
      </w:r>
      <w:r>
        <w:rPr>
          <w:spacing w:val="-1"/>
        </w:rPr>
        <w:t xml:space="preserve"> </w:t>
      </w:r>
      <w:r>
        <w:t>overview</w:t>
      </w:r>
      <w:r>
        <w:rPr>
          <w:spacing w:val="-1"/>
        </w:rPr>
        <w:t xml:space="preserve"> </w:t>
      </w:r>
      <w:r>
        <w:t>of</w:t>
      </w:r>
      <w:r>
        <w:rPr>
          <w:spacing w:val="-1"/>
        </w:rPr>
        <w:t xml:space="preserve"> </w:t>
      </w:r>
      <w:r>
        <w:t>the</w:t>
      </w:r>
      <w:r>
        <w:rPr>
          <w:spacing w:val="-1"/>
        </w:rPr>
        <w:t xml:space="preserve"> </w:t>
      </w:r>
      <w:r>
        <w:t>actions</w:t>
      </w:r>
      <w:r>
        <w:rPr>
          <w:spacing w:val="-1"/>
        </w:rPr>
        <w:t xml:space="preserve"> </w:t>
      </w:r>
      <w:r>
        <w:t>taken</w:t>
      </w:r>
      <w:r>
        <w:rPr>
          <w:spacing w:val="-1"/>
        </w:rPr>
        <w:t xml:space="preserve"> </w:t>
      </w:r>
      <w:r>
        <w:t>and</w:t>
      </w:r>
      <w:r>
        <w:rPr>
          <w:spacing w:val="-1"/>
        </w:rPr>
        <w:t xml:space="preserve"> </w:t>
      </w:r>
      <w:r>
        <w:t>when</w:t>
      </w:r>
      <w:r>
        <w:rPr>
          <w:spacing w:val="-1"/>
        </w:rPr>
        <w:t xml:space="preserve"> </w:t>
      </w:r>
      <w:r>
        <w:t>they</w:t>
      </w:r>
      <w:r>
        <w:rPr>
          <w:spacing w:val="-1"/>
        </w:rPr>
        <w:t xml:space="preserve"> </w:t>
      </w:r>
      <w:r>
        <w:t>were</w:t>
      </w:r>
      <w:r>
        <w:rPr>
          <w:spacing w:val="-1"/>
        </w:rPr>
        <w:t xml:space="preserve"> </w:t>
      </w:r>
      <w:r>
        <w:t>carried</w:t>
      </w:r>
      <w:r>
        <w:rPr>
          <w:spacing w:val="-1"/>
        </w:rPr>
        <w:t xml:space="preserve"> </w:t>
      </w:r>
      <w:r>
        <w:t>out.</w:t>
      </w:r>
    </w:p>
    <w:p w14:paraId="6FCCC958" w14:textId="77777777" w:rsidR="000900B5" w:rsidRDefault="000900B5">
      <w:pPr>
        <w:pStyle w:val="BodyText"/>
        <w:spacing w:before="69"/>
      </w:pPr>
    </w:p>
    <w:p w14:paraId="6FCCC959" w14:textId="77777777" w:rsidR="000900B5" w:rsidRDefault="00000000">
      <w:pPr>
        <w:spacing w:before="1" w:after="3"/>
        <w:ind w:left="142"/>
        <w:jc w:val="both"/>
        <w:rPr>
          <w:rFonts w:ascii="Arial"/>
          <w:sz w:val="18"/>
        </w:rPr>
      </w:pPr>
      <w:bookmarkStart w:id="82" w:name="_bookmark27"/>
      <w:bookmarkEnd w:id="82"/>
      <w:r>
        <w:rPr>
          <w:rFonts w:ascii="Arial Black"/>
          <w:color w:val="687D91"/>
          <w:spacing w:val="-6"/>
          <w:sz w:val="18"/>
        </w:rPr>
        <w:t>Table</w:t>
      </w:r>
      <w:r>
        <w:rPr>
          <w:rFonts w:ascii="Arial Black"/>
          <w:color w:val="687D91"/>
          <w:spacing w:val="-7"/>
          <w:sz w:val="18"/>
        </w:rPr>
        <w:t xml:space="preserve"> </w:t>
      </w:r>
      <w:r>
        <w:rPr>
          <w:rFonts w:ascii="Arial Black"/>
          <w:color w:val="687D91"/>
          <w:spacing w:val="-6"/>
          <w:sz w:val="18"/>
        </w:rPr>
        <w:t>2.4.:</w:t>
      </w:r>
      <w:r>
        <w:rPr>
          <w:rFonts w:ascii="Arial Black"/>
          <w:color w:val="687D91"/>
          <w:spacing w:val="-7"/>
          <w:sz w:val="18"/>
        </w:rPr>
        <w:t xml:space="preserve"> </w:t>
      </w:r>
      <w:r>
        <w:rPr>
          <w:rFonts w:ascii="Arial"/>
          <w:color w:val="687D91"/>
          <w:spacing w:val="-6"/>
          <w:sz w:val="18"/>
        </w:rPr>
        <w:t>Risk</w:t>
      </w:r>
      <w:r>
        <w:rPr>
          <w:rFonts w:ascii="Arial"/>
          <w:color w:val="687D91"/>
          <w:spacing w:val="1"/>
          <w:sz w:val="18"/>
        </w:rPr>
        <w:t xml:space="preserve"> </w:t>
      </w:r>
      <w:r>
        <w:rPr>
          <w:rFonts w:ascii="Arial"/>
          <w:color w:val="687D91"/>
          <w:spacing w:val="-6"/>
          <w:sz w:val="18"/>
        </w:rPr>
        <w:t>Strategy</w:t>
      </w:r>
      <w:r>
        <w:rPr>
          <w:rFonts w:ascii="Arial"/>
          <w:color w:val="687D91"/>
          <w:spacing w:val="1"/>
          <w:sz w:val="18"/>
        </w:rPr>
        <w:t xml:space="preserve"> </w:t>
      </w:r>
      <w:r>
        <w:rPr>
          <w:rFonts w:ascii="Arial"/>
          <w:color w:val="687D91"/>
          <w:spacing w:val="-6"/>
          <w:sz w:val="18"/>
        </w:rPr>
        <w:t>and</w:t>
      </w:r>
      <w:r>
        <w:rPr>
          <w:rFonts w:ascii="Arial"/>
          <w:color w:val="687D91"/>
          <w:spacing w:val="1"/>
          <w:sz w:val="18"/>
        </w:rPr>
        <w:t xml:space="preserve"> </w:t>
      </w:r>
      <w:r>
        <w:rPr>
          <w:rFonts w:ascii="Arial"/>
          <w:color w:val="687D91"/>
          <w:spacing w:val="-6"/>
          <w:sz w:val="18"/>
        </w:rPr>
        <w:t>Action</w:t>
      </w:r>
      <w:r>
        <w:rPr>
          <w:rFonts w:ascii="Arial"/>
          <w:color w:val="687D91"/>
          <w:spacing w:val="1"/>
          <w:sz w:val="18"/>
        </w:rPr>
        <w:t xml:space="preserve"> </w:t>
      </w:r>
      <w:r>
        <w:rPr>
          <w:rFonts w:ascii="Arial"/>
          <w:color w:val="687D91"/>
          <w:spacing w:val="-6"/>
          <w:sz w:val="18"/>
        </w:rPr>
        <w:t>Overview</w:t>
      </w:r>
    </w:p>
    <w:p w14:paraId="6FCCC95A" w14:textId="77777777" w:rsidR="000900B5" w:rsidRDefault="00000000">
      <w:pPr>
        <w:spacing w:line="20" w:lineRule="exact"/>
        <w:ind w:left="350"/>
        <w:rPr>
          <w:rFonts w:ascii="Arial"/>
          <w:sz w:val="2"/>
        </w:rPr>
      </w:pPr>
      <w:r>
        <w:rPr>
          <w:rFonts w:ascii="Arial"/>
          <w:noProof/>
          <w:sz w:val="2"/>
        </w:rPr>
        <mc:AlternateContent>
          <mc:Choice Requires="wps">
            <w:drawing>
              <wp:inline distT="0" distB="0" distL="0" distR="0" wp14:anchorId="6FCCCD66" wp14:editId="6FCCCD67">
                <wp:extent cx="6216015" cy="11430"/>
                <wp:effectExtent l="9525" t="0" r="3810" b="762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015" cy="11430"/>
                          <a:chOff x="0" y="0"/>
                          <a:chExt cx="6216015" cy="11430"/>
                        </a:xfrm>
                      </wpg:grpSpPr>
                      <wps:wsp>
                        <wps:cNvPr id="34" name="Graphic 34"/>
                        <wps:cNvSpPr/>
                        <wps:spPr>
                          <a:xfrm>
                            <a:off x="0" y="5543"/>
                            <a:ext cx="6216015" cy="1270"/>
                          </a:xfrm>
                          <a:custGeom>
                            <a:avLst/>
                            <a:gdLst/>
                            <a:ahLst/>
                            <a:cxnLst/>
                            <a:rect l="l" t="t" r="r" b="b"/>
                            <a:pathLst>
                              <a:path w="6216015">
                                <a:moveTo>
                                  <a:pt x="0" y="0"/>
                                </a:moveTo>
                                <a:lnTo>
                                  <a:pt x="6215494"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9.45pt;height:.9pt;mso-position-horizontal-relative:char;mso-position-vertical-relative:line" id="docshapegroup26" coordorigin="0,0" coordsize="9789,18">
                <v:line style="position:absolute" from="0,9" to="9788,9" stroked="true" strokeweight=".873pt" strokecolor="#000000">
                  <v:stroke dashstyle="solid"/>
                </v:line>
              </v:group>
            </w:pict>
          </mc:Fallback>
        </mc:AlternateContent>
      </w:r>
    </w:p>
    <w:p w14:paraId="6FCCC95B" w14:textId="77777777" w:rsidR="000900B5" w:rsidRDefault="00000000">
      <w:pPr>
        <w:tabs>
          <w:tab w:val="left" w:pos="1156"/>
          <w:tab w:val="left" w:pos="3380"/>
          <w:tab w:val="left" w:pos="9131"/>
        </w:tabs>
        <w:spacing w:before="15"/>
        <w:ind w:left="466"/>
        <w:rPr>
          <w:rFonts w:ascii="Palatino Linotype"/>
          <w:b/>
        </w:rPr>
      </w:pPr>
      <w:r>
        <w:rPr>
          <w:rFonts w:ascii="Palatino Linotype"/>
          <w:b/>
          <w:noProof/>
        </w:rPr>
        <mc:AlternateContent>
          <mc:Choice Requires="wps">
            <w:drawing>
              <wp:anchor distT="0" distB="0" distL="0" distR="0" simplePos="0" relativeHeight="15734272" behindDoc="0" locked="0" layoutInCell="1" allowOverlap="1" wp14:anchorId="6FCCCD68" wp14:editId="6FCCCD69">
                <wp:simplePos x="0" y="0"/>
                <wp:positionH relativeFrom="page">
                  <wp:posOffset>672249</wp:posOffset>
                </wp:positionH>
                <wp:positionV relativeFrom="paragraph">
                  <wp:posOffset>237477</wp:posOffset>
                </wp:positionV>
                <wp:extent cx="621601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6015" cy="1270"/>
                        </a:xfrm>
                        <a:custGeom>
                          <a:avLst/>
                          <a:gdLst/>
                          <a:ahLst/>
                          <a:cxnLst/>
                          <a:rect l="l" t="t" r="r" b="b"/>
                          <a:pathLst>
                            <a:path w="6216015">
                              <a:moveTo>
                                <a:pt x="0" y="0"/>
                              </a:moveTo>
                              <a:lnTo>
                                <a:pt x="6215494"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4272" from="52.932999pt,18.698999pt" to="542.341999pt,18.698999pt" stroked="true" strokeweight=".545pt" strokecolor="#000000">
                <v:stroke dashstyle="solid"/>
                <w10:wrap type="none"/>
              </v:line>
            </w:pict>
          </mc:Fallback>
        </mc:AlternateContent>
      </w:r>
      <w:r>
        <w:rPr>
          <w:rFonts w:ascii="Palatino Linotype"/>
          <w:b/>
          <w:spacing w:val="-5"/>
        </w:rPr>
        <w:t>No.</w:t>
      </w:r>
      <w:r>
        <w:rPr>
          <w:rFonts w:ascii="Palatino Linotype"/>
          <w:b/>
        </w:rPr>
        <w:tab/>
      </w:r>
      <w:r>
        <w:rPr>
          <w:rFonts w:ascii="Palatino Linotype"/>
          <w:b/>
          <w:spacing w:val="-4"/>
        </w:rPr>
        <w:t>Risk</w:t>
      </w:r>
      <w:r>
        <w:rPr>
          <w:rFonts w:ascii="Palatino Linotype"/>
          <w:b/>
        </w:rPr>
        <w:tab/>
        <w:t>Strategy</w:t>
      </w:r>
      <w:r>
        <w:rPr>
          <w:rFonts w:ascii="Palatino Linotype"/>
          <w:b/>
          <w:spacing w:val="-12"/>
        </w:rPr>
        <w:t xml:space="preserve"> </w:t>
      </w:r>
      <w:r>
        <w:rPr>
          <w:rFonts w:ascii="Palatino Linotype"/>
          <w:b/>
        </w:rPr>
        <w:t>Decision</w:t>
      </w:r>
      <w:r>
        <w:rPr>
          <w:rFonts w:ascii="Palatino Linotype"/>
          <w:b/>
          <w:spacing w:val="-12"/>
        </w:rPr>
        <w:t xml:space="preserve"> </w:t>
      </w:r>
      <w:r>
        <w:rPr>
          <w:rFonts w:ascii="Palatino Linotype"/>
          <w:b/>
        </w:rPr>
        <w:t>/</w:t>
      </w:r>
      <w:r>
        <w:rPr>
          <w:rFonts w:ascii="Palatino Linotype"/>
          <w:b/>
          <w:spacing w:val="-12"/>
        </w:rPr>
        <w:t xml:space="preserve"> </w:t>
      </w:r>
      <w:r>
        <w:rPr>
          <w:rFonts w:ascii="Palatino Linotype"/>
          <w:b/>
          <w:spacing w:val="-4"/>
        </w:rPr>
        <w:t>What</w:t>
      </w:r>
      <w:r>
        <w:rPr>
          <w:rFonts w:ascii="Palatino Linotype"/>
          <w:b/>
        </w:rPr>
        <w:tab/>
      </w:r>
      <w:r>
        <w:rPr>
          <w:rFonts w:ascii="Palatino Linotype"/>
          <w:b/>
          <w:spacing w:val="-4"/>
        </w:rPr>
        <w:t>When</w:t>
      </w:r>
    </w:p>
    <w:p w14:paraId="6FCCC95C" w14:textId="77777777" w:rsidR="000900B5" w:rsidRDefault="000900B5">
      <w:pPr>
        <w:rPr>
          <w:rFonts w:ascii="Palatino Linotype"/>
          <w:b/>
        </w:rPr>
        <w:sectPr w:rsidR="000900B5">
          <w:type w:val="continuous"/>
          <w:pgSz w:w="11910" w:h="16840"/>
          <w:pgMar w:top="0" w:right="0" w:bottom="280" w:left="708" w:header="0" w:footer="0" w:gutter="0"/>
          <w:cols w:space="720"/>
        </w:sectPr>
      </w:pPr>
    </w:p>
    <w:p w14:paraId="6FCCC95D" w14:textId="77777777" w:rsidR="000900B5" w:rsidRDefault="00000000">
      <w:pPr>
        <w:pStyle w:val="ListParagraph"/>
        <w:numPr>
          <w:ilvl w:val="0"/>
          <w:numId w:val="10"/>
        </w:numPr>
        <w:tabs>
          <w:tab w:val="left" w:pos="1156"/>
          <w:tab w:val="left" w:pos="3379"/>
        </w:tabs>
        <w:spacing w:before="96" w:line="286" w:lineRule="exact"/>
        <w:ind w:hanging="569"/>
      </w:pPr>
      <w:r>
        <w:rPr>
          <w:spacing w:val="-2"/>
        </w:rPr>
        <w:t>Unclear</w:t>
      </w:r>
      <w:r>
        <w:rPr>
          <w:spacing w:val="-10"/>
        </w:rPr>
        <w:t xml:space="preserve"> </w:t>
      </w:r>
      <w:r>
        <w:rPr>
          <w:spacing w:val="-2"/>
        </w:rPr>
        <w:t>question</w:t>
      </w:r>
      <w:r>
        <w:tab/>
      </w:r>
      <w:proofErr w:type="gramStart"/>
      <w:r>
        <w:t>In</w:t>
      </w:r>
      <w:proofErr w:type="gramEnd"/>
      <w:r>
        <w:rPr>
          <w:spacing w:val="-13"/>
        </w:rPr>
        <w:t xml:space="preserve"> </w:t>
      </w:r>
      <w:r>
        <w:t>the</w:t>
      </w:r>
      <w:r>
        <w:rPr>
          <w:spacing w:val="-12"/>
        </w:rPr>
        <w:t xml:space="preserve"> </w:t>
      </w:r>
      <w:r>
        <w:t>research</w:t>
      </w:r>
      <w:r>
        <w:rPr>
          <w:spacing w:val="-12"/>
        </w:rPr>
        <w:t xml:space="preserve"> </w:t>
      </w:r>
      <w:r>
        <w:t>section</w:t>
      </w:r>
      <w:r>
        <w:rPr>
          <w:spacing w:val="-12"/>
        </w:rPr>
        <w:t xml:space="preserve"> </w:t>
      </w:r>
      <w:r>
        <w:t>SMART</w:t>
      </w:r>
      <w:r>
        <w:rPr>
          <w:spacing w:val="-12"/>
        </w:rPr>
        <w:t xml:space="preserve"> </w:t>
      </w:r>
      <w:r>
        <w:t>goals</w:t>
      </w:r>
      <w:r>
        <w:rPr>
          <w:spacing w:val="-12"/>
        </w:rPr>
        <w:t xml:space="preserve"> </w:t>
      </w:r>
      <w:r>
        <w:t>have</w:t>
      </w:r>
      <w:r>
        <w:rPr>
          <w:spacing w:val="-13"/>
        </w:rPr>
        <w:t xml:space="preserve"> </w:t>
      </w:r>
      <w:r>
        <w:rPr>
          <w:spacing w:val="-4"/>
        </w:rPr>
        <w:t>been</w:t>
      </w:r>
    </w:p>
    <w:p w14:paraId="6FCCC95E" w14:textId="77777777" w:rsidR="000900B5" w:rsidRDefault="00000000">
      <w:pPr>
        <w:pStyle w:val="BodyText"/>
        <w:spacing w:line="271" w:lineRule="exact"/>
        <w:ind w:left="3380"/>
      </w:pPr>
      <w:r>
        <w:rPr>
          <w:spacing w:val="-2"/>
        </w:rPr>
        <w:t>setup</w:t>
      </w:r>
    </w:p>
    <w:p w14:paraId="6FCCC95F" w14:textId="77777777" w:rsidR="000900B5" w:rsidRDefault="00000000">
      <w:pPr>
        <w:pStyle w:val="ListParagraph"/>
        <w:numPr>
          <w:ilvl w:val="0"/>
          <w:numId w:val="10"/>
        </w:numPr>
        <w:tabs>
          <w:tab w:val="left" w:pos="1156"/>
          <w:tab w:val="left" w:pos="3379"/>
        </w:tabs>
        <w:spacing w:line="271" w:lineRule="exact"/>
        <w:ind w:hanging="578"/>
      </w:pPr>
      <w:r>
        <w:rPr>
          <w:spacing w:val="-2"/>
        </w:rPr>
        <w:t>Unclear</w:t>
      </w:r>
      <w:r>
        <w:rPr>
          <w:spacing w:val="-10"/>
        </w:rPr>
        <w:t xml:space="preserve"> </w:t>
      </w:r>
      <w:r>
        <w:rPr>
          <w:spacing w:val="-2"/>
        </w:rPr>
        <w:t>goals</w:t>
      </w:r>
      <w:r>
        <w:tab/>
      </w:r>
      <w:proofErr w:type="gramStart"/>
      <w:r>
        <w:t>The</w:t>
      </w:r>
      <w:proofErr w:type="gramEnd"/>
      <w:r>
        <w:rPr>
          <w:spacing w:val="-10"/>
        </w:rPr>
        <w:t xml:space="preserve"> </w:t>
      </w:r>
      <w:r>
        <w:t>introduction</w:t>
      </w:r>
      <w:r>
        <w:rPr>
          <w:spacing w:val="-9"/>
        </w:rPr>
        <w:t xml:space="preserve"> </w:t>
      </w:r>
      <w:r>
        <w:t>describes</w:t>
      </w:r>
      <w:r>
        <w:rPr>
          <w:spacing w:val="-10"/>
        </w:rPr>
        <w:t xml:space="preserve"> </w:t>
      </w:r>
      <w:r>
        <w:t>which</w:t>
      </w:r>
      <w:r>
        <w:rPr>
          <w:spacing w:val="-9"/>
        </w:rPr>
        <w:t xml:space="preserve"> </w:t>
      </w:r>
      <w:r>
        <w:t>parts</w:t>
      </w:r>
      <w:r>
        <w:rPr>
          <w:spacing w:val="-9"/>
        </w:rPr>
        <w:t xml:space="preserve"> </w:t>
      </w:r>
      <w:r>
        <w:t>of</w:t>
      </w:r>
      <w:r>
        <w:rPr>
          <w:spacing w:val="-10"/>
        </w:rPr>
        <w:t xml:space="preserve"> </w:t>
      </w:r>
      <w:r>
        <w:t>the</w:t>
      </w:r>
      <w:r>
        <w:rPr>
          <w:spacing w:val="-9"/>
        </w:rPr>
        <w:t xml:space="preserve"> </w:t>
      </w:r>
      <w:r>
        <w:rPr>
          <w:spacing w:val="-2"/>
        </w:rPr>
        <w:t>initial</w:t>
      </w:r>
    </w:p>
    <w:p w14:paraId="6FCCC960" w14:textId="77777777" w:rsidR="000900B5" w:rsidRDefault="00000000">
      <w:pPr>
        <w:pStyle w:val="BodyText"/>
        <w:spacing w:line="286" w:lineRule="exact"/>
        <w:ind w:left="3380"/>
      </w:pPr>
      <w:r>
        <w:t>project</w:t>
      </w:r>
      <w:r>
        <w:rPr>
          <w:spacing w:val="-9"/>
        </w:rPr>
        <w:t xml:space="preserve"> </w:t>
      </w:r>
      <w:r>
        <w:t>description</w:t>
      </w:r>
      <w:r>
        <w:rPr>
          <w:spacing w:val="-8"/>
        </w:rPr>
        <w:t xml:space="preserve"> </w:t>
      </w:r>
      <w:proofErr w:type="gramStart"/>
      <w:r>
        <w:t>are</w:t>
      </w:r>
      <w:proofErr w:type="gramEnd"/>
      <w:r>
        <w:rPr>
          <w:spacing w:val="-8"/>
        </w:rPr>
        <w:t xml:space="preserve"> </w:t>
      </w:r>
      <w:r>
        <w:t>part</w:t>
      </w:r>
      <w:r>
        <w:rPr>
          <w:spacing w:val="-8"/>
        </w:rPr>
        <w:t xml:space="preserve"> </w:t>
      </w:r>
      <w:r>
        <w:t>of</w:t>
      </w:r>
      <w:r>
        <w:rPr>
          <w:spacing w:val="-8"/>
        </w:rPr>
        <w:t xml:space="preserve"> </w:t>
      </w:r>
      <w:r>
        <w:t>this</w:t>
      </w:r>
      <w:r>
        <w:rPr>
          <w:spacing w:val="-8"/>
        </w:rPr>
        <w:t xml:space="preserve"> </w:t>
      </w:r>
      <w:r>
        <w:rPr>
          <w:spacing w:val="-2"/>
        </w:rPr>
        <w:t>document</w:t>
      </w:r>
    </w:p>
    <w:p w14:paraId="6FCCC961" w14:textId="77777777" w:rsidR="000900B5" w:rsidRDefault="00000000">
      <w:pPr>
        <w:pStyle w:val="BodyText"/>
        <w:spacing w:before="96"/>
        <w:ind w:left="475"/>
      </w:pPr>
      <w:r>
        <w:br w:type="column"/>
      </w:r>
      <w:r>
        <w:rPr>
          <w:spacing w:val="-2"/>
        </w:rPr>
        <w:t>23.10.2099</w:t>
      </w:r>
    </w:p>
    <w:p w14:paraId="6FCCC962" w14:textId="77777777" w:rsidR="000900B5" w:rsidRDefault="000900B5">
      <w:pPr>
        <w:pStyle w:val="BodyText"/>
        <w:sectPr w:rsidR="000900B5">
          <w:type w:val="continuous"/>
          <w:pgSz w:w="11910" w:h="16840"/>
          <w:pgMar w:top="0" w:right="0" w:bottom="280" w:left="708" w:header="0" w:footer="0" w:gutter="0"/>
          <w:cols w:num="2" w:space="720" w:equalWidth="0">
            <w:col w:w="8431" w:space="40"/>
            <w:col w:w="2731"/>
          </w:cols>
        </w:sectPr>
      </w:pPr>
    </w:p>
    <w:p w14:paraId="6FCCC963" w14:textId="77777777" w:rsidR="000900B5" w:rsidRDefault="000900B5">
      <w:pPr>
        <w:pStyle w:val="BodyText"/>
        <w:rPr>
          <w:sz w:val="4"/>
        </w:rPr>
      </w:pPr>
    </w:p>
    <w:p w14:paraId="6FCCC964" w14:textId="77777777" w:rsidR="000900B5" w:rsidRDefault="00000000">
      <w:pPr>
        <w:spacing w:line="20" w:lineRule="exact"/>
        <w:ind w:left="350"/>
        <w:rPr>
          <w:sz w:val="2"/>
        </w:rPr>
      </w:pPr>
      <w:r>
        <w:rPr>
          <w:noProof/>
          <w:sz w:val="2"/>
        </w:rPr>
        <mc:AlternateContent>
          <mc:Choice Requires="wps">
            <w:drawing>
              <wp:inline distT="0" distB="0" distL="0" distR="0" wp14:anchorId="6FCCCD6A" wp14:editId="6FCCCD6B">
                <wp:extent cx="6216015" cy="6985"/>
                <wp:effectExtent l="9525" t="0" r="0" b="2539"/>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015" cy="6985"/>
                          <a:chOff x="0" y="0"/>
                          <a:chExt cx="6216015" cy="6985"/>
                        </a:xfrm>
                      </wpg:grpSpPr>
                      <wps:wsp>
                        <wps:cNvPr id="37" name="Graphic 37"/>
                        <wps:cNvSpPr/>
                        <wps:spPr>
                          <a:xfrm>
                            <a:off x="0" y="3460"/>
                            <a:ext cx="6216015" cy="1270"/>
                          </a:xfrm>
                          <a:custGeom>
                            <a:avLst/>
                            <a:gdLst/>
                            <a:ahLst/>
                            <a:cxnLst/>
                            <a:rect l="l" t="t" r="r" b="b"/>
                            <a:pathLst>
                              <a:path w="6216015">
                                <a:moveTo>
                                  <a:pt x="0" y="0"/>
                                </a:moveTo>
                                <a:lnTo>
                                  <a:pt x="6215494"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9.45pt;height:.550pt;mso-position-horizontal-relative:char;mso-position-vertical-relative:line" id="docshapegroup27" coordorigin="0,0" coordsize="9789,11">
                <v:line style="position:absolute" from="0,5" to="9788,5" stroked="true" strokeweight=".545pt" strokecolor="#000000">
                  <v:stroke dashstyle="solid"/>
                </v:line>
              </v:group>
            </w:pict>
          </mc:Fallback>
        </mc:AlternateContent>
      </w:r>
    </w:p>
    <w:p w14:paraId="6FCCC965" w14:textId="77777777" w:rsidR="000900B5" w:rsidRDefault="00000000">
      <w:pPr>
        <w:spacing w:before="35"/>
        <w:ind w:right="1176"/>
        <w:jc w:val="right"/>
        <w:rPr>
          <w:sz w:val="20"/>
        </w:rPr>
      </w:pPr>
      <w:proofErr w:type="gramStart"/>
      <w:r>
        <w:rPr>
          <w:sz w:val="20"/>
        </w:rPr>
        <w:t>Continued</w:t>
      </w:r>
      <w:r>
        <w:rPr>
          <w:spacing w:val="-8"/>
          <w:sz w:val="20"/>
        </w:rPr>
        <w:t xml:space="preserve"> </w:t>
      </w:r>
      <w:r>
        <w:rPr>
          <w:sz w:val="20"/>
        </w:rPr>
        <w:t>on</w:t>
      </w:r>
      <w:proofErr w:type="gramEnd"/>
      <w:r>
        <w:rPr>
          <w:spacing w:val="-8"/>
          <w:sz w:val="20"/>
        </w:rPr>
        <w:t xml:space="preserve"> </w:t>
      </w:r>
      <w:r>
        <w:rPr>
          <w:sz w:val="20"/>
        </w:rPr>
        <w:t>next</w:t>
      </w:r>
      <w:r>
        <w:rPr>
          <w:spacing w:val="-7"/>
          <w:sz w:val="20"/>
        </w:rPr>
        <w:t xml:space="preserve"> </w:t>
      </w:r>
      <w:r>
        <w:rPr>
          <w:spacing w:val="-4"/>
          <w:sz w:val="20"/>
        </w:rPr>
        <w:t>page</w:t>
      </w:r>
    </w:p>
    <w:p w14:paraId="6FCCC966" w14:textId="77777777" w:rsidR="000900B5" w:rsidRDefault="00000000">
      <w:pPr>
        <w:pStyle w:val="BodyText"/>
        <w:rPr>
          <w:sz w:val="3"/>
        </w:rPr>
      </w:pPr>
      <w:r>
        <w:rPr>
          <w:noProof/>
          <w:sz w:val="3"/>
        </w:rPr>
        <mc:AlternateContent>
          <mc:Choice Requires="wps">
            <w:drawing>
              <wp:anchor distT="0" distB="0" distL="0" distR="0" simplePos="0" relativeHeight="487592960" behindDoc="1" locked="0" layoutInCell="1" allowOverlap="1" wp14:anchorId="6FCCCD6C" wp14:editId="6FCCCD6D">
                <wp:simplePos x="0" y="0"/>
                <wp:positionH relativeFrom="page">
                  <wp:posOffset>672249</wp:posOffset>
                </wp:positionH>
                <wp:positionV relativeFrom="paragraph">
                  <wp:posOffset>41423</wp:posOffset>
                </wp:positionV>
                <wp:extent cx="621601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6015" cy="1270"/>
                        </a:xfrm>
                        <a:custGeom>
                          <a:avLst/>
                          <a:gdLst/>
                          <a:ahLst/>
                          <a:cxnLst/>
                          <a:rect l="l" t="t" r="r" b="b"/>
                          <a:pathLst>
                            <a:path w="6216015">
                              <a:moveTo>
                                <a:pt x="0" y="0"/>
                              </a:moveTo>
                              <a:lnTo>
                                <a:pt x="621549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2.932999pt;margin-top:3.261665pt;width:489.45pt;height:.1pt;mso-position-horizontal-relative:page;mso-position-vertical-relative:paragraph;z-index:-15723520;mso-wrap-distance-left:0;mso-wrap-distance-right:0" id="docshape28" coordorigin="1059,65" coordsize="9789,0" path="m1059,65l10847,65e" filled="false" stroked="true" strokeweight=".873pt" strokecolor="#000000">
                <v:path arrowok="t"/>
                <v:stroke dashstyle="solid"/>
                <w10:wrap type="topAndBottom"/>
              </v:shape>
            </w:pict>
          </mc:Fallback>
        </mc:AlternateContent>
      </w:r>
    </w:p>
    <w:p w14:paraId="6FCCC967" w14:textId="77777777" w:rsidR="000900B5" w:rsidRDefault="000900B5">
      <w:pPr>
        <w:pStyle w:val="BodyText"/>
        <w:rPr>
          <w:sz w:val="3"/>
        </w:rPr>
        <w:sectPr w:rsidR="000900B5">
          <w:type w:val="continuous"/>
          <w:pgSz w:w="11910" w:h="16840"/>
          <w:pgMar w:top="0" w:right="0" w:bottom="280" w:left="708" w:header="0" w:footer="0" w:gutter="0"/>
          <w:cols w:space="720"/>
        </w:sectPr>
      </w:pPr>
    </w:p>
    <w:p w14:paraId="6FCCC968" w14:textId="77777777" w:rsidR="000900B5" w:rsidRDefault="000900B5">
      <w:pPr>
        <w:pStyle w:val="BodyText"/>
        <w:spacing w:before="55"/>
      </w:pPr>
    </w:p>
    <w:p w14:paraId="6FCCC969" w14:textId="77777777" w:rsidR="000900B5" w:rsidRDefault="00000000">
      <w:pPr>
        <w:spacing w:after="4"/>
        <w:ind w:left="3184"/>
        <w:rPr>
          <w:rFonts w:ascii="Palatino Linotype" w:hAnsi="Palatino Linotype"/>
          <w:b/>
        </w:rPr>
      </w:pPr>
      <w:r>
        <w:rPr>
          <w:rFonts w:ascii="Palatino Linotype" w:hAnsi="Palatino Linotype"/>
          <w:b/>
        </w:rPr>
        <w:t>Table</w:t>
      </w:r>
      <w:r>
        <w:rPr>
          <w:rFonts w:ascii="Palatino Linotype" w:hAnsi="Palatino Linotype"/>
          <w:b/>
          <w:spacing w:val="-9"/>
        </w:rPr>
        <w:t xml:space="preserve"> </w:t>
      </w:r>
      <w:r>
        <w:rPr>
          <w:rFonts w:ascii="Palatino Linotype" w:hAnsi="Palatino Linotype"/>
          <w:b/>
        </w:rPr>
        <w:t>2.4</w:t>
      </w:r>
      <w:r>
        <w:rPr>
          <w:rFonts w:ascii="Palatino Linotype" w:hAnsi="Palatino Linotype"/>
          <w:b/>
          <w:spacing w:val="-9"/>
        </w:rPr>
        <w:t xml:space="preserve"> </w:t>
      </w:r>
      <w:r>
        <w:rPr>
          <w:rFonts w:ascii="Palatino Linotype" w:hAnsi="Palatino Linotype"/>
          <w:b/>
        </w:rPr>
        <w:t>–</w:t>
      </w:r>
      <w:r>
        <w:rPr>
          <w:rFonts w:ascii="Palatino Linotype" w:hAnsi="Palatino Linotype"/>
          <w:b/>
          <w:spacing w:val="-9"/>
        </w:rPr>
        <w:t xml:space="preserve"> </w:t>
      </w:r>
      <w:r>
        <w:rPr>
          <w:rFonts w:ascii="Palatino Linotype" w:hAnsi="Palatino Linotype"/>
          <w:b/>
        </w:rPr>
        <w:t>continued</w:t>
      </w:r>
      <w:r>
        <w:rPr>
          <w:rFonts w:ascii="Palatino Linotype" w:hAnsi="Palatino Linotype"/>
          <w:b/>
          <w:spacing w:val="-8"/>
        </w:rPr>
        <w:t xml:space="preserve"> </w:t>
      </w:r>
      <w:r>
        <w:rPr>
          <w:rFonts w:ascii="Palatino Linotype" w:hAnsi="Palatino Linotype"/>
          <w:b/>
        </w:rPr>
        <w:t>from</w:t>
      </w:r>
      <w:r>
        <w:rPr>
          <w:rFonts w:ascii="Palatino Linotype" w:hAnsi="Palatino Linotype"/>
          <w:b/>
          <w:spacing w:val="-9"/>
        </w:rPr>
        <w:t xml:space="preserve"> </w:t>
      </w:r>
      <w:r>
        <w:rPr>
          <w:rFonts w:ascii="Palatino Linotype" w:hAnsi="Palatino Linotype"/>
          <w:b/>
        </w:rPr>
        <w:t>previous</w:t>
      </w:r>
      <w:r>
        <w:rPr>
          <w:rFonts w:ascii="Palatino Linotype" w:hAnsi="Palatino Linotype"/>
          <w:b/>
          <w:spacing w:val="-9"/>
        </w:rPr>
        <w:t xml:space="preserve"> </w:t>
      </w:r>
      <w:r>
        <w:rPr>
          <w:rFonts w:ascii="Palatino Linotype" w:hAnsi="Palatino Linotype"/>
          <w:b/>
          <w:spacing w:val="-4"/>
        </w:rPr>
        <w:t>page</w:t>
      </w:r>
    </w:p>
    <w:tbl>
      <w:tblPr>
        <w:tblW w:w="0" w:type="auto"/>
        <w:tblInd w:w="358" w:type="dxa"/>
        <w:tblLayout w:type="fixed"/>
        <w:tblCellMar>
          <w:left w:w="0" w:type="dxa"/>
          <w:right w:w="0" w:type="dxa"/>
        </w:tblCellMar>
        <w:tblLook w:val="01E0" w:firstRow="1" w:lastRow="1" w:firstColumn="1" w:lastColumn="1" w:noHBand="0" w:noVBand="0"/>
      </w:tblPr>
      <w:tblGrid>
        <w:gridCol w:w="628"/>
        <w:gridCol w:w="2272"/>
        <w:gridCol w:w="5442"/>
        <w:gridCol w:w="1444"/>
      </w:tblGrid>
      <w:tr w:rsidR="000900B5" w14:paraId="6FCCC96E" w14:textId="77777777">
        <w:trPr>
          <w:trHeight w:val="376"/>
        </w:trPr>
        <w:tc>
          <w:tcPr>
            <w:tcW w:w="628" w:type="dxa"/>
            <w:tcBorders>
              <w:top w:val="single" w:sz="8" w:space="0" w:color="000000"/>
              <w:bottom w:val="single" w:sz="6" w:space="0" w:color="000000"/>
            </w:tcBorders>
          </w:tcPr>
          <w:p w14:paraId="6FCCC96A" w14:textId="77777777" w:rsidR="000900B5" w:rsidRDefault="00000000">
            <w:pPr>
              <w:pStyle w:val="TableParagraph"/>
              <w:spacing w:before="45"/>
              <w:ind w:right="59"/>
              <w:jc w:val="center"/>
              <w:rPr>
                <w:rFonts w:ascii="Palatino Linotype"/>
                <w:b/>
              </w:rPr>
            </w:pPr>
            <w:r>
              <w:rPr>
                <w:rFonts w:ascii="Palatino Linotype"/>
                <w:b/>
                <w:spacing w:val="-5"/>
              </w:rPr>
              <w:t>No.</w:t>
            </w:r>
          </w:p>
        </w:tc>
        <w:tc>
          <w:tcPr>
            <w:tcW w:w="2272" w:type="dxa"/>
            <w:tcBorders>
              <w:top w:val="single" w:sz="8" w:space="0" w:color="000000"/>
              <w:bottom w:val="single" w:sz="6" w:space="0" w:color="000000"/>
            </w:tcBorders>
          </w:tcPr>
          <w:p w14:paraId="6FCCC96B" w14:textId="77777777" w:rsidR="000900B5" w:rsidRDefault="00000000">
            <w:pPr>
              <w:pStyle w:val="TableParagraph"/>
              <w:spacing w:before="45"/>
              <w:ind w:left="178"/>
              <w:rPr>
                <w:rFonts w:ascii="Palatino Linotype"/>
                <w:b/>
              </w:rPr>
            </w:pPr>
            <w:r>
              <w:rPr>
                <w:rFonts w:ascii="Palatino Linotype"/>
                <w:b/>
                <w:spacing w:val="-4"/>
              </w:rPr>
              <w:t>Risk</w:t>
            </w:r>
          </w:p>
        </w:tc>
        <w:tc>
          <w:tcPr>
            <w:tcW w:w="5442" w:type="dxa"/>
            <w:tcBorders>
              <w:top w:val="single" w:sz="8" w:space="0" w:color="000000"/>
              <w:bottom w:val="single" w:sz="6" w:space="0" w:color="000000"/>
            </w:tcBorders>
          </w:tcPr>
          <w:p w14:paraId="6FCCC96C" w14:textId="77777777" w:rsidR="000900B5" w:rsidRDefault="00000000">
            <w:pPr>
              <w:pStyle w:val="TableParagraph"/>
              <w:spacing w:before="45"/>
              <w:ind w:left="129"/>
              <w:rPr>
                <w:rFonts w:ascii="Palatino Linotype"/>
                <w:b/>
              </w:rPr>
            </w:pPr>
            <w:r>
              <w:rPr>
                <w:rFonts w:ascii="Palatino Linotype"/>
                <w:b/>
              </w:rPr>
              <w:t>Strategy</w:t>
            </w:r>
            <w:r>
              <w:rPr>
                <w:rFonts w:ascii="Palatino Linotype"/>
                <w:b/>
                <w:spacing w:val="-12"/>
              </w:rPr>
              <w:t xml:space="preserve"> </w:t>
            </w:r>
            <w:r>
              <w:rPr>
                <w:rFonts w:ascii="Palatino Linotype"/>
                <w:b/>
              </w:rPr>
              <w:t>Decision</w:t>
            </w:r>
            <w:r>
              <w:rPr>
                <w:rFonts w:ascii="Palatino Linotype"/>
                <w:b/>
                <w:spacing w:val="-12"/>
              </w:rPr>
              <w:t xml:space="preserve"> </w:t>
            </w:r>
            <w:r>
              <w:rPr>
                <w:rFonts w:ascii="Palatino Linotype"/>
                <w:b/>
              </w:rPr>
              <w:t>/</w:t>
            </w:r>
            <w:r>
              <w:rPr>
                <w:rFonts w:ascii="Palatino Linotype"/>
                <w:b/>
                <w:spacing w:val="-12"/>
              </w:rPr>
              <w:t xml:space="preserve"> </w:t>
            </w:r>
            <w:r>
              <w:rPr>
                <w:rFonts w:ascii="Palatino Linotype"/>
                <w:b/>
                <w:spacing w:val="-4"/>
              </w:rPr>
              <w:t>What</w:t>
            </w:r>
          </w:p>
        </w:tc>
        <w:tc>
          <w:tcPr>
            <w:tcW w:w="1444" w:type="dxa"/>
            <w:tcBorders>
              <w:top w:val="single" w:sz="8" w:space="0" w:color="000000"/>
              <w:bottom w:val="single" w:sz="6" w:space="0" w:color="000000"/>
            </w:tcBorders>
          </w:tcPr>
          <w:p w14:paraId="6FCCC96D" w14:textId="77777777" w:rsidR="000900B5" w:rsidRDefault="00000000">
            <w:pPr>
              <w:pStyle w:val="TableParagraph"/>
              <w:spacing w:before="45"/>
              <w:ind w:left="31"/>
              <w:jc w:val="center"/>
              <w:rPr>
                <w:rFonts w:ascii="Palatino Linotype"/>
                <w:b/>
              </w:rPr>
            </w:pPr>
            <w:r>
              <w:rPr>
                <w:rFonts w:ascii="Palatino Linotype"/>
                <w:b/>
                <w:spacing w:val="-4"/>
              </w:rPr>
              <w:t>When</w:t>
            </w:r>
          </w:p>
        </w:tc>
      </w:tr>
      <w:tr w:rsidR="000900B5" w14:paraId="6FCCC973" w14:textId="77777777">
        <w:trPr>
          <w:trHeight w:val="328"/>
        </w:trPr>
        <w:tc>
          <w:tcPr>
            <w:tcW w:w="628" w:type="dxa"/>
            <w:tcBorders>
              <w:top w:val="single" w:sz="6" w:space="0" w:color="000000"/>
            </w:tcBorders>
          </w:tcPr>
          <w:p w14:paraId="6FCCC96F" w14:textId="77777777" w:rsidR="000900B5" w:rsidRDefault="00000000">
            <w:pPr>
              <w:pStyle w:val="TableParagraph"/>
              <w:spacing w:before="47" w:line="260" w:lineRule="exact"/>
              <w:ind w:right="59"/>
              <w:jc w:val="center"/>
            </w:pPr>
            <w:r>
              <w:rPr>
                <w:spacing w:val="-10"/>
              </w:rPr>
              <w:t>3</w:t>
            </w:r>
          </w:p>
        </w:tc>
        <w:tc>
          <w:tcPr>
            <w:tcW w:w="2272" w:type="dxa"/>
            <w:tcBorders>
              <w:top w:val="single" w:sz="6" w:space="0" w:color="000000"/>
            </w:tcBorders>
          </w:tcPr>
          <w:p w14:paraId="6FCCC970" w14:textId="77777777" w:rsidR="000900B5" w:rsidRDefault="00000000">
            <w:pPr>
              <w:pStyle w:val="TableParagraph"/>
              <w:spacing w:before="47" w:line="260" w:lineRule="exact"/>
              <w:ind w:left="178"/>
            </w:pPr>
            <w:r>
              <w:rPr>
                <w:spacing w:val="-2"/>
              </w:rPr>
              <w:t>Insufficient</w:t>
            </w:r>
          </w:p>
        </w:tc>
        <w:tc>
          <w:tcPr>
            <w:tcW w:w="5442" w:type="dxa"/>
            <w:tcBorders>
              <w:top w:val="single" w:sz="6" w:space="0" w:color="000000"/>
            </w:tcBorders>
          </w:tcPr>
          <w:p w14:paraId="6FCCC971" w14:textId="77777777" w:rsidR="000900B5" w:rsidRDefault="00000000">
            <w:pPr>
              <w:pStyle w:val="TableParagraph"/>
              <w:spacing w:before="47" w:line="260" w:lineRule="exact"/>
              <w:ind w:left="129"/>
            </w:pPr>
            <w:r>
              <w:t>Accept:</w:t>
            </w:r>
            <w:r>
              <w:rPr>
                <w:spacing w:val="-13"/>
              </w:rPr>
              <w:t xml:space="preserve"> </w:t>
            </w:r>
            <w:r>
              <w:t>Nothing</w:t>
            </w:r>
            <w:r>
              <w:rPr>
                <w:spacing w:val="-13"/>
              </w:rPr>
              <w:t xml:space="preserve"> </w:t>
            </w:r>
            <w:r>
              <w:rPr>
                <w:spacing w:val="-4"/>
              </w:rPr>
              <w:t>done</w:t>
            </w:r>
          </w:p>
        </w:tc>
        <w:tc>
          <w:tcPr>
            <w:tcW w:w="1444" w:type="dxa"/>
            <w:tcBorders>
              <w:top w:val="single" w:sz="6" w:space="0" w:color="000000"/>
            </w:tcBorders>
          </w:tcPr>
          <w:p w14:paraId="6FCCC972" w14:textId="77777777" w:rsidR="000900B5" w:rsidRDefault="00000000">
            <w:pPr>
              <w:pStyle w:val="TableParagraph"/>
              <w:spacing w:before="47" w:line="260" w:lineRule="exact"/>
              <w:ind w:left="31"/>
              <w:jc w:val="center"/>
            </w:pPr>
            <w:r>
              <w:rPr>
                <w:spacing w:val="-2"/>
              </w:rPr>
              <w:t>23.10.2025</w:t>
            </w:r>
          </w:p>
        </w:tc>
      </w:tr>
      <w:tr w:rsidR="000900B5" w14:paraId="6FCCC978" w14:textId="77777777">
        <w:trPr>
          <w:trHeight w:val="541"/>
        </w:trPr>
        <w:tc>
          <w:tcPr>
            <w:tcW w:w="628" w:type="dxa"/>
          </w:tcPr>
          <w:p w14:paraId="6FCCC974" w14:textId="77777777" w:rsidR="000900B5" w:rsidRDefault="00000000">
            <w:pPr>
              <w:pStyle w:val="TableParagraph"/>
              <w:spacing w:before="261" w:line="260" w:lineRule="exact"/>
              <w:ind w:right="59"/>
              <w:jc w:val="center"/>
            </w:pPr>
            <w:r>
              <w:rPr>
                <w:spacing w:val="-10"/>
              </w:rPr>
              <w:t>4</w:t>
            </w:r>
          </w:p>
        </w:tc>
        <w:tc>
          <w:tcPr>
            <w:tcW w:w="2272" w:type="dxa"/>
          </w:tcPr>
          <w:p w14:paraId="6FCCC975" w14:textId="77777777" w:rsidR="000900B5" w:rsidRDefault="00000000">
            <w:pPr>
              <w:pStyle w:val="TableParagraph"/>
              <w:spacing w:line="270" w:lineRule="exact"/>
              <w:ind w:left="178" w:hanging="1"/>
            </w:pPr>
            <w:r>
              <w:rPr>
                <w:spacing w:val="-2"/>
              </w:rPr>
              <w:t xml:space="preserve">expertise </w:t>
            </w:r>
            <w:r>
              <w:rPr>
                <w:spacing w:val="-4"/>
              </w:rPr>
              <w:t>Underestimated</w:t>
            </w:r>
          </w:p>
        </w:tc>
        <w:tc>
          <w:tcPr>
            <w:tcW w:w="5442" w:type="dxa"/>
          </w:tcPr>
          <w:p w14:paraId="6FCCC976" w14:textId="77777777" w:rsidR="000900B5" w:rsidRDefault="00000000">
            <w:pPr>
              <w:pStyle w:val="TableParagraph"/>
              <w:spacing w:before="261" w:line="260" w:lineRule="exact"/>
              <w:ind w:left="129"/>
            </w:pPr>
            <w:r>
              <w:t>Accept:</w:t>
            </w:r>
            <w:r>
              <w:rPr>
                <w:spacing w:val="-13"/>
              </w:rPr>
              <w:t xml:space="preserve"> </w:t>
            </w:r>
            <w:r>
              <w:t>Nothing</w:t>
            </w:r>
            <w:r>
              <w:rPr>
                <w:spacing w:val="-13"/>
              </w:rPr>
              <w:t xml:space="preserve"> </w:t>
            </w:r>
            <w:r>
              <w:rPr>
                <w:spacing w:val="-4"/>
              </w:rPr>
              <w:t>done</w:t>
            </w:r>
          </w:p>
        </w:tc>
        <w:tc>
          <w:tcPr>
            <w:tcW w:w="1444" w:type="dxa"/>
          </w:tcPr>
          <w:p w14:paraId="6FCCC977" w14:textId="77777777" w:rsidR="000900B5" w:rsidRDefault="00000000">
            <w:pPr>
              <w:pStyle w:val="TableParagraph"/>
              <w:spacing w:before="261" w:line="260" w:lineRule="exact"/>
              <w:ind w:left="31"/>
              <w:jc w:val="center"/>
            </w:pPr>
            <w:r>
              <w:rPr>
                <w:spacing w:val="-2"/>
              </w:rPr>
              <w:t>23.10.2025</w:t>
            </w:r>
          </w:p>
        </w:tc>
      </w:tr>
      <w:tr w:rsidR="000900B5" w14:paraId="6FCCC97D" w14:textId="77777777">
        <w:trPr>
          <w:trHeight w:val="250"/>
        </w:trPr>
        <w:tc>
          <w:tcPr>
            <w:tcW w:w="628" w:type="dxa"/>
          </w:tcPr>
          <w:p w14:paraId="6FCCC979" w14:textId="77777777" w:rsidR="000900B5" w:rsidRDefault="000900B5">
            <w:pPr>
              <w:pStyle w:val="TableParagraph"/>
              <w:rPr>
                <w:rFonts w:ascii="Times New Roman"/>
                <w:sz w:val="18"/>
              </w:rPr>
            </w:pPr>
          </w:p>
        </w:tc>
        <w:tc>
          <w:tcPr>
            <w:tcW w:w="2272" w:type="dxa"/>
          </w:tcPr>
          <w:p w14:paraId="6FCCC97A" w14:textId="77777777" w:rsidR="000900B5" w:rsidRDefault="00000000">
            <w:pPr>
              <w:pStyle w:val="TableParagraph"/>
              <w:spacing w:line="230" w:lineRule="exact"/>
              <w:ind w:left="178"/>
            </w:pPr>
            <w:r>
              <w:rPr>
                <w:spacing w:val="-2"/>
              </w:rPr>
              <w:t>time/effort</w:t>
            </w:r>
          </w:p>
        </w:tc>
        <w:tc>
          <w:tcPr>
            <w:tcW w:w="5442" w:type="dxa"/>
          </w:tcPr>
          <w:p w14:paraId="6FCCC97B" w14:textId="77777777" w:rsidR="000900B5" w:rsidRDefault="000900B5">
            <w:pPr>
              <w:pStyle w:val="TableParagraph"/>
              <w:rPr>
                <w:rFonts w:ascii="Times New Roman"/>
                <w:sz w:val="18"/>
              </w:rPr>
            </w:pPr>
          </w:p>
        </w:tc>
        <w:tc>
          <w:tcPr>
            <w:tcW w:w="1444" w:type="dxa"/>
          </w:tcPr>
          <w:p w14:paraId="6FCCC97C" w14:textId="77777777" w:rsidR="000900B5" w:rsidRDefault="000900B5">
            <w:pPr>
              <w:pStyle w:val="TableParagraph"/>
              <w:rPr>
                <w:rFonts w:ascii="Times New Roman"/>
                <w:sz w:val="18"/>
              </w:rPr>
            </w:pPr>
          </w:p>
        </w:tc>
      </w:tr>
      <w:tr w:rsidR="000900B5" w14:paraId="6FCCC981" w14:textId="77777777">
        <w:trPr>
          <w:trHeight w:val="281"/>
        </w:trPr>
        <w:tc>
          <w:tcPr>
            <w:tcW w:w="2900" w:type="dxa"/>
            <w:gridSpan w:val="2"/>
          </w:tcPr>
          <w:p w14:paraId="6FCCC97E" w14:textId="77777777" w:rsidR="000900B5" w:rsidRDefault="00000000">
            <w:pPr>
              <w:pStyle w:val="TableParagraph"/>
              <w:tabs>
                <w:tab w:val="left" w:pos="806"/>
              </w:tabs>
              <w:spacing w:before="11" w:line="250" w:lineRule="exact"/>
              <w:ind w:left="228"/>
            </w:pPr>
            <w:r>
              <w:rPr>
                <w:spacing w:val="-10"/>
              </w:rPr>
              <w:t>5</w:t>
            </w:r>
            <w:r>
              <w:tab/>
              <w:t>Other</w:t>
            </w:r>
            <w:r>
              <w:rPr>
                <w:spacing w:val="-10"/>
              </w:rPr>
              <w:t xml:space="preserve"> </w:t>
            </w:r>
            <w:r>
              <w:t>study</w:t>
            </w:r>
            <w:r>
              <w:rPr>
                <w:spacing w:val="-9"/>
              </w:rPr>
              <w:t xml:space="preserve"> </w:t>
            </w:r>
            <w:r>
              <w:rPr>
                <w:spacing w:val="-2"/>
              </w:rPr>
              <w:t>projects</w:t>
            </w:r>
          </w:p>
        </w:tc>
        <w:tc>
          <w:tcPr>
            <w:tcW w:w="5442" w:type="dxa"/>
          </w:tcPr>
          <w:p w14:paraId="6FCCC97F" w14:textId="77777777" w:rsidR="000900B5" w:rsidRDefault="00000000">
            <w:pPr>
              <w:pStyle w:val="TableParagraph"/>
              <w:spacing w:before="11" w:line="250" w:lineRule="exact"/>
              <w:ind w:left="129"/>
            </w:pPr>
            <w:r>
              <w:t>Accept:</w:t>
            </w:r>
            <w:r>
              <w:rPr>
                <w:spacing w:val="-13"/>
              </w:rPr>
              <w:t xml:space="preserve"> </w:t>
            </w:r>
            <w:r>
              <w:t>Nothing</w:t>
            </w:r>
            <w:r>
              <w:rPr>
                <w:spacing w:val="-13"/>
              </w:rPr>
              <w:t xml:space="preserve"> </w:t>
            </w:r>
            <w:r>
              <w:rPr>
                <w:spacing w:val="-4"/>
              </w:rPr>
              <w:t>done</w:t>
            </w:r>
          </w:p>
        </w:tc>
        <w:tc>
          <w:tcPr>
            <w:tcW w:w="1444" w:type="dxa"/>
          </w:tcPr>
          <w:p w14:paraId="6FCCC980" w14:textId="77777777" w:rsidR="000900B5" w:rsidRDefault="00000000">
            <w:pPr>
              <w:pStyle w:val="TableParagraph"/>
              <w:spacing w:before="11" w:line="250" w:lineRule="exact"/>
              <w:ind w:left="31"/>
              <w:jc w:val="center"/>
            </w:pPr>
            <w:r>
              <w:rPr>
                <w:spacing w:val="-2"/>
              </w:rPr>
              <w:t>23.10.2025</w:t>
            </w:r>
          </w:p>
        </w:tc>
      </w:tr>
      <w:tr w:rsidR="000900B5" w14:paraId="6FCCC985" w14:textId="77777777">
        <w:trPr>
          <w:trHeight w:val="270"/>
        </w:trPr>
        <w:tc>
          <w:tcPr>
            <w:tcW w:w="2900" w:type="dxa"/>
            <w:gridSpan w:val="2"/>
          </w:tcPr>
          <w:p w14:paraId="6FCCC982" w14:textId="77777777" w:rsidR="000900B5" w:rsidRDefault="00000000">
            <w:pPr>
              <w:pStyle w:val="TableParagraph"/>
              <w:tabs>
                <w:tab w:val="left" w:pos="806"/>
              </w:tabs>
              <w:spacing w:before="1" w:line="250" w:lineRule="exact"/>
              <w:ind w:left="227"/>
            </w:pPr>
            <w:r>
              <w:rPr>
                <w:spacing w:val="-10"/>
              </w:rPr>
              <w:t>6</w:t>
            </w:r>
            <w:r>
              <w:tab/>
            </w:r>
            <w:r>
              <w:rPr>
                <w:spacing w:val="-5"/>
              </w:rPr>
              <w:t>Work</w:t>
            </w:r>
            <w:r>
              <w:rPr>
                <w:spacing w:val="-6"/>
              </w:rPr>
              <w:t xml:space="preserve"> </w:t>
            </w:r>
            <w:r>
              <w:rPr>
                <w:spacing w:val="-2"/>
              </w:rPr>
              <w:t>projects</w:t>
            </w:r>
          </w:p>
        </w:tc>
        <w:tc>
          <w:tcPr>
            <w:tcW w:w="5442" w:type="dxa"/>
          </w:tcPr>
          <w:p w14:paraId="6FCCC983" w14:textId="77777777" w:rsidR="000900B5" w:rsidRDefault="00000000">
            <w:pPr>
              <w:pStyle w:val="TableParagraph"/>
              <w:spacing w:before="1" w:line="250" w:lineRule="exact"/>
              <w:ind w:left="129"/>
            </w:pPr>
            <w:r>
              <w:rPr>
                <w:spacing w:val="-2"/>
              </w:rPr>
              <w:t>Added</w:t>
            </w:r>
            <w:r>
              <w:rPr>
                <w:spacing w:val="-11"/>
              </w:rPr>
              <w:t xml:space="preserve"> </w:t>
            </w:r>
            <w:r>
              <w:rPr>
                <w:spacing w:val="-2"/>
              </w:rPr>
              <w:t>blockers</w:t>
            </w:r>
            <w:r>
              <w:rPr>
                <w:spacing w:val="-10"/>
              </w:rPr>
              <w:t xml:space="preserve"> </w:t>
            </w:r>
            <w:r>
              <w:rPr>
                <w:spacing w:val="-2"/>
              </w:rPr>
              <w:t>in</w:t>
            </w:r>
            <w:r>
              <w:rPr>
                <w:spacing w:val="-10"/>
              </w:rPr>
              <w:t xml:space="preserve"> </w:t>
            </w:r>
            <w:r>
              <w:rPr>
                <w:spacing w:val="-2"/>
              </w:rPr>
              <w:t>Work</w:t>
            </w:r>
            <w:r>
              <w:rPr>
                <w:spacing w:val="-10"/>
              </w:rPr>
              <w:t xml:space="preserve"> </w:t>
            </w:r>
            <w:r>
              <w:rPr>
                <w:spacing w:val="-2"/>
              </w:rPr>
              <w:t>calendar,</w:t>
            </w:r>
            <w:r>
              <w:rPr>
                <w:spacing w:val="-10"/>
              </w:rPr>
              <w:t xml:space="preserve"> </w:t>
            </w:r>
            <w:r>
              <w:rPr>
                <w:spacing w:val="-2"/>
              </w:rPr>
              <w:t>Work</w:t>
            </w:r>
            <w:r>
              <w:rPr>
                <w:spacing w:val="-10"/>
              </w:rPr>
              <w:t xml:space="preserve"> </w:t>
            </w:r>
            <w:r>
              <w:rPr>
                <w:spacing w:val="-2"/>
              </w:rPr>
              <w:t>account</w:t>
            </w:r>
          </w:p>
        </w:tc>
        <w:tc>
          <w:tcPr>
            <w:tcW w:w="1444" w:type="dxa"/>
          </w:tcPr>
          <w:p w14:paraId="6FCCC984" w14:textId="77777777" w:rsidR="000900B5" w:rsidRDefault="00000000">
            <w:pPr>
              <w:pStyle w:val="TableParagraph"/>
              <w:spacing w:before="1" w:line="250" w:lineRule="exact"/>
              <w:ind w:left="31"/>
              <w:jc w:val="center"/>
            </w:pPr>
            <w:r>
              <w:rPr>
                <w:spacing w:val="-2"/>
              </w:rPr>
              <w:t>10.10.2025</w:t>
            </w:r>
          </w:p>
        </w:tc>
      </w:tr>
      <w:tr w:rsidR="000900B5" w14:paraId="6FCCC989" w14:textId="77777777">
        <w:trPr>
          <w:trHeight w:val="270"/>
        </w:trPr>
        <w:tc>
          <w:tcPr>
            <w:tcW w:w="2900" w:type="dxa"/>
            <w:gridSpan w:val="2"/>
          </w:tcPr>
          <w:p w14:paraId="6FCCC986" w14:textId="77777777" w:rsidR="000900B5" w:rsidRDefault="000900B5">
            <w:pPr>
              <w:pStyle w:val="TableParagraph"/>
              <w:rPr>
                <w:rFonts w:ascii="Times New Roman"/>
                <w:sz w:val="20"/>
              </w:rPr>
            </w:pPr>
          </w:p>
        </w:tc>
        <w:tc>
          <w:tcPr>
            <w:tcW w:w="5442" w:type="dxa"/>
          </w:tcPr>
          <w:p w14:paraId="6FCCC987" w14:textId="77777777" w:rsidR="000900B5" w:rsidRDefault="00000000">
            <w:pPr>
              <w:pStyle w:val="TableParagraph"/>
              <w:spacing w:before="1" w:line="250" w:lineRule="exact"/>
              <w:ind w:left="129"/>
            </w:pPr>
            <w:r>
              <w:t>invited</w:t>
            </w:r>
            <w:r>
              <w:rPr>
                <w:spacing w:val="-11"/>
              </w:rPr>
              <w:t xml:space="preserve"> </w:t>
            </w:r>
            <w:r>
              <w:t>to</w:t>
            </w:r>
            <w:r>
              <w:rPr>
                <w:spacing w:val="-10"/>
              </w:rPr>
              <w:t xml:space="preserve"> </w:t>
            </w:r>
            <w:r>
              <w:t>meeting</w:t>
            </w:r>
            <w:r>
              <w:rPr>
                <w:spacing w:val="-11"/>
              </w:rPr>
              <w:t xml:space="preserve"> </w:t>
            </w:r>
            <w:r>
              <w:t>series</w:t>
            </w:r>
            <w:r>
              <w:rPr>
                <w:spacing w:val="-10"/>
              </w:rPr>
              <w:t xml:space="preserve"> </w:t>
            </w:r>
            <w:r>
              <w:t>(Jour</w:t>
            </w:r>
            <w:r>
              <w:rPr>
                <w:spacing w:val="-10"/>
              </w:rPr>
              <w:t xml:space="preserve"> </w:t>
            </w:r>
            <w:r>
              <w:t>Fixe);</w:t>
            </w:r>
            <w:r>
              <w:rPr>
                <w:spacing w:val="-11"/>
              </w:rPr>
              <w:t xml:space="preserve"> </w:t>
            </w:r>
            <w:r>
              <w:t>study</w:t>
            </w:r>
            <w:r>
              <w:rPr>
                <w:spacing w:val="-10"/>
              </w:rPr>
              <w:t xml:space="preserve"> </w:t>
            </w:r>
            <w:r>
              <w:rPr>
                <w:spacing w:val="-2"/>
              </w:rPr>
              <w:t>account:</w:t>
            </w:r>
          </w:p>
        </w:tc>
        <w:tc>
          <w:tcPr>
            <w:tcW w:w="1444" w:type="dxa"/>
          </w:tcPr>
          <w:p w14:paraId="6FCCC988" w14:textId="77777777" w:rsidR="000900B5" w:rsidRDefault="000900B5">
            <w:pPr>
              <w:pStyle w:val="TableParagraph"/>
              <w:rPr>
                <w:rFonts w:ascii="Times New Roman"/>
                <w:sz w:val="20"/>
              </w:rPr>
            </w:pPr>
          </w:p>
        </w:tc>
      </w:tr>
      <w:tr w:rsidR="000900B5" w14:paraId="6FCCC98D" w14:textId="77777777">
        <w:trPr>
          <w:trHeight w:val="281"/>
        </w:trPr>
        <w:tc>
          <w:tcPr>
            <w:tcW w:w="2900" w:type="dxa"/>
            <w:gridSpan w:val="2"/>
          </w:tcPr>
          <w:p w14:paraId="6FCCC98A" w14:textId="77777777" w:rsidR="000900B5" w:rsidRDefault="000900B5">
            <w:pPr>
              <w:pStyle w:val="TableParagraph"/>
              <w:rPr>
                <w:rFonts w:ascii="Times New Roman"/>
                <w:sz w:val="20"/>
              </w:rPr>
            </w:pPr>
          </w:p>
        </w:tc>
        <w:tc>
          <w:tcPr>
            <w:tcW w:w="5442" w:type="dxa"/>
          </w:tcPr>
          <w:p w14:paraId="6FCCC98B" w14:textId="77777777" w:rsidR="000900B5" w:rsidRDefault="00000000">
            <w:pPr>
              <w:pStyle w:val="TableParagraph"/>
              <w:spacing w:before="1" w:line="260" w:lineRule="exact"/>
              <w:ind w:left="129"/>
            </w:pPr>
            <w:r>
              <w:rPr>
                <w:spacing w:val="-2"/>
              </w:rPr>
              <w:t>set</w:t>
            </w:r>
            <w:r>
              <w:rPr>
                <w:spacing w:val="-3"/>
              </w:rPr>
              <w:t xml:space="preserve"> </w:t>
            </w:r>
            <w:r>
              <w:rPr>
                <w:spacing w:val="-2"/>
              </w:rPr>
              <w:t>blockers</w:t>
            </w:r>
            <w:r>
              <w:rPr>
                <w:spacing w:val="-3"/>
              </w:rPr>
              <w:t xml:space="preserve"> </w:t>
            </w:r>
            <w:r>
              <w:rPr>
                <w:spacing w:val="-2"/>
              </w:rPr>
              <w:t>on weekend;</w:t>
            </w:r>
            <w:r>
              <w:rPr>
                <w:spacing w:val="-3"/>
              </w:rPr>
              <w:t xml:space="preserve"> </w:t>
            </w:r>
            <w:r>
              <w:rPr>
                <w:spacing w:val="-2"/>
              </w:rPr>
              <w:t>researched with</w:t>
            </w:r>
            <w:r>
              <w:rPr>
                <w:spacing w:val="-3"/>
              </w:rPr>
              <w:t xml:space="preserve"> </w:t>
            </w:r>
            <w:r>
              <w:rPr>
                <w:spacing w:val="-2"/>
              </w:rPr>
              <w:t>ChatGPT</w:t>
            </w:r>
          </w:p>
        </w:tc>
        <w:tc>
          <w:tcPr>
            <w:tcW w:w="1444" w:type="dxa"/>
          </w:tcPr>
          <w:p w14:paraId="6FCCC98C" w14:textId="77777777" w:rsidR="000900B5" w:rsidRDefault="000900B5">
            <w:pPr>
              <w:pStyle w:val="TableParagraph"/>
              <w:rPr>
                <w:rFonts w:ascii="Times New Roman"/>
                <w:sz w:val="20"/>
              </w:rPr>
            </w:pPr>
          </w:p>
        </w:tc>
      </w:tr>
      <w:tr w:rsidR="000900B5" w14:paraId="6FCCC993" w14:textId="77777777">
        <w:trPr>
          <w:trHeight w:val="531"/>
        </w:trPr>
        <w:tc>
          <w:tcPr>
            <w:tcW w:w="628" w:type="dxa"/>
          </w:tcPr>
          <w:p w14:paraId="6FCCC98E" w14:textId="77777777" w:rsidR="000900B5" w:rsidRDefault="00000000">
            <w:pPr>
              <w:pStyle w:val="TableParagraph"/>
              <w:spacing w:before="261" w:line="250" w:lineRule="exact"/>
              <w:ind w:right="59"/>
              <w:jc w:val="center"/>
            </w:pPr>
            <w:r>
              <w:rPr>
                <w:spacing w:val="-10"/>
              </w:rPr>
              <w:t>7</w:t>
            </w:r>
          </w:p>
        </w:tc>
        <w:tc>
          <w:tcPr>
            <w:tcW w:w="2272" w:type="dxa"/>
          </w:tcPr>
          <w:p w14:paraId="6FCCC98F" w14:textId="77777777" w:rsidR="000900B5" w:rsidRDefault="00000000">
            <w:pPr>
              <w:pStyle w:val="TableParagraph"/>
              <w:spacing w:before="261" w:line="250" w:lineRule="exact"/>
              <w:ind w:left="178"/>
            </w:pPr>
            <w:r>
              <w:rPr>
                <w:spacing w:val="-2"/>
              </w:rPr>
              <w:t>Procrastination</w:t>
            </w:r>
          </w:p>
        </w:tc>
        <w:tc>
          <w:tcPr>
            <w:tcW w:w="5442" w:type="dxa"/>
          </w:tcPr>
          <w:p w14:paraId="6FCCC990" w14:textId="77777777" w:rsidR="000900B5" w:rsidRDefault="00000000">
            <w:pPr>
              <w:pStyle w:val="TableParagraph"/>
              <w:spacing w:line="277" w:lineRule="exact"/>
              <w:ind w:left="129"/>
            </w:pPr>
            <w:r>
              <w:rPr>
                <w:spacing w:val="-2"/>
              </w:rPr>
              <w:t>for</w:t>
            </w:r>
            <w:r>
              <w:rPr>
                <w:spacing w:val="-1"/>
              </w:rPr>
              <w:t xml:space="preserve"> </w:t>
            </w:r>
            <w:r>
              <w:rPr>
                <w:spacing w:val="-2"/>
              </w:rPr>
              <w:t>optimal/minimal</w:t>
            </w:r>
            <w:r>
              <w:rPr>
                <w:spacing w:val="-1"/>
              </w:rPr>
              <w:t xml:space="preserve"> </w:t>
            </w:r>
            <w:r>
              <w:rPr>
                <w:spacing w:val="-2"/>
              </w:rPr>
              <w:t>study</w:t>
            </w:r>
            <w:r>
              <w:rPr>
                <w:spacing w:val="-1"/>
              </w:rPr>
              <w:t xml:space="preserve"> </w:t>
            </w:r>
            <w:r>
              <w:rPr>
                <w:spacing w:val="-4"/>
              </w:rPr>
              <w:t>plan</w:t>
            </w:r>
          </w:p>
          <w:p w14:paraId="6FCCC991" w14:textId="77777777" w:rsidR="000900B5" w:rsidRDefault="00000000">
            <w:pPr>
              <w:pStyle w:val="TableParagraph"/>
              <w:spacing w:line="235" w:lineRule="exact"/>
              <w:ind w:left="129"/>
            </w:pPr>
            <w:r>
              <w:rPr>
                <w:spacing w:val="-2"/>
              </w:rPr>
              <w:t>Work</w:t>
            </w:r>
            <w:r>
              <w:rPr>
                <w:spacing w:val="-6"/>
              </w:rPr>
              <w:t xml:space="preserve"> </w:t>
            </w:r>
            <w:r>
              <w:rPr>
                <w:spacing w:val="-2"/>
              </w:rPr>
              <w:t>on</w:t>
            </w:r>
            <w:r>
              <w:rPr>
                <w:spacing w:val="-5"/>
              </w:rPr>
              <w:t xml:space="preserve"> </w:t>
            </w:r>
            <w:r>
              <w:rPr>
                <w:spacing w:val="-2"/>
              </w:rPr>
              <w:t>the</w:t>
            </w:r>
            <w:r>
              <w:rPr>
                <w:spacing w:val="-6"/>
              </w:rPr>
              <w:t xml:space="preserve"> </w:t>
            </w:r>
            <w:r>
              <w:rPr>
                <w:spacing w:val="-2"/>
              </w:rPr>
              <w:t>project</w:t>
            </w:r>
            <w:r>
              <w:rPr>
                <w:spacing w:val="-6"/>
              </w:rPr>
              <w:t xml:space="preserve"> </w:t>
            </w:r>
            <w:r>
              <w:rPr>
                <w:spacing w:val="-2"/>
              </w:rPr>
              <w:t>started</w:t>
            </w:r>
            <w:r>
              <w:rPr>
                <w:spacing w:val="-5"/>
              </w:rPr>
              <w:t xml:space="preserve"> </w:t>
            </w:r>
            <w:r>
              <w:rPr>
                <w:spacing w:val="-2"/>
              </w:rPr>
              <w:t>25.09.2025</w:t>
            </w:r>
            <w:r>
              <w:rPr>
                <w:spacing w:val="-6"/>
              </w:rPr>
              <w:t xml:space="preserve"> </w:t>
            </w:r>
            <w:r>
              <w:rPr>
                <w:spacing w:val="-4"/>
              </w:rPr>
              <w:t>when</w:t>
            </w:r>
          </w:p>
        </w:tc>
        <w:tc>
          <w:tcPr>
            <w:tcW w:w="1444" w:type="dxa"/>
          </w:tcPr>
          <w:p w14:paraId="6FCCC992" w14:textId="77777777" w:rsidR="000900B5" w:rsidRDefault="00000000">
            <w:pPr>
              <w:pStyle w:val="TableParagraph"/>
              <w:spacing w:before="261" w:line="250" w:lineRule="exact"/>
              <w:ind w:left="31"/>
              <w:jc w:val="center"/>
            </w:pPr>
            <w:r>
              <w:rPr>
                <w:spacing w:val="-2"/>
              </w:rPr>
              <w:t>17.10.2025</w:t>
            </w:r>
          </w:p>
        </w:tc>
      </w:tr>
      <w:tr w:rsidR="000900B5" w14:paraId="6FCCC99C" w14:textId="77777777">
        <w:trPr>
          <w:trHeight w:val="812"/>
        </w:trPr>
        <w:tc>
          <w:tcPr>
            <w:tcW w:w="628" w:type="dxa"/>
          </w:tcPr>
          <w:p w14:paraId="6FCCC994" w14:textId="77777777" w:rsidR="000900B5" w:rsidRDefault="000900B5">
            <w:pPr>
              <w:pStyle w:val="TableParagraph"/>
              <w:spacing w:before="246"/>
              <w:rPr>
                <w:rFonts w:ascii="Palatino Linotype"/>
                <w:b/>
              </w:rPr>
            </w:pPr>
          </w:p>
          <w:p w14:paraId="6FCCC995" w14:textId="77777777" w:rsidR="000900B5" w:rsidRDefault="00000000">
            <w:pPr>
              <w:pStyle w:val="TableParagraph"/>
              <w:spacing w:line="250" w:lineRule="exact"/>
              <w:ind w:right="59"/>
              <w:jc w:val="center"/>
            </w:pPr>
            <w:r>
              <w:rPr>
                <w:spacing w:val="-10"/>
              </w:rPr>
              <w:t>8</w:t>
            </w:r>
          </w:p>
        </w:tc>
        <w:tc>
          <w:tcPr>
            <w:tcW w:w="2272" w:type="dxa"/>
          </w:tcPr>
          <w:p w14:paraId="6FCCC996" w14:textId="77777777" w:rsidR="000900B5" w:rsidRDefault="000900B5">
            <w:pPr>
              <w:pStyle w:val="TableParagraph"/>
              <w:spacing w:before="246"/>
              <w:rPr>
                <w:rFonts w:ascii="Palatino Linotype"/>
                <w:b/>
              </w:rPr>
            </w:pPr>
          </w:p>
          <w:p w14:paraId="6FCCC997" w14:textId="77777777" w:rsidR="000900B5" w:rsidRDefault="00000000">
            <w:pPr>
              <w:pStyle w:val="TableParagraph"/>
              <w:spacing w:line="250" w:lineRule="exact"/>
              <w:ind w:left="178"/>
            </w:pPr>
            <w:r>
              <w:rPr>
                <w:spacing w:val="-2"/>
              </w:rPr>
              <w:t>Unavailability</w:t>
            </w:r>
            <w:r>
              <w:rPr>
                <w:spacing w:val="-6"/>
              </w:rPr>
              <w:t xml:space="preserve"> </w:t>
            </w:r>
            <w:r>
              <w:rPr>
                <w:spacing w:val="-5"/>
              </w:rPr>
              <w:t>of</w:t>
            </w:r>
          </w:p>
        </w:tc>
        <w:tc>
          <w:tcPr>
            <w:tcW w:w="5442" w:type="dxa"/>
          </w:tcPr>
          <w:p w14:paraId="6FCCC998" w14:textId="77777777" w:rsidR="000900B5" w:rsidRDefault="00000000">
            <w:pPr>
              <w:pStyle w:val="TableParagraph"/>
              <w:spacing w:before="24" w:line="216" w:lineRule="auto"/>
              <w:ind w:left="129"/>
            </w:pPr>
            <w:r>
              <w:t>attending</w:t>
            </w:r>
            <w:r>
              <w:rPr>
                <w:spacing w:val="-13"/>
              </w:rPr>
              <w:t xml:space="preserve"> </w:t>
            </w:r>
            <w:r>
              <w:t>data</w:t>
            </w:r>
            <w:r>
              <w:rPr>
                <w:spacing w:val="-13"/>
              </w:rPr>
              <w:t xml:space="preserve"> </w:t>
            </w:r>
            <w:r>
              <w:t>quality</w:t>
            </w:r>
            <w:r>
              <w:rPr>
                <w:spacing w:val="-13"/>
              </w:rPr>
              <w:t xml:space="preserve"> </w:t>
            </w:r>
            <w:r>
              <w:t>meeting</w:t>
            </w:r>
            <w:r>
              <w:rPr>
                <w:spacing w:val="-13"/>
              </w:rPr>
              <w:t xml:space="preserve"> </w:t>
            </w:r>
            <w:r>
              <w:t>at</w:t>
            </w:r>
            <w:r>
              <w:rPr>
                <w:spacing w:val="-13"/>
              </w:rPr>
              <w:t xml:space="preserve"> </w:t>
            </w:r>
            <w:r>
              <w:t>AWS,</w:t>
            </w:r>
            <w:r>
              <w:rPr>
                <w:spacing w:val="-12"/>
              </w:rPr>
              <w:t xml:space="preserve"> </w:t>
            </w:r>
            <w:r>
              <w:t>being</w:t>
            </w:r>
            <w:r>
              <w:rPr>
                <w:spacing w:val="-13"/>
              </w:rPr>
              <w:t xml:space="preserve"> </w:t>
            </w:r>
            <w:r>
              <w:t>part</w:t>
            </w:r>
            <w:r>
              <w:rPr>
                <w:spacing w:val="-13"/>
              </w:rPr>
              <w:t xml:space="preserve"> </w:t>
            </w:r>
            <w:r>
              <w:t xml:space="preserve">of AWS </w:t>
            </w:r>
            <w:proofErr w:type="spellStart"/>
            <w:r>
              <w:t>Modernisation</w:t>
            </w:r>
            <w:proofErr w:type="spellEnd"/>
            <w:r>
              <w:t xml:space="preserve"> initiative</w:t>
            </w:r>
          </w:p>
          <w:p w14:paraId="6FCCC999" w14:textId="77777777" w:rsidR="000900B5" w:rsidRDefault="00000000">
            <w:pPr>
              <w:pStyle w:val="TableParagraph"/>
              <w:spacing w:line="226" w:lineRule="exact"/>
              <w:ind w:left="129"/>
            </w:pPr>
            <w:r>
              <w:t>Contact</w:t>
            </w:r>
            <w:r>
              <w:rPr>
                <w:spacing w:val="-10"/>
              </w:rPr>
              <w:t xml:space="preserve"> </w:t>
            </w:r>
            <w:r>
              <w:t>of</w:t>
            </w:r>
            <w:r>
              <w:rPr>
                <w:spacing w:val="-10"/>
              </w:rPr>
              <w:t xml:space="preserve"> </w:t>
            </w:r>
            <w:r>
              <w:t>partner</w:t>
            </w:r>
            <w:r>
              <w:rPr>
                <w:spacing w:val="-10"/>
              </w:rPr>
              <w:t xml:space="preserve"> </w:t>
            </w:r>
            <w:r>
              <w:t>provided</w:t>
            </w:r>
            <w:r>
              <w:rPr>
                <w:spacing w:val="-9"/>
              </w:rPr>
              <w:t xml:space="preserve"> </w:t>
            </w:r>
            <w:r>
              <w:t>in</w:t>
            </w:r>
            <w:r>
              <w:rPr>
                <w:spacing w:val="-10"/>
              </w:rPr>
              <w:t xml:space="preserve"> </w:t>
            </w:r>
            <w:r>
              <w:t>Teams</w:t>
            </w:r>
            <w:r>
              <w:rPr>
                <w:spacing w:val="-10"/>
              </w:rPr>
              <w:t xml:space="preserve"> </w:t>
            </w:r>
            <w:r>
              <w:t>and</w:t>
            </w:r>
            <w:r>
              <w:rPr>
                <w:spacing w:val="-10"/>
              </w:rPr>
              <w:t xml:space="preserve"> </w:t>
            </w:r>
            <w:r>
              <w:t>added</w:t>
            </w:r>
            <w:r>
              <w:rPr>
                <w:spacing w:val="-9"/>
              </w:rPr>
              <w:t xml:space="preserve"> </w:t>
            </w:r>
            <w:r>
              <w:rPr>
                <w:spacing w:val="-7"/>
              </w:rPr>
              <w:t>to</w:t>
            </w:r>
          </w:p>
        </w:tc>
        <w:tc>
          <w:tcPr>
            <w:tcW w:w="1444" w:type="dxa"/>
          </w:tcPr>
          <w:p w14:paraId="6FCCC99A" w14:textId="77777777" w:rsidR="000900B5" w:rsidRDefault="000900B5">
            <w:pPr>
              <w:pStyle w:val="TableParagraph"/>
              <w:spacing w:before="246"/>
              <w:rPr>
                <w:rFonts w:ascii="Palatino Linotype"/>
                <w:b/>
              </w:rPr>
            </w:pPr>
          </w:p>
          <w:p w14:paraId="6FCCC99B" w14:textId="77777777" w:rsidR="000900B5" w:rsidRDefault="00000000">
            <w:pPr>
              <w:pStyle w:val="TableParagraph"/>
              <w:spacing w:line="250" w:lineRule="exact"/>
              <w:ind w:left="31"/>
              <w:jc w:val="center"/>
            </w:pPr>
            <w:r>
              <w:rPr>
                <w:spacing w:val="-2"/>
              </w:rPr>
              <w:t>23.10.2025</w:t>
            </w:r>
          </w:p>
        </w:tc>
      </w:tr>
      <w:tr w:rsidR="000900B5" w14:paraId="6FCCC9A1" w14:textId="77777777">
        <w:trPr>
          <w:trHeight w:val="281"/>
        </w:trPr>
        <w:tc>
          <w:tcPr>
            <w:tcW w:w="628" w:type="dxa"/>
          </w:tcPr>
          <w:p w14:paraId="6FCCC99D" w14:textId="77777777" w:rsidR="000900B5" w:rsidRDefault="000900B5">
            <w:pPr>
              <w:pStyle w:val="TableParagraph"/>
              <w:rPr>
                <w:rFonts w:ascii="Times New Roman"/>
                <w:sz w:val="20"/>
              </w:rPr>
            </w:pPr>
          </w:p>
        </w:tc>
        <w:tc>
          <w:tcPr>
            <w:tcW w:w="2272" w:type="dxa"/>
          </w:tcPr>
          <w:p w14:paraId="6FCCC99E" w14:textId="77777777" w:rsidR="000900B5" w:rsidRDefault="00000000">
            <w:pPr>
              <w:pStyle w:val="TableParagraph"/>
              <w:spacing w:before="1" w:line="260" w:lineRule="exact"/>
              <w:ind w:left="178"/>
            </w:pPr>
            <w:r>
              <w:t>main</w:t>
            </w:r>
            <w:r>
              <w:rPr>
                <w:spacing w:val="-9"/>
              </w:rPr>
              <w:t xml:space="preserve"> </w:t>
            </w:r>
            <w:r>
              <w:t>project</w:t>
            </w:r>
            <w:r>
              <w:rPr>
                <w:spacing w:val="-9"/>
              </w:rPr>
              <w:t xml:space="preserve"> </w:t>
            </w:r>
            <w:r>
              <w:rPr>
                <w:spacing w:val="-2"/>
              </w:rPr>
              <w:t>staff</w:t>
            </w:r>
          </w:p>
        </w:tc>
        <w:tc>
          <w:tcPr>
            <w:tcW w:w="5442" w:type="dxa"/>
          </w:tcPr>
          <w:p w14:paraId="6FCCC99F" w14:textId="77777777" w:rsidR="000900B5" w:rsidRDefault="00000000">
            <w:pPr>
              <w:pStyle w:val="TableParagraph"/>
              <w:spacing w:before="1" w:line="260" w:lineRule="exact"/>
              <w:ind w:left="129"/>
            </w:pPr>
            <w:r>
              <w:t>Miro</w:t>
            </w:r>
            <w:r>
              <w:rPr>
                <w:spacing w:val="-9"/>
              </w:rPr>
              <w:t xml:space="preserve"> </w:t>
            </w:r>
            <w:r>
              <w:rPr>
                <w:spacing w:val="-2"/>
              </w:rPr>
              <w:t>board</w:t>
            </w:r>
          </w:p>
        </w:tc>
        <w:tc>
          <w:tcPr>
            <w:tcW w:w="1444" w:type="dxa"/>
          </w:tcPr>
          <w:p w14:paraId="6FCCC9A0" w14:textId="77777777" w:rsidR="000900B5" w:rsidRDefault="000900B5">
            <w:pPr>
              <w:pStyle w:val="TableParagraph"/>
              <w:rPr>
                <w:rFonts w:ascii="Times New Roman"/>
                <w:sz w:val="20"/>
              </w:rPr>
            </w:pPr>
          </w:p>
        </w:tc>
      </w:tr>
    </w:tbl>
    <w:p w14:paraId="6FCCC9A2" w14:textId="77777777" w:rsidR="000900B5" w:rsidRDefault="000900B5">
      <w:pPr>
        <w:pStyle w:val="TableParagraph"/>
        <w:rPr>
          <w:rFonts w:ascii="Times New Roman"/>
          <w:sz w:val="20"/>
        </w:rPr>
        <w:sectPr w:rsidR="000900B5">
          <w:pgSz w:w="11910" w:h="16840"/>
          <w:pgMar w:top="440" w:right="0" w:bottom="180" w:left="708" w:header="0" w:footer="0" w:gutter="0"/>
          <w:cols w:space="720"/>
        </w:sectPr>
      </w:pPr>
    </w:p>
    <w:p w14:paraId="6FCCC9A3" w14:textId="77777777" w:rsidR="000900B5" w:rsidRDefault="00000000">
      <w:pPr>
        <w:pStyle w:val="BodyText"/>
        <w:spacing w:line="273" w:lineRule="exact"/>
        <w:ind w:left="1156"/>
      </w:pPr>
      <w:r>
        <w:rPr>
          <w:spacing w:val="-2"/>
        </w:rPr>
        <w:t>(e.g.,</w:t>
      </w:r>
      <w:r>
        <w:rPr>
          <w:spacing w:val="-6"/>
        </w:rPr>
        <w:t xml:space="preserve"> </w:t>
      </w:r>
      <w:r>
        <w:rPr>
          <w:spacing w:val="-2"/>
        </w:rPr>
        <w:t>due</w:t>
      </w:r>
      <w:r>
        <w:rPr>
          <w:spacing w:val="-6"/>
        </w:rPr>
        <w:t xml:space="preserve"> </w:t>
      </w:r>
      <w:r>
        <w:rPr>
          <w:spacing w:val="-2"/>
        </w:rPr>
        <w:t>to</w:t>
      </w:r>
      <w:r>
        <w:rPr>
          <w:spacing w:val="-5"/>
        </w:rPr>
        <w:t xml:space="preserve"> </w:t>
      </w:r>
      <w:r>
        <w:rPr>
          <w:spacing w:val="-2"/>
        </w:rPr>
        <w:t>illness)</w:t>
      </w:r>
    </w:p>
    <w:p w14:paraId="6FCCC9A4" w14:textId="77777777" w:rsidR="000900B5" w:rsidRDefault="00000000">
      <w:pPr>
        <w:pStyle w:val="ListParagraph"/>
        <w:numPr>
          <w:ilvl w:val="0"/>
          <w:numId w:val="9"/>
        </w:numPr>
        <w:tabs>
          <w:tab w:val="left" w:pos="1156"/>
        </w:tabs>
        <w:spacing w:before="7" w:line="216" w:lineRule="auto"/>
        <w:ind w:right="84"/>
      </w:pPr>
      <w:r>
        <w:t xml:space="preserve">Unavailability of </w:t>
      </w:r>
      <w:r>
        <w:rPr>
          <w:spacing w:val="-2"/>
        </w:rPr>
        <w:t>advisor</w:t>
      </w:r>
      <w:r>
        <w:rPr>
          <w:spacing w:val="-11"/>
        </w:rPr>
        <w:t xml:space="preserve"> </w:t>
      </w:r>
      <w:r>
        <w:rPr>
          <w:spacing w:val="-2"/>
        </w:rPr>
        <w:t>(e.g.,</w:t>
      </w:r>
      <w:r>
        <w:rPr>
          <w:spacing w:val="-11"/>
        </w:rPr>
        <w:t xml:space="preserve"> </w:t>
      </w:r>
      <w:r>
        <w:rPr>
          <w:spacing w:val="-2"/>
        </w:rPr>
        <w:t>due</w:t>
      </w:r>
      <w:r>
        <w:rPr>
          <w:spacing w:val="-11"/>
        </w:rPr>
        <w:t xml:space="preserve"> </w:t>
      </w:r>
      <w:r>
        <w:rPr>
          <w:spacing w:val="-2"/>
        </w:rPr>
        <w:t xml:space="preserve">to </w:t>
      </w:r>
      <w:r>
        <w:t xml:space="preserve">illness, accident, </w:t>
      </w:r>
      <w:r>
        <w:rPr>
          <w:spacing w:val="-4"/>
        </w:rPr>
        <w:t>etc.)</w:t>
      </w:r>
    </w:p>
    <w:p w14:paraId="6FCCC9A5" w14:textId="77777777" w:rsidR="000900B5" w:rsidRDefault="00000000">
      <w:pPr>
        <w:pStyle w:val="ListParagraph"/>
        <w:numPr>
          <w:ilvl w:val="0"/>
          <w:numId w:val="9"/>
        </w:numPr>
        <w:tabs>
          <w:tab w:val="left" w:pos="1156"/>
        </w:tabs>
        <w:spacing w:line="216" w:lineRule="auto"/>
        <w:ind w:hanging="624"/>
      </w:pPr>
      <w:r>
        <w:rPr>
          <w:spacing w:val="-4"/>
        </w:rPr>
        <w:t>Software</w:t>
      </w:r>
      <w:r>
        <w:rPr>
          <w:spacing w:val="-9"/>
        </w:rPr>
        <w:t xml:space="preserve"> </w:t>
      </w:r>
      <w:r>
        <w:rPr>
          <w:spacing w:val="-4"/>
        </w:rPr>
        <w:t>Version/Li-</w:t>
      </w:r>
      <w:proofErr w:type="spellStart"/>
      <w:r>
        <w:rPr>
          <w:spacing w:val="-2"/>
        </w:rPr>
        <w:t>brary</w:t>
      </w:r>
      <w:proofErr w:type="spellEnd"/>
      <w:r>
        <w:rPr>
          <w:spacing w:val="-2"/>
        </w:rPr>
        <w:t>/Dependency</w:t>
      </w:r>
    </w:p>
    <w:p w14:paraId="6FCCC9A6" w14:textId="77777777" w:rsidR="000900B5" w:rsidRDefault="00000000">
      <w:pPr>
        <w:pStyle w:val="BodyText"/>
        <w:tabs>
          <w:tab w:val="right" w:pos="6735"/>
        </w:tabs>
        <w:spacing w:before="258"/>
        <w:ind w:left="204"/>
      </w:pPr>
      <w:r>
        <w:br w:type="column"/>
      </w:r>
      <w:r>
        <w:t>Asked</w:t>
      </w:r>
      <w:r>
        <w:rPr>
          <w:spacing w:val="-12"/>
        </w:rPr>
        <w:t xml:space="preserve"> </w:t>
      </w:r>
      <w:r>
        <w:t>for</w:t>
      </w:r>
      <w:r>
        <w:rPr>
          <w:spacing w:val="-12"/>
        </w:rPr>
        <w:t xml:space="preserve"> </w:t>
      </w:r>
      <w:r>
        <w:t>contact,</w:t>
      </w:r>
      <w:r>
        <w:rPr>
          <w:spacing w:val="-12"/>
        </w:rPr>
        <w:t xml:space="preserve"> </w:t>
      </w:r>
      <w:r>
        <w:t>confirmed</w:t>
      </w:r>
      <w:r>
        <w:rPr>
          <w:spacing w:val="-12"/>
        </w:rPr>
        <w:t xml:space="preserve"> </w:t>
      </w:r>
      <w:r>
        <w:t>to</w:t>
      </w:r>
      <w:r>
        <w:rPr>
          <w:spacing w:val="-11"/>
        </w:rPr>
        <w:t xml:space="preserve"> </w:t>
      </w:r>
      <w:r>
        <w:t>be</w:t>
      </w:r>
      <w:r>
        <w:rPr>
          <w:spacing w:val="-12"/>
        </w:rPr>
        <w:t xml:space="preserve"> </w:t>
      </w:r>
      <w:r>
        <w:t>Jürgen</w:t>
      </w:r>
      <w:r>
        <w:rPr>
          <w:spacing w:val="-12"/>
        </w:rPr>
        <w:t xml:space="preserve"> </w:t>
      </w:r>
      <w:r>
        <w:rPr>
          <w:spacing w:val="-4"/>
        </w:rPr>
        <w:t>Vogel</w:t>
      </w:r>
      <w:r>
        <w:rPr>
          <w:rFonts w:ascii="Times New Roman" w:hAnsi="Times New Roman"/>
        </w:rPr>
        <w:tab/>
      </w:r>
      <w:r>
        <w:rPr>
          <w:spacing w:val="-2"/>
        </w:rPr>
        <w:t>23.10.2025</w:t>
      </w:r>
    </w:p>
    <w:p w14:paraId="6FCCC9A7" w14:textId="77777777" w:rsidR="000900B5" w:rsidRDefault="00000000">
      <w:pPr>
        <w:pStyle w:val="BodyText"/>
        <w:tabs>
          <w:tab w:val="right" w:pos="6735"/>
        </w:tabs>
        <w:spacing w:before="782"/>
        <w:ind w:left="204"/>
      </w:pPr>
      <w:r>
        <w:t>Accept:</w:t>
      </w:r>
      <w:r>
        <w:rPr>
          <w:spacing w:val="-13"/>
        </w:rPr>
        <w:t xml:space="preserve"> </w:t>
      </w:r>
      <w:r>
        <w:t>Nothing</w:t>
      </w:r>
      <w:r>
        <w:rPr>
          <w:spacing w:val="-13"/>
        </w:rPr>
        <w:t xml:space="preserve"> </w:t>
      </w:r>
      <w:r>
        <w:rPr>
          <w:spacing w:val="-4"/>
        </w:rPr>
        <w:t>done</w:t>
      </w:r>
      <w:r>
        <w:rPr>
          <w:rFonts w:ascii="Times New Roman"/>
        </w:rPr>
        <w:tab/>
      </w:r>
      <w:r>
        <w:rPr>
          <w:spacing w:val="-2"/>
        </w:rPr>
        <w:t>23.10.2025</w:t>
      </w:r>
    </w:p>
    <w:p w14:paraId="6FCCC9A8" w14:textId="77777777" w:rsidR="000900B5" w:rsidRDefault="000900B5">
      <w:pPr>
        <w:pStyle w:val="BodyText"/>
        <w:sectPr w:rsidR="000900B5">
          <w:type w:val="continuous"/>
          <w:pgSz w:w="11910" w:h="16840"/>
          <w:pgMar w:top="0" w:right="0" w:bottom="280" w:left="708" w:header="0" w:footer="0" w:gutter="0"/>
          <w:cols w:num="2" w:space="720" w:equalWidth="0">
            <w:col w:w="3137" w:space="40"/>
            <w:col w:w="8025"/>
          </w:cols>
        </w:sectPr>
      </w:pPr>
    </w:p>
    <w:p w14:paraId="6FCCC9A9" w14:textId="77777777" w:rsidR="000900B5" w:rsidRDefault="00000000">
      <w:pPr>
        <w:pStyle w:val="ListParagraph"/>
        <w:numPr>
          <w:ilvl w:val="0"/>
          <w:numId w:val="9"/>
        </w:numPr>
        <w:tabs>
          <w:tab w:val="left" w:pos="1156"/>
        </w:tabs>
        <w:spacing w:line="216" w:lineRule="auto"/>
        <w:ind w:right="38" w:hanging="616"/>
      </w:pPr>
      <w:r>
        <w:rPr>
          <w:spacing w:val="-4"/>
        </w:rPr>
        <w:t>Hardware</w:t>
      </w:r>
      <w:r>
        <w:rPr>
          <w:spacing w:val="-9"/>
        </w:rPr>
        <w:t xml:space="preserve"> </w:t>
      </w:r>
      <w:r>
        <w:rPr>
          <w:spacing w:val="-4"/>
        </w:rPr>
        <w:t xml:space="preserve">is </w:t>
      </w:r>
      <w:r>
        <w:rPr>
          <w:spacing w:val="-2"/>
        </w:rPr>
        <w:t>damaged</w:t>
      </w:r>
    </w:p>
    <w:p w14:paraId="6FCCC9AA" w14:textId="77777777" w:rsidR="000900B5" w:rsidRDefault="00000000">
      <w:pPr>
        <w:pStyle w:val="BodyText"/>
        <w:spacing w:line="216" w:lineRule="auto"/>
        <w:ind w:left="541"/>
      </w:pPr>
      <w:r>
        <w:br w:type="column"/>
      </w:r>
      <w:r>
        <w:t>Second laptop is available at home; the LaTeX document</w:t>
      </w:r>
      <w:r>
        <w:rPr>
          <w:spacing w:val="-13"/>
        </w:rPr>
        <w:t xml:space="preserve"> </w:t>
      </w:r>
      <w:r>
        <w:t>is</w:t>
      </w:r>
      <w:r>
        <w:rPr>
          <w:spacing w:val="-13"/>
        </w:rPr>
        <w:t xml:space="preserve"> </w:t>
      </w:r>
      <w:r>
        <w:t>a</w:t>
      </w:r>
      <w:r>
        <w:rPr>
          <w:spacing w:val="-13"/>
        </w:rPr>
        <w:t xml:space="preserve"> </w:t>
      </w:r>
      <w:r>
        <w:t>GitHub</w:t>
      </w:r>
      <w:r>
        <w:rPr>
          <w:spacing w:val="-13"/>
        </w:rPr>
        <w:t xml:space="preserve"> </w:t>
      </w:r>
      <w:r>
        <w:t>project;</w:t>
      </w:r>
      <w:r>
        <w:rPr>
          <w:spacing w:val="-13"/>
        </w:rPr>
        <w:t xml:space="preserve"> </w:t>
      </w:r>
      <w:r>
        <w:t>documentation</w:t>
      </w:r>
      <w:r>
        <w:rPr>
          <w:spacing w:val="-12"/>
        </w:rPr>
        <w:t xml:space="preserve"> </w:t>
      </w:r>
      <w:r>
        <w:t>is</w:t>
      </w:r>
      <w:r>
        <w:rPr>
          <w:spacing w:val="-13"/>
        </w:rPr>
        <w:t xml:space="preserve"> </w:t>
      </w:r>
      <w:r>
        <w:t>on Miro. Work</w:t>
      </w:r>
      <w:r>
        <w:rPr>
          <w:spacing w:val="-5"/>
        </w:rPr>
        <w:t xml:space="preserve"> </w:t>
      </w:r>
      <w:r>
        <w:t>laptop</w:t>
      </w:r>
      <w:r>
        <w:rPr>
          <w:spacing w:val="-5"/>
        </w:rPr>
        <w:t xml:space="preserve"> </w:t>
      </w:r>
      <w:r>
        <w:t>can</w:t>
      </w:r>
      <w:r>
        <w:rPr>
          <w:spacing w:val="-5"/>
        </w:rPr>
        <w:t xml:space="preserve"> </w:t>
      </w:r>
      <w:r>
        <w:t>also</w:t>
      </w:r>
      <w:r>
        <w:rPr>
          <w:spacing w:val="-5"/>
        </w:rPr>
        <w:t xml:space="preserve"> </w:t>
      </w:r>
      <w:r>
        <w:t>be</w:t>
      </w:r>
      <w:r>
        <w:rPr>
          <w:spacing w:val="-5"/>
        </w:rPr>
        <w:t xml:space="preserve"> </w:t>
      </w:r>
      <w:r>
        <w:t>used</w:t>
      </w:r>
      <w:r>
        <w:rPr>
          <w:spacing w:val="-5"/>
        </w:rPr>
        <w:t xml:space="preserve"> </w:t>
      </w:r>
      <w:r>
        <w:t>for</w:t>
      </w:r>
      <w:r>
        <w:rPr>
          <w:spacing w:val="-5"/>
        </w:rPr>
        <w:t xml:space="preserve"> </w:t>
      </w:r>
      <w:r>
        <w:t>most</w:t>
      </w:r>
      <w:r>
        <w:rPr>
          <w:spacing w:val="-5"/>
        </w:rPr>
        <w:t xml:space="preserve"> </w:t>
      </w:r>
      <w:r>
        <w:t>tasks, but has no LaTeX installed</w:t>
      </w:r>
    </w:p>
    <w:p w14:paraId="6FCCC9AB" w14:textId="77777777" w:rsidR="000900B5" w:rsidRDefault="00000000">
      <w:pPr>
        <w:pStyle w:val="BodyText"/>
        <w:spacing w:line="276" w:lineRule="exact"/>
        <w:ind w:left="541"/>
      </w:pPr>
      <w:r>
        <w:br w:type="column"/>
      </w:r>
      <w:r>
        <w:rPr>
          <w:spacing w:val="-2"/>
        </w:rPr>
        <w:t>23.10.2025</w:t>
      </w:r>
    </w:p>
    <w:p w14:paraId="6FCCC9AC" w14:textId="77777777" w:rsidR="000900B5" w:rsidRDefault="000900B5">
      <w:pPr>
        <w:pStyle w:val="BodyText"/>
        <w:spacing w:line="276" w:lineRule="exact"/>
        <w:sectPr w:rsidR="000900B5">
          <w:type w:val="continuous"/>
          <w:pgSz w:w="11910" w:h="16840"/>
          <w:pgMar w:top="0" w:right="0" w:bottom="280" w:left="708" w:header="0" w:footer="0" w:gutter="0"/>
          <w:cols w:num="3" w:space="720" w:equalWidth="0">
            <w:col w:w="2372" w:space="467"/>
            <w:col w:w="5510" w:space="59"/>
            <w:col w:w="2794"/>
          </w:cols>
        </w:sectPr>
      </w:pPr>
    </w:p>
    <w:tbl>
      <w:tblPr>
        <w:tblW w:w="0" w:type="auto"/>
        <w:tblInd w:w="358" w:type="dxa"/>
        <w:tblLayout w:type="fixed"/>
        <w:tblCellMar>
          <w:left w:w="0" w:type="dxa"/>
          <w:right w:w="0" w:type="dxa"/>
        </w:tblCellMar>
        <w:tblLook w:val="01E0" w:firstRow="1" w:lastRow="1" w:firstColumn="1" w:lastColumn="1" w:noHBand="0" w:noVBand="0"/>
      </w:tblPr>
      <w:tblGrid>
        <w:gridCol w:w="595"/>
        <w:gridCol w:w="2308"/>
        <w:gridCol w:w="5448"/>
        <w:gridCol w:w="1434"/>
      </w:tblGrid>
      <w:tr w:rsidR="000900B5" w14:paraId="6FCCC9B0" w14:textId="77777777">
        <w:trPr>
          <w:trHeight w:val="281"/>
        </w:trPr>
        <w:tc>
          <w:tcPr>
            <w:tcW w:w="2903" w:type="dxa"/>
            <w:gridSpan w:val="2"/>
          </w:tcPr>
          <w:p w14:paraId="6FCCC9AD" w14:textId="77777777" w:rsidR="000900B5" w:rsidRDefault="00000000">
            <w:pPr>
              <w:pStyle w:val="TableParagraph"/>
              <w:tabs>
                <w:tab w:val="left" w:pos="805"/>
              </w:tabs>
              <w:spacing w:line="261" w:lineRule="exact"/>
              <w:ind w:left="181"/>
            </w:pPr>
            <w:r>
              <w:rPr>
                <w:spacing w:val="-5"/>
              </w:rPr>
              <w:t>12</w:t>
            </w:r>
            <w:r>
              <w:tab/>
              <w:t>Data</w:t>
            </w:r>
            <w:r>
              <w:rPr>
                <w:spacing w:val="-6"/>
              </w:rPr>
              <w:t xml:space="preserve"> </w:t>
            </w:r>
            <w:r>
              <w:rPr>
                <w:spacing w:val="-2"/>
              </w:rPr>
              <w:t>related</w:t>
            </w:r>
          </w:p>
        </w:tc>
        <w:tc>
          <w:tcPr>
            <w:tcW w:w="5448" w:type="dxa"/>
          </w:tcPr>
          <w:p w14:paraId="6FCCC9AE" w14:textId="77777777" w:rsidR="000900B5" w:rsidRDefault="00000000">
            <w:pPr>
              <w:pStyle w:val="TableParagraph"/>
              <w:spacing w:line="261" w:lineRule="exact"/>
              <w:ind w:left="126"/>
            </w:pPr>
            <w:r>
              <w:t>Accept:</w:t>
            </w:r>
            <w:r>
              <w:rPr>
                <w:spacing w:val="-13"/>
              </w:rPr>
              <w:t xml:space="preserve"> </w:t>
            </w:r>
            <w:r>
              <w:t>Nothing</w:t>
            </w:r>
            <w:r>
              <w:rPr>
                <w:spacing w:val="-13"/>
              </w:rPr>
              <w:t xml:space="preserve"> </w:t>
            </w:r>
            <w:r>
              <w:rPr>
                <w:spacing w:val="-4"/>
              </w:rPr>
              <w:t>done</w:t>
            </w:r>
          </w:p>
        </w:tc>
        <w:tc>
          <w:tcPr>
            <w:tcW w:w="1434" w:type="dxa"/>
          </w:tcPr>
          <w:p w14:paraId="6FCCC9AF" w14:textId="77777777" w:rsidR="000900B5" w:rsidRDefault="00000000">
            <w:pPr>
              <w:pStyle w:val="TableParagraph"/>
              <w:spacing w:line="261" w:lineRule="exact"/>
              <w:ind w:left="23" w:right="1"/>
              <w:jc w:val="center"/>
            </w:pPr>
            <w:r>
              <w:rPr>
                <w:spacing w:val="-2"/>
              </w:rPr>
              <w:t>23.10.2025</w:t>
            </w:r>
          </w:p>
        </w:tc>
      </w:tr>
      <w:tr w:rsidR="000900B5" w14:paraId="6FCCC9B4" w14:textId="77777777">
        <w:trPr>
          <w:trHeight w:val="270"/>
        </w:trPr>
        <w:tc>
          <w:tcPr>
            <w:tcW w:w="2903" w:type="dxa"/>
            <w:gridSpan w:val="2"/>
          </w:tcPr>
          <w:p w14:paraId="6FCCC9B1" w14:textId="77777777" w:rsidR="000900B5" w:rsidRDefault="00000000">
            <w:pPr>
              <w:pStyle w:val="TableParagraph"/>
              <w:tabs>
                <w:tab w:val="left" w:pos="806"/>
              </w:tabs>
              <w:spacing w:line="251" w:lineRule="exact"/>
              <w:ind w:left="182"/>
            </w:pPr>
            <w:r>
              <w:rPr>
                <w:spacing w:val="-5"/>
              </w:rPr>
              <w:t>13</w:t>
            </w:r>
            <w:r>
              <w:tab/>
              <w:t>Not</w:t>
            </w:r>
            <w:r>
              <w:rPr>
                <w:spacing w:val="-11"/>
              </w:rPr>
              <w:t xml:space="preserve"> </w:t>
            </w:r>
            <w:r>
              <w:rPr>
                <w:spacing w:val="-2"/>
              </w:rPr>
              <w:t>reproducible</w:t>
            </w:r>
          </w:p>
        </w:tc>
        <w:tc>
          <w:tcPr>
            <w:tcW w:w="5448" w:type="dxa"/>
          </w:tcPr>
          <w:p w14:paraId="6FCCC9B2" w14:textId="77777777" w:rsidR="000900B5" w:rsidRDefault="00000000">
            <w:pPr>
              <w:pStyle w:val="TableParagraph"/>
              <w:spacing w:line="251" w:lineRule="exact"/>
              <w:ind w:left="126"/>
            </w:pPr>
            <w:r>
              <w:rPr>
                <w:spacing w:val="-2"/>
              </w:rPr>
              <w:t>GitHub</w:t>
            </w:r>
            <w:r>
              <w:rPr>
                <w:spacing w:val="-8"/>
              </w:rPr>
              <w:t xml:space="preserve"> </w:t>
            </w:r>
            <w:r>
              <w:rPr>
                <w:spacing w:val="-2"/>
              </w:rPr>
              <w:t>project</w:t>
            </w:r>
            <w:r>
              <w:rPr>
                <w:spacing w:val="-7"/>
              </w:rPr>
              <w:t xml:space="preserve"> </w:t>
            </w:r>
            <w:r>
              <w:rPr>
                <w:spacing w:val="-2"/>
              </w:rPr>
              <w:t>for</w:t>
            </w:r>
            <w:r>
              <w:rPr>
                <w:spacing w:val="-7"/>
              </w:rPr>
              <w:t xml:space="preserve"> </w:t>
            </w:r>
            <w:r>
              <w:rPr>
                <w:spacing w:val="-2"/>
              </w:rPr>
              <w:t>LaTeX</w:t>
            </w:r>
            <w:r>
              <w:rPr>
                <w:spacing w:val="-8"/>
              </w:rPr>
              <w:t xml:space="preserve"> </w:t>
            </w:r>
            <w:r>
              <w:rPr>
                <w:spacing w:val="-2"/>
              </w:rPr>
              <w:t>document</w:t>
            </w:r>
          </w:p>
        </w:tc>
        <w:tc>
          <w:tcPr>
            <w:tcW w:w="1434" w:type="dxa"/>
          </w:tcPr>
          <w:p w14:paraId="6FCCC9B3" w14:textId="77777777" w:rsidR="000900B5" w:rsidRDefault="00000000">
            <w:pPr>
              <w:pStyle w:val="TableParagraph"/>
              <w:spacing w:line="251" w:lineRule="exact"/>
              <w:ind w:left="23"/>
              <w:jc w:val="center"/>
            </w:pPr>
            <w:r>
              <w:rPr>
                <w:spacing w:val="-2"/>
              </w:rPr>
              <w:t>10.10.2025</w:t>
            </w:r>
          </w:p>
        </w:tc>
      </w:tr>
      <w:tr w:rsidR="000900B5" w14:paraId="6FCCC9B6" w14:textId="77777777">
        <w:trPr>
          <w:trHeight w:val="270"/>
        </w:trPr>
        <w:tc>
          <w:tcPr>
            <w:tcW w:w="9785" w:type="dxa"/>
            <w:gridSpan w:val="4"/>
          </w:tcPr>
          <w:p w14:paraId="6FCCC9B5" w14:textId="77777777" w:rsidR="000900B5" w:rsidRDefault="00000000">
            <w:pPr>
              <w:pStyle w:val="TableParagraph"/>
              <w:spacing w:line="251" w:lineRule="exact"/>
              <w:ind w:left="806"/>
            </w:pPr>
            <w:r>
              <w:rPr>
                <w:spacing w:val="-4"/>
              </w:rPr>
              <w:t>work</w:t>
            </w:r>
          </w:p>
        </w:tc>
      </w:tr>
      <w:tr w:rsidR="000900B5" w14:paraId="6FCCC9BA" w14:textId="77777777">
        <w:trPr>
          <w:trHeight w:val="270"/>
        </w:trPr>
        <w:tc>
          <w:tcPr>
            <w:tcW w:w="2903" w:type="dxa"/>
            <w:gridSpan w:val="2"/>
          </w:tcPr>
          <w:p w14:paraId="6FCCC9B7" w14:textId="77777777" w:rsidR="000900B5" w:rsidRDefault="00000000">
            <w:pPr>
              <w:pStyle w:val="TableParagraph"/>
              <w:tabs>
                <w:tab w:val="left" w:pos="806"/>
              </w:tabs>
              <w:spacing w:line="251" w:lineRule="exact"/>
              <w:ind w:left="184"/>
            </w:pPr>
            <w:r>
              <w:rPr>
                <w:spacing w:val="-5"/>
              </w:rPr>
              <w:t>14</w:t>
            </w:r>
            <w:r>
              <w:tab/>
              <w:t>Plagiarism</w:t>
            </w:r>
            <w:r>
              <w:rPr>
                <w:spacing w:val="-12"/>
              </w:rPr>
              <w:t xml:space="preserve"> </w:t>
            </w:r>
            <w:r>
              <w:t>or</w:t>
            </w:r>
            <w:r>
              <w:rPr>
                <w:spacing w:val="-11"/>
              </w:rPr>
              <w:t xml:space="preserve"> </w:t>
            </w:r>
            <w:r>
              <w:rPr>
                <w:spacing w:val="-2"/>
              </w:rPr>
              <w:t>wrong</w:t>
            </w:r>
          </w:p>
        </w:tc>
        <w:tc>
          <w:tcPr>
            <w:tcW w:w="5448" w:type="dxa"/>
          </w:tcPr>
          <w:p w14:paraId="6FCCC9B8" w14:textId="77777777" w:rsidR="000900B5" w:rsidRDefault="00000000">
            <w:pPr>
              <w:pStyle w:val="TableParagraph"/>
              <w:spacing w:line="251" w:lineRule="exact"/>
              <w:ind w:left="126"/>
            </w:pPr>
            <w:proofErr w:type="spellStart"/>
            <w:r>
              <w:t>JabRef</w:t>
            </w:r>
            <w:proofErr w:type="spellEnd"/>
            <w:r>
              <w:rPr>
                <w:spacing w:val="-13"/>
              </w:rPr>
              <w:t xml:space="preserve"> </w:t>
            </w:r>
            <w:r>
              <w:t>used</w:t>
            </w:r>
            <w:r>
              <w:rPr>
                <w:spacing w:val="-13"/>
              </w:rPr>
              <w:t xml:space="preserve"> </w:t>
            </w:r>
            <w:r>
              <w:t>as</w:t>
            </w:r>
            <w:r>
              <w:rPr>
                <w:spacing w:val="-13"/>
              </w:rPr>
              <w:t xml:space="preserve"> </w:t>
            </w:r>
            <w:r>
              <w:t>GUI</w:t>
            </w:r>
            <w:r>
              <w:rPr>
                <w:spacing w:val="-13"/>
              </w:rPr>
              <w:t xml:space="preserve"> </w:t>
            </w:r>
            <w:r>
              <w:t>for</w:t>
            </w:r>
            <w:r>
              <w:rPr>
                <w:spacing w:val="-12"/>
              </w:rPr>
              <w:t xml:space="preserve"> </w:t>
            </w:r>
            <w:r>
              <w:t>bibliography;</w:t>
            </w:r>
            <w:r>
              <w:rPr>
                <w:spacing w:val="-13"/>
              </w:rPr>
              <w:t xml:space="preserve"> </w:t>
            </w:r>
            <w:r>
              <w:t>Biber</w:t>
            </w:r>
            <w:r>
              <w:rPr>
                <w:spacing w:val="-13"/>
              </w:rPr>
              <w:t xml:space="preserve"> </w:t>
            </w:r>
            <w:r>
              <w:t>used</w:t>
            </w:r>
            <w:r>
              <w:rPr>
                <w:spacing w:val="-13"/>
              </w:rPr>
              <w:t xml:space="preserve"> </w:t>
            </w:r>
            <w:r>
              <w:rPr>
                <w:spacing w:val="-5"/>
              </w:rPr>
              <w:t>for</w:t>
            </w:r>
          </w:p>
        </w:tc>
        <w:tc>
          <w:tcPr>
            <w:tcW w:w="1434" w:type="dxa"/>
          </w:tcPr>
          <w:p w14:paraId="6FCCC9B9" w14:textId="77777777" w:rsidR="000900B5" w:rsidRDefault="00000000">
            <w:pPr>
              <w:pStyle w:val="TableParagraph"/>
              <w:spacing w:line="251" w:lineRule="exact"/>
              <w:ind w:left="23"/>
              <w:jc w:val="center"/>
            </w:pPr>
            <w:r>
              <w:rPr>
                <w:spacing w:val="-2"/>
              </w:rPr>
              <w:t>17.10.2025</w:t>
            </w:r>
          </w:p>
        </w:tc>
      </w:tr>
      <w:tr w:rsidR="000900B5" w14:paraId="6FCCC9BE" w14:textId="77777777">
        <w:trPr>
          <w:trHeight w:val="270"/>
        </w:trPr>
        <w:tc>
          <w:tcPr>
            <w:tcW w:w="2903" w:type="dxa"/>
            <w:gridSpan w:val="2"/>
          </w:tcPr>
          <w:p w14:paraId="6FCCC9BB" w14:textId="77777777" w:rsidR="000900B5" w:rsidRDefault="00000000">
            <w:pPr>
              <w:pStyle w:val="TableParagraph"/>
              <w:spacing w:line="251" w:lineRule="exact"/>
              <w:ind w:left="806"/>
            </w:pPr>
            <w:r>
              <w:rPr>
                <w:spacing w:val="-2"/>
              </w:rPr>
              <w:t>citation</w:t>
            </w:r>
          </w:p>
        </w:tc>
        <w:tc>
          <w:tcPr>
            <w:tcW w:w="5448" w:type="dxa"/>
          </w:tcPr>
          <w:p w14:paraId="6FCCC9BC" w14:textId="77777777" w:rsidR="000900B5" w:rsidRDefault="00000000">
            <w:pPr>
              <w:pStyle w:val="TableParagraph"/>
              <w:spacing w:line="251" w:lineRule="exact"/>
              <w:ind w:left="126"/>
            </w:pPr>
            <w:r>
              <w:rPr>
                <w:spacing w:val="-4"/>
              </w:rPr>
              <w:t>build</w:t>
            </w:r>
          </w:p>
        </w:tc>
        <w:tc>
          <w:tcPr>
            <w:tcW w:w="1434" w:type="dxa"/>
          </w:tcPr>
          <w:p w14:paraId="6FCCC9BD" w14:textId="77777777" w:rsidR="000900B5" w:rsidRDefault="000900B5">
            <w:pPr>
              <w:pStyle w:val="TableParagraph"/>
              <w:rPr>
                <w:rFonts w:ascii="Times New Roman"/>
                <w:sz w:val="20"/>
              </w:rPr>
            </w:pPr>
          </w:p>
        </w:tc>
      </w:tr>
      <w:tr w:rsidR="000900B5" w14:paraId="6FCCC9C2" w14:textId="77777777">
        <w:trPr>
          <w:trHeight w:val="270"/>
        </w:trPr>
        <w:tc>
          <w:tcPr>
            <w:tcW w:w="2903" w:type="dxa"/>
            <w:gridSpan w:val="2"/>
          </w:tcPr>
          <w:p w14:paraId="6FCCC9BF" w14:textId="77777777" w:rsidR="000900B5" w:rsidRDefault="00000000">
            <w:pPr>
              <w:pStyle w:val="TableParagraph"/>
              <w:tabs>
                <w:tab w:val="left" w:pos="806"/>
              </w:tabs>
              <w:spacing w:line="251" w:lineRule="exact"/>
              <w:ind w:left="182"/>
            </w:pPr>
            <w:r>
              <w:rPr>
                <w:spacing w:val="-5"/>
              </w:rPr>
              <w:t>15</w:t>
            </w:r>
            <w:r>
              <w:tab/>
            </w:r>
            <w:r>
              <w:rPr>
                <w:spacing w:val="-2"/>
              </w:rPr>
              <w:t>Copyright</w:t>
            </w:r>
          </w:p>
        </w:tc>
        <w:tc>
          <w:tcPr>
            <w:tcW w:w="5448" w:type="dxa"/>
          </w:tcPr>
          <w:p w14:paraId="6FCCC9C0" w14:textId="77777777" w:rsidR="000900B5" w:rsidRDefault="00000000">
            <w:pPr>
              <w:pStyle w:val="TableParagraph"/>
              <w:spacing w:line="251" w:lineRule="exact"/>
              <w:ind w:left="126"/>
            </w:pPr>
            <w:r>
              <w:t>Accept:</w:t>
            </w:r>
            <w:r>
              <w:rPr>
                <w:spacing w:val="-13"/>
              </w:rPr>
              <w:t xml:space="preserve"> </w:t>
            </w:r>
            <w:r>
              <w:t>Nothing</w:t>
            </w:r>
            <w:r>
              <w:rPr>
                <w:spacing w:val="-13"/>
              </w:rPr>
              <w:t xml:space="preserve"> </w:t>
            </w:r>
            <w:r>
              <w:rPr>
                <w:spacing w:val="-4"/>
              </w:rPr>
              <w:t>done</w:t>
            </w:r>
          </w:p>
        </w:tc>
        <w:tc>
          <w:tcPr>
            <w:tcW w:w="1434" w:type="dxa"/>
          </w:tcPr>
          <w:p w14:paraId="6FCCC9C1" w14:textId="77777777" w:rsidR="000900B5" w:rsidRDefault="00000000">
            <w:pPr>
              <w:pStyle w:val="TableParagraph"/>
              <w:spacing w:line="251" w:lineRule="exact"/>
              <w:ind w:left="23"/>
              <w:jc w:val="center"/>
            </w:pPr>
            <w:r>
              <w:rPr>
                <w:spacing w:val="-2"/>
              </w:rPr>
              <w:t>10.10.2025</w:t>
            </w:r>
          </w:p>
        </w:tc>
      </w:tr>
      <w:tr w:rsidR="000900B5" w14:paraId="6FCCC9C6" w14:textId="77777777">
        <w:trPr>
          <w:trHeight w:val="270"/>
        </w:trPr>
        <w:tc>
          <w:tcPr>
            <w:tcW w:w="2903" w:type="dxa"/>
            <w:gridSpan w:val="2"/>
          </w:tcPr>
          <w:p w14:paraId="6FCCC9C3" w14:textId="77777777" w:rsidR="000900B5" w:rsidRDefault="00000000">
            <w:pPr>
              <w:pStyle w:val="TableParagraph"/>
              <w:tabs>
                <w:tab w:val="left" w:pos="806"/>
              </w:tabs>
              <w:spacing w:line="251" w:lineRule="exact"/>
              <w:ind w:left="182"/>
            </w:pPr>
            <w:r>
              <w:rPr>
                <w:spacing w:val="-5"/>
              </w:rPr>
              <w:t>16</w:t>
            </w:r>
            <w:r>
              <w:tab/>
              <w:t>Bad</w:t>
            </w:r>
            <w:r>
              <w:rPr>
                <w:spacing w:val="-5"/>
              </w:rPr>
              <w:t xml:space="preserve"> </w:t>
            </w:r>
            <w:proofErr w:type="gramStart"/>
            <w:r>
              <w:rPr>
                <w:spacing w:val="-2"/>
              </w:rPr>
              <w:t>communication</w:t>
            </w:r>
            <w:proofErr w:type="gramEnd"/>
          </w:p>
        </w:tc>
        <w:tc>
          <w:tcPr>
            <w:tcW w:w="5448" w:type="dxa"/>
          </w:tcPr>
          <w:p w14:paraId="6FCCC9C4" w14:textId="77777777" w:rsidR="000900B5" w:rsidRDefault="00000000">
            <w:pPr>
              <w:pStyle w:val="TableParagraph"/>
              <w:spacing w:line="251" w:lineRule="exact"/>
              <w:ind w:left="126"/>
            </w:pPr>
            <w:r>
              <w:rPr>
                <w:spacing w:val="-2"/>
              </w:rPr>
              <w:t>Jour</w:t>
            </w:r>
            <w:r>
              <w:rPr>
                <w:spacing w:val="-6"/>
              </w:rPr>
              <w:t xml:space="preserve"> </w:t>
            </w:r>
            <w:r>
              <w:rPr>
                <w:spacing w:val="-2"/>
              </w:rPr>
              <w:t>Fixe</w:t>
            </w:r>
            <w:r>
              <w:rPr>
                <w:spacing w:val="-5"/>
              </w:rPr>
              <w:t xml:space="preserve"> </w:t>
            </w:r>
            <w:r>
              <w:rPr>
                <w:spacing w:val="-2"/>
              </w:rPr>
              <w:t>setup</w:t>
            </w:r>
          </w:p>
        </w:tc>
        <w:tc>
          <w:tcPr>
            <w:tcW w:w="1434" w:type="dxa"/>
          </w:tcPr>
          <w:p w14:paraId="6FCCC9C5" w14:textId="77777777" w:rsidR="000900B5" w:rsidRDefault="00000000">
            <w:pPr>
              <w:pStyle w:val="TableParagraph"/>
              <w:spacing w:line="251" w:lineRule="exact"/>
              <w:ind w:left="23" w:right="1"/>
              <w:jc w:val="center"/>
            </w:pPr>
            <w:r>
              <w:rPr>
                <w:spacing w:val="-2"/>
              </w:rPr>
              <w:t>26.09.2025</w:t>
            </w:r>
          </w:p>
        </w:tc>
      </w:tr>
      <w:tr w:rsidR="000900B5" w14:paraId="6FCCC9CB" w14:textId="77777777">
        <w:trPr>
          <w:trHeight w:val="531"/>
        </w:trPr>
        <w:tc>
          <w:tcPr>
            <w:tcW w:w="2903" w:type="dxa"/>
            <w:gridSpan w:val="2"/>
          </w:tcPr>
          <w:p w14:paraId="6FCCC9C7" w14:textId="77777777" w:rsidR="000900B5" w:rsidRDefault="00000000">
            <w:pPr>
              <w:pStyle w:val="TableParagraph"/>
              <w:spacing w:line="249" w:lineRule="exact"/>
              <w:ind w:left="806"/>
            </w:pPr>
            <w:r>
              <w:rPr>
                <w:spacing w:val="-2"/>
              </w:rPr>
              <w:t>with</w:t>
            </w:r>
            <w:r>
              <w:t xml:space="preserve"> </w:t>
            </w:r>
            <w:r>
              <w:rPr>
                <w:spacing w:val="-2"/>
              </w:rPr>
              <w:t>stakeholder</w:t>
            </w:r>
            <w:r>
              <w:rPr>
                <w:spacing w:val="1"/>
              </w:rPr>
              <w:t xml:space="preserve"> </w:t>
            </w:r>
            <w:r>
              <w:rPr>
                <w:spacing w:val="-5"/>
              </w:rPr>
              <w:t>or</w:t>
            </w:r>
          </w:p>
          <w:p w14:paraId="6FCCC9C8" w14:textId="77777777" w:rsidR="000900B5" w:rsidRDefault="00000000">
            <w:pPr>
              <w:pStyle w:val="TableParagraph"/>
              <w:spacing w:line="263" w:lineRule="exact"/>
              <w:ind w:left="806"/>
            </w:pPr>
            <w:r>
              <w:rPr>
                <w:spacing w:val="-2"/>
              </w:rPr>
              <w:t>advisor</w:t>
            </w:r>
          </w:p>
        </w:tc>
        <w:tc>
          <w:tcPr>
            <w:tcW w:w="5448" w:type="dxa"/>
          </w:tcPr>
          <w:p w14:paraId="6FCCC9C9" w14:textId="77777777" w:rsidR="000900B5" w:rsidRDefault="000900B5">
            <w:pPr>
              <w:pStyle w:val="TableParagraph"/>
              <w:rPr>
                <w:rFonts w:ascii="Times New Roman"/>
                <w:sz w:val="20"/>
              </w:rPr>
            </w:pPr>
          </w:p>
        </w:tc>
        <w:tc>
          <w:tcPr>
            <w:tcW w:w="1434" w:type="dxa"/>
          </w:tcPr>
          <w:p w14:paraId="6FCCC9CA" w14:textId="77777777" w:rsidR="000900B5" w:rsidRDefault="000900B5">
            <w:pPr>
              <w:pStyle w:val="TableParagraph"/>
              <w:rPr>
                <w:rFonts w:ascii="Times New Roman"/>
                <w:sz w:val="20"/>
              </w:rPr>
            </w:pPr>
          </w:p>
        </w:tc>
      </w:tr>
      <w:tr w:rsidR="000900B5" w14:paraId="6FCCC9D0" w14:textId="77777777">
        <w:trPr>
          <w:trHeight w:val="281"/>
        </w:trPr>
        <w:tc>
          <w:tcPr>
            <w:tcW w:w="595" w:type="dxa"/>
          </w:tcPr>
          <w:p w14:paraId="6FCCC9CC" w14:textId="77777777" w:rsidR="000900B5" w:rsidRDefault="00000000">
            <w:pPr>
              <w:pStyle w:val="TableParagraph"/>
              <w:spacing w:line="261" w:lineRule="exact"/>
              <w:ind w:right="26"/>
              <w:jc w:val="center"/>
            </w:pPr>
            <w:r>
              <w:rPr>
                <w:spacing w:val="-5"/>
              </w:rPr>
              <w:t>17</w:t>
            </w:r>
          </w:p>
        </w:tc>
        <w:tc>
          <w:tcPr>
            <w:tcW w:w="2308" w:type="dxa"/>
          </w:tcPr>
          <w:p w14:paraId="6FCCC9CD" w14:textId="77777777" w:rsidR="000900B5" w:rsidRDefault="00000000">
            <w:pPr>
              <w:pStyle w:val="TableParagraph"/>
              <w:spacing w:line="261" w:lineRule="exact"/>
              <w:ind w:left="211"/>
            </w:pPr>
            <w:r>
              <w:rPr>
                <w:spacing w:val="-2"/>
              </w:rPr>
              <w:t>Insufficient</w:t>
            </w:r>
          </w:p>
        </w:tc>
        <w:tc>
          <w:tcPr>
            <w:tcW w:w="5448" w:type="dxa"/>
          </w:tcPr>
          <w:p w14:paraId="6FCCC9CE" w14:textId="77777777" w:rsidR="000900B5" w:rsidRDefault="00000000">
            <w:pPr>
              <w:pStyle w:val="TableParagraph"/>
              <w:spacing w:line="261" w:lineRule="exact"/>
              <w:ind w:left="126"/>
            </w:pPr>
            <w:r>
              <w:rPr>
                <w:spacing w:val="-2"/>
              </w:rPr>
              <w:t>Keep</w:t>
            </w:r>
            <w:r>
              <w:rPr>
                <w:spacing w:val="-4"/>
              </w:rPr>
              <w:t xml:space="preserve"> </w:t>
            </w:r>
            <w:r>
              <w:rPr>
                <w:spacing w:val="-2"/>
              </w:rPr>
              <w:t>exchange</w:t>
            </w:r>
            <w:r>
              <w:rPr>
                <w:spacing w:val="-4"/>
              </w:rPr>
              <w:t xml:space="preserve"> </w:t>
            </w:r>
            <w:r>
              <w:rPr>
                <w:spacing w:val="-2"/>
              </w:rPr>
              <w:t>channels</w:t>
            </w:r>
            <w:r>
              <w:rPr>
                <w:spacing w:val="-3"/>
              </w:rPr>
              <w:t xml:space="preserve"> </w:t>
            </w:r>
            <w:r>
              <w:rPr>
                <w:spacing w:val="-2"/>
              </w:rPr>
              <w:t>active</w:t>
            </w:r>
            <w:r>
              <w:rPr>
                <w:spacing w:val="-4"/>
              </w:rPr>
              <w:t xml:space="preserve"> </w:t>
            </w:r>
            <w:r>
              <w:rPr>
                <w:spacing w:val="-2"/>
              </w:rPr>
              <w:t>when</w:t>
            </w:r>
            <w:r>
              <w:rPr>
                <w:spacing w:val="-4"/>
              </w:rPr>
              <w:t xml:space="preserve"> </w:t>
            </w:r>
            <w:r>
              <w:rPr>
                <w:spacing w:val="-2"/>
              </w:rPr>
              <w:t>changing</w:t>
            </w:r>
            <w:r>
              <w:rPr>
                <w:spacing w:val="-3"/>
              </w:rPr>
              <w:t xml:space="preserve"> </w:t>
            </w:r>
            <w:r>
              <w:rPr>
                <w:spacing w:val="-4"/>
              </w:rPr>
              <w:t>team</w:t>
            </w:r>
          </w:p>
        </w:tc>
        <w:tc>
          <w:tcPr>
            <w:tcW w:w="1434" w:type="dxa"/>
          </w:tcPr>
          <w:p w14:paraId="6FCCC9CF" w14:textId="77777777" w:rsidR="000900B5" w:rsidRDefault="00000000">
            <w:pPr>
              <w:pStyle w:val="TableParagraph"/>
              <w:spacing w:line="261" w:lineRule="exact"/>
              <w:ind w:left="23" w:right="1"/>
              <w:jc w:val="center"/>
            </w:pPr>
            <w:r>
              <w:rPr>
                <w:spacing w:val="-2"/>
              </w:rPr>
              <w:t>26.09.2025</w:t>
            </w:r>
          </w:p>
        </w:tc>
      </w:tr>
      <w:tr w:rsidR="000900B5" w14:paraId="6FCCC9D9" w14:textId="77777777">
        <w:trPr>
          <w:trHeight w:val="823"/>
        </w:trPr>
        <w:tc>
          <w:tcPr>
            <w:tcW w:w="595" w:type="dxa"/>
          </w:tcPr>
          <w:p w14:paraId="6FCCC9D1" w14:textId="77777777" w:rsidR="000900B5" w:rsidRDefault="000900B5">
            <w:pPr>
              <w:pStyle w:val="TableParagraph"/>
              <w:spacing w:before="202"/>
            </w:pPr>
          </w:p>
          <w:p w14:paraId="6FCCC9D2" w14:textId="77777777" w:rsidR="000900B5" w:rsidRDefault="00000000">
            <w:pPr>
              <w:pStyle w:val="TableParagraph"/>
              <w:spacing w:before="1" w:line="299" w:lineRule="exact"/>
              <w:ind w:right="26"/>
              <w:jc w:val="center"/>
            </w:pPr>
            <w:r>
              <w:rPr>
                <w:spacing w:val="-5"/>
              </w:rPr>
              <w:t>18</w:t>
            </w:r>
          </w:p>
        </w:tc>
        <w:tc>
          <w:tcPr>
            <w:tcW w:w="2308" w:type="dxa"/>
          </w:tcPr>
          <w:p w14:paraId="6FCCC9D3" w14:textId="77777777" w:rsidR="000900B5" w:rsidRDefault="00000000">
            <w:pPr>
              <w:pStyle w:val="TableParagraph"/>
              <w:spacing w:line="249" w:lineRule="exact"/>
              <w:ind w:left="211"/>
            </w:pPr>
            <w:r>
              <w:rPr>
                <w:spacing w:val="-2"/>
              </w:rPr>
              <w:t>exchange</w:t>
            </w:r>
            <w:r>
              <w:rPr>
                <w:spacing w:val="-8"/>
              </w:rPr>
              <w:t xml:space="preserve"> </w:t>
            </w:r>
            <w:r>
              <w:rPr>
                <w:spacing w:val="-4"/>
              </w:rPr>
              <w:t>with</w:t>
            </w:r>
          </w:p>
          <w:p w14:paraId="6FCCC9D4" w14:textId="77777777" w:rsidR="000900B5" w:rsidRDefault="00000000">
            <w:pPr>
              <w:pStyle w:val="TableParagraph"/>
              <w:spacing w:before="7" w:line="216" w:lineRule="auto"/>
              <w:ind w:left="211" w:right="286" w:hanging="1"/>
            </w:pPr>
            <w:r>
              <w:t xml:space="preserve">external partners </w:t>
            </w:r>
            <w:r>
              <w:rPr>
                <w:spacing w:val="-2"/>
              </w:rPr>
              <w:t>Unforeseen</w:t>
            </w:r>
            <w:r>
              <w:rPr>
                <w:spacing w:val="-11"/>
              </w:rPr>
              <w:t xml:space="preserve"> </w:t>
            </w:r>
            <w:r>
              <w:rPr>
                <w:spacing w:val="-2"/>
              </w:rPr>
              <w:t>family</w:t>
            </w:r>
          </w:p>
        </w:tc>
        <w:tc>
          <w:tcPr>
            <w:tcW w:w="5448" w:type="dxa"/>
          </w:tcPr>
          <w:p w14:paraId="6FCCC9D5" w14:textId="77777777" w:rsidR="000900B5" w:rsidRDefault="000900B5">
            <w:pPr>
              <w:pStyle w:val="TableParagraph"/>
              <w:spacing w:before="202"/>
            </w:pPr>
          </w:p>
          <w:p w14:paraId="6FCCC9D6" w14:textId="77777777" w:rsidR="000900B5" w:rsidRDefault="00000000">
            <w:pPr>
              <w:pStyle w:val="TableParagraph"/>
              <w:spacing w:before="1" w:line="299" w:lineRule="exact"/>
              <w:ind w:left="126"/>
            </w:pPr>
            <w:r>
              <w:t>Accept:</w:t>
            </w:r>
            <w:r>
              <w:rPr>
                <w:spacing w:val="-13"/>
              </w:rPr>
              <w:t xml:space="preserve"> </w:t>
            </w:r>
            <w:r>
              <w:t>Nothing</w:t>
            </w:r>
            <w:r>
              <w:rPr>
                <w:spacing w:val="-13"/>
              </w:rPr>
              <w:t xml:space="preserve"> </w:t>
            </w:r>
            <w:r>
              <w:rPr>
                <w:spacing w:val="-4"/>
              </w:rPr>
              <w:t>done</w:t>
            </w:r>
          </w:p>
        </w:tc>
        <w:tc>
          <w:tcPr>
            <w:tcW w:w="1434" w:type="dxa"/>
          </w:tcPr>
          <w:p w14:paraId="6FCCC9D7" w14:textId="77777777" w:rsidR="000900B5" w:rsidRDefault="000900B5">
            <w:pPr>
              <w:pStyle w:val="TableParagraph"/>
              <w:spacing w:before="202"/>
            </w:pPr>
          </w:p>
          <w:p w14:paraId="6FCCC9D8" w14:textId="77777777" w:rsidR="000900B5" w:rsidRDefault="00000000">
            <w:pPr>
              <w:pStyle w:val="TableParagraph"/>
              <w:spacing w:before="1" w:line="299" w:lineRule="exact"/>
              <w:ind w:left="23"/>
              <w:jc w:val="center"/>
            </w:pPr>
            <w:r>
              <w:rPr>
                <w:spacing w:val="-2"/>
              </w:rPr>
              <w:t>23.10.2025</w:t>
            </w:r>
          </w:p>
        </w:tc>
      </w:tr>
      <w:tr w:rsidR="000900B5" w14:paraId="6FCCC9DF" w14:textId="77777777">
        <w:trPr>
          <w:trHeight w:val="531"/>
        </w:trPr>
        <w:tc>
          <w:tcPr>
            <w:tcW w:w="595" w:type="dxa"/>
          </w:tcPr>
          <w:p w14:paraId="6FCCC9DA" w14:textId="77777777" w:rsidR="000900B5" w:rsidRDefault="00000000">
            <w:pPr>
              <w:pStyle w:val="TableParagraph"/>
              <w:spacing w:before="223" w:line="288" w:lineRule="exact"/>
              <w:ind w:right="26"/>
              <w:jc w:val="center"/>
            </w:pPr>
            <w:r>
              <w:rPr>
                <w:spacing w:val="-5"/>
              </w:rPr>
              <w:t>19</w:t>
            </w:r>
          </w:p>
        </w:tc>
        <w:tc>
          <w:tcPr>
            <w:tcW w:w="2308" w:type="dxa"/>
          </w:tcPr>
          <w:p w14:paraId="6FCCC9DB" w14:textId="77777777" w:rsidR="000900B5" w:rsidRDefault="00000000">
            <w:pPr>
              <w:pStyle w:val="TableParagraph"/>
              <w:spacing w:line="239" w:lineRule="exact"/>
              <w:ind w:left="211"/>
            </w:pPr>
            <w:r>
              <w:rPr>
                <w:spacing w:val="-2"/>
              </w:rPr>
              <w:t>crisis</w:t>
            </w:r>
          </w:p>
          <w:p w14:paraId="6FCCC9DC" w14:textId="77777777" w:rsidR="000900B5" w:rsidRDefault="00000000">
            <w:pPr>
              <w:pStyle w:val="TableParagraph"/>
              <w:spacing w:line="273" w:lineRule="exact"/>
              <w:ind w:left="211"/>
            </w:pPr>
            <w:r>
              <w:t>General</w:t>
            </w:r>
            <w:r>
              <w:rPr>
                <w:spacing w:val="-12"/>
              </w:rPr>
              <w:t xml:space="preserve"> </w:t>
            </w:r>
            <w:r>
              <w:rPr>
                <w:spacing w:val="-2"/>
              </w:rPr>
              <w:t>force</w:t>
            </w:r>
          </w:p>
        </w:tc>
        <w:tc>
          <w:tcPr>
            <w:tcW w:w="5448" w:type="dxa"/>
          </w:tcPr>
          <w:p w14:paraId="6FCCC9DD" w14:textId="77777777" w:rsidR="000900B5" w:rsidRDefault="00000000">
            <w:pPr>
              <w:pStyle w:val="TableParagraph"/>
              <w:spacing w:before="223" w:line="288" w:lineRule="exact"/>
              <w:ind w:left="126"/>
            </w:pPr>
            <w:r>
              <w:t>Accept:</w:t>
            </w:r>
            <w:r>
              <w:rPr>
                <w:spacing w:val="-13"/>
              </w:rPr>
              <w:t xml:space="preserve"> </w:t>
            </w:r>
            <w:r>
              <w:t>Nothing</w:t>
            </w:r>
            <w:r>
              <w:rPr>
                <w:spacing w:val="-13"/>
              </w:rPr>
              <w:t xml:space="preserve"> </w:t>
            </w:r>
            <w:r>
              <w:rPr>
                <w:spacing w:val="-4"/>
              </w:rPr>
              <w:t>done</w:t>
            </w:r>
          </w:p>
        </w:tc>
        <w:tc>
          <w:tcPr>
            <w:tcW w:w="1434" w:type="dxa"/>
          </w:tcPr>
          <w:p w14:paraId="6FCCC9DE" w14:textId="77777777" w:rsidR="000900B5" w:rsidRDefault="00000000">
            <w:pPr>
              <w:pStyle w:val="TableParagraph"/>
              <w:spacing w:before="223" w:line="288" w:lineRule="exact"/>
              <w:ind w:left="23"/>
              <w:jc w:val="center"/>
            </w:pPr>
            <w:r>
              <w:rPr>
                <w:spacing w:val="-2"/>
              </w:rPr>
              <w:t>23.10.2025</w:t>
            </w:r>
          </w:p>
        </w:tc>
      </w:tr>
      <w:tr w:rsidR="000900B5" w14:paraId="6FCCC9E4" w14:textId="77777777">
        <w:trPr>
          <w:trHeight w:val="329"/>
        </w:trPr>
        <w:tc>
          <w:tcPr>
            <w:tcW w:w="595" w:type="dxa"/>
            <w:tcBorders>
              <w:bottom w:val="single" w:sz="8" w:space="0" w:color="000000"/>
            </w:tcBorders>
          </w:tcPr>
          <w:p w14:paraId="6FCCC9E0" w14:textId="77777777" w:rsidR="000900B5" w:rsidRDefault="000900B5">
            <w:pPr>
              <w:pStyle w:val="TableParagraph"/>
              <w:rPr>
                <w:rFonts w:ascii="Times New Roman"/>
                <w:sz w:val="20"/>
              </w:rPr>
            </w:pPr>
          </w:p>
        </w:tc>
        <w:tc>
          <w:tcPr>
            <w:tcW w:w="2308" w:type="dxa"/>
            <w:tcBorders>
              <w:bottom w:val="single" w:sz="8" w:space="0" w:color="000000"/>
            </w:tcBorders>
          </w:tcPr>
          <w:p w14:paraId="6FCCC9E1" w14:textId="77777777" w:rsidR="000900B5" w:rsidRDefault="00000000">
            <w:pPr>
              <w:pStyle w:val="TableParagraph"/>
              <w:spacing w:line="264" w:lineRule="exact"/>
              <w:ind w:left="211"/>
            </w:pPr>
            <w:r>
              <w:rPr>
                <w:spacing w:val="-2"/>
              </w:rPr>
              <w:t>majeure</w:t>
            </w:r>
          </w:p>
        </w:tc>
        <w:tc>
          <w:tcPr>
            <w:tcW w:w="5448" w:type="dxa"/>
            <w:tcBorders>
              <w:bottom w:val="single" w:sz="8" w:space="0" w:color="000000"/>
            </w:tcBorders>
          </w:tcPr>
          <w:p w14:paraId="6FCCC9E2" w14:textId="77777777" w:rsidR="000900B5" w:rsidRDefault="000900B5">
            <w:pPr>
              <w:pStyle w:val="TableParagraph"/>
              <w:rPr>
                <w:rFonts w:ascii="Times New Roman"/>
                <w:sz w:val="20"/>
              </w:rPr>
            </w:pPr>
          </w:p>
        </w:tc>
        <w:tc>
          <w:tcPr>
            <w:tcW w:w="1434" w:type="dxa"/>
            <w:tcBorders>
              <w:bottom w:val="single" w:sz="8" w:space="0" w:color="000000"/>
            </w:tcBorders>
          </w:tcPr>
          <w:p w14:paraId="6FCCC9E3" w14:textId="77777777" w:rsidR="000900B5" w:rsidRDefault="000900B5">
            <w:pPr>
              <w:pStyle w:val="TableParagraph"/>
              <w:rPr>
                <w:rFonts w:ascii="Times New Roman"/>
                <w:sz w:val="20"/>
              </w:rPr>
            </w:pPr>
          </w:p>
        </w:tc>
      </w:tr>
    </w:tbl>
    <w:p w14:paraId="6FCCC9E5" w14:textId="1D7105B2" w:rsidR="000900B5" w:rsidRDefault="00000000">
      <w:pPr>
        <w:pStyle w:val="Heading3"/>
        <w:spacing w:before="325"/>
        <w:jc w:val="both"/>
        <w:rPr>
          <w:b w:val="0"/>
        </w:rPr>
      </w:pPr>
      <w:r>
        <w:rPr>
          <w:b w:val="0"/>
          <w:color w:val="687D91"/>
          <w:w w:val="85"/>
        </w:rPr>
        <w:t>Ongoing</w:t>
      </w:r>
      <w:r>
        <w:rPr>
          <w:b w:val="0"/>
          <w:color w:val="687D91"/>
          <w:spacing w:val="-12"/>
        </w:rPr>
        <w:t xml:space="preserve"> </w:t>
      </w:r>
      <w:del w:id="83" w:author="Ritley Kenneth" w:date="2025-12-11T15:31:00Z" w16du:dateUtc="2025-12-11T14:31:00Z">
        <w:r w:rsidDel="00011EA8">
          <w:rPr>
            <w:b w:val="0"/>
            <w:color w:val="687D91"/>
            <w:w w:val="85"/>
          </w:rPr>
          <w:delText>Risk</w:delText>
        </w:r>
        <w:r w:rsidDel="00011EA8">
          <w:rPr>
            <w:b w:val="0"/>
            <w:color w:val="687D91"/>
            <w:spacing w:val="-11"/>
          </w:rPr>
          <w:delText xml:space="preserve"> </w:delText>
        </w:r>
      </w:del>
      <w:ins w:id="84" w:author="Ritley Kenneth" w:date="2025-12-11T15:31:00Z" w16du:dateUtc="2025-12-11T14:31:00Z">
        <w:r w:rsidR="00011EA8">
          <w:rPr>
            <w:b w:val="0"/>
            <w:color w:val="687D91"/>
            <w:w w:val="85"/>
          </w:rPr>
          <w:t>r</w:t>
        </w:r>
        <w:r w:rsidR="00011EA8">
          <w:rPr>
            <w:b w:val="0"/>
            <w:color w:val="687D91"/>
            <w:w w:val="85"/>
          </w:rPr>
          <w:t>isk</w:t>
        </w:r>
        <w:r w:rsidR="00011EA8">
          <w:rPr>
            <w:b w:val="0"/>
            <w:color w:val="687D91"/>
            <w:spacing w:val="-11"/>
          </w:rPr>
          <w:t xml:space="preserve"> </w:t>
        </w:r>
      </w:ins>
      <w:del w:id="85" w:author="Ritley Kenneth" w:date="2025-12-11T15:31:00Z" w16du:dateUtc="2025-12-11T14:31:00Z">
        <w:r w:rsidDel="00011EA8">
          <w:rPr>
            <w:b w:val="0"/>
            <w:color w:val="687D91"/>
            <w:spacing w:val="-2"/>
            <w:w w:val="85"/>
          </w:rPr>
          <w:delText>Monitoring</w:delText>
        </w:r>
      </w:del>
      <w:ins w:id="86" w:author="Ritley Kenneth" w:date="2025-12-11T15:31:00Z" w16du:dateUtc="2025-12-11T14:31:00Z">
        <w:r w:rsidR="00011EA8">
          <w:rPr>
            <w:b w:val="0"/>
            <w:color w:val="687D91"/>
            <w:spacing w:val="-2"/>
            <w:w w:val="85"/>
          </w:rPr>
          <w:t>m</w:t>
        </w:r>
        <w:r w:rsidR="00011EA8">
          <w:rPr>
            <w:b w:val="0"/>
            <w:color w:val="687D91"/>
            <w:spacing w:val="-2"/>
            <w:w w:val="85"/>
          </w:rPr>
          <w:t>onitoring</w:t>
        </w:r>
      </w:ins>
    </w:p>
    <w:p w14:paraId="6FCCC9E6" w14:textId="77777777" w:rsidR="000900B5" w:rsidRDefault="00000000">
      <w:pPr>
        <w:pStyle w:val="BodyText"/>
        <w:spacing w:before="147" w:line="216" w:lineRule="auto"/>
        <w:ind w:left="142" w:right="848"/>
        <w:jc w:val="both"/>
      </w:pPr>
      <w:r>
        <w:t>A</w:t>
      </w:r>
      <w:r>
        <w:rPr>
          <w:spacing w:val="-1"/>
        </w:rPr>
        <w:t xml:space="preserve"> </w:t>
      </w:r>
      <w:r>
        <w:t>critical</w:t>
      </w:r>
      <w:r>
        <w:rPr>
          <w:spacing w:val="-1"/>
        </w:rPr>
        <w:t xml:space="preserve"> </w:t>
      </w:r>
      <w:r>
        <w:t>step</w:t>
      </w:r>
      <w:r>
        <w:rPr>
          <w:spacing w:val="-1"/>
        </w:rPr>
        <w:t xml:space="preserve"> </w:t>
      </w:r>
      <w:r>
        <w:t>in</w:t>
      </w:r>
      <w:r>
        <w:rPr>
          <w:spacing w:val="-1"/>
        </w:rPr>
        <w:t xml:space="preserve"> </w:t>
      </w:r>
      <w:r>
        <w:t>the</w:t>
      </w:r>
      <w:r>
        <w:rPr>
          <w:spacing w:val="-1"/>
        </w:rPr>
        <w:t xml:space="preserve"> </w:t>
      </w:r>
      <w:r>
        <w:t>risk</w:t>
      </w:r>
      <w:r>
        <w:rPr>
          <w:spacing w:val="-1"/>
        </w:rPr>
        <w:t xml:space="preserve"> </w:t>
      </w:r>
      <w:r>
        <w:t>management</w:t>
      </w:r>
      <w:r>
        <w:rPr>
          <w:spacing w:val="-1"/>
        </w:rPr>
        <w:t xml:space="preserve"> </w:t>
      </w:r>
      <w:r>
        <w:t>process</w:t>
      </w:r>
      <w:r>
        <w:rPr>
          <w:spacing w:val="-1"/>
        </w:rPr>
        <w:t xml:space="preserve"> </w:t>
      </w:r>
      <w:r>
        <w:t>is</w:t>
      </w:r>
      <w:r>
        <w:rPr>
          <w:spacing w:val="-1"/>
        </w:rPr>
        <w:t xml:space="preserve"> </w:t>
      </w:r>
      <w:r>
        <w:t>ongoing</w:t>
      </w:r>
      <w:r>
        <w:rPr>
          <w:spacing w:val="-1"/>
        </w:rPr>
        <w:t xml:space="preserve"> </w:t>
      </w:r>
      <w:r>
        <w:t>monitoring.</w:t>
      </w:r>
      <w:r>
        <w:rPr>
          <w:spacing w:val="22"/>
        </w:rPr>
        <w:t xml:space="preserve"> </w:t>
      </w:r>
      <w:r>
        <w:t>Monitoring</w:t>
      </w:r>
      <w:r>
        <w:rPr>
          <w:spacing w:val="-1"/>
        </w:rPr>
        <w:t xml:space="preserve"> </w:t>
      </w:r>
      <w:r>
        <w:t>the</w:t>
      </w:r>
      <w:r>
        <w:rPr>
          <w:spacing w:val="-1"/>
        </w:rPr>
        <w:t xml:space="preserve"> </w:t>
      </w:r>
      <w:r>
        <w:t>risks</w:t>
      </w:r>
      <w:r>
        <w:rPr>
          <w:spacing w:val="-1"/>
        </w:rPr>
        <w:t xml:space="preserve"> </w:t>
      </w:r>
      <w:r>
        <w:t>ensures</w:t>
      </w:r>
      <w:r>
        <w:rPr>
          <w:spacing w:val="-1"/>
        </w:rPr>
        <w:t xml:space="preserve"> </w:t>
      </w:r>
      <w:r>
        <w:t>that the</w:t>
      </w:r>
      <w:r>
        <w:rPr>
          <w:spacing w:val="-2"/>
        </w:rPr>
        <w:t xml:space="preserve"> </w:t>
      </w:r>
      <w:r>
        <w:t>defined</w:t>
      </w:r>
      <w:r>
        <w:rPr>
          <w:spacing w:val="-2"/>
        </w:rPr>
        <w:t xml:space="preserve"> </w:t>
      </w:r>
      <w:r>
        <w:t>measures</w:t>
      </w:r>
      <w:r>
        <w:rPr>
          <w:spacing w:val="-2"/>
        </w:rPr>
        <w:t xml:space="preserve"> </w:t>
      </w:r>
      <w:r>
        <w:t>remain</w:t>
      </w:r>
      <w:r>
        <w:rPr>
          <w:spacing w:val="-2"/>
        </w:rPr>
        <w:t xml:space="preserve"> </w:t>
      </w:r>
      <w:r>
        <w:t>valid</w:t>
      </w:r>
      <w:r>
        <w:rPr>
          <w:spacing w:val="-2"/>
        </w:rPr>
        <w:t xml:space="preserve"> </w:t>
      </w:r>
      <w:r>
        <w:t>and</w:t>
      </w:r>
      <w:r>
        <w:rPr>
          <w:spacing w:val="-2"/>
        </w:rPr>
        <w:t xml:space="preserve"> </w:t>
      </w:r>
      <w:r>
        <w:t>that</w:t>
      </w:r>
      <w:r>
        <w:rPr>
          <w:spacing w:val="-2"/>
        </w:rPr>
        <w:t xml:space="preserve"> </w:t>
      </w:r>
      <w:r>
        <w:t>any</w:t>
      </w:r>
      <w:r>
        <w:rPr>
          <w:spacing w:val="-2"/>
        </w:rPr>
        <w:t xml:space="preserve"> </w:t>
      </w:r>
      <w:r>
        <w:t>risks</w:t>
      </w:r>
      <w:r>
        <w:rPr>
          <w:spacing w:val="-2"/>
        </w:rPr>
        <w:t xml:space="preserve"> </w:t>
      </w:r>
      <w:r>
        <w:t>that</w:t>
      </w:r>
      <w:r>
        <w:rPr>
          <w:spacing w:val="-2"/>
        </w:rPr>
        <w:t xml:space="preserve"> </w:t>
      </w:r>
      <w:r>
        <w:t>may</w:t>
      </w:r>
      <w:r>
        <w:rPr>
          <w:spacing w:val="-2"/>
        </w:rPr>
        <w:t xml:space="preserve"> </w:t>
      </w:r>
      <w:proofErr w:type="spellStart"/>
      <w:r>
        <w:t>materialise</w:t>
      </w:r>
      <w:proofErr w:type="spellEnd"/>
      <w:r>
        <w:rPr>
          <w:spacing w:val="-2"/>
        </w:rPr>
        <w:t xml:space="preserve"> </w:t>
      </w:r>
      <w:r>
        <w:t>are</w:t>
      </w:r>
      <w:r>
        <w:rPr>
          <w:spacing w:val="-2"/>
        </w:rPr>
        <w:t xml:space="preserve"> </w:t>
      </w:r>
      <w:r>
        <w:t>identified.</w:t>
      </w:r>
      <w:r>
        <w:rPr>
          <w:spacing w:val="17"/>
        </w:rPr>
        <w:t xml:space="preserve"> </w:t>
      </w:r>
      <w:r>
        <w:t>If</w:t>
      </w:r>
      <w:r>
        <w:rPr>
          <w:spacing w:val="-2"/>
        </w:rPr>
        <w:t xml:space="preserve"> </w:t>
      </w:r>
      <w:r>
        <w:t>a</w:t>
      </w:r>
      <w:r>
        <w:rPr>
          <w:spacing w:val="-2"/>
        </w:rPr>
        <w:t xml:space="preserve"> </w:t>
      </w:r>
      <w:r>
        <w:t>new</w:t>
      </w:r>
      <w:r>
        <w:rPr>
          <w:spacing w:val="-2"/>
        </w:rPr>
        <w:t xml:space="preserve"> </w:t>
      </w:r>
      <w:r>
        <w:t>risk</w:t>
      </w:r>
      <w:r>
        <w:rPr>
          <w:spacing w:val="-2"/>
        </w:rPr>
        <w:t xml:space="preserve"> </w:t>
      </w:r>
      <w:r>
        <w:t xml:space="preserve">is </w:t>
      </w:r>
      <w:r>
        <w:rPr>
          <w:spacing w:val="-4"/>
        </w:rPr>
        <w:t>identified or causes a disruption to the project, it will be documented.</w:t>
      </w:r>
      <w:r>
        <w:rPr>
          <w:spacing w:val="22"/>
        </w:rPr>
        <w:t xml:space="preserve"> </w:t>
      </w:r>
      <w:r>
        <w:rPr>
          <w:spacing w:val="-4"/>
        </w:rPr>
        <w:t xml:space="preserve">Additionally, an appropriate measure </w:t>
      </w:r>
      <w:r>
        <w:t>to</w:t>
      </w:r>
      <w:r>
        <w:rPr>
          <w:spacing w:val="-13"/>
        </w:rPr>
        <w:t xml:space="preserve"> </w:t>
      </w:r>
      <w:r>
        <w:t>handle</w:t>
      </w:r>
      <w:r>
        <w:rPr>
          <w:spacing w:val="-13"/>
        </w:rPr>
        <w:t xml:space="preserve"> </w:t>
      </w:r>
      <w:r>
        <w:t>its</w:t>
      </w:r>
      <w:r>
        <w:rPr>
          <w:spacing w:val="-13"/>
        </w:rPr>
        <w:t xml:space="preserve"> </w:t>
      </w:r>
      <w:r>
        <w:t>impact</w:t>
      </w:r>
      <w:r>
        <w:rPr>
          <w:spacing w:val="-13"/>
        </w:rPr>
        <w:t xml:space="preserve"> </w:t>
      </w:r>
      <w:r>
        <w:t>will</w:t>
      </w:r>
      <w:r>
        <w:rPr>
          <w:spacing w:val="-13"/>
        </w:rPr>
        <w:t xml:space="preserve"> </w:t>
      </w:r>
      <w:r>
        <w:t>be</w:t>
      </w:r>
      <w:r>
        <w:rPr>
          <w:spacing w:val="-12"/>
        </w:rPr>
        <w:t xml:space="preserve"> </w:t>
      </w:r>
      <w:r>
        <w:t>defined.</w:t>
      </w:r>
      <w:r>
        <w:rPr>
          <w:spacing w:val="-13"/>
        </w:rPr>
        <w:t xml:space="preserve"> </w:t>
      </w:r>
      <w:r>
        <w:t>Monitoring</w:t>
      </w:r>
      <w:r>
        <w:rPr>
          <w:spacing w:val="-13"/>
        </w:rPr>
        <w:t xml:space="preserve"> </w:t>
      </w:r>
      <w:r>
        <w:t>of</w:t>
      </w:r>
      <w:r>
        <w:rPr>
          <w:spacing w:val="-13"/>
        </w:rPr>
        <w:t xml:space="preserve"> </w:t>
      </w:r>
      <w:r>
        <w:t>the</w:t>
      </w:r>
      <w:r>
        <w:rPr>
          <w:spacing w:val="-13"/>
        </w:rPr>
        <w:t xml:space="preserve"> </w:t>
      </w:r>
      <w:r>
        <w:t>risks</w:t>
      </w:r>
      <w:r>
        <w:rPr>
          <w:spacing w:val="-12"/>
        </w:rPr>
        <w:t xml:space="preserve"> </w:t>
      </w:r>
      <w:r>
        <w:t>will</w:t>
      </w:r>
      <w:r>
        <w:rPr>
          <w:spacing w:val="-13"/>
        </w:rPr>
        <w:t xml:space="preserve"> </w:t>
      </w:r>
      <w:r>
        <w:t>be</w:t>
      </w:r>
      <w:r>
        <w:rPr>
          <w:spacing w:val="-13"/>
        </w:rPr>
        <w:t xml:space="preserve"> </w:t>
      </w:r>
      <w:r>
        <w:t>performed</w:t>
      </w:r>
      <w:r>
        <w:rPr>
          <w:spacing w:val="-13"/>
        </w:rPr>
        <w:t xml:space="preserve"> </w:t>
      </w:r>
      <w:r>
        <w:t>every</w:t>
      </w:r>
      <w:r>
        <w:rPr>
          <w:spacing w:val="-13"/>
        </w:rPr>
        <w:t xml:space="preserve"> </w:t>
      </w:r>
      <w:r>
        <w:t>second</w:t>
      </w:r>
      <w:r>
        <w:rPr>
          <w:spacing w:val="-13"/>
        </w:rPr>
        <w:t xml:space="preserve"> </w:t>
      </w:r>
      <w:r>
        <w:t>Friday</w:t>
      </w:r>
      <w:r>
        <w:rPr>
          <w:spacing w:val="-12"/>
        </w:rPr>
        <w:t xml:space="preserve"> </w:t>
      </w:r>
      <w:r>
        <w:t>of</w:t>
      </w:r>
      <w:r>
        <w:rPr>
          <w:spacing w:val="-13"/>
        </w:rPr>
        <w:t xml:space="preserve"> </w:t>
      </w:r>
      <w:r>
        <w:t xml:space="preserve">each </w:t>
      </w:r>
      <w:r>
        <w:rPr>
          <w:spacing w:val="-2"/>
        </w:rPr>
        <w:t>month.</w:t>
      </w:r>
      <w:r>
        <w:rPr>
          <w:spacing w:val="6"/>
        </w:rPr>
        <w:t xml:space="preserve"> </w:t>
      </w:r>
      <w:r>
        <w:rPr>
          <w:spacing w:val="-2"/>
        </w:rPr>
        <w:t>Detailed</w:t>
      </w:r>
      <w:r>
        <w:rPr>
          <w:spacing w:val="-8"/>
        </w:rPr>
        <w:t xml:space="preserve"> </w:t>
      </w:r>
      <w:r>
        <w:rPr>
          <w:spacing w:val="-2"/>
        </w:rPr>
        <w:t>information</w:t>
      </w:r>
      <w:r>
        <w:rPr>
          <w:spacing w:val="-8"/>
        </w:rPr>
        <w:t xml:space="preserve"> </w:t>
      </w:r>
      <w:r>
        <w:rPr>
          <w:spacing w:val="-2"/>
        </w:rPr>
        <w:t>about</w:t>
      </w:r>
      <w:r>
        <w:rPr>
          <w:spacing w:val="-8"/>
        </w:rPr>
        <w:t xml:space="preserve"> </w:t>
      </w:r>
      <w:r>
        <w:rPr>
          <w:spacing w:val="-2"/>
        </w:rPr>
        <w:t>the</w:t>
      </w:r>
      <w:r>
        <w:rPr>
          <w:spacing w:val="-8"/>
        </w:rPr>
        <w:t xml:space="preserve"> </w:t>
      </w:r>
      <w:r>
        <w:rPr>
          <w:spacing w:val="-2"/>
        </w:rPr>
        <w:t>risk</w:t>
      </w:r>
      <w:r>
        <w:rPr>
          <w:spacing w:val="-8"/>
        </w:rPr>
        <w:t xml:space="preserve"> </w:t>
      </w:r>
      <w:r>
        <w:rPr>
          <w:spacing w:val="-2"/>
        </w:rPr>
        <w:t>monitoring</w:t>
      </w:r>
      <w:r>
        <w:rPr>
          <w:spacing w:val="-8"/>
        </w:rPr>
        <w:t xml:space="preserve"> </w:t>
      </w:r>
      <w:r>
        <w:rPr>
          <w:spacing w:val="-2"/>
        </w:rPr>
        <w:t>process</w:t>
      </w:r>
      <w:r>
        <w:rPr>
          <w:spacing w:val="-8"/>
        </w:rPr>
        <w:t xml:space="preserve"> </w:t>
      </w:r>
      <w:r>
        <w:rPr>
          <w:spacing w:val="-2"/>
        </w:rPr>
        <w:t>is</w:t>
      </w:r>
      <w:r>
        <w:rPr>
          <w:spacing w:val="-8"/>
        </w:rPr>
        <w:t xml:space="preserve"> </w:t>
      </w:r>
      <w:r>
        <w:rPr>
          <w:spacing w:val="-2"/>
        </w:rPr>
        <w:t>provided</w:t>
      </w:r>
      <w:r>
        <w:rPr>
          <w:spacing w:val="-8"/>
        </w:rPr>
        <w:t xml:space="preserve"> </w:t>
      </w:r>
      <w:r>
        <w:rPr>
          <w:spacing w:val="-2"/>
        </w:rPr>
        <w:t>in</w:t>
      </w:r>
      <w:r>
        <w:rPr>
          <w:spacing w:val="-8"/>
        </w:rPr>
        <w:t xml:space="preserve"> </w:t>
      </w:r>
      <w:r>
        <w:rPr>
          <w:spacing w:val="-2"/>
        </w:rPr>
        <w:t>the</w:t>
      </w:r>
      <w:r>
        <w:rPr>
          <w:spacing w:val="-8"/>
        </w:rPr>
        <w:t xml:space="preserve"> </w:t>
      </w:r>
      <w:r>
        <w:rPr>
          <w:spacing w:val="-2"/>
        </w:rPr>
        <w:t>appendix</w:t>
      </w:r>
      <w:r>
        <w:rPr>
          <w:spacing w:val="-8"/>
        </w:rPr>
        <w:t xml:space="preserve"> </w:t>
      </w:r>
      <w:hyperlink w:anchor="_bookmark81" w:history="1">
        <w:r>
          <w:rPr>
            <w:spacing w:val="-2"/>
          </w:rPr>
          <w:t>B.</w:t>
        </w:r>
      </w:hyperlink>
      <w:r>
        <w:rPr>
          <w:spacing w:val="-2"/>
        </w:rPr>
        <w:t>1.</w:t>
      </w:r>
      <w:r>
        <w:rPr>
          <w:spacing w:val="6"/>
        </w:rPr>
        <w:t xml:space="preserve"> </w:t>
      </w:r>
      <w:r>
        <w:rPr>
          <w:spacing w:val="-2"/>
        </w:rPr>
        <w:t>These</w:t>
      </w:r>
      <w:r>
        <w:rPr>
          <w:spacing w:val="-8"/>
        </w:rPr>
        <w:t xml:space="preserve"> </w:t>
      </w:r>
      <w:r>
        <w:rPr>
          <w:spacing w:val="-2"/>
        </w:rPr>
        <w:t xml:space="preserve">risk </w:t>
      </w:r>
      <w:r>
        <w:t>check-ins will contain the following information:</w:t>
      </w:r>
    </w:p>
    <w:p w14:paraId="6FCCC9E7" w14:textId="77777777" w:rsidR="000900B5" w:rsidRDefault="00000000">
      <w:pPr>
        <w:pStyle w:val="BodyText"/>
        <w:spacing w:before="90"/>
        <w:ind w:left="409"/>
        <w:jc w:val="both"/>
      </w:pPr>
      <w:r>
        <w:rPr>
          <w:rFonts w:ascii="Lucida Sans Unicode" w:hAnsi="Lucida Sans Unicode"/>
          <w:color w:val="FAC300"/>
          <w:position w:val="2"/>
        </w:rPr>
        <w:t>▶</w:t>
      </w:r>
      <w:r>
        <w:rPr>
          <w:rFonts w:ascii="Lucida Sans Unicode" w:hAnsi="Lucida Sans Unicode"/>
          <w:color w:val="FAC300"/>
          <w:spacing w:val="27"/>
          <w:position w:val="2"/>
        </w:rPr>
        <w:t xml:space="preserve"> </w:t>
      </w:r>
      <w:r>
        <w:t>Number</w:t>
      </w:r>
      <w:r>
        <w:rPr>
          <w:spacing w:val="-6"/>
        </w:rPr>
        <w:t xml:space="preserve"> </w:t>
      </w:r>
      <w:r>
        <w:t>of</w:t>
      </w:r>
      <w:r>
        <w:rPr>
          <w:spacing w:val="-6"/>
        </w:rPr>
        <w:t xml:space="preserve"> </w:t>
      </w:r>
      <w:proofErr w:type="gramStart"/>
      <w:r>
        <w:t>risk</w:t>
      </w:r>
      <w:proofErr w:type="gramEnd"/>
      <w:r>
        <w:t>:</w:t>
      </w:r>
      <w:r>
        <w:rPr>
          <w:spacing w:val="2"/>
        </w:rPr>
        <w:t xml:space="preserve"> </w:t>
      </w:r>
      <w:r>
        <w:t>same</w:t>
      </w:r>
      <w:r>
        <w:rPr>
          <w:spacing w:val="-6"/>
        </w:rPr>
        <w:t xml:space="preserve"> </w:t>
      </w:r>
      <w:r>
        <w:t>as</w:t>
      </w:r>
      <w:r>
        <w:rPr>
          <w:spacing w:val="-6"/>
        </w:rPr>
        <w:t xml:space="preserve"> </w:t>
      </w:r>
      <w:r>
        <w:t>in</w:t>
      </w:r>
      <w:r>
        <w:rPr>
          <w:spacing w:val="-6"/>
        </w:rPr>
        <w:t xml:space="preserve"> </w:t>
      </w:r>
      <w:r>
        <w:t>the</w:t>
      </w:r>
      <w:r>
        <w:rPr>
          <w:spacing w:val="-6"/>
        </w:rPr>
        <w:t xml:space="preserve"> </w:t>
      </w:r>
      <w:r>
        <w:t>tables</w:t>
      </w:r>
      <w:r>
        <w:rPr>
          <w:spacing w:val="-6"/>
        </w:rPr>
        <w:t xml:space="preserve"> </w:t>
      </w:r>
      <w:r>
        <w:rPr>
          <w:spacing w:val="-2"/>
        </w:rPr>
        <w:t>above</w:t>
      </w:r>
    </w:p>
    <w:p w14:paraId="6FCCC9E8" w14:textId="77777777" w:rsidR="000900B5" w:rsidRDefault="00000000">
      <w:pPr>
        <w:pStyle w:val="BodyText"/>
        <w:spacing w:before="82"/>
        <w:ind w:left="409"/>
        <w:jc w:val="both"/>
      </w:pPr>
      <w:r>
        <w:rPr>
          <w:rFonts w:ascii="Lucida Sans Unicode" w:hAnsi="Lucida Sans Unicode"/>
          <w:color w:val="FAC300"/>
          <w:position w:val="2"/>
        </w:rPr>
        <w:t>▶</w:t>
      </w:r>
      <w:r>
        <w:rPr>
          <w:rFonts w:ascii="Lucida Sans Unicode" w:hAnsi="Lucida Sans Unicode"/>
          <w:color w:val="FAC300"/>
          <w:spacing w:val="28"/>
          <w:position w:val="2"/>
        </w:rPr>
        <w:t xml:space="preserve"> </w:t>
      </w:r>
      <w:r>
        <w:t>Name</w:t>
      </w:r>
      <w:r>
        <w:rPr>
          <w:spacing w:val="-6"/>
        </w:rPr>
        <w:t xml:space="preserve"> </w:t>
      </w:r>
      <w:r>
        <w:t>of</w:t>
      </w:r>
      <w:r>
        <w:rPr>
          <w:spacing w:val="-6"/>
        </w:rPr>
        <w:t xml:space="preserve"> </w:t>
      </w:r>
      <w:r>
        <w:t>risk:</w:t>
      </w:r>
      <w:r>
        <w:rPr>
          <w:spacing w:val="2"/>
        </w:rPr>
        <w:t xml:space="preserve"> </w:t>
      </w:r>
      <w:r>
        <w:t>same</w:t>
      </w:r>
      <w:r>
        <w:rPr>
          <w:spacing w:val="-5"/>
        </w:rPr>
        <w:t xml:space="preserve"> </w:t>
      </w:r>
      <w:r>
        <w:t>as</w:t>
      </w:r>
      <w:r>
        <w:rPr>
          <w:spacing w:val="-6"/>
        </w:rPr>
        <w:t xml:space="preserve"> </w:t>
      </w:r>
      <w:r>
        <w:t>in</w:t>
      </w:r>
      <w:r>
        <w:rPr>
          <w:spacing w:val="-6"/>
        </w:rPr>
        <w:t xml:space="preserve"> </w:t>
      </w:r>
      <w:r>
        <w:t>the</w:t>
      </w:r>
      <w:r>
        <w:rPr>
          <w:spacing w:val="-6"/>
        </w:rPr>
        <w:t xml:space="preserve"> </w:t>
      </w:r>
      <w:r>
        <w:t>tables</w:t>
      </w:r>
      <w:r>
        <w:rPr>
          <w:spacing w:val="-6"/>
        </w:rPr>
        <w:t xml:space="preserve"> </w:t>
      </w:r>
      <w:r>
        <w:rPr>
          <w:spacing w:val="-2"/>
        </w:rPr>
        <w:t>above</w:t>
      </w:r>
    </w:p>
    <w:p w14:paraId="6FCCC9E9" w14:textId="77777777" w:rsidR="000900B5" w:rsidRDefault="000900B5">
      <w:pPr>
        <w:pStyle w:val="BodyText"/>
        <w:jc w:val="both"/>
        <w:sectPr w:rsidR="000900B5">
          <w:type w:val="continuous"/>
          <w:pgSz w:w="11910" w:h="16840"/>
          <w:pgMar w:top="0" w:right="0" w:bottom="280" w:left="708" w:header="0" w:footer="0" w:gutter="0"/>
          <w:cols w:space="720"/>
        </w:sectPr>
      </w:pPr>
    </w:p>
    <w:p w14:paraId="6FCCC9EA" w14:textId="77777777" w:rsidR="000900B5" w:rsidRDefault="000900B5">
      <w:pPr>
        <w:pStyle w:val="BodyText"/>
        <w:spacing w:before="54"/>
      </w:pPr>
    </w:p>
    <w:p w14:paraId="6FCCC9EB" w14:textId="77777777" w:rsidR="000900B5" w:rsidRDefault="00000000">
      <w:pPr>
        <w:pStyle w:val="BodyText"/>
        <w:spacing w:before="1"/>
        <w:ind w:left="409"/>
      </w:pPr>
      <w:r>
        <w:rPr>
          <w:rFonts w:ascii="Lucida Sans Unicode" w:hAnsi="Lucida Sans Unicode"/>
          <w:color w:val="FAC300"/>
          <w:position w:val="2"/>
        </w:rPr>
        <w:t>▶</w:t>
      </w:r>
      <w:r>
        <w:rPr>
          <w:rFonts w:ascii="Lucida Sans Unicode" w:hAnsi="Lucida Sans Unicode"/>
          <w:color w:val="FAC300"/>
          <w:spacing w:val="28"/>
          <w:position w:val="2"/>
        </w:rPr>
        <w:t xml:space="preserve"> </w:t>
      </w:r>
      <w:r>
        <w:t>Occurred:</w:t>
      </w:r>
      <w:r>
        <w:rPr>
          <w:spacing w:val="1"/>
        </w:rPr>
        <w:t xml:space="preserve"> </w:t>
      </w:r>
      <w:r>
        <w:t>did</w:t>
      </w:r>
      <w:r>
        <w:rPr>
          <w:spacing w:val="-6"/>
        </w:rPr>
        <w:t xml:space="preserve"> </w:t>
      </w:r>
      <w:r>
        <w:t>the</w:t>
      </w:r>
      <w:r>
        <w:rPr>
          <w:spacing w:val="-6"/>
        </w:rPr>
        <w:t xml:space="preserve"> </w:t>
      </w:r>
      <w:r>
        <w:t>risk</w:t>
      </w:r>
      <w:r>
        <w:rPr>
          <w:spacing w:val="-6"/>
        </w:rPr>
        <w:t xml:space="preserve"> </w:t>
      </w:r>
      <w:r>
        <w:t>occur</w:t>
      </w:r>
      <w:r>
        <w:rPr>
          <w:spacing w:val="-6"/>
        </w:rPr>
        <w:t xml:space="preserve"> </w:t>
      </w:r>
      <w:r>
        <w:t>(yes</w:t>
      </w:r>
      <w:r>
        <w:rPr>
          <w:spacing w:val="-6"/>
        </w:rPr>
        <w:t xml:space="preserve"> </w:t>
      </w:r>
      <w:r>
        <w:t>or</w:t>
      </w:r>
      <w:r>
        <w:rPr>
          <w:spacing w:val="-6"/>
        </w:rPr>
        <w:t xml:space="preserve"> </w:t>
      </w:r>
      <w:r>
        <w:rPr>
          <w:spacing w:val="-4"/>
        </w:rPr>
        <w:t>no)?</w:t>
      </w:r>
    </w:p>
    <w:p w14:paraId="6FCCC9EC" w14:textId="77777777" w:rsidR="000900B5" w:rsidRDefault="00000000">
      <w:pPr>
        <w:pStyle w:val="BodyText"/>
        <w:spacing w:before="112"/>
        <w:ind w:left="409"/>
      </w:pPr>
      <w:r>
        <w:rPr>
          <w:rFonts w:ascii="Lucida Sans Unicode" w:hAnsi="Lucida Sans Unicode"/>
          <w:color w:val="FAC300"/>
          <w:position w:val="2"/>
        </w:rPr>
        <w:t>▶</w:t>
      </w:r>
      <w:r>
        <w:rPr>
          <w:rFonts w:ascii="Lucida Sans Unicode" w:hAnsi="Lucida Sans Unicode"/>
          <w:color w:val="FAC300"/>
          <w:spacing w:val="26"/>
          <w:position w:val="2"/>
        </w:rPr>
        <w:t xml:space="preserve"> </w:t>
      </w:r>
      <w:r>
        <w:t>Details:</w:t>
      </w:r>
      <w:r>
        <w:rPr>
          <w:spacing w:val="2"/>
        </w:rPr>
        <w:t xml:space="preserve"> </w:t>
      </w:r>
      <w:r>
        <w:t>what</w:t>
      </w:r>
      <w:r>
        <w:rPr>
          <w:spacing w:val="-7"/>
        </w:rPr>
        <w:t xml:space="preserve"> </w:t>
      </w:r>
      <w:r>
        <w:rPr>
          <w:spacing w:val="-2"/>
        </w:rPr>
        <w:t>happened?</w:t>
      </w:r>
    </w:p>
    <w:p w14:paraId="6FCCC9ED" w14:textId="77777777" w:rsidR="000900B5" w:rsidRDefault="00000000">
      <w:pPr>
        <w:pStyle w:val="BodyText"/>
        <w:spacing w:before="112"/>
        <w:ind w:left="409"/>
      </w:pPr>
      <w:r>
        <w:rPr>
          <w:rFonts w:ascii="Lucida Sans Unicode" w:hAnsi="Lucida Sans Unicode"/>
          <w:color w:val="FAC300"/>
          <w:position w:val="2"/>
        </w:rPr>
        <w:t>▶</w:t>
      </w:r>
      <w:r>
        <w:rPr>
          <w:rFonts w:ascii="Lucida Sans Unicode" w:hAnsi="Lucida Sans Unicode"/>
          <w:color w:val="FAC300"/>
          <w:spacing w:val="24"/>
          <w:position w:val="2"/>
        </w:rPr>
        <w:t xml:space="preserve"> </w:t>
      </w:r>
      <w:r>
        <w:t>Cause: brief</w:t>
      </w:r>
      <w:r>
        <w:rPr>
          <w:spacing w:val="-8"/>
        </w:rPr>
        <w:t xml:space="preserve"> </w:t>
      </w:r>
      <w:r>
        <w:t>analysis</w:t>
      </w:r>
      <w:r>
        <w:rPr>
          <w:spacing w:val="-8"/>
        </w:rPr>
        <w:t xml:space="preserve"> </w:t>
      </w:r>
      <w:r>
        <w:t>of</w:t>
      </w:r>
      <w:r>
        <w:rPr>
          <w:spacing w:val="-8"/>
        </w:rPr>
        <w:t xml:space="preserve"> </w:t>
      </w:r>
      <w:r>
        <w:t>why</w:t>
      </w:r>
      <w:r>
        <w:rPr>
          <w:spacing w:val="-7"/>
        </w:rPr>
        <w:t xml:space="preserve"> </w:t>
      </w:r>
      <w:r>
        <w:t>it</w:t>
      </w:r>
      <w:r>
        <w:rPr>
          <w:spacing w:val="-8"/>
        </w:rPr>
        <w:t xml:space="preserve"> </w:t>
      </w:r>
      <w:r>
        <w:rPr>
          <w:spacing w:val="-2"/>
        </w:rPr>
        <w:t>happened</w:t>
      </w:r>
    </w:p>
    <w:p w14:paraId="6FCCC9EE" w14:textId="77777777" w:rsidR="000900B5" w:rsidRDefault="00000000">
      <w:pPr>
        <w:pStyle w:val="BodyText"/>
        <w:spacing w:before="112"/>
        <w:ind w:left="409"/>
      </w:pPr>
      <w:r>
        <w:rPr>
          <w:rFonts w:ascii="Lucida Sans Unicode" w:hAnsi="Lucida Sans Unicode"/>
          <w:color w:val="FAC300"/>
          <w:position w:val="2"/>
        </w:rPr>
        <w:t>▶</w:t>
      </w:r>
      <w:r>
        <w:rPr>
          <w:rFonts w:ascii="Lucida Sans Unicode" w:hAnsi="Lucida Sans Unicode"/>
          <w:color w:val="FAC300"/>
          <w:spacing w:val="17"/>
          <w:position w:val="2"/>
        </w:rPr>
        <w:t xml:space="preserve"> </w:t>
      </w:r>
      <w:r>
        <w:t>Measures</w:t>
      </w:r>
      <w:r>
        <w:rPr>
          <w:spacing w:val="-11"/>
        </w:rPr>
        <w:t xml:space="preserve"> </w:t>
      </w:r>
      <w:r>
        <w:t>taken:</w:t>
      </w:r>
      <w:r>
        <w:rPr>
          <w:spacing w:val="-4"/>
        </w:rPr>
        <w:t xml:space="preserve"> </w:t>
      </w:r>
      <w:r>
        <w:t>what</w:t>
      </w:r>
      <w:r>
        <w:rPr>
          <w:spacing w:val="-11"/>
        </w:rPr>
        <w:t xml:space="preserve"> </w:t>
      </w:r>
      <w:r>
        <w:t>measures</w:t>
      </w:r>
      <w:r>
        <w:rPr>
          <w:spacing w:val="-11"/>
        </w:rPr>
        <w:t xml:space="preserve"> </w:t>
      </w:r>
      <w:r>
        <w:t>have</w:t>
      </w:r>
      <w:r>
        <w:rPr>
          <w:spacing w:val="-11"/>
        </w:rPr>
        <w:t xml:space="preserve"> </w:t>
      </w:r>
      <w:r>
        <w:t>been</w:t>
      </w:r>
      <w:r>
        <w:rPr>
          <w:spacing w:val="-11"/>
        </w:rPr>
        <w:t xml:space="preserve"> </w:t>
      </w:r>
      <w:r>
        <w:rPr>
          <w:spacing w:val="-2"/>
        </w:rPr>
        <w:t>taken?</w:t>
      </w:r>
    </w:p>
    <w:p w14:paraId="6FCCC9EF" w14:textId="77777777" w:rsidR="000900B5" w:rsidRDefault="00000000">
      <w:pPr>
        <w:pStyle w:val="BodyText"/>
        <w:spacing w:before="113"/>
        <w:ind w:left="409"/>
      </w:pPr>
      <w:r>
        <w:rPr>
          <w:rFonts w:ascii="Lucida Sans Unicode" w:hAnsi="Lucida Sans Unicode"/>
          <w:color w:val="FAC300"/>
          <w:position w:val="2"/>
        </w:rPr>
        <w:t>▶</w:t>
      </w:r>
      <w:r>
        <w:rPr>
          <w:rFonts w:ascii="Lucida Sans Unicode" w:hAnsi="Lucida Sans Unicode"/>
          <w:color w:val="FAC300"/>
          <w:spacing w:val="19"/>
          <w:position w:val="2"/>
        </w:rPr>
        <w:t xml:space="preserve"> </w:t>
      </w:r>
      <w:r>
        <w:t>Measure</w:t>
      </w:r>
      <w:r>
        <w:rPr>
          <w:spacing w:val="-9"/>
        </w:rPr>
        <w:t xml:space="preserve"> </w:t>
      </w:r>
      <w:r>
        <w:t>date:</w:t>
      </w:r>
      <w:r>
        <w:rPr>
          <w:spacing w:val="-3"/>
        </w:rPr>
        <w:t xml:space="preserve"> </w:t>
      </w:r>
      <w:r>
        <w:t>on</w:t>
      </w:r>
      <w:r>
        <w:rPr>
          <w:spacing w:val="-10"/>
        </w:rPr>
        <w:t xml:space="preserve"> </w:t>
      </w:r>
      <w:r>
        <w:t>what</w:t>
      </w:r>
      <w:r>
        <w:rPr>
          <w:spacing w:val="-9"/>
        </w:rPr>
        <w:t xml:space="preserve"> </w:t>
      </w:r>
      <w:r>
        <w:t>date</w:t>
      </w:r>
      <w:r>
        <w:rPr>
          <w:spacing w:val="-10"/>
        </w:rPr>
        <w:t xml:space="preserve"> </w:t>
      </w:r>
      <w:r>
        <w:t>were</w:t>
      </w:r>
      <w:r>
        <w:rPr>
          <w:spacing w:val="-10"/>
        </w:rPr>
        <w:t xml:space="preserve"> </w:t>
      </w:r>
      <w:r>
        <w:t>measures</w:t>
      </w:r>
      <w:r>
        <w:rPr>
          <w:spacing w:val="-10"/>
        </w:rPr>
        <w:t xml:space="preserve"> </w:t>
      </w:r>
      <w:r>
        <w:rPr>
          <w:spacing w:val="-2"/>
        </w:rPr>
        <w:t>taken?</w:t>
      </w:r>
    </w:p>
    <w:p w14:paraId="6FCCC9F0" w14:textId="77777777" w:rsidR="000900B5" w:rsidRDefault="00000000">
      <w:pPr>
        <w:pStyle w:val="Heading3"/>
        <w:spacing w:before="274"/>
        <w:jc w:val="both"/>
        <w:rPr>
          <w:b w:val="0"/>
        </w:rPr>
      </w:pPr>
      <w:r>
        <w:rPr>
          <w:b w:val="0"/>
          <w:color w:val="687D91"/>
          <w:w w:val="80"/>
        </w:rPr>
        <w:t>Risk</w:t>
      </w:r>
      <w:r>
        <w:rPr>
          <w:b w:val="0"/>
          <w:color w:val="687D91"/>
          <w:spacing w:val="-2"/>
        </w:rPr>
        <w:t xml:space="preserve"> </w:t>
      </w:r>
      <w:r>
        <w:rPr>
          <w:b w:val="0"/>
          <w:color w:val="687D91"/>
          <w:w w:val="80"/>
        </w:rPr>
        <w:t>review</w:t>
      </w:r>
      <w:r>
        <w:rPr>
          <w:b w:val="0"/>
          <w:color w:val="687D91"/>
          <w:spacing w:val="-2"/>
        </w:rPr>
        <w:t xml:space="preserve"> </w:t>
      </w:r>
      <w:r>
        <w:rPr>
          <w:b w:val="0"/>
          <w:color w:val="687D91"/>
          <w:w w:val="80"/>
        </w:rPr>
        <w:t>at</w:t>
      </w:r>
      <w:r>
        <w:rPr>
          <w:b w:val="0"/>
          <w:color w:val="687D91"/>
          <w:spacing w:val="-2"/>
        </w:rPr>
        <w:t xml:space="preserve"> </w:t>
      </w:r>
      <w:r>
        <w:rPr>
          <w:b w:val="0"/>
          <w:color w:val="687D91"/>
          <w:w w:val="80"/>
        </w:rPr>
        <w:t>project</w:t>
      </w:r>
      <w:r>
        <w:rPr>
          <w:b w:val="0"/>
          <w:color w:val="687D91"/>
          <w:spacing w:val="-2"/>
        </w:rPr>
        <w:t xml:space="preserve"> </w:t>
      </w:r>
      <w:r>
        <w:rPr>
          <w:b w:val="0"/>
          <w:color w:val="687D91"/>
          <w:spacing w:val="-2"/>
          <w:w w:val="80"/>
        </w:rPr>
        <w:t>completion</w:t>
      </w:r>
    </w:p>
    <w:p w14:paraId="6FCCC9F1" w14:textId="77777777" w:rsidR="000900B5" w:rsidRDefault="00000000">
      <w:pPr>
        <w:pStyle w:val="BodyText"/>
        <w:spacing w:before="147" w:line="216" w:lineRule="auto"/>
        <w:ind w:left="142" w:right="848"/>
        <w:jc w:val="both"/>
      </w:pPr>
      <w:r>
        <w:t>Finally, a review of the risks will be held at the end of the project.</w:t>
      </w:r>
      <w:r>
        <w:rPr>
          <w:spacing w:val="40"/>
        </w:rPr>
        <w:t xml:space="preserve"> </w:t>
      </w:r>
      <w:r>
        <w:t>This will address which risks came into effect and which did not.</w:t>
      </w:r>
      <w:r>
        <w:rPr>
          <w:spacing w:val="40"/>
        </w:rPr>
        <w:t xml:space="preserve"> </w:t>
      </w:r>
      <w:r>
        <w:t xml:space="preserve">Additionally, changes to the perception of the risks will be documented. </w:t>
      </w:r>
      <w:r>
        <w:rPr>
          <w:spacing w:val="-2"/>
        </w:rPr>
        <w:t>Because</w:t>
      </w:r>
      <w:r>
        <w:rPr>
          <w:spacing w:val="-7"/>
        </w:rPr>
        <w:t xml:space="preserve"> </w:t>
      </w:r>
      <w:r>
        <w:rPr>
          <w:spacing w:val="-2"/>
        </w:rPr>
        <w:t>this</w:t>
      </w:r>
      <w:r>
        <w:rPr>
          <w:spacing w:val="-7"/>
        </w:rPr>
        <w:t xml:space="preserve"> </w:t>
      </w:r>
      <w:r>
        <w:rPr>
          <w:spacing w:val="-2"/>
        </w:rPr>
        <w:t>current</w:t>
      </w:r>
      <w:r>
        <w:rPr>
          <w:spacing w:val="-7"/>
        </w:rPr>
        <w:t xml:space="preserve"> </w:t>
      </w:r>
      <w:r>
        <w:rPr>
          <w:spacing w:val="-2"/>
        </w:rPr>
        <w:t>project</w:t>
      </w:r>
      <w:r>
        <w:rPr>
          <w:spacing w:val="-7"/>
        </w:rPr>
        <w:t xml:space="preserve"> </w:t>
      </w:r>
      <w:r>
        <w:rPr>
          <w:spacing w:val="-2"/>
        </w:rPr>
        <w:t>is</w:t>
      </w:r>
      <w:r>
        <w:rPr>
          <w:spacing w:val="-7"/>
        </w:rPr>
        <w:t xml:space="preserve"> </w:t>
      </w:r>
      <w:r>
        <w:rPr>
          <w:spacing w:val="-2"/>
        </w:rPr>
        <w:t>the</w:t>
      </w:r>
      <w:r>
        <w:rPr>
          <w:spacing w:val="-7"/>
        </w:rPr>
        <w:t xml:space="preserve"> </w:t>
      </w:r>
      <w:r>
        <w:rPr>
          <w:spacing w:val="-2"/>
        </w:rPr>
        <w:t>first</w:t>
      </w:r>
      <w:r>
        <w:rPr>
          <w:spacing w:val="-7"/>
        </w:rPr>
        <w:t xml:space="preserve"> </w:t>
      </w:r>
      <w:r>
        <w:rPr>
          <w:spacing w:val="-2"/>
        </w:rPr>
        <w:t>part</w:t>
      </w:r>
      <w:r>
        <w:rPr>
          <w:spacing w:val="-7"/>
        </w:rPr>
        <w:t xml:space="preserve"> </w:t>
      </w:r>
      <w:r>
        <w:rPr>
          <w:spacing w:val="-2"/>
        </w:rPr>
        <w:t>of</w:t>
      </w:r>
      <w:r>
        <w:rPr>
          <w:spacing w:val="-7"/>
        </w:rPr>
        <w:t xml:space="preserve"> </w:t>
      </w:r>
      <w:r>
        <w:rPr>
          <w:spacing w:val="-2"/>
        </w:rPr>
        <w:t>a</w:t>
      </w:r>
      <w:r>
        <w:rPr>
          <w:spacing w:val="-7"/>
        </w:rPr>
        <w:t xml:space="preserve"> </w:t>
      </w:r>
      <w:proofErr w:type="gramStart"/>
      <w:r>
        <w:rPr>
          <w:spacing w:val="-2"/>
        </w:rPr>
        <w:t>three</w:t>
      </w:r>
      <w:r>
        <w:rPr>
          <w:spacing w:val="-7"/>
        </w:rPr>
        <w:t xml:space="preserve"> </w:t>
      </w:r>
      <w:r>
        <w:rPr>
          <w:spacing w:val="-2"/>
        </w:rPr>
        <w:t>project</w:t>
      </w:r>
      <w:proofErr w:type="gramEnd"/>
      <w:r>
        <w:rPr>
          <w:spacing w:val="-7"/>
        </w:rPr>
        <w:t xml:space="preserve"> </w:t>
      </w:r>
      <w:proofErr w:type="gramStart"/>
      <w:r>
        <w:rPr>
          <w:spacing w:val="-2"/>
        </w:rPr>
        <w:t>series(</w:t>
      </w:r>
      <w:proofErr w:type="gramEnd"/>
      <w:r>
        <w:rPr>
          <w:spacing w:val="-2"/>
        </w:rPr>
        <w:t>Project</w:t>
      </w:r>
      <w:r>
        <w:rPr>
          <w:spacing w:val="-7"/>
        </w:rPr>
        <w:t xml:space="preserve"> </w:t>
      </w:r>
      <w:r>
        <w:rPr>
          <w:spacing w:val="-2"/>
        </w:rPr>
        <w:t>1,</w:t>
      </w:r>
      <w:r>
        <w:rPr>
          <w:spacing w:val="-6"/>
        </w:rPr>
        <w:t xml:space="preserve"> </w:t>
      </w:r>
      <w:r>
        <w:rPr>
          <w:spacing w:val="-2"/>
        </w:rPr>
        <w:t>Project</w:t>
      </w:r>
      <w:r>
        <w:rPr>
          <w:spacing w:val="-7"/>
        </w:rPr>
        <w:t xml:space="preserve"> </w:t>
      </w:r>
      <w:r>
        <w:rPr>
          <w:spacing w:val="-2"/>
        </w:rPr>
        <w:t>2,</w:t>
      </w:r>
      <w:r>
        <w:rPr>
          <w:spacing w:val="-6"/>
        </w:rPr>
        <w:t xml:space="preserve"> </w:t>
      </w:r>
      <w:r>
        <w:rPr>
          <w:spacing w:val="-2"/>
        </w:rPr>
        <w:t>Master</w:t>
      </w:r>
      <w:r>
        <w:rPr>
          <w:spacing w:val="-7"/>
        </w:rPr>
        <w:t xml:space="preserve"> </w:t>
      </w:r>
      <w:r>
        <w:rPr>
          <w:spacing w:val="-2"/>
        </w:rPr>
        <w:t>Thesis)</w:t>
      </w:r>
      <w:r>
        <w:rPr>
          <w:spacing w:val="-7"/>
        </w:rPr>
        <w:t xml:space="preserve"> </w:t>
      </w:r>
      <w:r>
        <w:rPr>
          <w:spacing w:val="-2"/>
        </w:rPr>
        <w:t xml:space="preserve">any </w:t>
      </w:r>
      <w:r>
        <w:t>suggestions to improve the following project will to be described.</w:t>
      </w:r>
    </w:p>
    <w:p w14:paraId="6FCCC9F2" w14:textId="77777777" w:rsidR="000900B5" w:rsidRDefault="000900B5">
      <w:pPr>
        <w:pStyle w:val="BodyText"/>
        <w:spacing w:line="216" w:lineRule="auto"/>
        <w:jc w:val="both"/>
        <w:sectPr w:rsidR="000900B5">
          <w:pgSz w:w="11910" w:h="16840"/>
          <w:pgMar w:top="440" w:right="0" w:bottom="180" w:left="708" w:header="0" w:footer="0" w:gutter="0"/>
          <w:cols w:space="720"/>
        </w:sectPr>
      </w:pPr>
    </w:p>
    <w:p w14:paraId="6FCCC9F3" w14:textId="77777777" w:rsidR="000900B5" w:rsidRDefault="000900B5">
      <w:pPr>
        <w:pStyle w:val="BodyText"/>
        <w:spacing w:before="8"/>
        <w:rPr>
          <w:sz w:val="14"/>
        </w:rPr>
      </w:pPr>
    </w:p>
    <w:p w14:paraId="6FCCC9F4" w14:textId="77777777" w:rsidR="000900B5" w:rsidRDefault="000900B5">
      <w:pPr>
        <w:pStyle w:val="BodyText"/>
        <w:rPr>
          <w:sz w:val="14"/>
        </w:rPr>
        <w:sectPr w:rsidR="000900B5">
          <w:headerReference w:type="even" r:id="rId39"/>
          <w:footerReference w:type="even" r:id="rId40"/>
          <w:pgSz w:w="11910" w:h="16840"/>
          <w:pgMar w:top="1920" w:right="0" w:bottom="280" w:left="708" w:header="0" w:footer="0" w:gutter="0"/>
          <w:cols w:space="720"/>
        </w:sectPr>
      </w:pPr>
    </w:p>
    <w:p w14:paraId="6FCCC9F5" w14:textId="77777777" w:rsidR="000900B5" w:rsidRDefault="00000000">
      <w:pPr>
        <w:pStyle w:val="Heading1"/>
        <w:numPr>
          <w:ilvl w:val="0"/>
          <w:numId w:val="17"/>
        </w:numPr>
        <w:tabs>
          <w:tab w:val="left" w:pos="698"/>
        </w:tabs>
        <w:spacing w:before="63"/>
        <w:ind w:left="698" w:hanging="556"/>
        <w:rPr>
          <w:b w:val="0"/>
        </w:rPr>
      </w:pPr>
      <w:bookmarkStart w:id="87" w:name="Research"/>
      <w:bookmarkStart w:id="88" w:name="_bookmark28"/>
      <w:bookmarkEnd w:id="87"/>
      <w:bookmarkEnd w:id="88"/>
      <w:r>
        <w:rPr>
          <w:b w:val="0"/>
          <w:color w:val="687D91"/>
          <w:spacing w:val="-2"/>
          <w:w w:val="90"/>
        </w:rPr>
        <w:lastRenderedPageBreak/>
        <w:t>Research</w:t>
      </w:r>
    </w:p>
    <w:p w14:paraId="6FCCC9F6" w14:textId="77777777" w:rsidR="000900B5" w:rsidRDefault="00000000">
      <w:pPr>
        <w:pStyle w:val="BodyText"/>
        <w:spacing w:before="411" w:line="216" w:lineRule="auto"/>
        <w:ind w:left="142" w:right="848"/>
        <w:jc w:val="both"/>
      </w:pPr>
      <w:r>
        <w:t>This</w:t>
      </w:r>
      <w:r>
        <w:rPr>
          <w:spacing w:val="-1"/>
        </w:rPr>
        <w:t xml:space="preserve"> </w:t>
      </w:r>
      <w:r>
        <w:t>chapter</w:t>
      </w:r>
      <w:r>
        <w:rPr>
          <w:spacing w:val="-1"/>
        </w:rPr>
        <w:t xml:space="preserve"> </w:t>
      </w:r>
      <w:r>
        <w:t>delves</w:t>
      </w:r>
      <w:r>
        <w:rPr>
          <w:spacing w:val="-1"/>
        </w:rPr>
        <w:t xml:space="preserve"> </w:t>
      </w:r>
      <w:r>
        <w:t>into</w:t>
      </w:r>
      <w:r>
        <w:rPr>
          <w:spacing w:val="-1"/>
        </w:rPr>
        <w:t xml:space="preserve"> </w:t>
      </w:r>
      <w:r>
        <w:t>the</w:t>
      </w:r>
      <w:r>
        <w:rPr>
          <w:spacing w:val="-1"/>
        </w:rPr>
        <w:t xml:space="preserve"> </w:t>
      </w:r>
      <w:r>
        <w:t>necessary</w:t>
      </w:r>
      <w:r>
        <w:rPr>
          <w:spacing w:val="-1"/>
        </w:rPr>
        <w:t xml:space="preserve"> </w:t>
      </w:r>
      <w:r>
        <w:t>reflection</w:t>
      </w:r>
      <w:r>
        <w:rPr>
          <w:spacing w:val="-1"/>
        </w:rPr>
        <w:t xml:space="preserve"> </w:t>
      </w:r>
      <w:r>
        <w:t>required</w:t>
      </w:r>
      <w:r>
        <w:rPr>
          <w:spacing w:val="-1"/>
        </w:rPr>
        <w:t xml:space="preserve"> </w:t>
      </w:r>
      <w:r>
        <w:t>in</w:t>
      </w:r>
      <w:r>
        <w:rPr>
          <w:spacing w:val="-1"/>
        </w:rPr>
        <w:t xml:space="preserve"> </w:t>
      </w:r>
      <w:r>
        <w:t>any</w:t>
      </w:r>
      <w:r>
        <w:rPr>
          <w:spacing w:val="-1"/>
        </w:rPr>
        <w:t xml:space="preserve"> </w:t>
      </w:r>
      <w:r>
        <w:t>project.</w:t>
      </w:r>
      <w:r>
        <w:rPr>
          <w:spacing w:val="22"/>
        </w:rPr>
        <w:t xml:space="preserve"> </w:t>
      </w:r>
      <w:r>
        <w:t>It</w:t>
      </w:r>
      <w:r>
        <w:rPr>
          <w:spacing w:val="-1"/>
        </w:rPr>
        <w:t xml:space="preserve"> </w:t>
      </w:r>
      <w:r>
        <w:t>begins</w:t>
      </w:r>
      <w:r>
        <w:rPr>
          <w:spacing w:val="-1"/>
        </w:rPr>
        <w:t xml:space="preserve"> </w:t>
      </w:r>
      <w:r>
        <w:t>with</w:t>
      </w:r>
      <w:r>
        <w:rPr>
          <w:spacing w:val="-1"/>
        </w:rPr>
        <w:t xml:space="preserve"> </w:t>
      </w:r>
      <w:r>
        <w:t>a</w:t>
      </w:r>
      <w:r>
        <w:rPr>
          <w:spacing w:val="-1"/>
        </w:rPr>
        <w:t xml:space="preserve"> </w:t>
      </w:r>
      <w:r>
        <w:t>problem</w:t>
      </w:r>
      <w:r>
        <w:rPr>
          <w:spacing w:val="-1"/>
        </w:rPr>
        <w:t xml:space="preserve"> </w:t>
      </w:r>
      <w:r>
        <w:t>state-</w:t>
      </w:r>
      <w:proofErr w:type="spellStart"/>
      <w:r>
        <w:t>ment</w:t>
      </w:r>
      <w:proofErr w:type="spellEnd"/>
      <w:r>
        <w:t xml:space="preserve"> that defines the issue addressed.</w:t>
      </w:r>
      <w:r>
        <w:rPr>
          <w:spacing w:val="40"/>
        </w:rPr>
        <w:t xml:space="preserve"> </w:t>
      </w:r>
      <w:r>
        <w:t>From this, the research question examined in this document is derived.</w:t>
      </w:r>
      <w:r>
        <w:rPr>
          <w:spacing w:val="40"/>
        </w:rPr>
        <w:t xml:space="preserve"> </w:t>
      </w:r>
      <w:r>
        <w:t>This then leads to the SMART goals that the project aims to fulfil.</w:t>
      </w:r>
      <w:r>
        <w:rPr>
          <w:spacing w:val="40"/>
        </w:rPr>
        <w:t xml:space="preserve"> </w:t>
      </w:r>
      <w:r>
        <w:t>The system landscape will describe</w:t>
      </w:r>
      <w:r>
        <w:rPr>
          <w:spacing w:val="-2"/>
        </w:rPr>
        <w:t xml:space="preserve"> </w:t>
      </w:r>
      <w:r>
        <w:t>the</w:t>
      </w:r>
      <w:r>
        <w:rPr>
          <w:spacing w:val="-2"/>
        </w:rPr>
        <w:t xml:space="preserve"> </w:t>
      </w:r>
      <w:r>
        <w:t>environment</w:t>
      </w:r>
      <w:r>
        <w:rPr>
          <w:spacing w:val="-2"/>
        </w:rPr>
        <w:t xml:space="preserve"> </w:t>
      </w:r>
      <w:r>
        <w:t>in</w:t>
      </w:r>
      <w:r>
        <w:rPr>
          <w:spacing w:val="-2"/>
        </w:rPr>
        <w:t xml:space="preserve"> </w:t>
      </w:r>
      <w:r>
        <w:t>which</w:t>
      </w:r>
      <w:r>
        <w:rPr>
          <w:spacing w:val="-2"/>
        </w:rPr>
        <w:t xml:space="preserve"> </w:t>
      </w:r>
      <w:r>
        <w:t>this</w:t>
      </w:r>
      <w:r>
        <w:rPr>
          <w:spacing w:val="-2"/>
        </w:rPr>
        <w:t xml:space="preserve"> </w:t>
      </w:r>
      <w:r>
        <w:t>project</w:t>
      </w:r>
      <w:r>
        <w:rPr>
          <w:spacing w:val="-2"/>
        </w:rPr>
        <w:t xml:space="preserve"> </w:t>
      </w:r>
      <w:r>
        <w:t>operates.</w:t>
      </w:r>
      <w:r>
        <w:rPr>
          <w:spacing w:val="19"/>
        </w:rPr>
        <w:t xml:space="preserve"> </w:t>
      </w:r>
      <w:r>
        <w:t>With</w:t>
      </w:r>
      <w:r>
        <w:rPr>
          <w:spacing w:val="-2"/>
        </w:rPr>
        <w:t xml:space="preserve"> </w:t>
      </w:r>
      <w:r>
        <w:t>the</w:t>
      </w:r>
      <w:r>
        <w:rPr>
          <w:spacing w:val="-2"/>
        </w:rPr>
        <w:t xml:space="preserve"> </w:t>
      </w:r>
      <w:r>
        <w:t>methods</w:t>
      </w:r>
      <w:r>
        <w:rPr>
          <w:spacing w:val="-2"/>
        </w:rPr>
        <w:t xml:space="preserve"> </w:t>
      </w:r>
      <w:r>
        <w:t>and</w:t>
      </w:r>
      <w:r>
        <w:rPr>
          <w:spacing w:val="-2"/>
        </w:rPr>
        <w:t xml:space="preserve"> </w:t>
      </w:r>
      <w:r>
        <w:t>approach,</w:t>
      </w:r>
      <w:r>
        <w:rPr>
          <w:spacing w:val="-1"/>
        </w:rPr>
        <w:t xml:space="preserve"> </w:t>
      </w:r>
      <w:r>
        <w:t>the</w:t>
      </w:r>
      <w:r>
        <w:rPr>
          <w:spacing w:val="-2"/>
        </w:rPr>
        <w:t xml:space="preserve"> </w:t>
      </w:r>
      <w:r>
        <w:t>team</w:t>
      </w:r>
      <w:r>
        <w:rPr>
          <w:spacing w:val="-2"/>
        </w:rPr>
        <w:t xml:space="preserve"> </w:t>
      </w:r>
      <w:r>
        <w:t>will demonstrate</w:t>
      </w:r>
      <w:r>
        <w:rPr>
          <w:spacing w:val="-12"/>
        </w:rPr>
        <w:t xml:space="preserve"> </w:t>
      </w:r>
      <w:r>
        <w:t>how</w:t>
      </w:r>
      <w:r>
        <w:rPr>
          <w:spacing w:val="-12"/>
        </w:rPr>
        <w:t xml:space="preserve"> </w:t>
      </w:r>
      <w:r>
        <w:t>the</w:t>
      </w:r>
      <w:r>
        <w:rPr>
          <w:spacing w:val="-12"/>
        </w:rPr>
        <w:t xml:space="preserve"> </w:t>
      </w:r>
      <w:r>
        <w:t>research</w:t>
      </w:r>
      <w:r>
        <w:rPr>
          <w:spacing w:val="-12"/>
        </w:rPr>
        <w:t xml:space="preserve"> </w:t>
      </w:r>
      <w:r>
        <w:t>question</w:t>
      </w:r>
      <w:r>
        <w:rPr>
          <w:spacing w:val="-12"/>
        </w:rPr>
        <w:t xml:space="preserve"> </w:t>
      </w:r>
      <w:r>
        <w:t>is</w:t>
      </w:r>
      <w:r>
        <w:rPr>
          <w:spacing w:val="-12"/>
        </w:rPr>
        <w:t xml:space="preserve"> </w:t>
      </w:r>
      <w:r>
        <w:t>addressed,</w:t>
      </w:r>
      <w:r>
        <w:rPr>
          <w:spacing w:val="-12"/>
        </w:rPr>
        <w:t xml:space="preserve"> </w:t>
      </w:r>
      <w:r>
        <w:t>while</w:t>
      </w:r>
      <w:r>
        <w:rPr>
          <w:spacing w:val="-12"/>
        </w:rPr>
        <w:t xml:space="preserve"> </w:t>
      </w:r>
      <w:r>
        <w:t>the</w:t>
      </w:r>
      <w:r>
        <w:rPr>
          <w:spacing w:val="-12"/>
        </w:rPr>
        <w:t xml:space="preserve"> </w:t>
      </w:r>
      <w:r>
        <w:t>review</w:t>
      </w:r>
      <w:r>
        <w:rPr>
          <w:spacing w:val="-12"/>
        </w:rPr>
        <w:t xml:space="preserve"> </w:t>
      </w:r>
      <w:r>
        <w:t>of</w:t>
      </w:r>
      <w:r>
        <w:rPr>
          <w:spacing w:val="-12"/>
        </w:rPr>
        <w:t xml:space="preserve"> </w:t>
      </w:r>
      <w:r>
        <w:t>retrieved</w:t>
      </w:r>
      <w:r>
        <w:rPr>
          <w:spacing w:val="-12"/>
        </w:rPr>
        <w:t xml:space="preserve"> </w:t>
      </w:r>
      <w:r>
        <w:t>materials</w:t>
      </w:r>
      <w:r>
        <w:rPr>
          <w:spacing w:val="-12"/>
        </w:rPr>
        <w:t xml:space="preserve"> </w:t>
      </w:r>
      <w:r>
        <w:t>will</w:t>
      </w:r>
      <w:r>
        <w:rPr>
          <w:spacing w:val="-12"/>
        </w:rPr>
        <w:t xml:space="preserve"> </w:t>
      </w:r>
      <w:r>
        <w:t>indicate the way forward.</w:t>
      </w:r>
    </w:p>
    <w:p w14:paraId="6FCCC9F7" w14:textId="77777777" w:rsidR="000900B5" w:rsidRDefault="000900B5">
      <w:pPr>
        <w:pStyle w:val="BodyText"/>
        <w:spacing w:before="52"/>
      </w:pPr>
    </w:p>
    <w:p w14:paraId="6FCCC9F8" w14:textId="586D0078" w:rsidR="000900B5" w:rsidRDefault="00000000">
      <w:pPr>
        <w:pStyle w:val="Heading2"/>
        <w:numPr>
          <w:ilvl w:val="1"/>
          <w:numId w:val="17"/>
        </w:numPr>
        <w:tabs>
          <w:tab w:val="left" w:pos="771"/>
        </w:tabs>
        <w:ind w:left="771" w:hanging="629"/>
        <w:rPr>
          <w:b w:val="0"/>
        </w:rPr>
      </w:pPr>
      <w:bookmarkStart w:id="89" w:name="Problem_Statement"/>
      <w:bookmarkStart w:id="90" w:name="_bookmark29"/>
      <w:bookmarkEnd w:id="89"/>
      <w:bookmarkEnd w:id="90"/>
      <w:r>
        <w:rPr>
          <w:b w:val="0"/>
          <w:color w:val="687D91"/>
          <w:spacing w:val="-2"/>
          <w:w w:val="90"/>
        </w:rPr>
        <w:t>Problem</w:t>
      </w:r>
      <w:r>
        <w:rPr>
          <w:b w:val="0"/>
          <w:color w:val="687D91"/>
          <w:spacing w:val="-6"/>
          <w:w w:val="90"/>
        </w:rPr>
        <w:t xml:space="preserve"> </w:t>
      </w:r>
      <w:del w:id="91" w:author="Ritley Kenneth" w:date="2025-12-11T15:31:00Z" w16du:dateUtc="2025-12-11T14:31:00Z">
        <w:r w:rsidDel="00011EA8">
          <w:rPr>
            <w:b w:val="0"/>
            <w:color w:val="687D91"/>
            <w:spacing w:val="-2"/>
          </w:rPr>
          <w:delText>Statement</w:delText>
        </w:r>
      </w:del>
      <w:ins w:id="92" w:author="Ritley Kenneth" w:date="2025-12-11T15:31:00Z" w16du:dateUtc="2025-12-11T14:31:00Z">
        <w:r w:rsidR="00011EA8">
          <w:rPr>
            <w:b w:val="0"/>
            <w:color w:val="687D91"/>
            <w:spacing w:val="-2"/>
          </w:rPr>
          <w:t>s</w:t>
        </w:r>
        <w:r w:rsidR="00011EA8">
          <w:rPr>
            <w:b w:val="0"/>
            <w:color w:val="687D91"/>
            <w:spacing w:val="-2"/>
          </w:rPr>
          <w:t>tatement</w:t>
        </w:r>
      </w:ins>
    </w:p>
    <w:p w14:paraId="6FCCC9F9" w14:textId="77777777" w:rsidR="000900B5" w:rsidRDefault="00000000">
      <w:pPr>
        <w:pStyle w:val="BodyText"/>
        <w:spacing w:before="221" w:line="216" w:lineRule="auto"/>
        <w:ind w:left="142" w:right="848"/>
        <w:jc w:val="both"/>
      </w:pPr>
      <w:r>
        <w:rPr>
          <w:spacing w:val="-4"/>
        </w:rPr>
        <w:t>The</w:t>
      </w:r>
      <w:r>
        <w:rPr>
          <w:spacing w:val="-8"/>
        </w:rPr>
        <w:t xml:space="preserve"> </w:t>
      </w:r>
      <w:r>
        <w:rPr>
          <w:spacing w:val="-4"/>
        </w:rPr>
        <w:t>problem</w:t>
      </w:r>
      <w:r>
        <w:rPr>
          <w:spacing w:val="-8"/>
        </w:rPr>
        <w:t xml:space="preserve"> </w:t>
      </w:r>
      <w:r>
        <w:rPr>
          <w:spacing w:val="-4"/>
        </w:rPr>
        <w:t>as</w:t>
      </w:r>
      <w:r>
        <w:rPr>
          <w:spacing w:val="-8"/>
        </w:rPr>
        <w:t xml:space="preserve"> </w:t>
      </w:r>
      <w:r>
        <w:rPr>
          <w:spacing w:val="-4"/>
        </w:rPr>
        <w:t>defined</w:t>
      </w:r>
      <w:r>
        <w:rPr>
          <w:spacing w:val="-8"/>
        </w:rPr>
        <w:t xml:space="preserve"> </w:t>
      </w:r>
      <w:r>
        <w:rPr>
          <w:spacing w:val="-4"/>
        </w:rPr>
        <w:t>in</w:t>
      </w:r>
      <w:r>
        <w:rPr>
          <w:spacing w:val="-8"/>
        </w:rPr>
        <w:t xml:space="preserve"> </w:t>
      </w:r>
      <w:r>
        <w:rPr>
          <w:spacing w:val="-4"/>
        </w:rPr>
        <w:t>the</w:t>
      </w:r>
      <w:r>
        <w:rPr>
          <w:spacing w:val="-8"/>
        </w:rPr>
        <w:t xml:space="preserve"> </w:t>
      </w:r>
      <w:r>
        <w:rPr>
          <w:spacing w:val="-4"/>
        </w:rPr>
        <w:t>motivation1.</w:t>
      </w:r>
      <w:hyperlink w:anchor="_bookmark5" w:history="1">
        <w:r>
          <w:rPr>
            <w:spacing w:val="-4"/>
          </w:rPr>
          <w:t>2</w:t>
        </w:r>
      </w:hyperlink>
      <w:r>
        <w:rPr>
          <w:spacing w:val="-8"/>
        </w:rPr>
        <w:t xml:space="preserve"> </w:t>
      </w:r>
      <w:r>
        <w:rPr>
          <w:spacing w:val="-4"/>
        </w:rPr>
        <w:t>and</w:t>
      </w:r>
      <w:r>
        <w:rPr>
          <w:spacing w:val="-8"/>
        </w:rPr>
        <w:t xml:space="preserve"> </w:t>
      </w:r>
      <w:r>
        <w:rPr>
          <w:spacing w:val="-4"/>
        </w:rPr>
        <w:t>initial</w:t>
      </w:r>
      <w:r>
        <w:rPr>
          <w:spacing w:val="-8"/>
        </w:rPr>
        <w:t xml:space="preserve"> </w:t>
      </w:r>
      <w:r>
        <w:rPr>
          <w:spacing w:val="-4"/>
        </w:rPr>
        <w:t>project</w:t>
      </w:r>
      <w:r>
        <w:rPr>
          <w:spacing w:val="-8"/>
        </w:rPr>
        <w:t xml:space="preserve"> </w:t>
      </w:r>
      <w:proofErr w:type="spellStart"/>
      <w:r>
        <w:rPr>
          <w:spacing w:val="-4"/>
        </w:rPr>
        <w:t>handin</w:t>
      </w:r>
      <w:proofErr w:type="spellEnd"/>
      <w:r>
        <w:rPr>
          <w:spacing w:val="-8"/>
        </w:rPr>
        <w:t xml:space="preserve"> </w:t>
      </w:r>
      <w:hyperlink w:anchor="_bookmark76" w:history="1">
        <w:r>
          <w:rPr>
            <w:spacing w:val="-4"/>
          </w:rPr>
          <w:t>A:</w:t>
        </w:r>
      </w:hyperlink>
      <w:r>
        <w:rPr>
          <w:spacing w:val="-8"/>
        </w:rPr>
        <w:t xml:space="preserve"> </w:t>
      </w:r>
      <w:r>
        <w:rPr>
          <w:spacing w:val="-4"/>
        </w:rPr>
        <w:t>The</w:t>
      </w:r>
      <w:r>
        <w:rPr>
          <w:spacing w:val="-8"/>
        </w:rPr>
        <w:t xml:space="preserve"> </w:t>
      </w:r>
      <w:r>
        <w:rPr>
          <w:spacing w:val="-4"/>
        </w:rPr>
        <w:t>reporting</w:t>
      </w:r>
      <w:r>
        <w:rPr>
          <w:spacing w:val="-8"/>
        </w:rPr>
        <w:t xml:space="preserve"> </w:t>
      </w:r>
      <w:r>
        <w:rPr>
          <w:spacing w:val="-4"/>
        </w:rPr>
        <w:t>at</w:t>
      </w:r>
      <w:r>
        <w:rPr>
          <w:spacing w:val="-8"/>
        </w:rPr>
        <w:t xml:space="preserve"> </w:t>
      </w:r>
      <w:hyperlink w:anchor="_bookmark0" w:history="1">
        <w:r>
          <w:rPr>
            <w:spacing w:val="-4"/>
          </w:rPr>
          <w:t>DWH</w:t>
        </w:r>
        <w:r>
          <w:rPr>
            <w:spacing w:val="-8"/>
          </w:rPr>
          <w:t xml:space="preserve"> </w:t>
        </w:r>
        <w:r>
          <w:rPr>
            <w:spacing w:val="-4"/>
          </w:rPr>
          <w:t>LS</w:t>
        </w:r>
        <w:r>
          <w:rPr>
            <w:spacing w:val="-8"/>
          </w:rPr>
          <w:t xml:space="preserve"> </w:t>
        </w:r>
        <w:r>
          <w:rPr>
            <w:spacing w:val="-4"/>
          </w:rPr>
          <w:t>OPS</w:t>
        </w:r>
      </w:hyperlink>
      <w:r>
        <w:rPr>
          <w:spacing w:val="-8"/>
        </w:rPr>
        <w:t xml:space="preserve"> </w:t>
      </w:r>
      <w:r>
        <w:rPr>
          <w:spacing w:val="-4"/>
        </w:rPr>
        <w:t xml:space="preserve">does </w:t>
      </w:r>
      <w:r>
        <w:t>not have an automatic alerting system.</w:t>
      </w:r>
      <w:r>
        <w:rPr>
          <w:spacing w:val="25"/>
        </w:rPr>
        <w:t xml:space="preserve"> </w:t>
      </w:r>
      <w:r>
        <w:t xml:space="preserve">In case of reports not </w:t>
      </w:r>
      <w:proofErr w:type="spellStart"/>
      <w:r>
        <w:t>beeing</w:t>
      </w:r>
      <w:proofErr w:type="spellEnd"/>
      <w:r>
        <w:t xml:space="preserve"> executed or having missing values, the</w:t>
      </w:r>
      <w:r>
        <w:rPr>
          <w:spacing w:val="-13"/>
        </w:rPr>
        <w:t xml:space="preserve"> </w:t>
      </w:r>
      <w:r>
        <w:t>IT</w:t>
      </w:r>
      <w:r>
        <w:rPr>
          <w:spacing w:val="-13"/>
        </w:rPr>
        <w:t xml:space="preserve"> </w:t>
      </w:r>
      <w:r>
        <w:t>and</w:t>
      </w:r>
      <w:r>
        <w:rPr>
          <w:spacing w:val="-13"/>
        </w:rPr>
        <w:t xml:space="preserve"> </w:t>
      </w:r>
      <w:r>
        <w:t>Business</w:t>
      </w:r>
      <w:r>
        <w:rPr>
          <w:spacing w:val="-13"/>
        </w:rPr>
        <w:t xml:space="preserve"> </w:t>
      </w:r>
      <w:r>
        <w:t>is</w:t>
      </w:r>
      <w:r>
        <w:rPr>
          <w:spacing w:val="-13"/>
        </w:rPr>
        <w:t xml:space="preserve"> </w:t>
      </w:r>
      <w:r>
        <w:t>not</w:t>
      </w:r>
      <w:r>
        <w:rPr>
          <w:spacing w:val="-12"/>
        </w:rPr>
        <w:t xml:space="preserve"> </w:t>
      </w:r>
      <w:r>
        <w:t>automatically</w:t>
      </w:r>
      <w:r>
        <w:rPr>
          <w:spacing w:val="-13"/>
        </w:rPr>
        <w:t xml:space="preserve"> </w:t>
      </w:r>
      <w:r>
        <w:t>alerted.</w:t>
      </w:r>
      <w:r>
        <w:rPr>
          <w:spacing w:val="-13"/>
        </w:rPr>
        <w:t xml:space="preserve"> </w:t>
      </w:r>
      <w:r>
        <w:t>Due</w:t>
      </w:r>
      <w:r>
        <w:rPr>
          <w:spacing w:val="-13"/>
        </w:rPr>
        <w:t xml:space="preserve"> </w:t>
      </w:r>
      <w:r>
        <w:t>to</w:t>
      </w:r>
      <w:r>
        <w:rPr>
          <w:spacing w:val="-13"/>
        </w:rPr>
        <w:t xml:space="preserve"> </w:t>
      </w:r>
      <w:r>
        <w:t>the</w:t>
      </w:r>
      <w:r>
        <w:rPr>
          <w:spacing w:val="-12"/>
        </w:rPr>
        <w:t xml:space="preserve"> </w:t>
      </w:r>
      <w:r>
        <w:t>missing</w:t>
      </w:r>
      <w:r>
        <w:rPr>
          <w:spacing w:val="-13"/>
        </w:rPr>
        <w:t xml:space="preserve"> </w:t>
      </w:r>
      <w:r>
        <w:t>automation,</w:t>
      </w:r>
      <w:r>
        <w:rPr>
          <w:spacing w:val="-13"/>
        </w:rPr>
        <w:t xml:space="preserve"> </w:t>
      </w:r>
      <w:r>
        <w:t>no</w:t>
      </w:r>
      <w:r>
        <w:rPr>
          <w:spacing w:val="-13"/>
        </w:rPr>
        <w:t xml:space="preserve"> </w:t>
      </w:r>
      <w:r>
        <w:t>data</w:t>
      </w:r>
      <w:r>
        <w:rPr>
          <w:spacing w:val="-13"/>
        </w:rPr>
        <w:t xml:space="preserve"> </w:t>
      </w:r>
      <w:r>
        <w:t>is</w:t>
      </w:r>
      <w:r>
        <w:rPr>
          <w:spacing w:val="-13"/>
        </w:rPr>
        <w:t xml:space="preserve"> </w:t>
      </w:r>
      <w:r>
        <w:t>gathered</w:t>
      </w:r>
      <w:r>
        <w:rPr>
          <w:spacing w:val="-12"/>
        </w:rPr>
        <w:t xml:space="preserve"> </w:t>
      </w:r>
      <w:r>
        <w:t>on</w:t>
      </w:r>
      <w:r>
        <w:rPr>
          <w:spacing w:val="-13"/>
        </w:rPr>
        <w:t xml:space="preserve"> </w:t>
      </w:r>
      <w:r>
        <w:t>the number of errors and outages.</w:t>
      </w:r>
    </w:p>
    <w:p w14:paraId="6FCCC9FA" w14:textId="77777777" w:rsidR="000900B5" w:rsidRDefault="00000000">
      <w:pPr>
        <w:pStyle w:val="Heading3"/>
        <w:spacing w:before="294"/>
        <w:rPr>
          <w:b w:val="0"/>
        </w:rPr>
      </w:pPr>
      <w:r>
        <w:rPr>
          <w:b w:val="0"/>
          <w:color w:val="687D91"/>
          <w:w w:val="80"/>
        </w:rPr>
        <w:t>Business</w:t>
      </w:r>
      <w:r>
        <w:rPr>
          <w:b w:val="0"/>
          <w:color w:val="687D91"/>
          <w:spacing w:val="7"/>
        </w:rPr>
        <w:t xml:space="preserve"> </w:t>
      </w:r>
      <w:r>
        <w:rPr>
          <w:b w:val="0"/>
          <w:color w:val="687D91"/>
          <w:spacing w:val="-4"/>
          <w:w w:val="95"/>
        </w:rPr>
        <w:t>view</w:t>
      </w:r>
    </w:p>
    <w:p w14:paraId="6FCCC9FB" w14:textId="77777777" w:rsidR="000900B5" w:rsidRDefault="00000000">
      <w:pPr>
        <w:pStyle w:val="BodyText"/>
        <w:spacing w:before="150" w:line="216" w:lineRule="auto"/>
        <w:ind w:left="142" w:right="848"/>
        <w:jc w:val="both"/>
      </w:pPr>
      <w:r>
        <w:t>In</w:t>
      </w:r>
      <w:r>
        <w:rPr>
          <w:spacing w:val="-12"/>
        </w:rPr>
        <w:t xml:space="preserve"> </w:t>
      </w:r>
      <w:r>
        <w:t>the</w:t>
      </w:r>
      <w:r>
        <w:rPr>
          <w:spacing w:val="-12"/>
        </w:rPr>
        <w:t xml:space="preserve"> </w:t>
      </w:r>
      <w:r>
        <w:t>view</w:t>
      </w:r>
      <w:r>
        <w:rPr>
          <w:spacing w:val="-12"/>
        </w:rPr>
        <w:t xml:space="preserve"> </w:t>
      </w:r>
      <w:r>
        <w:t>of</w:t>
      </w:r>
      <w:r>
        <w:rPr>
          <w:spacing w:val="-12"/>
        </w:rPr>
        <w:t xml:space="preserve"> </w:t>
      </w:r>
      <w:r>
        <w:t>the</w:t>
      </w:r>
      <w:r>
        <w:rPr>
          <w:spacing w:val="-12"/>
        </w:rPr>
        <w:t xml:space="preserve"> </w:t>
      </w:r>
      <w:r>
        <w:t>business</w:t>
      </w:r>
      <w:r>
        <w:rPr>
          <w:spacing w:val="-12"/>
        </w:rPr>
        <w:t xml:space="preserve"> </w:t>
      </w:r>
      <w:r>
        <w:t>and</w:t>
      </w:r>
      <w:r>
        <w:rPr>
          <w:spacing w:val="-12"/>
        </w:rPr>
        <w:t xml:space="preserve"> </w:t>
      </w:r>
      <w:r>
        <w:t>the</w:t>
      </w:r>
      <w:r>
        <w:rPr>
          <w:spacing w:val="-12"/>
        </w:rPr>
        <w:t xml:space="preserve"> </w:t>
      </w:r>
      <w:proofErr w:type="spellStart"/>
      <w:r>
        <w:t>endusers</w:t>
      </w:r>
      <w:proofErr w:type="spellEnd"/>
      <w:r>
        <w:t>,</w:t>
      </w:r>
      <w:r>
        <w:rPr>
          <w:spacing w:val="-11"/>
        </w:rPr>
        <w:t xml:space="preserve"> </w:t>
      </w:r>
      <w:r>
        <w:t>the</w:t>
      </w:r>
      <w:r>
        <w:rPr>
          <w:spacing w:val="-12"/>
        </w:rPr>
        <w:t xml:space="preserve"> </w:t>
      </w:r>
      <w:r>
        <w:t>report</w:t>
      </w:r>
      <w:r>
        <w:rPr>
          <w:spacing w:val="-12"/>
        </w:rPr>
        <w:t xml:space="preserve"> </w:t>
      </w:r>
      <w:proofErr w:type="spellStart"/>
      <w:r>
        <w:t>can</w:t>
      </w:r>
      <w:r>
        <w:rPr>
          <w:spacing w:val="-12"/>
        </w:rPr>
        <w:t xml:space="preserve"> </w:t>
      </w:r>
      <w:r>
        <w:t>not</w:t>
      </w:r>
      <w:proofErr w:type="spellEnd"/>
      <w:r>
        <w:rPr>
          <w:spacing w:val="-12"/>
        </w:rPr>
        <w:t xml:space="preserve"> </w:t>
      </w:r>
      <w:r>
        <w:t>be</w:t>
      </w:r>
      <w:r>
        <w:rPr>
          <w:spacing w:val="-12"/>
        </w:rPr>
        <w:t xml:space="preserve"> </w:t>
      </w:r>
      <w:r>
        <w:t>assured.</w:t>
      </w:r>
      <w:r>
        <w:rPr>
          <w:spacing w:val="-2"/>
        </w:rPr>
        <w:t xml:space="preserve"> </w:t>
      </w:r>
      <w:r>
        <w:t>Due</w:t>
      </w:r>
      <w:r>
        <w:rPr>
          <w:spacing w:val="-12"/>
        </w:rPr>
        <w:t xml:space="preserve"> </w:t>
      </w:r>
      <w:r>
        <w:t>to</w:t>
      </w:r>
      <w:r>
        <w:rPr>
          <w:spacing w:val="-12"/>
        </w:rPr>
        <w:t xml:space="preserve"> </w:t>
      </w:r>
      <w:r>
        <w:t>the</w:t>
      </w:r>
      <w:r>
        <w:rPr>
          <w:spacing w:val="-12"/>
        </w:rPr>
        <w:t xml:space="preserve"> </w:t>
      </w:r>
      <w:r>
        <w:t>missing</w:t>
      </w:r>
      <w:r>
        <w:rPr>
          <w:spacing w:val="-12"/>
        </w:rPr>
        <w:t xml:space="preserve"> </w:t>
      </w:r>
      <w:r>
        <w:t xml:space="preserve">automated </w:t>
      </w:r>
      <w:r>
        <w:rPr>
          <w:spacing w:val="-2"/>
        </w:rPr>
        <w:t>checks,</w:t>
      </w:r>
      <w:r>
        <w:rPr>
          <w:spacing w:val="-7"/>
        </w:rPr>
        <w:t xml:space="preserve"> </w:t>
      </w:r>
      <w:r>
        <w:rPr>
          <w:spacing w:val="-2"/>
        </w:rPr>
        <w:t>we</w:t>
      </w:r>
      <w:r>
        <w:rPr>
          <w:spacing w:val="-9"/>
        </w:rPr>
        <w:t xml:space="preserve"> </w:t>
      </w:r>
      <w:proofErr w:type="spellStart"/>
      <w:r>
        <w:rPr>
          <w:spacing w:val="-2"/>
        </w:rPr>
        <w:t>can</w:t>
      </w:r>
      <w:r>
        <w:rPr>
          <w:spacing w:val="-8"/>
        </w:rPr>
        <w:t xml:space="preserve"> </w:t>
      </w:r>
      <w:r>
        <w:rPr>
          <w:spacing w:val="-2"/>
        </w:rPr>
        <w:t>not</w:t>
      </w:r>
      <w:proofErr w:type="spellEnd"/>
      <w:r>
        <w:rPr>
          <w:spacing w:val="-9"/>
        </w:rPr>
        <w:t xml:space="preserve"> </w:t>
      </w:r>
      <w:r>
        <w:rPr>
          <w:spacing w:val="-2"/>
        </w:rPr>
        <w:t>be</w:t>
      </w:r>
      <w:r>
        <w:rPr>
          <w:spacing w:val="-8"/>
        </w:rPr>
        <w:t xml:space="preserve"> </w:t>
      </w:r>
      <w:r>
        <w:rPr>
          <w:spacing w:val="-2"/>
        </w:rPr>
        <w:t>sure</w:t>
      </w:r>
      <w:r>
        <w:rPr>
          <w:spacing w:val="-9"/>
        </w:rPr>
        <w:t xml:space="preserve"> </w:t>
      </w:r>
      <w:r>
        <w:rPr>
          <w:spacing w:val="-2"/>
        </w:rPr>
        <w:t>that</w:t>
      </w:r>
      <w:r>
        <w:rPr>
          <w:spacing w:val="-8"/>
        </w:rPr>
        <w:t xml:space="preserve"> </w:t>
      </w:r>
      <w:r>
        <w:rPr>
          <w:spacing w:val="-2"/>
        </w:rPr>
        <w:t>the</w:t>
      </w:r>
      <w:r>
        <w:rPr>
          <w:spacing w:val="-9"/>
        </w:rPr>
        <w:t xml:space="preserve"> </w:t>
      </w:r>
      <w:r>
        <w:rPr>
          <w:spacing w:val="-2"/>
        </w:rPr>
        <w:t>system</w:t>
      </w:r>
      <w:r>
        <w:rPr>
          <w:spacing w:val="-8"/>
        </w:rPr>
        <w:t xml:space="preserve"> </w:t>
      </w:r>
      <w:r>
        <w:rPr>
          <w:spacing w:val="-2"/>
        </w:rPr>
        <w:t>has</w:t>
      </w:r>
      <w:r>
        <w:rPr>
          <w:spacing w:val="-9"/>
        </w:rPr>
        <w:t xml:space="preserve"> </w:t>
      </w:r>
      <w:r>
        <w:rPr>
          <w:spacing w:val="-2"/>
        </w:rPr>
        <w:t>the</w:t>
      </w:r>
      <w:r>
        <w:rPr>
          <w:spacing w:val="-8"/>
        </w:rPr>
        <w:t xml:space="preserve"> </w:t>
      </w:r>
      <w:r>
        <w:rPr>
          <w:spacing w:val="-2"/>
        </w:rPr>
        <w:t>complete</w:t>
      </w:r>
      <w:r>
        <w:rPr>
          <w:spacing w:val="-9"/>
        </w:rPr>
        <w:t xml:space="preserve"> </w:t>
      </w:r>
      <w:r>
        <w:rPr>
          <w:spacing w:val="-2"/>
        </w:rPr>
        <w:t>data</w:t>
      </w:r>
      <w:r>
        <w:rPr>
          <w:spacing w:val="-8"/>
        </w:rPr>
        <w:t xml:space="preserve"> </w:t>
      </w:r>
      <w:r>
        <w:rPr>
          <w:spacing w:val="-2"/>
        </w:rPr>
        <w:t>as</w:t>
      </w:r>
      <w:r>
        <w:rPr>
          <w:spacing w:val="-9"/>
        </w:rPr>
        <w:t xml:space="preserve"> </w:t>
      </w:r>
      <w:r>
        <w:rPr>
          <w:spacing w:val="-2"/>
        </w:rPr>
        <w:t>expected</w:t>
      </w:r>
      <w:r>
        <w:rPr>
          <w:spacing w:val="-8"/>
        </w:rPr>
        <w:t xml:space="preserve"> </w:t>
      </w:r>
      <w:r>
        <w:rPr>
          <w:spacing w:val="-2"/>
        </w:rPr>
        <w:t>on</w:t>
      </w:r>
      <w:r>
        <w:rPr>
          <w:spacing w:val="-9"/>
        </w:rPr>
        <w:t xml:space="preserve"> </w:t>
      </w:r>
      <w:r>
        <w:rPr>
          <w:spacing w:val="-2"/>
        </w:rPr>
        <w:t>a</w:t>
      </w:r>
      <w:r>
        <w:rPr>
          <w:spacing w:val="-8"/>
        </w:rPr>
        <w:t xml:space="preserve"> </w:t>
      </w:r>
      <w:r>
        <w:rPr>
          <w:spacing w:val="-2"/>
        </w:rPr>
        <w:t>specific</w:t>
      </w:r>
      <w:r>
        <w:rPr>
          <w:spacing w:val="-8"/>
        </w:rPr>
        <w:t xml:space="preserve"> </w:t>
      </w:r>
      <w:r>
        <w:rPr>
          <w:spacing w:val="-2"/>
        </w:rPr>
        <w:t>day.</w:t>
      </w:r>
      <w:r>
        <w:t xml:space="preserve"> </w:t>
      </w:r>
      <w:r>
        <w:rPr>
          <w:spacing w:val="-2"/>
        </w:rPr>
        <w:t>The</w:t>
      </w:r>
      <w:r>
        <w:rPr>
          <w:spacing w:val="-8"/>
        </w:rPr>
        <w:t xml:space="preserve"> </w:t>
      </w:r>
      <w:r>
        <w:rPr>
          <w:spacing w:val="-2"/>
        </w:rPr>
        <w:t xml:space="preserve">System </w:t>
      </w:r>
      <w:r>
        <w:t>could show only partial data, e.g.</w:t>
      </w:r>
      <w:r>
        <w:rPr>
          <w:spacing w:val="26"/>
        </w:rPr>
        <w:t xml:space="preserve"> </w:t>
      </w:r>
      <w:r>
        <w:t>missing for a few hours but would not inform the users.</w:t>
      </w:r>
      <w:r>
        <w:rPr>
          <w:spacing w:val="26"/>
        </w:rPr>
        <w:t xml:space="preserve"> </w:t>
      </w:r>
      <w:r>
        <w:t>The business needs to invest time to assure their users that the report provides correct information.</w:t>
      </w:r>
    </w:p>
    <w:p w14:paraId="6FCCC9FC" w14:textId="77777777" w:rsidR="000900B5" w:rsidRDefault="00000000">
      <w:pPr>
        <w:pStyle w:val="Heading3"/>
        <w:spacing w:before="294"/>
        <w:rPr>
          <w:b w:val="0"/>
        </w:rPr>
      </w:pPr>
      <w:r>
        <w:rPr>
          <w:b w:val="0"/>
          <w:color w:val="687D91"/>
          <w:w w:val="80"/>
        </w:rPr>
        <w:t>IT</w:t>
      </w:r>
      <w:r>
        <w:rPr>
          <w:b w:val="0"/>
          <w:color w:val="687D91"/>
          <w:spacing w:val="-8"/>
          <w:w w:val="90"/>
        </w:rPr>
        <w:t xml:space="preserve"> </w:t>
      </w:r>
      <w:r>
        <w:rPr>
          <w:b w:val="0"/>
          <w:color w:val="687D91"/>
          <w:spacing w:val="-4"/>
          <w:w w:val="90"/>
        </w:rPr>
        <w:t>view</w:t>
      </w:r>
    </w:p>
    <w:p w14:paraId="6FCCC9FD" w14:textId="77777777" w:rsidR="000900B5" w:rsidRDefault="00000000">
      <w:pPr>
        <w:pStyle w:val="BodyText"/>
        <w:spacing w:before="150" w:line="216" w:lineRule="auto"/>
        <w:ind w:left="142" w:right="848"/>
        <w:jc w:val="both"/>
      </w:pPr>
      <w:r>
        <w:t>In</w:t>
      </w:r>
      <w:r>
        <w:rPr>
          <w:spacing w:val="-1"/>
        </w:rPr>
        <w:t xml:space="preserve"> </w:t>
      </w:r>
      <w:r>
        <w:t>the</w:t>
      </w:r>
      <w:r>
        <w:rPr>
          <w:spacing w:val="-1"/>
        </w:rPr>
        <w:t xml:space="preserve"> </w:t>
      </w:r>
      <w:r>
        <w:t>view</w:t>
      </w:r>
      <w:r>
        <w:rPr>
          <w:spacing w:val="-1"/>
        </w:rPr>
        <w:t xml:space="preserve"> </w:t>
      </w:r>
      <w:r>
        <w:t>of</w:t>
      </w:r>
      <w:r>
        <w:rPr>
          <w:spacing w:val="-1"/>
        </w:rPr>
        <w:t xml:space="preserve"> </w:t>
      </w:r>
      <w:r>
        <w:t>the</w:t>
      </w:r>
      <w:r>
        <w:rPr>
          <w:spacing w:val="-1"/>
        </w:rPr>
        <w:t xml:space="preserve"> </w:t>
      </w:r>
      <w:r>
        <w:t>IT,</w:t>
      </w:r>
      <w:r>
        <w:rPr>
          <w:spacing w:val="-1"/>
        </w:rPr>
        <w:t xml:space="preserve"> </w:t>
      </w:r>
      <w:r>
        <w:t>the</w:t>
      </w:r>
      <w:r>
        <w:rPr>
          <w:spacing w:val="-1"/>
        </w:rPr>
        <w:t xml:space="preserve"> </w:t>
      </w:r>
      <w:r>
        <w:t>systems</w:t>
      </w:r>
      <w:r>
        <w:rPr>
          <w:spacing w:val="-1"/>
        </w:rPr>
        <w:t xml:space="preserve"> </w:t>
      </w:r>
      <w:proofErr w:type="spellStart"/>
      <w:r>
        <w:t>can</w:t>
      </w:r>
      <w:r>
        <w:rPr>
          <w:spacing w:val="-1"/>
        </w:rPr>
        <w:t xml:space="preserve"> </w:t>
      </w:r>
      <w:r>
        <w:t>not</w:t>
      </w:r>
      <w:proofErr w:type="spellEnd"/>
      <w:r>
        <w:rPr>
          <w:spacing w:val="-1"/>
        </w:rPr>
        <w:t xml:space="preserve"> </w:t>
      </w:r>
      <w:r>
        <w:t>be</w:t>
      </w:r>
      <w:r>
        <w:rPr>
          <w:spacing w:val="-1"/>
        </w:rPr>
        <w:t xml:space="preserve"> </w:t>
      </w:r>
      <w:r>
        <w:t>monitored</w:t>
      </w:r>
      <w:r>
        <w:rPr>
          <w:spacing w:val="-1"/>
        </w:rPr>
        <w:t xml:space="preserve"> </w:t>
      </w:r>
      <w:r>
        <w:t>due</w:t>
      </w:r>
      <w:r>
        <w:rPr>
          <w:spacing w:val="-1"/>
        </w:rPr>
        <w:t xml:space="preserve"> </w:t>
      </w:r>
      <w:r>
        <w:t>to</w:t>
      </w:r>
      <w:r>
        <w:rPr>
          <w:spacing w:val="-1"/>
        </w:rPr>
        <w:t xml:space="preserve"> </w:t>
      </w:r>
      <w:r>
        <w:t>the</w:t>
      </w:r>
      <w:r>
        <w:rPr>
          <w:spacing w:val="-1"/>
        </w:rPr>
        <w:t xml:space="preserve"> </w:t>
      </w:r>
      <w:r>
        <w:t>knowledge</w:t>
      </w:r>
      <w:r>
        <w:rPr>
          <w:spacing w:val="-1"/>
        </w:rPr>
        <w:t xml:space="preserve"> </w:t>
      </w:r>
      <w:r>
        <w:t>what</w:t>
      </w:r>
      <w:r>
        <w:rPr>
          <w:spacing w:val="-1"/>
        </w:rPr>
        <w:t xml:space="preserve"> </w:t>
      </w:r>
      <w:r>
        <w:t>should</w:t>
      </w:r>
      <w:r>
        <w:rPr>
          <w:spacing w:val="-1"/>
        </w:rPr>
        <w:t xml:space="preserve"> </w:t>
      </w:r>
      <w:r>
        <w:t>be</w:t>
      </w:r>
      <w:r>
        <w:rPr>
          <w:spacing w:val="-1"/>
        </w:rPr>
        <w:t xml:space="preserve"> </w:t>
      </w:r>
      <w:r>
        <w:t>monitored is</w:t>
      </w:r>
      <w:r>
        <w:rPr>
          <w:spacing w:val="-9"/>
        </w:rPr>
        <w:t xml:space="preserve"> </w:t>
      </w:r>
      <w:r>
        <w:t>missing.</w:t>
      </w:r>
      <w:r>
        <w:rPr>
          <w:spacing w:val="-1"/>
        </w:rPr>
        <w:t xml:space="preserve"> </w:t>
      </w:r>
      <w:r>
        <w:t>Only</w:t>
      </w:r>
      <w:r>
        <w:rPr>
          <w:spacing w:val="-9"/>
        </w:rPr>
        <w:t xml:space="preserve"> </w:t>
      </w:r>
      <w:r>
        <w:t>the</w:t>
      </w:r>
      <w:r>
        <w:rPr>
          <w:spacing w:val="-9"/>
        </w:rPr>
        <w:t xml:space="preserve"> </w:t>
      </w:r>
      <w:r>
        <w:t>business</w:t>
      </w:r>
      <w:r>
        <w:rPr>
          <w:spacing w:val="-9"/>
        </w:rPr>
        <w:t xml:space="preserve"> </w:t>
      </w:r>
      <w:r>
        <w:t>knows</w:t>
      </w:r>
      <w:r>
        <w:rPr>
          <w:spacing w:val="-9"/>
        </w:rPr>
        <w:t xml:space="preserve"> </w:t>
      </w:r>
      <w:r>
        <w:t>according</w:t>
      </w:r>
      <w:r>
        <w:rPr>
          <w:spacing w:val="-9"/>
        </w:rPr>
        <w:t xml:space="preserve"> </w:t>
      </w:r>
      <w:r>
        <w:t>to</w:t>
      </w:r>
      <w:r>
        <w:rPr>
          <w:spacing w:val="-9"/>
        </w:rPr>
        <w:t xml:space="preserve"> </w:t>
      </w:r>
      <w:r>
        <w:t>which</w:t>
      </w:r>
      <w:r>
        <w:rPr>
          <w:spacing w:val="-9"/>
        </w:rPr>
        <w:t xml:space="preserve"> </w:t>
      </w:r>
      <w:r>
        <w:t>rules</w:t>
      </w:r>
      <w:r>
        <w:rPr>
          <w:spacing w:val="-9"/>
        </w:rPr>
        <w:t xml:space="preserve"> </w:t>
      </w:r>
      <w:r>
        <w:t>a</w:t>
      </w:r>
      <w:r>
        <w:rPr>
          <w:spacing w:val="-9"/>
        </w:rPr>
        <w:t xml:space="preserve"> </w:t>
      </w:r>
      <w:r>
        <w:t>dataset</w:t>
      </w:r>
      <w:r>
        <w:rPr>
          <w:spacing w:val="-9"/>
        </w:rPr>
        <w:t xml:space="preserve"> </w:t>
      </w:r>
      <w:r>
        <w:t>is</w:t>
      </w:r>
      <w:r>
        <w:rPr>
          <w:spacing w:val="-9"/>
        </w:rPr>
        <w:t xml:space="preserve"> </w:t>
      </w:r>
      <w:r>
        <w:t>as</w:t>
      </w:r>
      <w:r>
        <w:rPr>
          <w:spacing w:val="-9"/>
        </w:rPr>
        <w:t xml:space="preserve"> </w:t>
      </w:r>
      <w:r>
        <w:t>expected.</w:t>
      </w:r>
      <w:r>
        <w:rPr>
          <w:spacing w:val="-1"/>
        </w:rPr>
        <w:t xml:space="preserve"> </w:t>
      </w:r>
      <w:proofErr w:type="gramStart"/>
      <w:r>
        <w:t>Therefore</w:t>
      </w:r>
      <w:proofErr w:type="gramEnd"/>
      <w:r>
        <w:rPr>
          <w:spacing w:val="-9"/>
        </w:rPr>
        <w:t xml:space="preserve"> </w:t>
      </w:r>
      <w:r>
        <w:t>it</w:t>
      </w:r>
      <w:r>
        <w:rPr>
          <w:spacing w:val="-9"/>
        </w:rPr>
        <w:t xml:space="preserve"> </w:t>
      </w:r>
      <w:r>
        <w:t>is</w:t>
      </w:r>
      <w:r>
        <w:rPr>
          <w:spacing w:val="-9"/>
        </w:rPr>
        <w:t xml:space="preserve"> </w:t>
      </w:r>
      <w:r>
        <w:t xml:space="preserve">very </w:t>
      </w:r>
      <w:r>
        <w:rPr>
          <w:spacing w:val="-4"/>
        </w:rPr>
        <w:t>difficult to the IT to setup data quality checks.</w:t>
      </w:r>
      <w:r>
        <w:rPr>
          <w:spacing w:val="20"/>
        </w:rPr>
        <w:t xml:space="preserve"> </w:t>
      </w:r>
      <w:r>
        <w:rPr>
          <w:spacing w:val="-4"/>
        </w:rPr>
        <w:t xml:space="preserve">The business is expected to document the expected standards </w:t>
      </w:r>
      <w:r>
        <w:t>or</w:t>
      </w:r>
      <w:r>
        <w:rPr>
          <w:spacing w:val="-13"/>
        </w:rPr>
        <w:t xml:space="preserve"> </w:t>
      </w:r>
      <w:r>
        <w:t>ranges</w:t>
      </w:r>
      <w:r>
        <w:rPr>
          <w:spacing w:val="-13"/>
        </w:rPr>
        <w:t xml:space="preserve"> </w:t>
      </w:r>
      <w:r>
        <w:t>prior</w:t>
      </w:r>
      <w:r>
        <w:rPr>
          <w:spacing w:val="-13"/>
        </w:rPr>
        <w:t xml:space="preserve"> </w:t>
      </w:r>
      <w:r>
        <w:t>to</w:t>
      </w:r>
      <w:r>
        <w:rPr>
          <w:spacing w:val="-13"/>
        </w:rPr>
        <w:t xml:space="preserve"> </w:t>
      </w:r>
      <w:proofErr w:type="spellStart"/>
      <w:proofErr w:type="gramStart"/>
      <w:r>
        <w:t>a</w:t>
      </w:r>
      <w:proofErr w:type="spellEnd"/>
      <w:proofErr w:type="gramEnd"/>
      <w:r>
        <w:rPr>
          <w:spacing w:val="-13"/>
        </w:rPr>
        <w:t xml:space="preserve"> </w:t>
      </w:r>
      <w:r>
        <w:t>automated</w:t>
      </w:r>
      <w:r>
        <w:rPr>
          <w:spacing w:val="-12"/>
        </w:rPr>
        <w:t xml:space="preserve"> </w:t>
      </w:r>
      <w:r>
        <w:t>check</w:t>
      </w:r>
      <w:r>
        <w:rPr>
          <w:spacing w:val="-13"/>
        </w:rPr>
        <w:t xml:space="preserve"> </w:t>
      </w:r>
      <w:proofErr w:type="spellStart"/>
      <w:r>
        <w:t>beeing</w:t>
      </w:r>
      <w:proofErr w:type="spellEnd"/>
      <w:r>
        <w:rPr>
          <w:spacing w:val="-13"/>
        </w:rPr>
        <w:t xml:space="preserve"> </w:t>
      </w:r>
      <w:r>
        <w:t>possible.</w:t>
      </w:r>
      <w:r>
        <w:rPr>
          <w:spacing w:val="-13"/>
        </w:rPr>
        <w:t xml:space="preserve"> </w:t>
      </w:r>
      <w:proofErr w:type="gramStart"/>
      <w:r>
        <w:t>However</w:t>
      </w:r>
      <w:proofErr w:type="gramEnd"/>
      <w:r>
        <w:rPr>
          <w:spacing w:val="-13"/>
        </w:rPr>
        <w:t xml:space="preserve"> </w:t>
      </w:r>
      <w:r>
        <w:t>the</w:t>
      </w:r>
      <w:r>
        <w:rPr>
          <w:spacing w:val="-12"/>
        </w:rPr>
        <w:t xml:space="preserve"> </w:t>
      </w:r>
      <w:r>
        <w:t>IT</w:t>
      </w:r>
      <w:r>
        <w:rPr>
          <w:spacing w:val="-13"/>
        </w:rPr>
        <w:t xml:space="preserve"> </w:t>
      </w:r>
      <w:r>
        <w:t>also</w:t>
      </w:r>
      <w:r>
        <w:rPr>
          <w:spacing w:val="-13"/>
        </w:rPr>
        <w:t xml:space="preserve"> </w:t>
      </w:r>
      <w:r>
        <w:t>lacks</w:t>
      </w:r>
      <w:r>
        <w:rPr>
          <w:spacing w:val="-13"/>
        </w:rPr>
        <w:t xml:space="preserve"> </w:t>
      </w:r>
      <w:r>
        <w:t>expertise</w:t>
      </w:r>
      <w:r>
        <w:rPr>
          <w:spacing w:val="-13"/>
        </w:rPr>
        <w:t xml:space="preserve"> </w:t>
      </w:r>
      <w:r>
        <w:t>in</w:t>
      </w:r>
      <w:r>
        <w:rPr>
          <w:spacing w:val="-13"/>
        </w:rPr>
        <w:t xml:space="preserve"> </w:t>
      </w:r>
      <w:r>
        <w:t>setting</w:t>
      </w:r>
      <w:r>
        <w:rPr>
          <w:spacing w:val="-12"/>
        </w:rPr>
        <w:t xml:space="preserve"> </w:t>
      </w:r>
      <w:r>
        <w:t>up</w:t>
      </w:r>
      <w:r>
        <w:rPr>
          <w:spacing w:val="-13"/>
        </w:rPr>
        <w:t xml:space="preserve"> </w:t>
      </w:r>
      <w:r>
        <w:t>the quality checks.</w:t>
      </w:r>
    </w:p>
    <w:p w14:paraId="6FCCC9FE" w14:textId="77777777" w:rsidR="000900B5" w:rsidRDefault="00000000">
      <w:pPr>
        <w:pStyle w:val="Heading3"/>
        <w:spacing w:before="293"/>
        <w:rPr>
          <w:b w:val="0"/>
        </w:rPr>
      </w:pPr>
      <w:r>
        <w:rPr>
          <w:b w:val="0"/>
          <w:color w:val="687D91"/>
          <w:w w:val="80"/>
        </w:rPr>
        <w:t>Business</w:t>
      </w:r>
      <w:r>
        <w:rPr>
          <w:b w:val="0"/>
          <w:color w:val="687D91"/>
          <w:spacing w:val="7"/>
        </w:rPr>
        <w:t xml:space="preserve"> </w:t>
      </w:r>
      <w:r>
        <w:rPr>
          <w:b w:val="0"/>
          <w:color w:val="687D91"/>
          <w:spacing w:val="-2"/>
          <w:w w:val="85"/>
        </w:rPr>
        <w:t>criticality</w:t>
      </w:r>
    </w:p>
    <w:p w14:paraId="6FCCC9FF" w14:textId="77777777" w:rsidR="000900B5" w:rsidRDefault="00000000">
      <w:pPr>
        <w:pStyle w:val="BodyText"/>
        <w:spacing w:before="150" w:line="216" w:lineRule="auto"/>
        <w:ind w:left="142" w:right="848"/>
        <w:jc w:val="both"/>
      </w:pPr>
      <w:r>
        <w:t>Due</w:t>
      </w:r>
      <w:r>
        <w:rPr>
          <w:spacing w:val="-3"/>
        </w:rPr>
        <w:t xml:space="preserve"> </w:t>
      </w:r>
      <w:r>
        <w:t>to</w:t>
      </w:r>
      <w:r>
        <w:rPr>
          <w:spacing w:val="-3"/>
        </w:rPr>
        <w:t xml:space="preserve"> </w:t>
      </w:r>
      <w:r>
        <w:t>the</w:t>
      </w:r>
      <w:r>
        <w:rPr>
          <w:spacing w:val="-3"/>
        </w:rPr>
        <w:t xml:space="preserve"> </w:t>
      </w:r>
      <w:r>
        <w:t>lack</w:t>
      </w:r>
      <w:r>
        <w:rPr>
          <w:spacing w:val="-3"/>
        </w:rPr>
        <w:t xml:space="preserve"> </w:t>
      </w:r>
      <w:r>
        <w:t>of</w:t>
      </w:r>
      <w:r>
        <w:rPr>
          <w:spacing w:val="-4"/>
        </w:rPr>
        <w:t xml:space="preserve"> </w:t>
      </w:r>
      <w:r>
        <w:t>automation,</w:t>
      </w:r>
      <w:r>
        <w:rPr>
          <w:spacing w:val="-2"/>
        </w:rPr>
        <w:t xml:space="preserve"> </w:t>
      </w:r>
      <w:r>
        <w:t>the</w:t>
      </w:r>
      <w:r>
        <w:rPr>
          <w:spacing w:val="-4"/>
        </w:rPr>
        <w:t xml:space="preserve"> </w:t>
      </w:r>
      <w:r>
        <w:t>business</w:t>
      </w:r>
      <w:r>
        <w:rPr>
          <w:spacing w:val="-3"/>
        </w:rPr>
        <w:t xml:space="preserve"> </w:t>
      </w:r>
      <w:proofErr w:type="spellStart"/>
      <w:proofErr w:type="gramStart"/>
      <w:r>
        <w:t>looses</w:t>
      </w:r>
      <w:proofErr w:type="spellEnd"/>
      <w:proofErr w:type="gramEnd"/>
      <w:r>
        <w:rPr>
          <w:spacing w:val="-3"/>
        </w:rPr>
        <w:t xml:space="preserve"> </w:t>
      </w:r>
      <w:r>
        <w:t>confidence</w:t>
      </w:r>
      <w:r>
        <w:rPr>
          <w:spacing w:val="-3"/>
        </w:rPr>
        <w:t xml:space="preserve"> </w:t>
      </w:r>
      <w:r>
        <w:t>in</w:t>
      </w:r>
      <w:r>
        <w:rPr>
          <w:spacing w:val="-3"/>
        </w:rPr>
        <w:t xml:space="preserve"> </w:t>
      </w:r>
      <w:r>
        <w:t>the</w:t>
      </w:r>
      <w:r>
        <w:rPr>
          <w:spacing w:val="-3"/>
        </w:rPr>
        <w:t xml:space="preserve"> </w:t>
      </w:r>
      <w:r>
        <w:t>new</w:t>
      </w:r>
      <w:r>
        <w:rPr>
          <w:spacing w:val="-3"/>
        </w:rPr>
        <w:t xml:space="preserve"> </w:t>
      </w:r>
      <w:r>
        <w:t>reporting. The</w:t>
      </w:r>
      <w:r>
        <w:rPr>
          <w:spacing w:val="-3"/>
        </w:rPr>
        <w:t xml:space="preserve"> </w:t>
      </w:r>
      <w:r>
        <w:t>IT</w:t>
      </w:r>
      <w:r>
        <w:rPr>
          <w:spacing w:val="-3"/>
        </w:rPr>
        <w:t xml:space="preserve"> </w:t>
      </w:r>
      <w:proofErr w:type="spellStart"/>
      <w:r>
        <w:t>can</w:t>
      </w:r>
      <w:r>
        <w:rPr>
          <w:spacing w:val="-3"/>
        </w:rPr>
        <w:t xml:space="preserve"> </w:t>
      </w:r>
      <w:r>
        <w:t>not</w:t>
      </w:r>
      <w:proofErr w:type="spellEnd"/>
      <w:r>
        <w:rPr>
          <w:spacing w:val="-3"/>
        </w:rPr>
        <w:t xml:space="preserve"> </w:t>
      </w:r>
      <w:r>
        <w:t>react fast</w:t>
      </w:r>
      <w:r>
        <w:rPr>
          <w:spacing w:val="-10"/>
        </w:rPr>
        <w:t xml:space="preserve"> </w:t>
      </w:r>
      <w:r>
        <w:t>when</w:t>
      </w:r>
      <w:r>
        <w:rPr>
          <w:spacing w:val="-10"/>
        </w:rPr>
        <w:t xml:space="preserve"> </w:t>
      </w:r>
      <w:r>
        <w:t>the</w:t>
      </w:r>
      <w:r>
        <w:rPr>
          <w:spacing w:val="-10"/>
        </w:rPr>
        <w:t xml:space="preserve"> </w:t>
      </w:r>
      <w:r>
        <w:t>reports</w:t>
      </w:r>
      <w:r>
        <w:rPr>
          <w:spacing w:val="-10"/>
        </w:rPr>
        <w:t xml:space="preserve"> </w:t>
      </w:r>
      <w:r>
        <w:t>are</w:t>
      </w:r>
      <w:r>
        <w:rPr>
          <w:spacing w:val="-10"/>
        </w:rPr>
        <w:t xml:space="preserve"> </w:t>
      </w:r>
      <w:r>
        <w:t>not</w:t>
      </w:r>
      <w:r>
        <w:rPr>
          <w:spacing w:val="-10"/>
        </w:rPr>
        <w:t xml:space="preserve"> </w:t>
      </w:r>
      <w:r>
        <w:t>available</w:t>
      </w:r>
      <w:r>
        <w:rPr>
          <w:spacing w:val="-10"/>
        </w:rPr>
        <w:t xml:space="preserve"> </w:t>
      </w:r>
      <w:r>
        <w:t>since</w:t>
      </w:r>
      <w:r>
        <w:rPr>
          <w:spacing w:val="-10"/>
        </w:rPr>
        <w:t xml:space="preserve"> </w:t>
      </w:r>
      <w:r>
        <w:t>they</w:t>
      </w:r>
      <w:r>
        <w:rPr>
          <w:spacing w:val="-10"/>
        </w:rPr>
        <w:t xml:space="preserve"> </w:t>
      </w:r>
      <w:r>
        <w:t>are</w:t>
      </w:r>
      <w:r>
        <w:rPr>
          <w:spacing w:val="-10"/>
        </w:rPr>
        <w:t xml:space="preserve"> </w:t>
      </w:r>
      <w:r>
        <w:t>not</w:t>
      </w:r>
      <w:r>
        <w:rPr>
          <w:spacing w:val="-10"/>
        </w:rPr>
        <w:t xml:space="preserve"> </w:t>
      </w:r>
      <w:r>
        <w:t>informed</w:t>
      </w:r>
      <w:r>
        <w:rPr>
          <w:spacing w:val="-10"/>
        </w:rPr>
        <w:t xml:space="preserve"> </w:t>
      </w:r>
      <w:r>
        <w:t>by</w:t>
      </w:r>
      <w:r>
        <w:rPr>
          <w:spacing w:val="-10"/>
        </w:rPr>
        <w:t xml:space="preserve"> </w:t>
      </w:r>
      <w:r>
        <w:t>the</w:t>
      </w:r>
      <w:r>
        <w:rPr>
          <w:spacing w:val="-10"/>
        </w:rPr>
        <w:t xml:space="preserve"> </w:t>
      </w:r>
      <w:r>
        <w:t>system</w:t>
      </w:r>
      <w:r>
        <w:rPr>
          <w:spacing w:val="-10"/>
        </w:rPr>
        <w:t xml:space="preserve"> </w:t>
      </w:r>
      <w:r>
        <w:t>of</w:t>
      </w:r>
      <w:r>
        <w:rPr>
          <w:spacing w:val="-10"/>
        </w:rPr>
        <w:t xml:space="preserve"> </w:t>
      </w:r>
      <w:r>
        <w:t>any</w:t>
      </w:r>
      <w:r>
        <w:rPr>
          <w:spacing w:val="-10"/>
        </w:rPr>
        <w:t xml:space="preserve"> </w:t>
      </w:r>
      <w:r>
        <w:t>lacking</w:t>
      </w:r>
      <w:r>
        <w:rPr>
          <w:spacing w:val="-10"/>
        </w:rPr>
        <w:t xml:space="preserve"> </w:t>
      </w:r>
      <w:r>
        <w:t>data.</w:t>
      </w:r>
      <w:r>
        <w:rPr>
          <w:spacing w:val="-2"/>
        </w:rPr>
        <w:t xml:space="preserve"> </w:t>
      </w:r>
      <w:r>
        <w:t xml:space="preserve">Due to the checks </w:t>
      </w:r>
      <w:proofErr w:type="spellStart"/>
      <w:r>
        <w:t>beeing</w:t>
      </w:r>
      <w:proofErr w:type="spellEnd"/>
      <w:r>
        <w:t xml:space="preserve"> currently only manual, they </w:t>
      </w:r>
      <w:proofErr w:type="spellStart"/>
      <w:r>
        <w:t>can not</w:t>
      </w:r>
      <w:proofErr w:type="spellEnd"/>
      <w:r>
        <w:t xml:space="preserve"> be scaled.</w:t>
      </w:r>
      <w:r>
        <w:rPr>
          <w:spacing w:val="29"/>
        </w:rPr>
        <w:t xml:space="preserve"> </w:t>
      </w:r>
      <w:r>
        <w:t>Should the business have to extend the</w:t>
      </w:r>
      <w:r>
        <w:rPr>
          <w:spacing w:val="-12"/>
        </w:rPr>
        <w:t xml:space="preserve"> </w:t>
      </w:r>
      <w:r>
        <w:t>checks</w:t>
      </w:r>
      <w:r>
        <w:rPr>
          <w:spacing w:val="-12"/>
        </w:rPr>
        <w:t xml:space="preserve"> </w:t>
      </w:r>
      <w:r>
        <w:t>to</w:t>
      </w:r>
      <w:r>
        <w:rPr>
          <w:spacing w:val="-12"/>
        </w:rPr>
        <w:t xml:space="preserve"> </w:t>
      </w:r>
      <w:r>
        <w:t>further</w:t>
      </w:r>
      <w:r>
        <w:rPr>
          <w:spacing w:val="-12"/>
        </w:rPr>
        <w:t xml:space="preserve"> </w:t>
      </w:r>
      <w:hyperlink w:anchor="_bookmark0" w:history="1">
        <w:proofErr w:type="spellStart"/>
        <w:r>
          <w:t>infoblocks</w:t>
        </w:r>
        <w:proofErr w:type="spellEnd"/>
      </w:hyperlink>
      <w:r>
        <w:rPr>
          <w:spacing w:val="-12"/>
        </w:rPr>
        <w:t xml:space="preserve"> </w:t>
      </w:r>
      <w:r>
        <w:t>they</w:t>
      </w:r>
      <w:r>
        <w:rPr>
          <w:spacing w:val="-12"/>
        </w:rPr>
        <w:t xml:space="preserve"> </w:t>
      </w:r>
      <w:r>
        <w:t>will</w:t>
      </w:r>
      <w:r>
        <w:rPr>
          <w:spacing w:val="-12"/>
        </w:rPr>
        <w:t xml:space="preserve"> </w:t>
      </w:r>
      <w:r>
        <w:t>require</w:t>
      </w:r>
      <w:r>
        <w:rPr>
          <w:spacing w:val="-12"/>
        </w:rPr>
        <w:t xml:space="preserve"> </w:t>
      </w:r>
      <w:r>
        <w:t>even</w:t>
      </w:r>
      <w:r>
        <w:rPr>
          <w:spacing w:val="-12"/>
        </w:rPr>
        <w:t xml:space="preserve"> </w:t>
      </w:r>
      <w:r>
        <w:t>more</w:t>
      </w:r>
      <w:r>
        <w:rPr>
          <w:spacing w:val="-12"/>
        </w:rPr>
        <w:t xml:space="preserve"> </w:t>
      </w:r>
      <w:r>
        <w:t>of</w:t>
      </w:r>
      <w:r>
        <w:rPr>
          <w:spacing w:val="-12"/>
        </w:rPr>
        <w:t xml:space="preserve"> </w:t>
      </w:r>
      <w:r>
        <w:t>their</w:t>
      </w:r>
      <w:r>
        <w:rPr>
          <w:spacing w:val="-12"/>
        </w:rPr>
        <w:t xml:space="preserve"> </w:t>
      </w:r>
      <w:r>
        <w:t>daily</w:t>
      </w:r>
      <w:r>
        <w:rPr>
          <w:spacing w:val="-12"/>
        </w:rPr>
        <w:t xml:space="preserve"> </w:t>
      </w:r>
      <w:r>
        <w:t>time</w:t>
      </w:r>
      <w:r>
        <w:rPr>
          <w:spacing w:val="-12"/>
        </w:rPr>
        <w:t xml:space="preserve"> </w:t>
      </w:r>
      <w:r>
        <w:t>to</w:t>
      </w:r>
      <w:r>
        <w:rPr>
          <w:spacing w:val="-12"/>
        </w:rPr>
        <w:t xml:space="preserve"> </w:t>
      </w:r>
      <w:r>
        <w:t>run</w:t>
      </w:r>
      <w:r>
        <w:rPr>
          <w:spacing w:val="-12"/>
        </w:rPr>
        <w:t xml:space="preserve"> </w:t>
      </w:r>
      <w:r>
        <w:t>checks.</w:t>
      </w:r>
      <w:r>
        <w:rPr>
          <w:spacing w:val="-3"/>
        </w:rPr>
        <w:t xml:space="preserve"> </w:t>
      </w:r>
      <w:r>
        <w:t>The</w:t>
      </w:r>
      <w:r>
        <w:rPr>
          <w:spacing w:val="-12"/>
        </w:rPr>
        <w:t xml:space="preserve"> </w:t>
      </w:r>
      <w:r>
        <w:t xml:space="preserve">current </w:t>
      </w:r>
      <w:r>
        <w:rPr>
          <w:spacing w:val="-2"/>
        </w:rPr>
        <w:t>situation</w:t>
      </w:r>
      <w:r>
        <w:rPr>
          <w:spacing w:val="-7"/>
        </w:rPr>
        <w:t xml:space="preserve"> </w:t>
      </w:r>
      <w:r>
        <w:rPr>
          <w:spacing w:val="-2"/>
        </w:rPr>
        <w:t>is</w:t>
      </w:r>
      <w:r>
        <w:rPr>
          <w:spacing w:val="-7"/>
        </w:rPr>
        <w:t xml:space="preserve"> </w:t>
      </w:r>
      <w:r>
        <w:rPr>
          <w:spacing w:val="-2"/>
        </w:rPr>
        <w:t>also</w:t>
      </w:r>
      <w:r>
        <w:rPr>
          <w:spacing w:val="-7"/>
        </w:rPr>
        <w:t xml:space="preserve"> </w:t>
      </w:r>
      <w:r>
        <w:rPr>
          <w:spacing w:val="-2"/>
        </w:rPr>
        <w:t>not</w:t>
      </w:r>
      <w:r>
        <w:rPr>
          <w:spacing w:val="-7"/>
        </w:rPr>
        <w:t xml:space="preserve"> </w:t>
      </w:r>
      <w:r>
        <w:rPr>
          <w:spacing w:val="-2"/>
        </w:rPr>
        <w:t>sustainable.</w:t>
      </w:r>
      <w:r>
        <w:rPr>
          <w:spacing w:val="6"/>
        </w:rPr>
        <w:t xml:space="preserve"> </w:t>
      </w:r>
      <w:r>
        <w:rPr>
          <w:spacing w:val="-2"/>
        </w:rPr>
        <w:t>Financially,</w:t>
      </w:r>
      <w:r>
        <w:rPr>
          <w:spacing w:val="-6"/>
        </w:rPr>
        <w:t xml:space="preserve"> </w:t>
      </w:r>
      <w:r>
        <w:rPr>
          <w:spacing w:val="-2"/>
        </w:rPr>
        <w:t>the</w:t>
      </w:r>
      <w:r>
        <w:rPr>
          <w:spacing w:val="-7"/>
        </w:rPr>
        <w:t xml:space="preserve"> </w:t>
      </w:r>
      <w:r>
        <w:rPr>
          <w:spacing w:val="-2"/>
        </w:rPr>
        <w:t>checks</w:t>
      </w:r>
      <w:r>
        <w:rPr>
          <w:spacing w:val="-7"/>
        </w:rPr>
        <w:t xml:space="preserve"> </w:t>
      </w:r>
      <w:r>
        <w:rPr>
          <w:spacing w:val="-2"/>
        </w:rPr>
        <w:t>can</w:t>
      </w:r>
      <w:r>
        <w:rPr>
          <w:spacing w:val="-7"/>
        </w:rPr>
        <w:t xml:space="preserve"> </w:t>
      </w:r>
      <w:r>
        <w:rPr>
          <w:spacing w:val="-2"/>
        </w:rPr>
        <w:t>be</w:t>
      </w:r>
      <w:r>
        <w:rPr>
          <w:spacing w:val="-7"/>
        </w:rPr>
        <w:t xml:space="preserve"> </w:t>
      </w:r>
      <w:r>
        <w:rPr>
          <w:spacing w:val="-2"/>
        </w:rPr>
        <w:t>accounted</w:t>
      </w:r>
      <w:r>
        <w:rPr>
          <w:spacing w:val="-7"/>
        </w:rPr>
        <w:t xml:space="preserve"> </w:t>
      </w:r>
      <w:r>
        <w:rPr>
          <w:spacing w:val="-2"/>
        </w:rPr>
        <w:t>to</w:t>
      </w:r>
      <w:r>
        <w:rPr>
          <w:spacing w:val="-7"/>
        </w:rPr>
        <w:t xml:space="preserve"> </w:t>
      </w:r>
      <w:proofErr w:type="spellStart"/>
      <w:r>
        <w:rPr>
          <w:spacing w:val="-2"/>
        </w:rPr>
        <w:t>aproximately</w:t>
      </w:r>
      <w:proofErr w:type="spellEnd"/>
      <w:r>
        <w:rPr>
          <w:spacing w:val="-7"/>
        </w:rPr>
        <w:t xml:space="preserve"> </w:t>
      </w:r>
      <w:r>
        <w:rPr>
          <w:spacing w:val="-2"/>
        </w:rPr>
        <w:t>30</w:t>
      </w:r>
      <w:r>
        <w:rPr>
          <w:spacing w:val="-7"/>
        </w:rPr>
        <w:t xml:space="preserve"> </w:t>
      </w:r>
      <w:r>
        <w:rPr>
          <w:spacing w:val="-2"/>
        </w:rPr>
        <w:t>to</w:t>
      </w:r>
      <w:r>
        <w:rPr>
          <w:spacing w:val="-7"/>
        </w:rPr>
        <w:t xml:space="preserve"> </w:t>
      </w:r>
      <w:r>
        <w:rPr>
          <w:spacing w:val="-2"/>
        </w:rPr>
        <w:t>45</w:t>
      </w:r>
      <w:r>
        <w:rPr>
          <w:spacing w:val="-7"/>
        </w:rPr>
        <w:t xml:space="preserve"> </w:t>
      </w:r>
      <w:r>
        <w:rPr>
          <w:spacing w:val="-2"/>
        </w:rPr>
        <w:t>minutes daily</w:t>
      </w:r>
      <w:r>
        <w:rPr>
          <w:spacing w:val="-7"/>
        </w:rPr>
        <w:t xml:space="preserve"> </w:t>
      </w:r>
      <w:r>
        <w:rPr>
          <w:spacing w:val="-2"/>
        </w:rPr>
        <w:t>which</w:t>
      </w:r>
      <w:r>
        <w:rPr>
          <w:spacing w:val="-7"/>
        </w:rPr>
        <w:t xml:space="preserve"> </w:t>
      </w:r>
      <w:r>
        <w:rPr>
          <w:spacing w:val="-2"/>
        </w:rPr>
        <w:t>results</w:t>
      </w:r>
      <w:r>
        <w:rPr>
          <w:spacing w:val="-7"/>
        </w:rPr>
        <w:t xml:space="preserve"> </w:t>
      </w:r>
      <w:r>
        <w:rPr>
          <w:spacing w:val="-2"/>
        </w:rPr>
        <w:t>in</w:t>
      </w:r>
      <w:r>
        <w:rPr>
          <w:spacing w:val="-7"/>
        </w:rPr>
        <w:t xml:space="preserve"> </w:t>
      </w:r>
      <w:r>
        <w:rPr>
          <w:spacing w:val="-2"/>
        </w:rPr>
        <w:t>130.5</w:t>
      </w:r>
      <w:r>
        <w:rPr>
          <w:spacing w:val="-7"/>
        </w:rPr>
        <w:t xml:space="preserve"> </w:t>
      </w:r>
      <w:r>
        <w:rPr>
          <w:spacing w:val="-2"/>
        </w:rPr>
        <w:t>to</w:t>
      </w:r>
      <w:r>
        <w:rPr>
          <w:spacing w:val="-7"/>
        </w:rPr>
        <w:t xml:space="preserve"> </w:t>
      </w:r>
      <w:r>
        <w:rPr>
          <w:spacing w:val="-2"/>
        </w:rPr>
        <w:t>195.75</w:t>
      </w:r>
      <w:r>
        <w:rPr>
          <w:spacing w:val="-7"/>
        </w:rPr>
        <w:t xml:space="preserve"> </w:t>
      </w:r>
      <w:r>
        <w:rPr>
          <w:spacing w:val="-2"/>
        </w:rPr>
        <w:t>hours</w:t>
      </w:r>
      <w:r>
        <w:rPr>
          <w:spacing w:val="-7"/>
        </w:rPr>
        <w:t xml:space="preserve"> </w:t>
      </w:r>
      <w:r>
        <w:rPr>
          <w:spacing w:val="-2"/>
        </w:rPr>
        <w:t>a</w:t>
      </w:r>
      <w:r>
        <w:rPr>
          <w:spacing w:val="-7"/>
        </w:rPr>
        <w:t xml:space="preserve"> </w:t>
      </w:r>
      <w:r>
        <w:rPr>
          <w:spacing w:val="-2"/>
        </w:rPr>
        <w:t>year</w:t>
      </w:r>
      <w:r>
        <w:rPr>
          <w:spacing w:val="-7"/>
        </w:rPr>
        <w:t xml:space="preserve"> </w:t>
      </w:r>
      <w:r>
        <w:rPr>
          <w:spacing w:val="-2"/>
        </w:rPr>
        <w:t>when</w:t>
      </w:r>
      <w:r>
        <w:rPr>
          <w:spacing w:val="-7"/>
        </w:rPr>
        <w:t xml:space="preserve"> </w:t>
      </w:r>
      <w:r>
        <w:rPr>
          <w:spacing w:val="-2"/>
        </w:rPr>
        <w:t>calculating</w:t>
      </w:r>
      <w:r>
        <w:rPr>
          <w:spacing w:val="-7"/>
        </w:rPr>
        <w:t xml:space="preserve"> </w:t>
      </w:r>
      <w:r>
        <w:rPr>
          <w:spacing w:val="-2"/>
        </w:rPr>
        <w:t>with</w:t>
      </w:r>
      <w:r>
        <w:rPr>
          <w:spacing w:val="-7"/>
        </w:rPr>
        <w:t xml:space="preserve"> </w:t>
      </w:r>
      <w:r>
        <w:rPr>
          <w:spacing w:val="-2"/>
        </w:rPr>
        <w:t>365days</w:t>
      </w:r>
      <w:r>
        <w:rPr>
          <w:spacing w:val="-7"/>
        </w:rPr>
        <w:t xml:space="preserve"> </w:t>
      </w:r>
      <w:r>
        <w:rPr>
          <w:spacing w:val="-2"/>
        </w:rPr>
        <w:t>minus</w:t>
      </w:r>
      <w:r>
        <w:rPr>
          <w:spacing w:val="-7"/>
        </w:rPr>
        <w:t xml:space="preserve"> </w:t>
      </w:r>
      <w:r>
        <w:rPr>
          <w:spacing w:val="-2"/>
        </w:rPr>
        <w:t>weekends</w:t>
      </w:r>
      <w:r>
        <w:rPr>
          <w:spacing w:val="-7"/>
        </w:rPr>
        <w:t xml:space="preserve"> </w:t>
      </w:r>
      <w:r>
        <w:rPr>
          <w:spacing w:val="-2"/>
        </w:rPr>
        <w:t>which</w:t>
      </w:r>
      <w:r>
        <w:rPr>
          <w:spacing w:val="-7"/>
        </w:rPr>
        <w:t xml:space="preserve"> </w:t>
      </w:r>
      <w:r>
        <w:rPr>
          <w:spacing w:val="-2"/>
        </w:rPr>
        <w:t xml:space="preserve">is </w:t>
      </w:r>
      <w:r>
        <w:t>261</w:t>
      </w:r>
      <w:r>
        <w:rPr>
          <w:spacing w:val="-11"/>
        </w:rPr>
        <w:t xml:space="preserve"> </w:t>
      </w:r>
      <w:r>
        <w:t>days,</w:t>
      </w:r>
      <w:r>
        <w:rPr>
          <w:spacing w:val="-10"/>
        </w:rPr>
        <w:t xml:space="preserve"> </w:t>
      </w:r>
      <w:r>
        <w:t>not</w:t>
      </w:r>
      <w:r>
        <w:rPr>
          <w:spacing w:val="-11"/>
        </w:rPr>
        <w:t xml:space="preserve"> </w:t>
      </w:r>
      <w:r>
        <w:t>taking</w:t>
      </w:r>
      <w:r>
        <w:rPr>
          <w:spacing w:val="-11"/>
        </w:rPr>
        <w:t xml:space="preserve"> </w:t>
      </w:r>
      <w:r>
        <w:t>public</w:t>
      </w:r>
      <w:r>
        <w:rPr>
          <w:spacing w:val="-11"/>
        </w:rPr>
        <w:t xml:space="preserve"> </w:t>
      </w:r>
      <w:r>
        <w:t>holidays</w:t>
      </w:r>
      <w:r>
        <w:rPr>
          <w:spacing w:val="-11"/>
        </w:rPr>
        <w:t xml:space="preserve"> </w:t>
      </w:r>
      <w:r>
        <w:t>into</w:t>
      </w:r>
      <w:r>
        <w:rPr>
          <w:spacing w:val="-11"/>
        </w:rPr>
        <w:t xml:space="preserve"> </w:t>
      </w:r>
      <w:r>
        <w:t>account</w:t>
      </w:r>
      <w:r>
        <w:rPr>
          <w:spacing w:val="-11"/>
        </w:rPr>
        <w:t xml:space="preserve"> </w:t>
      </w:r>
      <w:r>
        <w:t>for</w:t>
      </w:r>
      <w:r>
        <w:rPr>
          <w:spacing w:val="-11"/>
        </w:rPr>
        <w:t xml:space="preserve"> </w:t>
      </w:r>
      <w:r>
        <w:t>simplicity. Estimating</w:t>
      </w:r>
      <w:r>
        <w:rPr>
          <w:spacing w:val="-11"/>
        </w:rPr>
        <w:t xml:space="preserve"> </w:t>
      </w:r>
      <w:r>
        <w:t>with</w:t>
      </w:r>
      <w:r>
        <w:rPr>
          <w:spacing w:val="-11"/>
        </w:rPr>
        <w:t xml:space="preserve"> </w:t>
      </w:r>
      <w:r>
        <w:t>130</w:t>
      </w:r>
      <w:r>
        <w:rPr>
          <w:spacing w:val="-11"/>
        </w:rPr>
        <w:t xml:space="preserve"> </w:t>
      </w:r>
      <w:r>
        <w:t>CHF/hour</w:t>
      </w:r>
      <w:r>
        <w:rPr>
          <w:spacing w:val="-11"/>
        </w:rPr>
        <w:t xml:space="preserve"> </w:t>
      </w:r>
      <w:r>
        <w:t>we</w:t>
      </w:r>
      <w:r>
        <w:rPr>
          <w:spacing w:val="-11"/>
        </w:rPr>
        <w:t xml:space="preserve"> </w:t>
      </w:r>
      <w:r>
        <w:t>reach</w:t>
      </w:r>
      <w:r>
        <w:rPr>
          <w:spacing w:val="-11"/>
        </w:rPr>
        <w:t xml:space="preserve"> </w:t>
      </w:r>
      <w:r>
        <w:t>a cost of 16’965 CHF to 25’447.50 CHF per year.</w:t>
      </w:r>
    </w:p>
    <w:p w14:paraId="6FCCCA00" w14:textId="77777777" w:rsidR="000900B5" w:rsidRDefault="00000000">
      <w:pPr>
        <w:pStyle w:val="Heading3"/>
        <w:spacing w:before="292"/>
        <w:rPr>
          <w:b w:val="0"/>
        </w:rPr>
      </w:pPr>
      <w:r>
        <w:rPr>
          <w:b w:val="0"/>
          <w:color w:val="687D91"/>
          <w:w w:val="80"/>
        </w:rPr>
        <w:t>Scientific</w:t>
      </w:r>
      <w:r>
        <w:rPr>
          <w:b w:val="0"/>
          <w:color w:val="687D91"/>
          <w:spacing w:val="-1"/>
          <w:w w:val="80"/>
        </w:rPr>
        <w:t xml:space="preserve"> </w:t>
      </w:r>
      <w:r>
        <w:rPr>
          <w:b w:val="0"/>
          <w:color w:val="687D91"/>
          <w:spacing w:val="-2"/>
          <w:w w:val="90"/>
        </w:rPr>
        <w:t>relevance</w:t>
      </w:r>
    </w:p>
    <w:p w14:paraId="6FCCCA01" w14:textId="77777777" w:rsidR="000900B5" w:rsidRDefault="00000000">
      <w:pPr>
        <w:pStyle w:val="BodyText"/>
        <w:spacing w:before="151" w:line="216" w:lineRule="auto"/>
        <w:ind w:left="142" w:right="848"/>
        <w:jc w:val="both"/>
      </w:pPr>
      <w:r>
        <w:rPr>
          <w:spacing w:val="-2"/>
        </w:rPr>
        <w:t>Due</w:t>
      </w:r>
      <w:r>
        <w:rPr>
          <w:spacing w:val="-8"/>
        </w:rPr>
        <w:t xml:space="preserve"> </w:t>
      </w:r>
      <w:r>
        <w:rPr>
          <w:spacing w:val="-2"/>
        </w:rPr>
        <w:t>to</w:t>
      </w:r>
      <w:r>
        <w:rPr>
          <w:spacing w:val="-8"/>
        </w:rPr>
        <w:t xml:space="preserve"> </w:t>
      </w:r>
      <w:r>
        <w:rPr>
          <w:spacing w:val="-2"/>
        </w:rPr>
        <w:t>the</w:t>
      </w:r>
      <w:r>
        <w:rPr>
          <w:spacing w:val="-8"/>
        </w:rPr>
        <w:t xml:space="preserve"> </w:t>
      </w:r>
      <w:r>
        <w:rPr>
          <w:spacing w:val="-2"/>
        </w:rPr>
        <w:t>lack</w:t>
      </w:r>
      <w:r>
        <w:rPr>
          <w:spacing w:val="-8"/>
        </w:rPr>
        <w:t xml:space="preserve"> </w:t>
      </w:r>
      <w:r>
        <w:rPr>
          <w:spacing w:val="-2"/>
        </w:rPr>
        <w:t>of</w:t>
      </w:r>
      <w:r>
        <w:rPr>
          <w:spacing w:val="-8"/>
        </w:rPr>
        <w:t xml:space="preserve"> </w:t>
      </w:r>
      <w:r>
        <w:rPr>
          <w:spacing w:val="-2"/>
        </w:rPr>
        <w:t>automated</w:t>
      </w:r>
      <w:r>
        <w:rPr>
          <w:spacing w:val="-8"/>
        </w:rPr>
        <w:t xml:space="preserve"> </w:t>
      </w:r>
      <w:proofErr w:type="gramStart"/>
      <w:r>
        <w:rPr>
          <w:spacing w:val="-2"/>
        </w:rPr>
        <w:t>checks</w:t>
      </w:r>
      <w:proofErr w:type="gramEnd"/>
      <w:r>
        <w:rPr>
          <w:spacing w:val="-8"/>
        </w:rPr>
        <w:t xml:space="preserve"> </w:t>
      </w:r>
      <w:r>
        <w:rPr>
          <w:spacing w:val="-2"/>
        </w:rPr>
        <w:t>we</w:t>
      </w:r>
      <w:r>
        <w:rPr>
          <w:spacing w:val="-8"/>
        </w:rPr>
        <w:t xml:space="preserve"> </w:t>
      </w:r>
      <w:r>
        <w:rPr>
          <w:spacing w:val="-2"/>
        </w:rPr>
        <w:t>do</w:t>
      </w:r>
      <w:r>
        <w:rPr>
          <w:spacing w:val="-8"/>
        </w:rPr>
        <w:t xml:space="preserve"> </w:t>
      </w:r>
      <w:r>
        <w:rPr>
          <w:spacing w:val="-2"/>
        </w:rPr>
        <w:t>not</w:t>
      </w:r>
      <w:r>
        <w:rPr>
          <w:spacing w:val="-8"/>
        </w:rPr>
        <w:t xml:space="preserve"> </w:t>
      </w:r>
      <w:r>
        <w:rPr>
          <w:spacing w:val="-2"/>
        </w:rPr>
        <w:t>know</w:t>
      </w:r>
      <w:r>
        <w:rPr>
          <w:spacing w:val="-8"/>
        </w:rPr>
        <w:t xml:space="preserve"> </w:t>
      </w:r>
      <w:r>
        <w:rPr>
          <w:spacing w:val="-2"/>
        </w:rPr>
        <w:t>how</w:t>
      </w:r>
      <w:r>
        <w:rPr>
          <w:spacing w:val="-8"/>
        </w:rPr>
        <w:t xml:space="preserve"> </w:t>
      </w:r>
      <w:r>
        <w:rPr>
          <w:spacing w:val="-2"/>
        </w:rPr>
        <w:t>reliable</w:t>
      </w:r>
      <w:r>
        <w:rPr>
          <w:spacing w:val="-8"/>
        </w:rPr>
        <w:t xml:space="preserve"> </w:t>
      </w:r>
      <w:r>
        <w:rPr>
          <w:spacing w:val="-2"/>
        </w:rPr>
        <w:t>the</w:t>
      </w:r>
      <w:r>
        <w:rPr>
          <w:spacing w:val="-8"/>
        </w:rPr>
        <w:t xml:space="preserve"> </w:t>
      </w:r>
      <w:r>
        <w:rPr>
          <w:spacing w:val="-2"/>
        </w:rPr>
        <w:t>reports</w:t>
      </w:r>
      <w:r>
        <w:rPr>
          <w:spacing w:val="-8"/>
        </w:rPr>
        <w:t xml:space="preserve"> </w:t>
      </w:r>
      <w:r>
        <w:rPr>
          <w:spacing w:val="-2"/>
        </w:rPr>
        <w:t>are.</w:t>
      </w:r>
      <w:r>
        <w:t xml:space="preserve"> </w:t>
      </w:r>
      <w:r>
        <w:rPr>
          <w:spacing w:val="-2"/>
        </w:rPr>
        <w:t>We</w:t>
      </w:r>
      <w:r>
        <w:rPr>
          <w:spacing w:val="-8"/>
        </w:rPr>
        <w:t xml:space="preserve"> </w:t>
      </w:r>
      <w:r>
        <w:rPr>
          <w:spacing w:val="-2"/>
        </w:rPr>
        <w:t>are</w:t>
      </w:r>
      <w:r>
        <w:rPr>
          <w:spacing w:val="-8"/>
        </w:rPr>
        <w:t xml:space="preserve"> </w:t>
      </w:r>
      <w:r>
        <w:rPr>
          <w:spacing w:val="-2"/>
        </w:rPr>
        <w:t>currently</w:t>
      </w:r>
      <w:r>
        <w:rPr>
          <w:spacing w:val="-8"/>
        </w:rPr>
        <w:t xml:space="preserve"> </w:t>
      </w:r>
      <w:r>
        <w:rPr>
          <w:spacing w:val="-2"/>
        </w:rPr>
        <w:t xml:space="preserve">lacking </w:t>
      </w:r>
      <w:r>
        <w:t>data</w:t>
      </w:r>
      <w:r>
        <w:rPr>
          <w:spacing w:val="-10"/>
        </w:rPr>
        <w:t xml:space="preserve"> </w:t>
      </w:r>
      <w:r>
        <w:t>stating</w:t>
      </w:r>
      <w:r>
        <w:rPr>
          <w:spacing w:val="-10"/>
        </w:rPr>
        <w:t xml:space="preserve"> </w:t>
      </w:r>
      <w:r>
        <w:t>how</w:t>
      </w:r>
      <w:r>
        <w:rPr>
          <w:spacing w:val="-10"/>
        </w:rPr>
        <w:t xml:space="preserve"> </w:t>
      </w:r>
      <w:r>
        <w:t>often</w:t>
      </w:r>
      <w:r>
        <w:rPr>
          <w:spacing w:val="-10"/>
        </w:rPr>
        <w:t xml:space="preserve"> </w:t>
      </w:r>
      <w:r>
        <w:t>the</w:t>
      </w:r>
      <w:r>
        <w:rPr>
          <w:spacing w:val="-10"/>
        </w:rPr>
        <w:t xml:space="preserve"> </w:t>
      </w:r>
      <w:r>
        <w:t>reporting</w:t>
      </w:r>
      <w:r>
        <w:rPr>
          <w:spacing w:val="-10"/>
        </w:rPr>
        <w:t xml:space="preserve"> </w:t>
      </w:r>
      <w:r>
        <w:t>system</w:t>
      </w:r>
      <w:r>
        <w:rPr>
          <w:spacing w:val="-10"/>
        </w:rPr>
        <w:t xml:space="preserve"> </w:t>
      </w:r>
      <w:r>
        <w:t>fails</w:t>
      </w:r>
      <w:r>
        <w:rPr>
          <w:spacing w:val="-10"/>
        </w:rPr>
        <w:t xml:space="preserve"> </w:t>
      </w:r>
      <w:r>
        <w:t>to</w:t>
      </w:r>
      <w:r>
        <w:rPr>
          <w:spacing w:val="-10"/>
        </w:rPr>
        <w:t xml:space="preserve"> </w:t>
      </w:r>
      <w:r>
        <w:t>provide</w:t>
      </w:r>
      <w:r>
        <w:rPr>
          <w:spacing w:val="-10"/>
        </w:rPr>
        <w:t xml:space="preserve"> </w:t>
      </w:r>
      <w:r>
        <w:t>data</w:t>
      </w:r>
      <w:r>
        <w:rPr>
          <w:spacing w:val="-10"/>
        </w:rPr>
        <w:t xml:space="preserve"> </w:t>
      </w:r>
      <w:r>
        <w:t>at</w:t>
      </w:r>
      <w:r>
        <w:rPr>
          <w:spacing w:val="-10"/>
        </w:rPr>
        <w:t xml:space="preserve"> </w:t>
      </w:r>
      <w:r>
        <w:t>all,</w:t>
      </w:r>
      <w:r>
        <w:rPr>
          <w:spacing w:val="-10"/>
        </w:rPr>
        <w:t xml:space="preserve"> </w:t>
      </w:r>
      <w:r>
        <w:t>how</w:t>
      </w:r>
      <w:r>
        <w:rPr>
          <w:spacing w:val="-10"/>
        </w:rPr>
        <w:t xml:space="preserve"> </w:t>
      </w:r>
      <w:r>
        <w:t>often</w:t>
      </w:r>
      <w:r>
        <w:rPr>
          <w:spacing w:val="-10"/>
        </w:rPr>
        <w:t xml:space="preserve"> </w:t>
      </w:r>
      <w:r>
        <w:t>it</w:t>
      </w:r>
      <w:r>
        <w:rPr>
          <w:spacing w:val="-10"/>
        </w:rPr>
        <w:t xml:space="preserve"> </w:t>
      </w:r>
      <w:r>
        <w:t>fails</w:t>
      </w:r>
      <w:r>
        <w:rPr>
          <w:spacing w:val="-10"/>
        </w:rPr>
        <w:t xml:space="preserve"> </w:t>
      </w:r>
      <w:r>
        <w:t>to</w:t>
      </w:r>
      <w:r>
        <w:rPr>
          <w:spacing w:val="-10"/>
        </w:rPr>
        <w:t xml:space="preserve"> </w:t>
      </w:r>
      <w:r>
        <w:t>provide</w:t>
      </w:r>
      <w:r>
        <w:rPr>
          <w:spacing w:val="-10"/>
        </w:rPr>
        <w:t xml:space="preserve"> </w:t>
      </w:r>
      <w:r>
        <w:t>correct data.</w:t>
      </w:r>
      <w:r>
        <w:rPr>
          <w:spacing w:val="-4"/>
        </w:rPr>
        <w:t xml:space="preserve"> </w:t>
      </w:r>
      <w:proofErr w:type="gramStart"/>
      <w:r>
        <w:t>Also</w:t>
      </w:r>
      <w:proofErr w:type="gramEnd"/>
      <w:r>
        <w:rPr>
          <w:spacing w:val="-12"/>
        </w:rPr>
        <w:t xml:space="preserve"> </w:t>
      </w:r>
      <w:r>
        <w:t>a</w:t>
      </w:r>
      <w:r>
        <w:rPr>
          <w:spacing w:val="-11"/>
        </w:rPr>
        <w:t xml:space="preserve"> </w:t>
      </w:r>
      <w:r>
        <w:t>time</w:t>
      </w:r>
      <w:r>
        <w:rPr>
          <w:spacing w:val="-11"/>
        </w:rPr>
        <w:t xml:space="preserve"> </w:t>
      </w:r>
      <w:r>
        <w:t>range,</w:t>
      </w:r>
      <w:r>
        <w:rPr>
          <w:spacing w:val="-11"/>
        </w:rPr>
        <w:t xml:space="preserve"> </w:t>
      </w:r>
      <w:r>
        <w:t>when</w:t>
      </w:r>
      <w:r>
        <w:rPr>
          <w:spacing w:val="-11"/>
        </w:rPr>
        <w:t xml:space="preserve"> </w:t>
      </w:r>
      <w:r>
        <w:t>the</w:t>
      </w:r>
      <w:r>
        <w:rPr>
          <w:spacing w:val="-11"/>
        </w:rPr>
        <w:t xml:space="preserve"> </w:t>
      </w:r>
      <w:r>
        <w:t>data</w:t>
      </w:r>
      <w:r>
        <w:rPr>
          <w:spacing w:val="-12"/>
        </w:rPr>
        <w:t xml:space="preserve"> </w:t>
      </w:r>
      <w:r>
        <w:t>is</w:t>
      </w:r>
      <w:r>
        <w:rPr>
          <w:spacing w:val="-11"/>
        </w:rPr>
        <w:t xml:space="preserve"> </w:t>
      </w:r>
      <w:r>
        <w:t>available</w:t>
      </w:r>
      <w:r>
        <w:rPr>
          <w:spacing w:val="-11"/>
        </w:rPr>
        <w:t xml:space="preserve"> </w:t>
      </w:r>
      <w:r>
        <w:t>is</w:t>
      </w:r>
      <w:r>
        <w:rPr>
          <w:spacing w:val="-11"/>
        </w:rPr>
        <w:t xml:space="preserve"> </w:t>
      </w:r>
      <w:r>
        <w:t>currently</w:t>
      </w:r>
      <w:r>
        <w:rPr>
          <w:spacing w:val="-11"/>
        </w:rPr>
        <w:t xml:space="preserve"> </w:t>
      </w:r>
      <w:r>
        <w:t>only</w:t>
      </w:r>
      <w:r>
        <w:rPr>
          <w:spacing w:val="-11"/>
        </w:rPr>
        <w:t xml:space="preserve"> </w:t>
      </w:r>
      <w:r>
        <w:t>vaguely</w:t>
      </w:r>
      <w:r>
        <w:rPr>
          <w:spacing w:val="-11"/>
        </w:rPr>
        <w:t xml:space="preserve"> </w:t>
      </w:r>
      <w:r>
        <w:t>available.</w:t>
      </w:r>
      <w:r>
        <w:rPr>
          <w:spacing w:val="-4"/>
        </w:rPr>
        <w:t xml:space="preserve"> </w:t>
      </w:r>
      <w:r>
        <w:t>More</w:t>
      </w:r>
      <w:r>
        <w:rPr>
          <w:spacing w:val="-11"/>
        </w:rPr>
        <w:t xml:space="preserve"> </w:t>
      </w:r>
      <w:r>
        <w:t>basic,</w:t>
      </w:r>
      <w:r>
        <w:rPr>
          <w:spacing w:val="-11"/>
        </w:rPr>
        <w:t xml:space="preserve"> </w:t>
      </w:r>
      <w:r>
        <w:t>we</w:t>
      </w:r>
      <w:r>
        <w:rPr>
          <w:spacing w:val="-11"/>
        </w:rPr>
        <w:t xml:space="preserve"> </w:t>
      </w:r>
      <w:r>
        <w:t>lack the</w:t>
      </w:r>
      <w:r>
        <w:rPr>
          <w:spacing w:val="-5"/>
        </w:rPr>
        <w:t xml:space="preserve"> </w:t>
      </w:r>
      <w:r>
        <w:t>documentation</w:t>
      </w:r>
      <w:r>
        <w:rPr>
          <w:spacing w:val="-4"/>
        </w:rPr>
        <w:t xml:space="preserve"> </w:t>
      </w:r>
      <w:r>
        <w:t>of</w:t>
      </w:r>
      <w:r>
        <w:rPr>
          <w:spacing w:val="-5"/>
        </w:rPr>
        <w:t xml:space="preserve"> </w:t>
      </w:r>
      <w:r>
        <w:t>when</w:t>
      </w:r>
      <w:r>
        <w:rPr>
          <w:spacing w:val="-4"/>
        </w:rPr>
        <w:t xml:space="preserve"> </w:t>
      </w:r>
      <w:r>
        <w:t>exactly</w:t>
      </w:r>
      <w:r>
        <w:rPr>
          <w:spacing w:val="-5"/>
        </w:rPr>
        <w:t xml:space="preserve"> </w:t>
      </w:r>
      <w:r>
        <w:t>the</w:t>
      </w:r>
      <w:r>
        <w:rPr>
          <w:spacing w:val="-4"/>
        </w:rPr>
        <w:t xml:space="preserve"> </w:t>
      </w:r>
      <w:r>
        <w:t>data</w:t>
      </w:r>
      <w:r>
        <w:rPr>
          <w:spacing w:val="-5"/>
        </w:rPr>
        <w:t xml:space="preserve"> </w:t>
      </w:r>
      <w:r>
        <w:t>is</w:t>
      </w:r>
      <w:r>
        <w:rPr>
          <w:spacing w:val="-4"/>
        </w:rPr>
        <w:t xml:space="preserve"> </w:t>
      </w:r>
      <w:r>
        <w:t>considered</w:t>
      </w:r>
      <w:r>
        <w:rPr>
          <w:spacing w:val="-5"/>
        </w:rPr>
        <w:t xml:space="preserve"> </w:t>
      </w:r>
      <w:r>
        <w:t xml:space="preserve">correct. </w:t>
      </w:r>
      <w:proofErr w:type="gramStart"/>
      <w:r>
        <w:t>Thus</w:t>
      </w:r>
      <w:proofErr w:type="gramEnd"/>
      <w:r>
        <w:rPr>
          <w:spacing w:val="-4"/>
        </w:rPr>
        <w:t xml:space="preserve"> </w:t>
      </w:r>
      <w:r>
        <w:t>the</w:t>
      </w:r>
      <w:r>
        <w:rPr>
          <w:spacing w:val="-5"/>
        </w:rPr>
        <w:t xml:space="preserve"> </w:t>
      </w:r>
      <w:r>
        <w:t>main</w:t>
      </w:r>
      <w:r>
        <w:rPr>
          <w:spacing w:val="-4"/>
        </w:rPr>
        <w:t xml:space="preserve"> </w:t>
      </w:r>
      <w:r>
        <w:t>problem</w:t>
      </w:r>
      <w:r>
        <w:rPr>
          <w:spacing w:val="-5"/>
        </w:rPr>
        <w:t xml:space="preserve"> </w:t>
      </w:r>
      <w:r>
        <w:t>is</w:t>
      </w:r>
      <w:r>
        <w:rPr>
          <w:spacing w:val="-4"/>
        </w:rPr>
        <w:t xml:space="preserve"> </w:t>
      </w:r>
      <w:r>
        <w:t>that</w:t>
      </w:r>
      <w:r>
        <w:rPr>
          <w:spacing w:val="-5"/>
        </w:rPr>
        <w:t xml:space="preserve"> </w:t>
      </w:r>
      <w:r>
        <w:t>we</w:t>
      </w:r>
      <w:r>
        <w:rPr>
          <w:spacing w:val="-4"/>
        </w:rPr>
        <w:t xml:space="preserve"> </w:t>
      </w:r>
      <w:proofErr w:type="spellStart"/>
      <w:r>
        <w:t>can not</w:t>
      </w:r>
      <w:proofErr w:type="spellEnd"/>
      <w:r>
        <w:rPr>
          <w:spacing w:val="-11"/>
        </w:rPr>
        <w:t xml:space="preserve"> </w:t>
      </w:r>
      <w:r>
        <w:t>define</w:t>
      </w:r>
      <w:r>
        <w:rPr>
          <w:spacing w:val="-11"/>
        </w:rPr>
        <w:t xml:space="preserve"> </w:t>
      </w:r>
      <w:r>
        <w:t>with</w:t>
      </w:r>
      <w:r>
        <w:rPr>
          <w:spacing w:val="-11"/>
        </w:rPr>
        <w:t xml:space="preserve"> </w:t>
      </w:r>
      <w:r>
        <w:t>scientific</w:t>
      </w:r>
      <w:r>
        <w:rPr>
          <w:spacing w:val="-11"/>
        </w:rPr>
        <w:t xml:space="preserve"> </w:t>
      </w:r>
      <w:r>
        <w:t>calculation,</w:t>
      </w:r>
      <w:r>
        <w:rPr>
          <w:spacing w:val="-11"/>
        </w:rPr>
        <w:t xml:space="preserve"> </w:t>
      </w:r>
      <w:r>
        <w:t>when</w:t>
      </w:r>
      <w:r>
        <w:rPr>
          <w:spacing w:val="-11"/>
        </w:rPr>
        <w:t xml:space="preserve"> </w:t>
      </w:r>
      <w:r>
        <w:t>the</w:t>
      </w:r>
      <w:r>
        <w:rPr>
          <w:spacing w:val="-11"/>
        </w:rPr>
        <w:t xml:space="preserve"> </w:t>
      </w:r>
      <w:r>
        <w:t>data</w:t>
      </w:r>
      <w:r>
        <w:rPr>
          <w:spacing w:val="-11"/>
        </w:rPr>
        <w:t xml:space="preserve"> </w:t>
      </w:r>
      <w:r>
        <w:t>is</w:t>
      </w:r>
      <w:r>
        <w:rPr>
          <w:spacing w:val="-11"/>
        </w:rPr>
        <w:t xml:space="preserve"> </w:t>
      </w:r>
      <w:r>
        <w:t>ok</w:t>
      </w:r>
      <w:r>
        <w:rPr>
          <w:spacing w:val="-11"/>
        </w:rPr>
        <w:t xml:space="preserve"> </w:t>
      </w:r>
      <w:r>
        <w:t>or</w:t>
      </w:r>
      <w:r>
        <w:rPr>
          <w:spacing w:val="-11"/>
        </w:rPr>
        <w:t xml:space="preserve"> </w:t>
      </w:r>
      <w:r>
        <w:t>wrong.</w:t>
      </w:r>
      <w:r>
        <w:rPr>
          <w:spacing w:val="-4"/>
        </w:rPr>
        <w:t xml:space="preserve"> </w:t>
      </w:r>
      <w:proofErr w:type="gramStart"/>
      <w:r>
        <w:t>Therefore</w:t>
      </w:r>
      <w:proofErr w:type="gramEnd"/>
      <w:r>
        <w:rPr>
          <w:spacing w:val="-11"/>
        </w:rPr>
        <w:t xml:space="preserve"> </w:t>
      </w:r>
      <w:r>
        <w:t>the</w:t>
      </w:r>
      <w:r>
        <w:rPr>
          <w:spacing w:val="-11"/>
        </w:rPr>
        <w:t xml:space="preserve"> </w:t>
      </w:r>
      <w:r>
        <w:t>current</w:t>
      </w:r>
      <w:r>
        <w:rPr>
          <w:spacing w:val="-11"/>
        </w:rPr>
        <w:t xml:space="preserve"> </w:t>
      </w:r>
      <w:r>
        <w:t>situation</w:t>
      </w:r>
      <w:r>
        <w:rPr>
          <w:spacing w:val="-11"/>
        </w:rPr>
        <w:t xml:space="preserve"> </w:t>
      </w:r>
      <w:proofErr w:type="gramStart"/>
      <w:r>
        <w:t>has</w:t>
      </w:r>
      <w:r>
        <w:rPr>
          <w:spacing w:val="-11"/>
        </w:rPr>
        <w:t xml:space="preserve"> </w:t>
      </w:r>
      <w:r>
        <w:t>to</w:t>
      </w:r>
      <w:proofErr w:type="gramEnd"/>
      <w:r>
        <w:t xml:space="preserve"> be</w:t>
      </w:r>
      <w:r>
        <w:rPr>
          <w:spacing w:val="-1"/>
        </w:rPr>
        <w:t xml:space="preserve"> </w:t>
      </w:r>
      <w:r>
        <w:t>improved</w:t>
      </w:r>
      <w:r>
        <w:rPr>
          <w:spacing w:val="-1"/>
        </w:rPr>
        <w:t xml:space="preserve"> </w:t>
      </w:r>
      <w:r>
        <w:t>employing</w:t>
      </w:r>
      <w:r>
        <w:rPr>
          <w:spacing w:val="-1"/>
        </w:rPr>
        <w:t xml:space="preserve"> </w:t>
      </w:r>
      <w:r>
        <w:t>best</w:t>
      </w:r>
      <w:r>
        <w:rPr>
          <w:spacing w:val="-1"/>
        </w:rPr>
        <w:t xml:space="preserve"> </w:t>
      </w:r>
      <w:r>
        <w:t>practices, scientific</w:t>
      </w:r>
      <w:r>
        <w:rPr>
          <w:spacing w:val="-1"/>
        </w:rPr>
        <w:t xml:space="preserve"> </w:t>
      </w:r>
      <w:r>
        <w:t>research</w:t>
      </w:r>
      <w:r>
        <w:rPr>
          <w:spacing w:val="-1"/>
        </w:rPr>
        <w:t xml:space="preserve"> </w:t>
      </w:r>
      <w:r>
        <w:t>and</w:t>
      </w:r>
      <w:r>
        <w:rPr>
          <w:spacing w:val="-1"/>
        </w:rPr>
        <w:t xml:space="preserve"> </w:t>
      </w:r>
      <w:r>
        <w:t>documentation.</w:t>
      </w:r>
      <w:r>
        <w:rPr>
          <w:spacing w:val="24"/>
        </w:rPr>
        <w:t xml:space="preserve"> </w:t>
      </w:r>
      <w:r>
        <w:t>The</w:t>
      </w:r>
      <w:r>
        <w:rPr>
          <w:spacing w:val="-1"/>
        </w:rPr>
        <w:t xml:space="preserve"> </w:t>
      </w:r>
      <w:r>
        <w:t>basis</w:t>
      </w:r>
      <w:r>
        <w:rPr>
          <w:spacing w:val="-1"/>
        </w:rPr>
        <w:t xml:space="preserve"> </w:t>
      </w:r>
      <w:r>
        <w:t>for</w:t>
      </w:r>
      <w:r>
        <w:rPr>
          <w:spacing w:val="-1"/>
        </w:rPr>
        <w:t xml:space="preserve"> </w:t>
      </w:r>
      <w:r>
        <w:t>data</w:t>
      </w:r>
      <w:r>
        <w:rPr>
          <w:spacing w:val="-1"/>
        </w:rPr>
        <w:t xml:space="preserve"> </w:t>
      </w:r>
      <w:r>
        <w:t>linage and</w:t>
      </w:r>
      <w:r>
        <w:rPr>
          <w:spacing w:val="7"/>
        </w:rPr>
        <w:t xml:space="preserve"> </w:t>
      </w:r>
      <w:r>
        <w:t>governance</w:t>
      </w:r>
      <w:r>
        <w:rPr>
          <w:spacing w:val="7"/>
        </w:rPr>
        <w:t xml:space="preserve"> </w:t>
      </w:r>
      <w:r>
        <w:t>and</w:t>
      </w:r>
      <w:r>
        <w:rPr>
          <w:spacing w:val="7"/>
        </w:rPr>
        <w:t xml:space="preserve"> </w:t>
      </w:r>
      <w:r>
        <w:t>the</w:t>
      </w:r>
      <w:r>
        <w:rPr>
          <w:spacing w:val="7"/>
        </w:rPr>
        <w:t xml:space="preserve"> </w:t>
      </w:r>
      <w:r>
        <w:t>data</w:t>
      </w:r>
      <w:r>
        <w:rPr>
          <w:spacing w:val="7"/>
        </w:rPr>
        <w:t xml:space="preserve"> </w:t>
      </w:r>
      <w:r>
        <w:t>quality</w:t>
      </w:r>
      <w:r>
        <w:rPr>
          <w:spacing w:val="7"/>
        </w:rPr>
        <w:t xml:space="preserve"> </w:t>
      </w:r>
      <w:r>
        <w:t>dimensions</w:t>
      </w:r>
      <w:r>
        <w:rPr>
          <w:spacing w:val="8"/>
        </w:rPr>
        <w:t xml:space="preserve"> </w:t>
      </w:r>
      <w:proofErr w:type="gramStart"/>
      <w:r>
        <w:t>are</w:t>
      </w:r>
      <w:proofErr w:type="gramEnd"/>
      <w:r>
        <w:rPr>
          <w:spacing w:val="7"/>
        </w:rPr>
        <w:t xml:space="preserve"> </w:t>
      </w:r>
      <w:r>
        <w:t>not</w:t>
      </w:r>
      <w:r>
        <w:rPr>
          <w:spacing w:val="7"/>
        </w:rPr>
        <w:t xml:space="preserve"> </w:t>
      </w:r>
      <w:r>
        <w:t>known</w:t>
      </w:r>
      <w:r>
        <w:rPr>
          <w:spacing w:val="7"/>
        </w:rPr>
        <w:t xml:space="preserve"> </w:t>
      </w:r>
      <w:r>
        <w:t>and</w:t>
      </w:r>
      <w:r>
        <w:rPr>
          <w:spacing w:val="7"/>
        </w:rPr>
        <w:t xml:space="preserve"> </w:t>
      </w:r>
      <w:proofErr w:type="gramStart"/>
      <w:r>
        <w:t>have</w:t>
      </w:r>
      <w:r>
        <w:rPr>
          <w:spacing w:val="7"/>
        </w:rPr>
        <w:t xml:space="preserve"> </w:t>
      </w:r>
      <w:r>
        <w:t>to</w:t>
      </w:r>
      <w:proofErr w:type="gramEnd"/>
      <w:r>
        <w:rPr>
          <w:spacing w:val="8"/>
        </w:rPr>
        <w:t xml:space="preserve"> </w:t>
      </w:r>
      <w:r>
        <w:t>be</w:t>
      </w:r>
      <w:r>
        <w:rPr>
          <w:spacing w:val="7"/>
        </w:rPr>
        <w:t xml:space="preserve"> </w:t>
      </w:r>
      <w:r>
        <w:t>defined.</w:t>
      </w:r>
      <w:r>
        <w:rPr>
          <w:spacing w:val="43"/>
        </w:rPr>
        <w:t xml:space="preserve"> </w:t>
      </w:r>
      <w:r>
        <w:t>The</w:t>
      </w:r>
      <w:r>
        <w:rPr>
          <w:spacing w:val="7"/>
        </w:rPr>
        <w:t xml:space="preserve"> </w:t>
      </w:r>
      <w:r>
        <w:t>lack</w:t>
      </w:r>
      <w:r>
        <w:rPr>
          <w:spacing w:val="7"/>
        </w:rPr>
        <w:t xml:space="preserve"> </w:t>
      </w:r>
      <w:r>
        <w:t>of</w:t>
      </w:r>
      <w:r>
        <w:rPr>
          <w:spacing w:val="8"/>
        </w:rPr>
        <w:t xml:space="preserve"> </w:t>
      </w:r>
      <w:r>
        <w:rPr>
          <w:spacing w:val="-5"/>
        </w:rPr>
        <w:t>all</w:t>
      </w:r>
    </w:p>
    <w:p w14:paraId="6FCCCA02" w14:textId="77777777" w:rsidR="000900B5" w:rsidRDefault="000900B5">
      <w:pPr>
        <w:pStyle w:val="BodyText"/>
        <w:spacing w:line="216" w:lineRule="auto"/>
        <w:jc w:val="both"/>
        <w:sectPr w:rsidR="000900B5">
          <w:headerReference w:type="default" r:id="rId41"/>
          <w:footerReference w:type="even" r:id="rId42"/>
          <w:footerReference w:type="default" r:id="rId43"/>
          <w:pgSz w:w="11910" w:h="16840"/>
          <w:pgMar w:top="1660" w:right="0" w:bottom="180" w:left="708" w:header="0" w:footer="0" w:gutter="0"/>
          <w:pgNumType w:start="13"/>
          <w:cols w:space="720"/>
        </w:sectPr>
      </w:pPr>
    </w:p>
    <w:p w14:paraId="6FCCCA03" w14:textId="77777777" w:rsidR="000900B5" w:rsidRDefault="00000000">
      <w:pPr>
        <w:pStyle w:val="ListParagraph"/>
        <w:numPr>
          <w:ilvl w:val="0"/>
          <w:numId w:val="8"/>
        </w:numPr>
        <w:tabs>
          <w:tab w:val="left" w:pos="368"/>
        </w:tabs>
        <w:spacing w:before="77"/>
        <w:ind w:left="368" w:hanging="226"/>
        <w:rPr>
          <w:sz w:val="18"/>
        </w:rPr>
      </w:pPr>
      <w:r>
        <w:rPr>
          <w:noProof/>
          <w:sz w:val="18"/>
        </w:rPr>
        <w:lastRenderedPageBreak/>
        <mc:AlternateContent>
          <mc:Choice Requires="wps">
            <w:drawing>
              <wp:anchor distT="0" distB="0" distL="0" distR="0" simplePos="0" relativeHeight="487593984" behindDoc="1" locked="0" layoutInCell="1" allowOverlap="1" wp14:anchorId="6FCCCD6E" wp14:editId="6FCCCD6F">
                <wp:simplePos x="0" y="0"/>
                <wp:positionH relativeFrom="page">
                  <wp:posOffset>540004</wp:posOffset>
                </wp:positionH>
                <wp:positionV relativeFrom="paragraph">
                  <wp:posOffset>222313</wp:posOffset>
                </wp:positionV>
                <wp:extent cx="648017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52pt;margin-top:17.504999pt;width:510.25pt;height:.1pt;mso-position-horizontal-relative:page;mso-position-vertical-relative:paragraph;z-index:-15722496;mso-wrap-distance-left:0;mso-wrap-distance-right:0" id="docshape31" coordorigin="850,350" coordsize="10205,0" path="m850,350l11055,350e" filled="false" stroked="true" strokeweight=".398pt" strokecolor="#687d91">
                <v:path arrowok="t"/>
                <v:stroke dashstyle="solid"/>
                <w10:wrap type="topAndBottom"/>
              </v:shape>
            </w:pict>
          </mc:Fallback>
        </mc:AlternateContent>
      </w:r>
      <w:r>
        <w:rPr>
          <w:color w:val="687D91"/>
          <w:spacing w:val="-2"/>
          <w:sz w:val="18"/>
        </w:rPr>
        <w:t>Research</w:t>
      </w:r>
    </w:p>
    <w:p w14:paraId="6FCCCA04" w14:textId="77777777" w:rsidR="000900B5" w:rsidRDefault="000900B5">
      <w:pPr>
        <w:pStyle w:val="BodyText"/>
        <w:spacing w:before="110"/>
      </w:pPr>
    </w:p>
    <w:p w14:paraId="6FCCCA05" w14:textId="77777777" w:rsidR="000900B5" w:rsidRDefault="00000000">
      <w:pPr>
        <w:pStyle w:val="BodyText"/>
        <w:spacing w:before="1" w:line="216" w:lineRule="auto"/>
        <w:ind w:left="142" w:right="848"/>
        <w:jc w:val="both"/>
      </w:pPr>
      <w:r>
        <w:t xml:space="preserve">these standards </w:t>
      </w:r>
      <w:proofErr w:type="gramStart"/>
      <w:r>
        <w:t>lets</w:t>
      </w:r>
      <w:proofErr w:type="gramEnd"/>
      <w:r>
        <w:t xml:space="preserve"> the </w:t>
      </w:r>
      <w:proofErr w:type="spellStart"/>
      <w:r>
        <w:t>swiss</w:t>
      </w:r>
      <w:proofErr w:type="spellEnd"/>
      <w:r>
        <w:t xml:space="preserve"> post not know their data quality and accuracy.</w:t>
      </w:r>
      <w:r>
        <w:rPr>
          <w:spacing w:val="31"/>
        </w:rPr>
        <w:t xml:space="preserve"> </w:t>
      </w:r>
      <w:r>
        <w:t xml:space="preserve">We are currently lacking a tech stack with which we can scientifically measure the </w:t>
      </w:r>
      <w:hyperlink w:anchor="_bookmark0" w:history="1">
        <w:r>
          <w:t>data availability</w:t>
        </w:r>
      </w:hyperlink>
      <w:r>
        <w:t xml:space="preserve"> and </w:t>
      </w:r>
      <w:hyperlink w:anchor="_bookmark0" w:history="1">
        <w:r>
          <w:t>data quality.</w:t>
        </w:r>
      </w:hyperlink>
    </w:p>
    <w:p w14:paraId="6FCCCA06" w14:textId="77777777" w:rsidR="000900B5" w:rsidRDefault="000900B5">
      <w:pPr>
        <w:pStyle w:val="BodyText"/>
        <w:spacing w:before="96"/>
      </w:pPr>
    </w:p>
    <w:p w14:paraId="6FCCCA07" w14:textId="6AD97C29" w:rsidR="000900B5" w:rsidRDefault="00000000">
      <w:pPr>
        <w:pStyle w:val="Heading2"/>
        <w:numPr>
          <w:ilvl w:val="1"/>
          <w:numId w:val="17"/>
        </w:numPr>
        <w:tabs>
          <w:tab w:val="left" w:pos="771"/>
        </w:tabs>
        <w:ind w:left="771" w:hanging="629"/>
        <w:rPr>
          <w:b w:val="0"/>
        </w:rPr>
      </w:pPr>
      <w:bookmarkStart w:id="93" w:name="Research_Question"/>
      <w:bookmarkStart w:id="94" w:name="_bookmark30"/>
      <w:bookmarkEnd w:id="93"/>
      <w:bookmarkEnd w:id="94"/>
      <w:r>
        <w:rPr>
          <w:b w:val="0"/>
          <w:color w:val="687D91"/>
          <w:w w:val="80"/>
        </w:rPr>
        <w:t>Research</w:t>
      </w:r>
      <w:r>
        <w:rPr>
          <w:b w:val="0"/>
          <w:color w:val="687D91"/>
          <w:spacing w:val="36"/>
        </w:rPr>
        <w:t xml:space="preserve"> </w:t>
      </w:r>
      <w:del w:id="95" w:author="Ritley Kenneth" w:date="2025-12-11T15:31:00Z" w16du:dateUtc="2025-12-11T14:31:00Z">
        <w:r w:rsidDel="00011EA8">
          <w:rPr>
            <w:b w:val="0"/>
            <w:color w:val="687D91"/>
            <w:spacing w:val="-2"/>
            <w:w w:val="90"/>
          </w:rPr>
          <w:delText>Question</w:delText>
        </w:r>
      </w:del>
      <w:ins w:id="96" w:author="Ritley Kenneth" w:date="2025-12-11T15:31:00Z" w16du:dateUtc="2025-12-11T14:31:00Z">
        <w:r w:rsidR="00011EA8">
          <w:rPr>
            <w:b w:val="0"/>
            <w:color w:val="687D91"/>
            <w:spacing w:val="-2"/>
            <w:w w:val="90"/>
          </w:rPr>
          <w:t>q</w:t>
        </w:r>
        <w:r w:rsidR="00011EA8">
          <w:rPr>
            <w:b w:val="0"/>
            <w:color w:val="687D91"/>
            <w:spacing w:val="-2"/>
            <w:w w:val="90"/>
          </w:rPr>
          <w:t>uestion</w:t>
        </w:r>
      </w:ins>
    </w:p>
    <w:p w14:paraId="6FCCCA08" w14:textId="77777777" w:rsidR="000900B5" w:rsidRDefault="00000000">
      <w:pPr>
        <w:pStyle w:val="BodyText"/>
        <w:spacing w:before="235" w:line="216" w:lineRule="auto"/>
        <w:ind w:left="142" w:right="848"/>
        <w:jc w:val="both"/>
      </w:pPr>
      <w:r>
        <w:t>What</w:t>
      </w:r>
      <w:r>
        <w:rPr>
          <w:spacing w:val="-13"/>
        </w:rPr>
        <w:t xml:space="preserve"> </w:t>
      </w:r>
      <w:r>
        <w:t>methods</w:t>
      </w:r>
      <w:r>
        <w:rPr>
          <w:spacing w:val="-13"/>
        </w:rPr>
        <w:t xml:space="preserve"> </w:t>
      </w:r>
      <w:r>
        <w:t>exist</w:t>
      </w:r>
      <w:r>
        <w:rPr>
          <w:spacing w:val="-13"/>
        </w:rPr>
        <w:t xml:space="preserve"> </w:t>
      </w:r>
      <w:r>
        <w:t>to</w:t>
      </w:r>
      <w:r>
        <w:rPr>
          <w:spacing w:val="-13"/>
        </w:rPr>
        <w:t xml:space="preserve"> </w:t>
      </w:r>
      <w:r>
        <w:t>let</w:t>
      </w:r>
      <w:r>
        <w:rPr>
          <w:spacing w:val="-12"/>
        </w:rPr>
        <w:t xml:space="preserve"> </w:t>
      </w:r>
      <w:r>
        <w:t>the</w:t>
      </w:r>
      <w:r>
        <w:rPr>
          <w:spacing w:val="-13"/>
        </w:rPr>
        <w:t xml:space="preserve"> </w:t>
      </w:r>
      <w:r>
        <w:t>business</w:t>
      </w:r>
      <w:r>
        <w:rPr>
          <w:spacing w:val="-13"/>
        </w:rPr>
        <w:t xml:space="preserve"> </w:t>
      </w:r>
      <w:proofErr w:type="spellStart"/>
      <w:r>
        <w:t>continously</w:t>
      </w:r>
      <w:proofErr w:type="spellEnd"/>
      <w:r>
        <w:rPr>
          <w:spacing w:val="-13"/>
        </w:rPr>
        <w:t xml:space="preserve"> </w:t>
      </w:r>
      <w:r>
        <w:t>monitor</w:t>
      </w:r>
      <w:r>
        <w:rPr>
          <w:spacing w:val="-13"/>
        </w:rPr>
        <w:t xml:space="preserve"> </w:t>
      </w:r>
      <w:hyperlink w:anchor="_bookmark0" w:history="1">
        <w:r>
          <w:t>data</w:t>
        </w:r>
        <w:r>
          <w:rPr>
            <w:spacing w:val="-12"/>
          </w:rPr>
          <w:t xml:space="preserve"> </w:t>
        </w:r>
        <w:r>
          <w:t>availability</w:t>
        </w:r>
      </w:hyperlink>
      <w:r>
        <w:rPr>
          <w:spacing w:val="-13"/>
        </w:rPr>
        <w:t xml:space="preserve"> </w:t>
      </w:r>
      <w:r>
        <w:t>and</w:t>
      </w:r>
      <w:r>
        <w:rPr>
          <w:spacing w:val="-13"/>
        </w:rPr>
        <w:t xml:space="preserve"> </w:t>
      </w:r>
      <w:hyperlink w:anchor="_bookmark0" w:history="1">
        <w:r>
          <w:t>data</w:t>
        </w:r>
        <w:r>
          <w:rPr>
            <w:spacing w:val="-13"/>
          </w:rPr>
          <w:t xml:space="preserve"> </w:t>
        </w:r>
        <w:r>
          <w:t>quality.</w:t>
        </w:r>
      </w:hyperlink>
      <w:r>
        <w:rPr>
          <w:spacing w:val="-4"/>
        </w:rPr>
        <w:t xml:space="preserve"> </w:t>
      </w:r>
      <w:r>
        <w:t>How</w:t>
      </w:r>
      <w:r>
        <w:rPr>
          <w:spacing w:val="-13"/>
        </w:rPr>
        <w:t xml:space="preserve"> </w:t>
      </w:r>
      <w:r>
        <w:t>can</w:t>
      </w:r>
      <w:r>
        <w:rPr>
          <w:spacing w:val="-13"/>
        </w:rPr>
        <w:t xml:space="preserve"> </w:t>
      </w:r>
      <w:r>
        <w:t xml:space="preserve">we </w:t>
      </w:r>
      <w:r>
        <w:rPr>
          <w:spacing w:val="-2"/>
        </w:rPr>
        <w:t>assist</w:t>
      </w:r>
      <w:r>
        <w:rPr>
          <w:spacing w:val="-8"/>
        </w:rPr>
        <w:t xml:space="preserve"> </w:t>
      </w:r>
      <w:r>
        <w:rPr>
          <w:spacing w:val="-2"/>
        </w:rPr>
        <w:t>the</w:t>
      </w:r>
      <w:r>
        <w:rPr>
          <w:spacing w:val="-8"/>
        </w:rPr>
        <w:t xml:space="preserve"> </w:t>
      </w:r>
      <w:r>
        <w:rPr>
          <w:spacing w:val="-2"/>
        </w:rPr>
        <w:t>Business</w:t>
      </w:r>
      <w:r>
        <w:rPr>
          <w:spacing w:val="-8"/>
        </w:rPr>
        <w:t xml:space="preserve"> </w:t>
      </w:r>
      <w:r>
        <w:rPr>
          <w:spacing w:val="-2"/>
        </w:rPr>
        <w:t>and</w:t>
      </w:r>
      <w:r>
        <w:rPr>
          <w:spacing w:val="-8"/>
        </w:rPr>
        <w:t xml:space="preserve"> </w:t>
      </w:r>
      <w:r>
        <w:rPr>
          <w:spacing w:val="-2"/>
        </w:rPr>
        <w:t>the</w:t>
      </w:r>
      <w:r>
        <w:rPr>
          <w:spacing w:val="-8"/>
        </w:rPr>
        <w:t xml:space="preserve"> </w:t>
      </w:r>
      <w:r>
        <w:rPr>
          <w:spacing w:val="-2"/>
        </w:rPr>
        <w:t>IT</w:t>
      </w:r>
      <w:r>
        <w:rPr>
          <w:spacing w:val="-8"/>
        </w:rPr>
        <w:t xml:space="preserve"> </w:t>
      </w:r>
      <w:r>
        <w:rPr>
          <w:spacing w:val="-2"/>
        </w:rPr>
        <w:t>in</w:t>
      </w:r>
      <w:r>
        <w:rPr>
          <w:spacing w:val="-8"/>
        </w:rPr>
        <w:t xml:space="preserve"> </w:t>
      </w:r>
      <w:r>
        <w:rPr>
          <w:spacing w:val="-2"/>
        </w:rPr>
        <w:t>reaching</w:t>
      </w:r>
      <w:r>
        <w:rPr>
          <w:spacing w:val="-8"/>
        </w:rPr>
        <w:t xml:space="preserve"> </w:t>
      </w:r>
      <w:r>
        <w:rPr>
          <w:spacing w:val="-2"/>
        </w:rPr>
        <w:t>their</w:t>
      </w:r>
      <w:r>
        <w:rPr>
          <w:spacing w:val="-8"/>
        </w:rPr>
        <w:t xml:space="preserve"> </w:t>
      </w:r>
      <w:r>
        <w:rPr>
          <w:spacing w:val="-2"/>
        </w:rPr>
        <w:t>wishes.</w:t>
      </w:r>
      <w:r>
        <w:rPr>
          <w:spacing w:val="7"/>
        </w:rPr>
        <w:t xml:space="preserve"> </w:t>
      </w:r>
      <w:r>
        <w:rPr>
          <w:spacing w:val="-2"/>
        </w:rPr>
        <w:t>While</w:t>
      </w:r>
      <w:r>
        <w:rPr>
          <w:spacing w:val="-8"/>
        </w:rPr>
        <w:t xml:space="preserve"> </w:t>
      </w:r>
      <w:r>
        <w:rPr>
          <w:spacing w:val="-2"/>
        </w:rPr>
        <w:t>the</w:t>
      </w:r>
      <w:r>
        <w:rPr>
          <w:spacing w:val="-8"/>
        </w:rPr>
        <w:t xml:space="preserve"> </w:t>
      </w:r>
      <w:r>
        <w:rPr>
          <w:spacing w:val="-2"/>
        </w:rPr>
        <w:t>solutions</w:t>
      </w:r>
      <w:r>
        <w:rPr>
          <w:spacing w:val="-8"/>
        </w:rPr>
        <w:t xml:space="preserve"> </w:t>
      </w:r>
      <w:r>
        <w:rPr>
          <w:spacing w:val="-2"/>
        </w:rPr>
        <w:t>should</w:t>
      </w:r>
      <w:r>
        <w:rPr>
          <w:spacing w:val="-8"/>
        </w:rPr>
        <w:t xml:space="preserve"> </w:t>
      </w:r>
      <w:r>
        <w:rPr>
          <w:spacing w:val="-2"/>
        </w:rPr>
        <w:t>be</w:t>
      </w:r>
      <w:r>
        <w:rPr>
          <w:spacing w:val="-8"/>
        </w:rPr>
        <w:t xml:space="preserve"> </w:t>
      </w:r>
      <w:r>
        <w:rPr>
          <w:spacing w:val="-2"/>
        </w:rPr>
        <w:t>as</w:t>
      </w:r>
      <w:r>
        <w:rPr>
          <w:spacing w:val="-8"/>
        </w:rPr>
        <w:t xml:space="preserve"> </w:t>
      </w:r>
      <w:r>
        <w:rPr>
          <w:spacing w:val="-2"/>
        </w:rPr>
        <w:t>simple</w:t>
      </w:r>
      <w:r>
        <w:rPr>
          <w:spacing w:val="-8"/>
        </w:rPr>
        <w:t xml:space="preserve"> </w:t>
      </w:r>
      <w:r>
        <w:rPr>
          <w:spacing w:val="-2"/>
        </w:rPr>
        <w:t>as</w:t>
      </w:r>
      <w:r>
        <w:rPr>
          <w:spacing w:val="-8"/>
        </w:rPr>
        <w:t xml:space="preserve"> </w:t>
      </w:r>
      <w:r>
        <w:rPr>
          <w:spacing w:val="-2"/>
        </w:rPr>
        <w:t xml:space="preserve">possible, </w:t>
      </w:r>
      <w:r>
        <w:t>they should be based on best practices but also verified with scientific research.</w:t>
      </w:r>
      <w:r>
        <w:rPr>
          <w:spacing w:val="30"/>
        </w:rPr>
        <w:t xml:space="preserve"> </w:t>
      </w:r>
      <w:r>
        <w:t xml:space="preserve">The methods and tools should in the first place serve the </w:t>
      </w:r>
      <w:hyperlink w:anchor="_bookmark0" w:history="1">
        <w:r>
          <w:t>DWH LS OP</w:t>
        </w:r>
      </w:hyperlink>
      <w:r>
        <w:t>S.</w:t>
      </w:r>
    </w:p>
    <w:p w14:paraId="6FCCCA09" w14:textId="77777777" w:rsidR="000900B5" w:rsidRDefault="000900B5">
      <w:pPr>
        <w:pStyle w:val="BodyText"/>
        <w:spacing w:before="96"/>
      </w:pPr>
    </w:p>
    <w:p w14:paraId="6FCCCA0A" w14:textId="71B64F7E" w:rsidR="000900B5" w:rsidRDefault="00000000">
      <w:pPr>
        <w:pStyle w:val="Heading2"/>
        <w:numPr>
          <w:ilvl w:val="1"/>
          <w:numId w:val="17"/>
        </w:numPr>
        <w:tabs>
          <w:tab w:val="left" w:pos="771"/>
        </w:tabs>
        <w:ind w:left="771" w:hanging="629"/>
        <w:rPr>
          <w:b w:val="0"/>
        </w:rPr>
      </w:pPr>
      <w:bookmarkStart w:id="97" w:name="Smart_Goals"/>
      <w:bookmarkStart w:id="98" w:name="_bookmark31"/>
      <w:bookmarkEnd w:id="97"/>
      <w:bookmarkEnd w:id="98"/>
      <w:r>
        <w:rPr>
          <w:b w:val="0"/>
          <w:color w:val="687D91"/>
          <w:w w:val="85"/>
        </w:rPr>
        <w:t>Smart</w:t>
      </w:r>
      <w:r>
        <w:rPr>
          <w:b w:val="0"/>
          <w:color w:val="687D91"/>
          <w:spacing w:val="19"/>
        </w:rPr>
        <w:t xml:space="preserve"> </w:t>
      </w:r>
      <w:del w:id="99" w:author="Ritley Kenneth" w:date="2025-12-11T15:31:00Z" w16du:dateUtc="2025-12-11T14:31:00Z">
        <w:r w:rsidDel="00011EA8">
          <w:rPr>
            <w:b w:val="0"/>
            <w:color w:val="687D91"/>
            <w:spacing w:val="-2"/>
          </w:rPr>
          <w:delText>Goals</w:delText>
        </w:r>
      </w:del>
      <w:ins w:id="100" w:author="Ritley Kenneth" w:date="2025-12-11T15:31:00Z" w16du:dateUtc="2025-12-11T14:31:00Z">
        <w:r w:rsidR="00011EA8">
          <w:rPr>
            <w:b w:val="0"/>
            <w:color w:val="687D91"/>
            <w:spacing w:val="-2"/>
          </w:rPr>
          <w:t>g</w:t>
        </w:r>
        <w:r w:rsidR="00011EA8">
          <w:rPr>
            <w:b w:val="0"/>
            <w:color w:val="687D91"/>
            <w:spacing w:val="-2"/>
          </w:rPr>
          <w:t>oals</w:t>
        </w:r>
      </w:ins>
    </w:p>
    <w:p w14:paraId="6FCCCA0B" w14:textId="77777777" w:rsidR="000900B5" w:rsidRDefault="00000000">
      <w:pPr>
        <w:pStyle w:val="BodyText"/>
        <w:spacing w:before="212" w:line="289" w:lineRule="exact"/>
        <w:ind w:left="142"/>
        <w:jc w:val="both"/>
      </w:pPr>
      <w:r>
        <w:t>Goals</w:t>
      </w:r>
      <w:r>
        <w:rPr>
          <w:spacing w:val="-9"/>
        </w:rPr>
        <w:t xml:space="preserve"> </w:t>
      </w:r>
      <w:r>
        <w:t>are</w:t>
      </w:r>
      <w:r>
        <w:rPr>
          <w:spacing w:val="-8"/>
        </w:rPr>
        <w:t xml:space="preserve"> </w:t>
      </w:r>
      <w:r>
        <w:t>to</w:t>
      </w:r>
      <w:r>
        <w:rPr>
          <w:spacing w:val="-8"/>
        </w:rPr>
        <w:t xml:space="preserve"> </w:t>
      </w:r>
      <w:r>
        <w:t>be</w:t>
      </w:r>
      <w:r>
        <w:rPr>
          <w:spacing w:val="-9"/>
        </w:rPr>
        <w:t xml:space="preserve"> </w:t>
      </w:r>
      <w:r>
        <w:t>defined</w:t>
      </w:r>
      <w:r>
        <w:rPr>
          <w:spacing w:val="-8"/>
        </w:rPr>
        <w:t xml:space="preserve"> </w:t>
      </w:r>
      <w:r>
        <w:t>as</w:t>
      </w:r>
      <w:r>
        <w:rPr>
          <w:spacing w:val="-8"/>
        </w:rPr>
        <w:t xml:space="preserve"> </w:t>
      </w:r>
      <w:hyperlink w:anchor="_bookmark0" w:history="1">
        <w:proofErr w:type="spellStart"/>
        <w:r>
          <w:t>SmartGoals</w:t>
        </w:r>
        <w:proofErr w:type="spellEnd"/>
        <w:r>
          <w:t>,</w:t>
        </w:r>
      </w:hyperlink>
      <w:r>
        <w:rPr>
          <w:spacing w:val="-8"/>
        </w:rPr>
        <w:t xml:space="preserve"> </w:t>
      </w:r>
      <w:r>
        <w:t>in</w:t>
      </w:r>
      <w:r>
        <w:rPr>
          <w:spacing w:val="-9"/>
        </w:rPr>
        <w:t xml:space="preserve"> </w:t>
      </w:r>
      <w:r>
        <w:t>the</w:t>
      </w:r>
      <w:r>
        <w:rPr>
          <w:spacing w:val="-8"/>
        </w:rPr>
        <w:t xml:space="preserve"> </w:t>
      </w:r>
      <w:r>
        <w:t>following</w:t>
      </w:r>
      <w:r>
        <w:rPr>
          <w:spacing w:val="-8"/>
        </w:rPr>
        <w:t xml:space="preserve"> </w:t>
      </w:r>
      <w:r>
        <w:t>table</w:t>
      </w:r>
      <w:r>
        <w:rPr>
          <w:spacing w:val="-9"/>
        </w:rPr>
        <w:t xml:space="preserve"> </w:t>
      </w:r>
      <w:hyperlink w:anchor="_bookmark32" w:history="1">
        <w:r>
          <w:rPr>
            <w:spacing w:val="-4"/>
          </w:rPr>
          <w:t>3.</w:t>
        </w:r>
      </w:hyperlink>
      <w:r>
        <w:rPr>
          <w:spacing w:val="-4"/>
        </w:rPr>
        <w:t>1.</w:t>
      </w:r>
    </w:p>
    <w:p w14:paraId="6FCCCA0C" w14:textId="77777777" w:rsidR="000900B5" w:rsidRDefault="00000000">
      <w:pPr>
        <w:pStyle w:val="BodyText"/>
        <w:spacing w:before="12" w:line="213" w:lineRule="auto"/>
        <w:ind w:left="142" w:right="848" w:firstLine="218"/>
        <w:jc w:val="both"/>
      </w:pPr>
      <w:r>
        <w:rPr>
          <w:spacing w:val="-4"/>
        </w:rPr>
        <w:t>They</w:t>
      </w:r>
      <w:r>
        <w:rPr>
          <w:spacing w:val="-7"/>
        </w:rPr>
        <w:t xml:space="preserve"> </w:t>
      </w:r>
      <w:r>
        <w:rPr>
          <w:spacing w:val="-4"/>
        </w:rPr>
        <w:t>are</w:t>
      </w:r>
      <w:r>
        <w:rPr>
          <w:spacing w:val="-7"/>
        </w:rPr>
        <w:t xml:space="preserve"> </w:t>
      </w:r>
      <w:r>
        <w:rPr>
          <w:spacing w:val="-4"/>
        </w:rPr>
        <w:t>all</w:t>
      </w:r>
      <w:r>
        <w:rPr>
          <w:spacing w:val="-7"/>
        </w:rPr>
        <w:t xml:space="preserve"> </w:t>
      </w:r>
      <w:r>
        <w:rPr>
          <w:rFonts w:ascii="Palatino Linotype"/>
          <w:b/>
          <w:spacing w:val="-4"/>
        </w:rPr>
        <w:t>S</w:t>
      </w:r>
      <w:r>
        <w:rPr>
          <w:spacing w:val="-4"/>
        </w:rPr>
        <w:t>pecific:</w:t>
      </w:r>
      <w:r>
        <w:rPr>
          <w:spacing w:val="15"/>
        </w:rPr>
        <w:t xml:space="preserve"> </w:t>
      </w:r>
      <w:r>
        <w:rPr>
          <w:spacing w:val="-4"/>
        </w:rPr>
        <w:t>The</w:t>
      </w:r>
      <w:r>
        <w:rPr>
          <w:spacing w:val="-7"/>
        </w:rPr>
        <w:t xml:space="preserve"> </w:t>
      </w:r>
      <w:r>
        <w:rPr>
          <w:spacing w:val="-4"/>
        </w:rPr>
        <w:t>goal</w:t>
      </w:r>
      <w:r>
        <w:rPr>
          <w:spacing w:val="-7"/>
        </w:rPr>
        <w:t xml:space="preserve"> </w:t>
      </w:r>
      <w:r>
        <w:rPr>
          <w:spacing w:val="-4"/>
        </w:rPr>
        <w:t>is</w:t>
      </w:r>
      <w:r>
        <w:rPr>
          <w:spacing w:val="-7"/>
        </w:rPr>
        <w:t xml:space="preserve"> </w:t>
      </w:r>
      <w:r>
        <w:rPr>
          <w:spacing w:val="-4"/>
        </w:rPr>
        <w:t>clearly</w:t>
      </w:r>
      <w:r>
        <w:rPr>
          <w:spacing w:val="-7"/>
        </w:rPr>
        <w:t xml:space="preserve"> </w:t>
      </w:r>
      <w:r>
        <w:rPr>
          <w:spacing w:val="-4"/>
        </w:rPr>
        <w:t xml:space="preserve">formulated, </w:t>
      </w:r>
      <w:r>
        <w:rPr>
          <w:rFonts w:ascii="Palatino Linotype"/>
          <w:b/>
          <w:spacing w:val="-4"/>
        </w:rPr>
        <w:t>M</w:t>
      </w:r>
      <w:r>
        <w:rPr>
          <w:spacing w:val="-4"/>
        </w:rPr>
        <w:t>easurable:</w:t>
      </w:r>
      <w:r>
        <w:rPr>
          <w:spacing w:val="14"/>
        </w:rPr>
        <w:t xml:space="preserve"> </w:t>
      </w:r>
      <w:r>
        <w:rPr>
          <w:spacing w:val="-4"/>
        </w:rPr>
        <w:t>There</w:t>
      </w:r>
      <w:r>
        <w:rPr>
          <w:spacing w:val="-7"/>
        </w:rPr>
        <w:t xml:space="preserve"> </w:t>
      </w:r>
      <w:r>
        <w:rPr>
          <w:spacing w:val="-4"/>
        </w:rPr>
        <w:t>are</w:t>
      </w:r>
      <w:r>
        <w:rPr>
          <w:spacing w:val="-7"/>
        </w:rPr>
        <w:t xml:space="preserve"> </w:t>
      </w:r>
      <w:r>
        <w:rPr>
          <w:spacing w:val="-4"/>
        </w:rPr>
        <w:t>measurable</w:t>
      </w:r>
      <w:r>
        <w:rPr>
          <w:spacing w:val="-7"/>
        </w:rPr>
        <w:t xml:space="preserve"> </w:t>
      </w:r>
      <w:proofErr w:type="spellStart"/>
      <w:r>
        <w:rPr>
          <w:spacing w:val="-4"/>
        </w:rPr>
        <w:t>criterias</w:t>
      </w:r>
      <w:proofErr w:type="spellEnd"/>
      <w:r>
        <w:rPr>
          <w:spacing w:val="-7"/>
        </w:rPr>
        <w:t xml:space="preserve"> </w:t>
      </w:r>
      <w:r>
        <w:rPr>
          <w:spacing w:val="-4"/>
        </w:rPr>
        <w:t xml:space="preserve">defining </w:t>
      </w:r>
      <w:r>
        <w:rPr>
          <w:spacing w:val="-2"/>
        </w:rPr>
        <w:t>when</w:t>
      </w:r>
      <w:r>
        <w:rPr>
          <w:spacing w:val="-5"/>
        </w:rPr>
        <w:t xml:space="preserve"> </w:t>
      </w:r>
      <w:r>
        <w:rPr>
          <w:spacing w:val="-2"/>
        </w:rPr>
        <w:t>the</w:t>
      </w:r>
      <w:r>
        <w:rPr>
          <w:spacing w:val="-5"/>
        </w:rPr>
        <w:t xml:space="preserve"> </w:t>
      </w:r>
      <w:r>
        <w:rPr>
          <w:spacing w:val="-2"/>
        </w:rPr>
        <w:t>goal</w:t>
      </w:r>
      <w:r>
        <w:rPr>
          <w:spacing w:val="-5"/>
        </w:rPr>
        <w:t xml:space="preserve"> </w:t>
      </w:r>
      <w:r>
        <w:rPr>
          <w:spacing w:val="-2"/>
        </w:rPr>
        <w:t>is</w:t>
      </w:r>
      <w:r>
        <w:rPr>
          <w:spacing w:val="-5"/>
        </w:rPr>
        <w:t xml:space="preserve"> </w:t>
      </w:r>
      <w:r>
        <w:rPr>
          <w:spacing w:val="-2"/>
        </w:rPr>
        <w:t>reached,</w:t>
      </w:r>
      <w:r>
        <w:rPr>
          <w:spacing w:val="-4"/>
        </w:rPr>
        <w:t xml:space="preserve"> </w:t>
      </w:r>
      <w:r>
        <w:rPr>
          <w:rFonts w:ascii="Palatino Linotype"/>
          <w:b/>
          <w:spacing w:val="-2"/>
        </w:rPr>
        <w:t>A</w:t>
      </w:r>
      <w:r>
        <w:rPr>
          <w:spacing w:val="-2"/>
        </w:rPr>
        <w:t>chievable: They</w:t>
      </w:r>
      <w:r>
        <w:rPr>
          <w:spacing w:val="-5"/>
        </w:rPr>
        <w:t xml:space="preserve"> </w:t>
      </w:r>
      <w:r>
        <w:rPr>
          <w:spacing w:val="-2"/>
        </w:rPr>
        <w:t>are</w:t>
      </w:r>
      <w:r>
        <w:rPr>
          <w:spacing w:val="-5"/>
        </w:rPr>
        <w:t xml:space="preserve"> </w:t>
      </w:r>
      <w:r>
        <w:rPr>
          <w:spacing w:val="-2"/>
        </w:rPr>
        <w:t>realistic</w:t>
      </w:r>
      <w:r>
        <w:rPr>
          <w:spacing w:val="-5"/>
        </w:rPr>
        <w:t xml:space="preserve"> </w:t>
      </w:r>
      <w:r>
        <w:rPr>
          <w:spacing w:val="-2"/>
        </w:rPr>
        <w:t>given</w:t>
      </w:r>
      <w:r>
        <w:rPr>
          <w:spacing w:val="-5"/>
        </w:rPr>
        <w:t xml:space="preserve"> </w:t>
      </w:r>
      <w:r>
        <w:rPr>
          <w:spacing w:val="-2"/>
        </w:rPr>
        <w:t>the</w:t>
      </w:r>
      <w:r>
        <w:rPr>
          <w:spacing w:val="-5"/>
        </w:rPr>
        <w:t xml:space="preserve"> </w:t>
      </w:r>
      <w:r>
        <w:rPr>
          <w:spacing w:val="-2"/>
        </w:rPr>
        <w:t>resources,</w:t>
      </w:r>
      <w:r>
        <w:rPr>
          <w:spacing w:val="-4"/>
        </w:rPr>
        <w:t xml:space="preserve"> </w:t>
      </w:r>
      <w:r>
        <w:rPr>
          <w:rFonts w:ascii="Palatino Linotype"/>
          <w:b/>
          <w:spacing w:val="-2"/>
        </w:rPr>
        <w:t>R</w:t>
      </w:r>
      <w:r>
        <w:rPr>
          <w:spacing w:val="-2"/>
        </w:rPr>
        <w:t>elevant: The</w:t>
      </w:r>
      <w:r>
        <w:rPr>
          <w:spacing w:val="-5"/>
        </w:rPr>
        <w:t xml:space="preserve"> </w:t>
      </w:r>
      <w:r>
        <w:rPr>
          <w:spacing w:val="-2"/>
        </w:rPr>
        <w:t>goal</w:t>
      </w:r>
      <w:r>
        <w:rPr>
          <w:spacing w:val="-5"/>
        </w:rPr>
        <w:t xml:space="preserve"> </w:t>
      </w:r>
      <w:r>
        <w:rPr>
          <w:spacing w:val="-2"/>
        </w:rPr>
        <w:t>is</w:t>
      </w:r>
      <w:r>
        <w:rPr>
          <w:spacing w:val="-5"/>
        </w:rPr>
        <w:t xml:space="preserve"> </w:t>
      </w:r>
      <w:r>
        <w:rPr>
          <w:spacing w:val="-2"/>
        </w:rPr>
        <w:t xml:space="preserve">directly </w:t>
      </w:r>
      <w:r>
        <w:t xml:space="preserve">linked to the </w:t>
      </w:r>
      <w:proofErr w:type="spellStart"/>
      <w:proofErr w:type="gramStart"/>
      <w:r>
        <w:t>projects</w:t>
      </w:r>
      <w:proofErr w:type="spellEnd"/>
      <w:proofErr w:type="gramEnd"/>
      <w:r>
        <w:t xml:space="preserve"> success, </w:t>
      </w:r>
      <w:r>
        <w:rPr>
          <w:rFonts w:ascii="Palatino Linotype"/>
          <w:b/>
        </w:rPr>
        <w:t>T</w:t>
      </w:r>
      <w:r>
        <w:t>ime-bound: There is a timeframe to reach it.</w:t>
      </w:r>
    </w:p>
    <w:p w14:paraId="6FCCCA0D" w14:textId="77777777" w:rsidR="000900B5" w:rsidRDefault="000900B5">
      <w:pPr>
        <w:pStyle w:val="BodyText"/>
        <w:spacing w:before="104"/>
      </w:pPr>
    </w:p>
    <w:p w14:paraId="6FCCCA0E" w14:textId="77777777" w:rsidR="000900B5" w:rsidRDefault="00000000">
      <w:pPr>
        <w:ind w:left="979"/>
        <w:rPr>
          <w:rFonts w:ascii="Arial"/>
          <w:sz w:val="18"/>
        </w:rPr>
      </w:pPr>
      <w:r>
        <w:rPr>
          <w:rFonts w:ascii="Arial"/>
          <w:noProof/>
          <w:sz w:val="18"/>
        </w:rPr>
        <mc:AlternateContent>
          <mc:Choice Requires="wps">
            <w:drawing>
              <wp:anchor distT="0" distB="0" distL="0" distR="0" simplePos="0" relativeHeight="15735296" behindDoc="0" locked="0" layoutInCell="1" allowOverlap="1" wp14:anchorId="6FCCCD70" wp14:editId="6FCCCD71">
                <wp:simplePos x="0" y="0"/>
                <wp:positionH relativeFrom="page">
                  <wp:posOffset>540004</wp:posOffset>
                </wp:positionH>
                <wp:positionV relativeFrom="paragraph">
                  <wp:posOffset>157788</wp:posOffset>
                </wp:positionV>
                <wp:extent cx="7020559" cy="1143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559" cy="11430"/>
                        </a:xfrm>
                        <a:custGeom>
                          <a:avLst/>
                          <a:gdLst/>
                          <a:ahLst/>
                          <a:cxnLst/>
                          <a:rect l="l" t="t" r="r" b="b"/>
                          <a:pathLst>
                            <a:path w="7020559" h="11430">
                              <a:moveTo>
                                <a:pt x="7020001" y="0"/>
                              </a:moveTo>
                              <a:lnTo>
                                <a:pt x="0" y="0"/>
                              </a:lnTo>
                              <a:lnTo>
                                <a:pt x="0" y="11087"/>
                              </a:lnTo>
                              <a:lnTo>
                                <a:pt x="7020001" y="11087"/>
                              </a:lnTo>
                              <a:lnTo>
                                <a:pt x="70200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52pt;margin-top:12.424312pt;width:552.756001pt;height:.873pt;mso-position-horizontal-relative:page;mso-position-vertical-relative:paragraph;z-index:15735296" id="docshape32" filled="true" fillcolor="#000000" stroked="false">
                <v:fill type="solid"/>
                <w10:wrap type="none"/>
              </v:rect>
            </w:pict>
          </mc:Fallback>
        </mc:AlternateContent>
      </w:r>
      <w:bookmarkStart w:id="101" w:name="_bookmark32"/>
      <w:bookmarkEnd w:id="101"/>
      <w:r>
        <w:rPr>
          <w:rFonts w:ascii="Arial Black"/>
          <w:color w:val="687D91"/>
          <w:w w:val="90"/>
          <w:sz w:val="18"/>
        </w:rPr>
        <w:t>Table</w:t>
      </w:r>
      <w:r>
        <w:rPr>
          <w:rFonts w:ascii="Arial Black"/>
          <w:color w:val="687D91"/>
          <w:spacing w:val="-3"/>
          <w:w w:val="90"/>
          <w:sz w:val="18"/>
        </w:rPr>
        <w:t xml:space="preserve"> </w:t>
      </w:r>
      <w:r>
        <w:rPr>
          <w:rFonts w:ascii="Arial Black"/>
          <w:color w:val="687D91"/>
          <w:w w:val="90"/>
          <w:sz w:val="18"/>
        </w:rPr>
        <w:t>3.1.:</w:t>
      </w:r>
      <w:r>
        <w:rPr>
          <w:rFonts w:ascii="Arial Black"/>
          <w:color w:val="687D91"/>
          <w:spacing w:val="-3"/>
          <w:w w:val="90"/>
          <w:sz w:val="18"/>
        </w:rPr>
        <w:t xml:space="preserve"> </w:t>
      </w:r>
      <w:r>
        <w:rPr>
          <w:rFonts w:ascii="Arial"/>
          <w:color w:val="687D91"/>
          <w:w w:val="90"/>
          <w:sz w:val="18"/>
        </w:rPr>
        <w:t>SMART</w:t>
      </w:r>
      <w:r>
        <w:rPr>
          <w:rFonts w:ascii="Arial"/>
          <w:color w:val="687D91"/>
          <w:spacing w:val="-1"/>
          <w:sz w:val="18"/>
        </w:rPr>
        <w:t xml:space="preserve"> </w:t>
      </w:r>
      <w:r>
        <w:rPr>
          <w:rFonts w:ascii="Arial"/>
          <w:color w:val="687D91"/>
          <w:w w:val="90"/>
          <w:sz w:val="18"/>
        </w:rPr>
        <w:t>Goals</w:t>
      </w:r>
      <w:r>
        <w:rPr>
          <w:rFonts w:ascii="Arial"/>
          <w:color w:val="687D91"/>
          <w:spacing w:val="-1"/>
          <w:sz w:val="18"/>
        </w:rPr>
        <w:t xml:space="preserve"> </w:t>
      </w:r>
      <w:r>
        <w:rPr>
          <w:rFonts w:ascii="Arial"/>
          <w:color w:val="687D91"/>
          <w:spacing w:val="-2"/>
          <w:w w:val="90"/>
          <w:sz w:val="18"/>
        </w:rPr>
        <w:t>Overview</w:t>
      </w:r>
    </w:p>
    <w:p w14:paraId="6FCCCA0F" w14:textId="77777777" w:rsidR="000900B5" w:rsidRDefault="00000000">
      <w:pPr>
        <w:tabs>
          <w:tab w:val="left" w:pos="2559"/>
          <w:tab w:val="left" w:pos="6311"/>
          <w:tab w:val="left" w:pos="9019"/>
        </w:tabs>
        <w:spacing w:before="38"/>
        <w:ind w:left="230"/>
        <w:jc w:val="both"/>
        <w:rPr>
          <w:rFonts w:ascii="Palatino Linotype"/>
          <w:b/>
        </w:rPr>
      </w:pPr>
      <w:r>
        <w:rPr>
          <w:rFonts w:ascii="Palatino Linotype"/>
          <w:b/>
          <w:noProof/>
        </w:rPr>
        <mc:AlternateContent>
          <mc:Choice Requires="wps">
            <w:drawing>
              <wp:anchor distT="0" distB="0" distL="0" distR="0" simplePos="0" relativeHeight="15735808" behindDoc="0" locked="0" layoutInCell="1" allowOverlap="1" wp14:anchorId="6FCCCD72" wp14:editId="6FCCCD73">
                <wp:simplePos x="0" y="0"/>
                <wp:positionH relativeFrom="page">
                  <wp:posOffset>540004</wp:posOffset>
                </wp:positionH>
                <wp:positionV relativeFrom="paragraph">
                  <wp:posOffset>248867</wp:posOffset>
                </wp:positionV>
                <wp:extent cx="7020559" cy="698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559" cy="6985"/>
                        </a:xfrm>
                        <a:custGeom>
                          <a:avLst/>
                          <a:gdLst/>
                          <a:ahLst/>
                          <a:cxnLst/>
                          <a:rect l="l" t="t" r="r" b="b"/>
                          <a:pathLst>
                            <a:path w="7020559" h="6985">
                              <a:moveTo>
                                <a:pt x="7020001" y="0"/>
                              </a:moveTo>
                              <a:lnTo>
                                <a:pt x="0" y="0"/>
                              </a:lnTo>
                              <a:lnTo>
                                <a:pt x="0" y="6921"/>
                              </a:lnTo>
                              <a:lnTo>
                                <a:pt x="7020001" y="6921"/>
                              </a:lnTo>
                              <a:lnTo>
                                <a:pt x="70200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52pt;margin-top:19.5959pt;width:552.756001pt;height:.545pt;mso-position-horizontal-relative:page;mso-position-vertical-relative:paragraph;z-index:15735808" id="docshape33" filled="true" fillcolor="#000000" stroked="false">
                <v:fill type="solid"/>
                <w10:wrap type="none"/>
              </v:rect>
            </w:pict>
          </mc:Fallback>
        </mc:AlternateContent>
      </w:r>
      <w:r>
        <w:rPr>
          <w:rFonts w:ascii="Palatino Linotype"/>
          <w:b/>
        </w:rPr>
        <w:t>No.</w:t>
      </w:r>
      <w:r>
        <w:rPr>
          <w:rFonts w:ascii="Palatino Linotype"/>
          <w:b/>
          <w:spacing w:val="65"/>
          <w:w w:val="150"/>
        </w:rPr>
        <w:t xml:space="preserve">  </w:t>
      </w:r>
      <w:r>
        <w:rPr>
          <w:rFonts w:ascii="Palatino Linotype"/>
          <w:b/>
          <w:spacing w:val="-4"/>
        </w:rPr>
        <w:t>Type</w:t>
      </w:r>
      <w:r>
        <w:rPr>
          <w:rFonts w:ascii="Palatino Linotype"/>
          <w:b/>
        </w:rPr>
        <w:tab/>
      </w:r>
      <w:r>
        <w:rPr>
          <w:rFonts w:ascii="Palatino Linotype"/>
          <w:b/>
          <w:w w:val="90"/>
        </w:rPr>
        <w:t>Goal</w:t>
      </w:r>
      <w:r>
        <w:rPr>
          <w:rFonts w:ascii="Palatino Linotype"/>
          <w:b/>
          <w:spacing w:val="3"/>
        </w:rPr>
        <w:t xml:space="preserve"> </w:t>
      </w:r>
      <w:r>
        <w:rPr>
          <w:rFonts w:ascii="Palatino Linotype"/>
          <w:b/>
          <w:spacing w:val="-2"/>
        </w:rPr>
        <w:t>Description</w:t>
      </w:r>
      <w:r>
        <w:rPr>
          <w:rFonts w:ascii="Palatino Linotype"/>
          <w:b/>
        </w:rPr>
        <w:tab/>
        <w:t>S</w:t>
      </w:r>
      <w:r>
        <w:rPr>
          <w:rFonts w:ascii="Palatino Linotype"/>
          <w:b/>
          <w:spacing w:val="73"/>
          <w:w w:val="150"/>
        </w:rPr>
        <w:t xml:space="preserve">   </w:t>
      </w:r>
      <w:r>
        <w:rPr>
          <w:rFonts w:ascii="Palatino Linotype"/>
          <w:b/>
          <w:spacing w:val="-10"/>
        </w:rPr>
        <w:t>M</w:t>
      </w:r>
      <w:r>
        <w:rPr>
          <w:rFonts w:ascii="Palatino Linotype"/>
          <w:b/>
        </w:rPr>
        <w:tab/>
        <w:t>A</w:t>
      </w:r>
      <w:r>
        <w:rPr>
          <w:rFonts w:ascii="Palatino Linotype"/>
          <w:b/>
          <w:spacing w:val="66"/>
          <w:w w:val="150"/>
        </w:rPr>
        <w:t xml:space="preserve">   </w:t>
      </w:r>
      <w:r>
        <w:rPr>
          <w:rFonts w:ascii="Palatino Linotype"/>
          <w:b/>
          <w:spacing w:val="-10"/>
        </w:rPr>
        <w:t>R</w:t>
      </w:r>
    </w:p>
    <w:p w14:paraId="6FCCCA10" w14:textId="77777777" w:rsidR="000900B5" w:rsidRDefault="000900B5">
      <w:pPr>
        <w:jc w:val="both"/>
        <w:rPr>
          <w:rFonts w:ascii="Palatino Linotype"/>
          <w:b/>
        </w:rPr>
        <w:sectPr w:rsidR="000900B5">
          <w:headerReference w:type="even" r:id="rId44"/>
          <w:pgSz w:w="11910" w:h="16840"/>
          <w:pgMar w:top="80" w:right="0" w:bottom="180" w:left="708" w:header="0" w:footer="0" w:gutter="0"/>
          <w:cols w:space="720"/>
        </w:sectPr>
      </w:pPr>
    </w:p>
    <w:p w14:paraId="6FCCCA11" w14:textId="77777777" w:rsidR="000900B5" w:rsidRDefault="00000000">
      <w:pPr>
        <w:pStyle w:val="ListParagraph"/>
        <w:numPr>
          <w:ilvl w:val="0"/>
          <w:numId w:val="7"/>
        </w:numPr>
        <w:tabs>
          <w:tab w:val="left" w:pos="891"/>
        </w:tabs>
        <w:spacing w:before="105" w:line="216" w:lineRule="auto"/>
        <w:ind w:right="38"/>
      </w:pPr>
      <w:r>
        <w:rPr>
          <w:spacing w:val="-4"/>
        </w:rPr>
        <w:t xml:space="preserve">Scientific </w:t>
      </w:r>
      <w:r>
        <w:rPr>
          <w:spacing w:val="-2"/>
        </w:rPr>
        <w:t>research</w:t>
      </w:r>
    </w:p>
    <w:p w14:paraId="6FCCCA12" w14:textId="77777777" w:rsidR="000900B5" w:rsidRDefault="00000000">
      <w:pPr>
        <w:pStyle w:val="BodyText"/>
        <w:spacing w:before="105" w:line="216" w:lineRule="auto"/>
        <w:ind w:left="351"/>
      </w:pPr>
      <w:r>
        <w:br w:type="column"/>
      </w:r>
      <w:r>
        <w:t>Document current setup for ETL and</w:t>
      </w:r>
      <w:r>
        <w:rPr>
          <w:spacing w:val="-11"/>
        </w:rPr>
        <w:t xml:space="preserve"> </w:t>
      </w:r>
      <w:r>
        <w:t>Reporting</w:t>
      </w:r>
      <w:r>
        <w:rPr>
          <w:spacing w:val="-10"/>
        </w:rPr>
        <w:t xml:space="preserve"> </w:t>
      </w:r>
      <w:r>
        <w:t>at</w:t>
      </w:r>
      <w:r>
        <w:rPr>
          <w:spacing w:val="-10"/>
        </w:rPr>
        <w:t xml:space="preserve"> </w:t>
      </w:r>
      <w:r>
        <w:t>DWH</w:t>
      </w:r>
      <w:r>
        <w:rPr>
          <w:spacing w:val="-10"/>
        </w:rPr>
        <w:t xml:space="preserve"> </w:t>
      </w:r>
      <w:r>
        <w:t>Swiss</w:t>
      </w:r>
      <w:r>
        <w:rPr>
          <w:spacing w:val="-11"/>
        </w:rPr>
        <w:t xml:space="preserve"> </w:t>
      </w:r>
      <w:r>
        <w:rPr>
          <w:spacing w:val="-4"/>
        </w:rPr>
        <w:t>Post</w:t>
      </w:r>
    </w:p>
    <w:p w14:paraId="6FCCCA13" w14:textId="77777777" w:rsidR="000900B5" w:rsidRDefault="00000000">
      <w:pPr>
        <w:pStyle w:val="BodyText"/>
        <w:tabs>
          <w:tab w:val="left" w:pos="1058"/>
          <w:tab w:val="left" w:pos="3074"/>
          <w:tab w:val="left" w:pos="3781"/>
        </w:tabs>
        <w:spacing w:before="97" w:line="286" w:lineRule="exact"/>
        <w:ind w:left="351"/>
      </w:pPr>
      <w:r>
        <w:br w:type="column"/>
      </w:r>
      <w:proofErr w:type="gramStart"/>
      <w:r>
        <w:rPr>
          <w:spacing w:val="-5"/>
        </w:rPr>
        <w:t>Yes</w:t>
      </w:r>
      <w:proofErr w:type="gramEnd"/>
      <w:r>
        <w:tab/>
        <w:t>Report</w:t>
      </w:r>
      <w:r>
        <w:rPr>
          <w:spacing w:val="-10"/>
        </w:rPr>
        <w:t xml:space="preserve"> </w:t>
      </w:r>
      <w:r>
        <w:rPr>
          <w:spacing w:val="-2"/>
        </w:rPr>
        <w:t>available</w:t>
      </w:r>
      <w:r>
        <w:tab/>
      </w:r>
      <w:r>
        <w:rPr>
          <w:spacing w:val="-5"/>
        </w:rPr>
        <w:t>Yes</w:t>
      </w:r>
      <w:r>
        <w:tab/>
        <w:t>Base</w:t>
      </w:r>
      <w:r>
        <w:rPr>
          <w:spacing w:val="-6"/>
        </w:rPr>
        <w:t xml:space="preserve"> </w:t>
      </w:r>
      <w:r>
        <w:rPr>
          <w:spacing w:val="-5"/>
        </w:rPr>
        <w:t>for</w:t>
      </w:r>
    </w:p>
    <w:p w14:paraId="6FCCCA14" w14:textId="77777777" w:rsidR="000900B5" w:rsidRDefault="00000000">
      <w:pPr>
        <w:pStyle w:val="BodyText"/>
        <w:spacing w:line="265" w:lineRule="exact"/>
        <w:ind w:left="3781"/>
      </w:pPr>
      <w:r>
        <w:rPr>
          <w:spacing w:val="-2"/>
        </w:rPr>
        <w:t>improvements</w:t>
      </w:r>
    </w:p>
    <w:p w14:paraId="6FCCCA15" w14:textId="77777777" w:rsidR="000900B5" w:rsidRDefault="000900B5">
      <w:pPr>
        <w:pStyle w:val="BodyText"/>
        <w:spacing w:line="265" w:lineRule="exact"/>
        <w:sectPr w:rsidR="000900B5">
          <w:type w:val="continuous"/>
          <w:pgSz w:w="11910" w:h="16840"/>
          <w:pgMar w:top="0" w:right="0" w:bottom="280" w:left="708" w:header="0" w:footer="0" w:gutter="0"/>
          <w:cols w:num="3" w:space="720" w:equalWidth="0">
            <w:col w:w="1835" w:space="374"/>
            <w:col w:w="3591" w:space="57"/>
            <w:col w:w="5345"/>
          </w:cols>
        </w:sectPr>
      </w:pPr>
    </w:p>
    <w:p w14:paraId="6FCCCA16" w14:textId="77777777" w:rsidR="000900B5" w:rsidRDefault="00000000">
      <w:pPr>
        <w:pStyle w:val="ListParagraph"/>
        <w:numPr>
          <w:ilvl w:val="0"/>
          <w:numId w:val="7"/>
        </w:numPr>
        <w:tabs>
          <w:tab w:val="left" w:pos="891"/>
        </w:tabs>
        <w:spacing w:before="13" w:line="216" w:lineRule="auto"/>
        <w:ind w:right="370" w:hanging="550"/>
      </w:pPr>
      <w:r>
        <w:rPr>
          <w:spacing w:val="-4"/>
        </w:rPr>
        <w:t xml:space="preserve">Scientific </w:t>
      </w:r>
      <w:r>
        <w:rPr>
          <w:spacing w:val="-2"/>
        </w:rPr>
        <w:t>research</w:t>
      </w:r>
    </w:p>
    <w:p w14:paraId="6FCCCA17" w14:textId="77777777" w:rsidR="000900B5" w:rsidRDefault="000900B5">
      <w:pPr>
        <w:pStyle w:val="BodyText"/>
        <w:spacing w:before="240"/>
      </w:pPr>
    </w:p>
    <w:p w14:paraId="6FCCCA18" w14:textId="77777777" w:rsidR="000900B5" w:rsidRDefault="00000000">
      <w:pPr>
        <w:pStyle w:val="ListParagraph"/>
        <w:numPr>
          <w:ilvl w:val="0"/>
          <w:numId w:val="7"/>
        </w:numPr>
        <w:tabs>
          <w:tab w:val="left" w:pos="891"/>
        </w:tabs>
        <w:spacing w:line="216" w:lineRule="auto"/>
        <w:ind w:hanging="550"/>
      </w:pPr>
      <w:r>
        <w:rPr>
          <w:spacing w:val="-2"/>
        </w:rPr>
        <w:t xml:space="preserve">Project </w:t>
      </w:r>
      <w:r>
        <w:rPr>
          <w:spacing w:val="-4"/>
        </w:rPr>
        <w:t>Management</w:t>
      </w:r>
    </w:p>
    <w:p w14:paraId="6FCCCA19" w14:textId="77777777" w:rsidR="000900B5" w:rsidRDefault="00000000">
      <w:pPr>
        <w:pStyle w:val="ListParagraph"/>
        <w:numPr>
          <w:ilvl w:val="0"/>
          <w:numId w:val="7"/>
        </w:numPr>
        <w:tabs>
          <w:tab w:val="left" w:pos="891"/>
        </w:tabs>
        <w:spacing w:before="255" w:line="216" w:lineRule="auto"/>
        <w:ind w:hanging="549"/>
      </w:pPr>
      <w:r>
        <w:rPr>
          <w:spacing w:val="-2"/>
        </w:rPr>
        <w:t xml:space="preserve">Project </w:t>
      </w:r>
      <w:r>
        <w:rPr>
          <w:spacing w:val="-4"/>
        </w:rPr>
        <w:t>Management</w:t>
      </w:r>
    </w:p>
    <w:p w14:paraId="6FCCCA1A" w14:textId="77777777" w:rsidR="000900B5" w:rsidRDefault="00000000">
      <w:pPr>
        <w:pStyle w:val="BodyText"/>
        <w:spacing w:before="13" w:line="216" w:lineRule="auto"/>
        <w:ind w:left="342"/>
      </w:pPr>
      <w:r>
        <w:br w:type="column"/>
      </w:r>
      <w:r>
        <w:t>Conduct</w:t>
      </w:r>
      <w:r>
        <w:rPr>
          <w:spacing w:val="-4"/>
        </w:rPr>
        <w:t xml:space="preserve"> </w:t>
      </w:r>
      <w:r>
        <w:t>research</w:t>
      </w:r>
      <w:r>
        <w:rPr>
          <w:spacing w:val="-4"/>
        </w:rPr>
        <w:t xml:space="preserve"> </w:t>
      </w:r>
      <w:r>
        <w:t>on</w:t>
      </w:r>
      <w:r>
        <w:rPr>
          <w:spacing w:val="-4"/>
        </w:rPr>
        <w:t xml:space="preserve"> </w:t>
      </w:r>
      <w:r>
        <w:t>data</w:t>
      </w:r>
      <w:r>
        <w:rPr>
          <w:spacing w:val="-4"/>
        </w:rPr>
        <w:t xml:space="preserve"> </w:t>
      </w:r>
      <w:r>
        <w:t xml:space="preserve">quality and data availability, read into </w:t>
      </w:r>
      <w:r>
        <w:rPr>
          <w:spacing w:val="-2"/>
        </w:rPr>
        <w:t>best</w:t>
      </w:r>
      <w:r>
        <w:rPr>
          <w:spacing w:val="-7"/>
        </w:rPr>
        <w:t xml:space="preserve"> </w:t>
      </w:r>
      <w:r>
        <w:rPr>
          <w:spacing w:val="-2"/>
        </w:rPr>
        <w:t>practices,</w:t>
      </w:r>
      <w:r>
        <w:rPr>
          <w:spacing w:val="-7"/>
        </w:rPr>
        <w:t xml:space="preserve"> </w:t>
      </w:r>
      <w:r>
        <w:rPr>
          <w:spacing w:val="-2"/>
        </w:rPr>
        <w:t>tools</w:t>
      </w:r>
      <w:r>
        <w:rPr>
          <w:spacing w:val="-7"/>
        </w:rPr>
        <w:t xml:space="preserve"> </w:t>
      </w:r>
      <w:r>
        <w:rPr>
          <w:spacing w:val="-2"/>
        </w:rPr>
        <w:t>and</w:t>
      </w:r>
      <w:r>
        <w:rPr>
          <w:spacing w:val="-7"/>
        </w:rPr>
        <w:t xml:space="preserve"> </w:t>
      </w:r>
      <w:r>
        <w:rPr>
          <w:spacing w:val="-2"/>
        </w:rPr>
        <w:t>scientific publications</w:t>
      </w:r>
    </w:p>
    <w:p w14:paraId="6FCCCA1B" w14:textId="77777777" w:rsidR="000900B5" w:rsidRDefault="00000000">
      <w:pPr>
        <w:pStyle w:val="BodyText"/>
        <w:spacing w:line="216" w:lineRule="auto"/>
        <w:ind w:left="342" w:right="371"/>
        <w:jc w:val="both"/>
      </w:pPr>
      <w:r>
        <w:t>Setup</w:t>
      </w:r>
      <w:r>
        <w:rPr>
          <w:spacing w:val="-13"/>
        </w:rPr>
        <w:t xml:space="preserve"> </w:t>
      </w:r>
      <w:r>
        <w:t>and</w:t>
      </w:r>
      <w:r>
        <w:rPr>
          <w:spacing w:val="-13"/>
        </w:rPr>
        <w:t xml:space="preserve"> </w:t>
      </w:r>
      <w:r>
        <w:t>hold</w:t>
      </w:r>
      <w:r>
        <w:rPr>
          <w:spacing w:val="-13"/>
        </w:rPr>
        <w:t xml:space="preserve"> </w:t>
      </w:r>
      <w:r>
        <w:t>of</w:t>
      </w:r>
      <w:r>
        <w:rPr>
          <w:spacing w:val="-13"/>
        </w:rPr>
        <w:t xml:space="preserve"> </w:t>
      </w:r>
      <w:r>
        <w:t>weekly</w:t>
      </w:r>
      <w:r>
        <w:rPr>
          <w:spacing w:val="-13"/>
        </w:rPr>
        <w:t xml:space="preserve"> </w:t>
      </w:r>
      <w:r>
        <w:t xml:space="preserve">Jour </w:t>
      </w:r>
      <w:r>
        <w:rPr>
          <w:spacing w:val="-2"/>
        </w:rPr>
        <w:t>Fixe</w:t>
      </w:r>
      <w:r>
        <w:rPr>
          <w:spacing w:val="-10"/>
        </w:rPr>
        <w:t xml:space="preserve"> </w:t>
      </w:r>
      <w:r>
        <w:rPr>
          <w:spacing w:val="-2"/>
        </w:rPr>
        <w:t>with</w:t>
      </w:r>
      <w:r>
        <w:rPr>
          <w:spacing w:val="-10"/>
        </w:rPr>
        <w:t xml:space="preserve"> </w:t>
      </w:r>
      <w:r>
        <w:rPr>
          <w:spacing w:val="-2"/>
        </w:rPr>
        <w:t>advisor,</w:t>
      </w:r>
      <w:r>
        <w:rPr>
          <w:spacing w:val="-10"/>
        </w:rPr>
        <w:t xml:space="preserve"> </w:t>
      </w:r>
      <w:r>
        <w:rPr>
          <w:spacing w:val="-2"/>
        </w:rPr>
        <w:t>move</w:t>
      </w:r>
      <w:r>
        <w:rPr>
          <w:spacing w:val="-10"/>
        </w:rPr>
        <w:t xml:space="preserve"> </w:t>
      </w:r>
      <w:r>
        <w:rPr>
          <w:spacing w:val="-2"/>
        </w:rPr>
        <w:t>when needed</w:t>
      </w:r>
    </w:p>
    <w:p w14:paraId="6FCCCA1C" w14:textId="77777777" w:rsidR="000900B5" w:rsidRDefault="00000000">
      <w:pPr>
        <w:pStyle w:val="BodyText"/>
        <w:spacing w:line="216" w:lineRule="auto"/>
        <w:ind w:left="342" w:right="193"/>
        <w:jc w:val="both"/>
      </w:pPr>
      <w:r>
        <w:t>Setup</w:t>
      </w:r>
      <w:r>
        <w:rPr>
          <w:spacing w:val="-13"/>
        </w:rPr>
        <w:t xml:space="preserve"> </w:t>
      </w:r>
      <w:r>
        <w:t>Risk</w:t>
      </w:r>
      <w:r>
        <w:rPr>
          <w:spacing w:val="-13"/>
        </w:rPr>
        <w:t xml:space="preserve"> </w:t>
      </w:r>
      <w:r>
        <w:t>Map</w:t>
      </w:r>
      <w:r>
        <w:rPr>
          <w:spacing w:val="-13"/>
        </w:rPr>
        <w:t xml:space="preserve"> </w:t>
      </w:r>
      <w:r>
        <w:t>and</w:t>
      </w:r>
      <w:r>
        <w:rPr>
          <w:spacing w:val="-13"/>
        </w:rPr>
        <w:t xml:space="preserve"> </w:t>
      </w:r>
      <w:r>
        <w:t>decide</w:t>
      </w:r>
      <w:r>
        <w:rPr>
          <w:spacing w:val="-13"/>
        </w:rPr>
        <w:t xml:space="preserve"> </w:t>
      </w:r>
      <w:r>
        <w:t>how to handle risks.</w:t>
      </w:r>
    </w:p>
    <w:p w14:paraId="6FCCCA1D" w14:textId="77777777" w:rsidR="000900B5" w:rsidRDefault="00000000">
      <w:pPr>
        <w:pStyle w:val="BodyText"/>
        <w:tabs>
          <w:tab w:val="left" w:pos="1049"/>
        </w:tabs>
        <w:spacing w:before="13" w:line="216" w:lineRule="auto"/>
        <w:ind w:left="1049" w:right="38" w:hanging="708"/>
      </w:pPr>
      <w:r>
        <w:br w:type="column"/>
      </w:r>
      <w:r>
        <w:rPr>
          <w:spacing w:val="-4"/>
        </w:rPr>
        <w:t>Yes</w:t>
      </w:r>
      <w:r>
        <w:tab/>
        <w:t xml:space="preserve">Minimum 5 </w:t>
      </w:r>
      <w:r>
        <w:rPr>
          <w:spacing w:val="-2"/>
        </w:rPr>
        <w:t>Sources</w:t>
      </w:r>
      <w:r>
        <w:rPr>
          <w:spacing w:val="-1"/>
        </w:rPr>
        <w:t xml:space="preserve"> </w:t>
      </w:r>
      <w:r>
        <w:rPr>
          <w:spacing w:val="-2"/>
        </w:rPr>
        <w:t>total</w:t>
      </w:r>
    </w:p>
    <w:p w14:paraId="6FCCCA1E" w14:textId="77777777" w:rsidR="000900B5" w:rsidRDefault="000900B5">
      <w:pPr>
        <w:pStyle w:val="BodyText"/>
        <w:spacing w:before="240"/>
      </w:pPr>
    </w:p>
    <w:p w14:paraId="6FCCCA1F" w14:textId="77777777" w:rsidR="000900B5" w:rsidRDefault="00000000">
      <w:pPr>
        <w:pStyle w:val="BodyText"/>
        <w:tabs>
          <w:tab w:val="left" w:pos="1049"/>
        </w:tabs>
        <w:spacing w:line="216" w:lineRule="auto"/>
        <w:ind w:left="1049" w:right="317" w:hanging="708"/>
      </w:pPr>
      <w:r>
        <w:rPr>
          <w:spacing w:val="-4"/>
        </w:rPr>
        <w:t>Yes</w:t>
      </w:r>
      <w:r>
        <w:tab/>
      </w:r>
      <w:r>
        <w:rPr>
          <w:spacing w:val="-2"/>
        </w:rPr>
        <w:t>At</w:t>
      </w:r>
      <w:r>
        <w:rPr>
          <w:spacing w:val="-11"/>
        </w:rPr>
        <w:t xml:space="preserve"> </w:t>
      </w:r>
      <w:r>
        <w:rPr>
          <w:spacing w:val="-2"/>
        </w:rPr>
        <w:t>least</w:t>
      </w:r>
      <w:r>
        <w:rPr>
          <w:spacing w:val="-11"/>
        </w:rPr>
        <w:t xml:space="preserve"> </w:t>
      </w:r>
      <w:r>
        <w:rPr>
          <w:spacing w:val="-2"/>
        </w:rPr>
        <w:t>10 Meetings</w:t>
      </w:r>
    </w:p>
    <w:p w14:paraId="6FCCCA20" w14:textId="77777777" w:rsidR="000900B5" w:rsidRDefault="00000000">
      <w:pPr>
        <w:pStyle w:val="BodyText"/>
        <w:tabs>
          <w:tab w:val="left" w:pos="1049"/>
        </w:tabs>
        <w:spacing w:before="255" w:line="216" w:lineRule="auto"/>
        <w:ind w:left="1049" w:right="265" w:hanging="708"/>
      </w:pPr>
      <w:proofErr w:type="gramStart"/>
      <w:r>
        <w:rPr>
          <w:spacing w:val="-4"/>
        </w:rPr>
        <w:t>Yes</w:t>
      </w:r>
      <w:proofErr w:type="gramEnd"/>
      <w:r>
        <w:tab/>
      </w:r>
      <w:r>
        <w:rPr>
          <w:spacing w:val="-4"/>
        </w:rPr>
        <w:t xml:space="preserve">Document </w:t>
      </w:r>
      <w:r>
        <w:rPr>
          <w:spacing w:val="-2"/>
        </w:rPr>
        <w:t>available</w:t>
      </w:r>
    </w:p>
    <w:p w14:paraId="6FCCCA21" w14:textId="77777777" w:rsidR="000900B5" w:rsidRDefault="00000000">
      <w:pPr>
        <w:pStyle w:val="BodyText"/>
        <w:tabs>
          <w:tab w:val="left" w:pos="1049"/>
        </w:tabs>
        <w:spacing w:before="13" w:line="216" w:lineRule="auto"/>
        <w:ind w:left="1049" w:right="442" w:hanging="708"/>
      </w:pPr>
      <w:r>
        <w:br w:type="column"/>
      </w:r>
      <w:proofErr w:type="gramStart"/>
      <w:r>
        <w:rPr>
          <w:spacing w:val="-4"/>
        </w:rPr>
        <w:t>Yes</w:t>
      </w:r>
      <w:proofErr w:type="gramEnd"/>
      <w:r>
        <w:tab/>
      </w:r>
      <w:r>
        <w:rPr>
          <w:spacing w:val="-2"/>
        </w:rPr>
        <w:t>Theoretical basics</w:t>
      </w:r>
    </w:p>
    <w:p w14:paraId="6FCCCA22" w14:textId="77777777" w:rsidR="000900B5" w:rsidRDefault="000900B5">
      <w:pPr>
        <w:pStyle w:val="BodyText"/>
        <w:spacing w:before="240"/>
      </w:pPr>
    </w:p>
    <w:p w14:paraId="6FCCCA23" w14:textId="77777777" w:rsidR="000900B5" w:rsidRDefault="00000000">
      <w:pPr>
        <w:pStyle w:val="BodyText"/>
        <w:tabs>
          <w:tab w:val="left" w:pos="1049"/>
        </w:tabs>
        <w:spacing w:line="216" w:lineRule="auto"/>
        <w:ind w:left="1049" w:right="357" w:hanging="708"/>
      </w:pPr>
      <w:proofErr w:type="gramStart"/>
      <w:r>
        <w:rPr>
          <w:spacing w:val="-4"/>
        </w:rPr>
        <w:t>Yes</w:t>
      </w:r>
      <w:proofErr w:type="gramEnd"/>
      <w:r>
        <w:tab/>
      </w:r>
      <w:r>
        <w:rPr>
          <w:spacing w:val="-2"/>
        </w:rPr>
        <w:t>Secure</w:t>
      </w:r>
      <w:r>
        <w:rPr>
          <w:spacing w:val="-11"/>
        </w:rPr>
        <w:t xml:space="preserve"> </w:t>
      </w:r>
      <w:r>
        <w:rPr>
          <w:spacing w:val="-2"/>
        </w:rPr>
        <w:t>com-</w:t>
      </w:r>
      <w:proofErr w:type="spellStart"/>
      <w:r>
        <w:rPr>
          <w:spacing w:val="-2"/>
        </w:rPr>
        <w:t>munication</w:t>
      </w:r>
      <w:proofErr w:type="spellEnd"/>
    </w:p>
    <w:p w14:paraId="6FCCCA24" w14:textId="77777777" w:rsidR="000900B5" w:rsidRDefault="00000000">
      <w:pPr>
        <w:pStyle w:val="BodyText"/>
        <w:tabs>
          <w:tab w:val="left" w:pos="707"/>
        </w:tabs>
        <w:spacing w:before="247" w:line="286" w:lineRule="exact"/>
        <w:ind w:right="306"/>
        <w:jc w:val="right"/>
      </w:pPr>
      <w:proofErr w:type="gramStart"/>
      <w:r>
        <w:rPr>
          <w:spacing w:val="-5"/>
        </w:rPr>
        <w:t>Yes</w:t>
      </w:r>
      <w:proofErr w:type="gramEnd"/>
      <w:r>
        <w:tab/>
        <w:t>Basic</w:t>
      </w:r>
      <w:r>
        <w:rPr>
          <w:spacing w:val="-7"/>
        </w:rPr>
        <w:t xml:space="preserve"> </w:t>
      </w:r>
      <w:r>
        <w:rPr>
          <w:spacing w:val="-2"/>
        </w:rPr>
        <w:t>Project</w:t>
      </w:r>
    </w:p>
    <w:p w14:paraId="6FCCCA25" w14:textId="77777777" w:rsidR="000900B5" w:rsidRDefault="00000000">
      <w:pPr>
        <w:pStyle w:val="BodyText"/>
        <w:spacing w:line="265" w:lineRule="exact"/>
        <w:ind w:right="281"/>
        <w:jc w:val="right"/>
      </w:pPr>
      <w:r>
        <w:rPr>
          <w:spacing w:val="-2"/>
        </w:rPr>
        <w:t>Management</w:t>
      </w:r>
    </w:p>
    <w:p w14:paraId="6FCCCA26" w14:textId="77777777" w:rsidR="000900B5" w:rsidRDefault="000900B5">
      <w:pPr>
        <w:pStyle w:val="BodyText"/>
        <w:spacing w:line="265" w:lineRule="exact"/>
        <w:jc w:val="right"/>
        <w:sectPr w:rsidR="000900B5">
          <w:type w:val="continuous"/>
          <w:pgSz w:w="11910" w:h="16840"/>
          <w:pgMar w:top="0" w:right="0" w:bottom="280" w:left="708" w:header="0" w:footer="0" w:gutter="0"/>
          <w:cols w:num="4" w:space="720" w:equalWidth="0">
            <w:col w:w="2168" w:space="50"/>
            <w:col w:w="3608" w:space="40"/>
            <w:col w:w="2335" w:space="388"/>
            <w:col w:w="2613"/>
          </w:cols>
        </w:sectPr>
      </w:pPr>
    </w:p>
    <w:p w14:paraId="6FCCCA27" w14:textId="77777777" w:rsidR="000900B5" w:rsidRDefault="00000000">
      <w:pPr>
        <w:pStyle w:val="ListParagraph"/>
        <w:numPr>
          <w:ilvl w:val="0"/>
          <w:numId w:val="7"/>
        </w:numPr>
        <w:tabs>
          <w:tab w:val="left" w:pos="891"/>
        </w:tabs>
        <w:spacing w:line="216" w:lineRule="auto"/>
        <w:ind w:hanging="550"/>
      </w:pPr>
      <w:r>
        <w:rPr>
          <w:spacing w:val="-2"/>
        </w:rPr>
        <w:t xml:space="preserve">Project </w:t>
      </w:r>
      <w:r>
        <w:rPr>
          <w:spacing w:val="-4"/>
        </w:rPr>
        <w:t>Management</w:t>
      </w:r>
    </w:p>
    <w:p w14:paraId="6FCCCA28" w14:textId="77777777" w:rsidR="000900B5" w:rsidRDefault="00000000">
      <w:pPr>
        <w:pStyle w:val="BodyText"/>
        <w:tabs>
          <w:tab w:val="left" w:pos="3990"/>
          <w:tab w:val="left" w:pos="4698"/>
        </w:tabs>
        <w:spacing w:line="260" w:lineRule="exact"/>
        <w:ind w:left="342"/>
      </w:pPr>
      <w:r>
        <w:br w:type="column"/>
      </w:r>
      <w:r>
        <w:t>Risk</w:t>
      </w:r>
      <w:r>
        <w:rPr>
          <w:spacing w:val="-11"/>
        </w:rPr>
        <w:t xml:space="preserve"> </w:t>
      </w:r>
      <w:r>
        <w:t>monitoring</w:t>
      </w:r>
      <w:r>
        <w:rPr>
          <w:spacing w:val="-11"/>
        </w:rPr>
        <w:t xml:space="preserve"> </w:t>
      </w:r>
      <w:r>
        <w:t>and</w:t>
      </w:r>
      <w:r>
        <w:rPr>
          <w:spacing w:val="-11"/>
        </w:rPr>
        <w:t xml:space="preserve"> </w:t>
      </w:r>
      <w:r>
        <w:t>review</w:t>
      </w:r>
      <w:r>
        <w:rPr>
          <w:spacing w:val="-11"/>
        </w:rPr>
        <w:t xml:space="preserve"> </w:t>
      </w:r>
      <w:r>
        <w:rPr>
          <w:spacing w:val="-4"/>
        </w:rPr>
        <w:t>done</w:t>
      </w:r>
      <w:r>
        <w:tab/>
      </w:r>
      <w:r>
        <w:rPr>
          <w:spacing w:val="-5"/>
        </w:rPr>
        <w:t>Yes</w:t>
      </w:r>
      <w:r>
        <w:tab/>
        <w:t>Risk</w:t>
      </w:r>
      <w:r>
        <w:rPr>
          <w:spacing w:val="-9"/>
        </w:rPr>
        <w:t xml:space="preserve"> </w:t>
      </w:r>
      <w:r>
        <w:rPr>
          <w:spacing w:val="-2"/>
        </w:rPr>
        <w:t>Monitoring</w:t>
      </w:r>
    </w:p>
    <w:p w14:paraId="6FCCCA29" w14:textId="77777777" w:rsidR="000900B5" w:rsidRDefault="00000000">
      <w:pPr>
        <w:pStyle w:val="BodyText"/>
        <w:spacing w:line="216" w:lineRule="auto"/>
        <w:ind w:left="4698" w:right="372"/>
      </w:pPr>
      <w:r>
        <w:t xml:space="preserve">done, Risk </w:t>
      </w:r>
      <w:r>
        <w:rPr>
          <w:spacing w:val="-2"/>
        </w:rPr>
        <w:t>Review</w:t>
      </w:r>
      <w:r>
        <w:rPr>
          <w:spacing w:val="-11"/>
        </w:rPr>
        <w:t xml:space="preserve"> </w:t>
      </w:r>
      <w:r>
        <w:rPr>
          <w:spacing w:val="-2"/>
        </w:rPr>
        <w:t>done</w:t>
      </w:r>
    </w:p>
    <w:p w14:paraId="6FCCCA2A" w14:textId="77777777" w:rsidR="000900B5" w:rsidRDefault="00000000">
      <w:pPr>
        <w:pStyle w:val="BodyText"/>
        <w:tabs>
          <w:tab w:val="left" w:pos="707"/>
        </w:tabs>
        <w:spacing w:line="260" w:lineRule="exact"/>
        <w:ind w:right="306"/>
        <w:jc w:val="right"/>
      </w:pPr>
      <w:r>
        <w:br w:type="column"/>
      </w:r>
      <w:proofErr w:type="gramStart"/>
      <w:r>
        <w:rPr>
          <w:spacing w:val="-5"/>
        </w:rPr>
        <w:t>Yes</w:t>
      </w:r>
      <w:proofErr w:type="gramEnd"/>
      <w:r>
        <w:tab/>
        <w:t>Basic</w:t>
      </w:r>
      <w:r>
        <w:rPr>
          <w:spacing w:val="-7"/>
        </w:rPr>
        <w:t xml:space="preserve"> </w:t>
      </w:r>
      <w:r>
        <w:rPr>
          <w:spacing w:val="-2"/>
        </w:rPr>
        <w:t>Project</w:t>
      </w:r>
    </w:p>
    <w:p w14:paraId="6FCCCA2B" w14:textId="77777777" w:rsidR="000900B5" w:rsidRDefault="00000000">
      <w:pPr>
        <w:pStyle w:val="BodyText"/>
        <w:spacing w:line="286" w:lineRule="exact"/>
        <w:ind w:right="281"/>
        <w:jc w:val="right"/>
      </w:pPr>
      <w:r>
        <w:rPr>
          <w:spacing w:val="-2"/>
        </w:rPr>
        <w:t>Management</w:t>
      </w:r>
    </w:p>
    <w:p w14:paraId="6FCCCA2C" w14:textId="77777777" w:rsidR="000900B5" w:rsidRDefault="000900B5">
      <w:pPr>
        <w:pStyle w:val="BodyText"/>
        <w:spacing w:line="286" w:lineRule="exact"/>
        <w:jc w:val="right"/>
        <w:sectPr w:rsidR="000900B5">
          <w:type w:val="continuous"/>
          <w:pgSz w:w="11910" w:h="16840"/>
          <w:pgMar w:top="0" w:right="0" w:bottom="280" w:left="708" w:header="0" w:footer="0" w:gutter="0"/>
          <w:cols w:num="3" w:space="720" w:equalWidth="0">
            <w:col w:w="2168" w:space="50"/>
            <w:col w:w="6311" w:space="60"/>
            <w:col w:w="2613"/>
          </w:cols>
        </w:sectPr>
      </w:pPr>
    </w:p>
    <w:p w14:paraId="6FCCCA2D" w14:textId="77777777" w:rsidR="000900B5" w:rsidRDefault="00000000">
      <w:pPr>
        <w:pStyle w:val="ListParagraph"/>
        <w:numPr>
          <w:ilvl w:val="0"/>
          <w:numId w:val="7"/>
        </w:numPr>
        <w:tabs>
          <w:tab w:val="left" w:pos="891"/>
          <w:tab w:val="left" w:pos="2559"/>
          <w:tab w:val="left" w:pos="6208"/>
          <w:tab w:val="left" w:pos="6915"/>
          <w:tab w:val="left" w:pos="8931"/>
          <w:tab w:val="left" w:pos="9638"/>
        </w:tabs>
        <w:spacing w:line="216" w:lineRule="auto"/>
        <w:ind w:left="2559" w:right="400" w:hanging="2218"/>
      </w:pPr>
      <w:r>
        <w:t>Documentation</w:t>
      </w:r>
      <w:r>
        <w:rPr>
          <w:spacing w:val="80"/>
        </w:rPr>
        <w:t xml:space="preserve"> </w:t>
      </w:r>
      <w:r>
        <w:t>Setup of management summary</w:t>
      </w:r>
      <w:r>
        <w:tab/>
      </w:r>
      <w:r>
        <w:rPr>
          <w:spacing w:val="-4"/>
        </w:rPr>
        <w:t>Yes</w:t>
      </w:r>
      <w:r>
        <w:tab/>
      </w:r>
      <w:r>
        <w:rPr>
          <w:spacing w:val="-2"/>
        </w:rPr>
        <w:t>Completed</w:t>
      </w:r>
      <w:r>
        <w:tab/>
      </w:r>
      <w:r>
        <w:rPr>
          <w:spacing w:val="-4"/>
        </w:rPr>
        <w:t>Yes</w:t>
      </w:r>
      <w:r>
        <w:tab/>
      </w:r>
      <w:r>
        <w:rPr>
          <w:spacing w:val="-4"/>
        </w:rPr>
        <w:t xml:space="preserve">Stakeholder </w:t>
      </w:r>
      <w:r>
        <w:t>(max 2 pages)</w:t>
      </w:r>
      <w:r>
        <w:tab/>
      </w:r>
      <w:r>
        <w:tab/>
      </w:r>
      <w:r>
        <w:tab/>
      </w:r>
      <w:r>
        <w:tab/>
      </w:r>
      <w:r>
        <w:rPr>
          <w:spacing w:val="-2"/>
        </w:rPr>
        <w:t>friendly</w:t>
      </w:r>
    </w:p>
    <w:p w14:paraId="6FCCCA2E" w14:textId="77777777" w:rsidR="000900B5" w:rsidRDefault="00000000">
      <w:pPr>
        <w:pStyle w:val="ListParagraph"/>
        <w:numPr>
          <w:ilvl w:val="0"/>
          <w:numId w:val="7"/>
        </w:numPr>
        <w:tabs>
          <w:tab w:val="left" w:pos="891"/>
          <w:tab w:val="left" w:pos="6207"/>
          <w:tab w:val="left" w:pos="6915"/>
          <w:tab w:val="left" w:pos="8931"/>
          <w:tab w:val="left" w:pos="9638"/>
        </w:tabs>
        <w:spacing w:line="269" w:lineRule="exact"/>
        <w:ind w:hanging="546"/>
      </w:pPr>
      <w:r>
        <w:t>Documentation</w:t>
      </w:r>
      <w:r>
        <w:rPr>
          <w:spacing w:val="72"/>
        </w:rPr>
        <w:t xml:space="preserve"> </w:t>
      </w:r>
      <w:r>
        <w:t>Completion</w:t>
      </w:r>
      <w:r>
        <w:rPr>
          <w:spacing w:val="-9"/>
        </w:rPr>
        <w:t xml:space="preserve"> </w:t>
      </w:r>
      <w:r>
        <w:t>of</w:t>
      </w:r>
      <w:r>
        <w:rPr>
          <w:spacing w:val="-10"/>
        </w:rPr>
        <w:t xml:space="preserve"> </w:t>
      </w:r>
      <w:r>
        <w:t>Project</w:t>
      </w:r>
      <w:r>
        <w:rPr>
          <w:spacing w:val="-9"/>
        </w:rPr>
        <w:t xml:space="preserve"> </w:t>
      </w:r>
      <w:r>
        <w:rPr>
          <w:spacing w:val="-2"/>
        </w:rPr>
        <w:t>Report</w:t>
      </w:r>
      <w:r>
        <w:tab/>
      </w:r>
      <w:r>
        <w:rPr>
          <w:spacing w:val="-5"/>
        </w:rPr>
        <w:t>Yes</w:t>
      </w:r>
      <w:r>
        <w:tab/>
      </w:r>
      <w:r>
        <w:rPr>
          <w:spacing w:val="-2"/>
        </w:rPr>
        <w:t>Hand-in</w:t>
      </w:r>
      <w:r>
        <w:rPr>
          <w:spacing w:val="-3"/>
        </w:rPr>
        <w:t xml:space="preserve"> </w:t>
      </w:r>
      <w:r>
        <w:rPr>
          <w:spacing w:val="-4"/>
        </w:rPr>
        <w:t>done</w:t>
      </w:r>
      <w:r>
        <w:tab/>
      </w:r>
      <w:r>
        <w:rPr>
          <w:spacing w:val="-5"/>
        </w:rPr>
        <w:t>Yes</w:t>
      </w:r>
      <w:r>
        <w:tab/>
      </w:r>
      <w:r>
        <w:rPr>
          <w:spacing w:val="-2"/>
        </w:rPr>
        <w:t>Mandatory</w:t>
      </w:r>
    </w:p>
    <w:p w14:paraId="6FCCCA2F" w14:textId="77777777" w:rsidR="000900B5" w:rsidRDefault="00000000">
      <w:pPr>
        <w:pStyle w:val="BodyText"/>
        <w:spacing w:line="265" w:lineRule="exact"/>
        <w:ind w:left="9638"/>
      </w:pPr>
      <w:r>
        <w:rPr>
          <w:spacing w:val="-4"/>
        </w:rPr>
        <w:t>Goal</w:t>
      </w:r>
    </w:p>
    <w:p w14:paraId="6FCCCA30" w14:textId="77777777" w:rsidR="000900B5" w:rsidRDefault="000900B5">
      <w:pPr>
        <w:pStyle w:val="BodyText"/>
        <w:spacing w:line="265" w:lineRule="exact"/>
        <w:sectPr w:rsidR="000900B5">
          <w:type w:val="continuous"/>
          <w:pgSz w:w="11910" w:h="16840"/>
          <w:pgMar w:top="0" w:right="0" w:bottom="280" w:left="708" w:header="0" w:footer="0" w:gutter="0"/>
          <w:cols w:space="720"/>
        </w:sectPr>
      </w:pPr>
    </w:p>
    <w:p w14:paraId="6FCCCA31" w14:textId="77777777" w:rsidR="000900B5" w:rsidRDefault="00000000">
      <w:pPr>
        <w:pStyle w:val="ListParagraph"/>
        <w:numPr>
          <w:ilvl w:val="0"/>
          <w:numId w:val="7"/>
        </w:numPr>
        <w:tabs>
          <w:tab w:val="left" w:pos="891"/>
        </w:tabs>
        <w:spacing w:before="13" w:line="216" w:lineRule="auto"/>
        <w:ind w:right="38" w:hanging="550"/>
      </w:pPr>
      <w:r>
        <w:rPr>
          <w:spacing w:val="-4"/>
        </w:rPr>
        <w:t>Technical Work</w:t>
      </w:r>
    </w:p>
    <w:p w14:paraId="6FCCCA32" w14:textId="77777777" w:rsidR="000900B5" w:rsidRDefault="00000000">
      <w:pPr>
        <w:pStyle w:val="BodyText"/>
        <w:spacing w:line="216" w:lineRule="auto"/>
        <w:ind w:left="342" w:right="38"/>
        <w:jc w:val="both"/>
      </w:pPr>
      <w:r>
        <w:br w:type="column"/>
      </w:r>
      <w:r>
        <w:t>Select</w:t>
      </w:r>
      <w:r>
        <w:rPr>
          <w:spacing w:val="-9"/>
        </w:rPr>
        <w:t xml:space="preserve"> </w:t>
      </w:r>
      <w:r>
        <w:t>suitable</w:t>
      </w:r>
      <w:r>
        <w:rPr>
          <w:spacing w:val="-9"/>
        </w:rPr>
        <w:t xml:space="preserve"> </w:t>
      </w:r>
      <w:r>
        <w:t>tools</w:t>
      </w:r>
      <w:r>
        <w:rPr>
          <w:spacing w:val="-9"/>
        </w:rPr>
        <w:t xml:space="preserve"> </w:t>
      </w:r>
      <w:r>
        <w:t>(e.g.,</w:t>
      </w:r>
      <w:r>
        <w:rPr>
          <w:spacing w:val="-9"/>
        </w:rPr>
        <w:t xml:space="preserve"> </w:t>
      </w:r>
      <w:proofErr w:type="spellStart"/>
      <w:r>
        <w:t>dbt</w:t>
      </w:r>
      <w:proofErr w:type="spellEnd"/>
      <w:r>
        <w:t xml:space="preserve">, </w:t>
      </w:r>
      <w:r>
        <w:rPr>
          <w:spacing w:val="-2"/>
        </w:rPr>
        <w:t>AWS</w:t>
      </w:r>
      <w:r>
        <w:rPr>
          <w:spacing w:val="-11"/>
        </w:rPr>
        <w:t xml:space="preserve"> </w:t>
      </w:r>
      <w:r>
        <w:rPr>
          <w:spacing w:val="-2"/>
        </w:rPr>
        <w:t>Glue</w:t>
      </w:r>
      <w:r>
        <w:rPr>
          <w:spacing w:val="-11"/>
        </w:rPr>
        <w:t xml:space="preserve"> </w:t>
      </w:r>
      <w:r>
        <w:rPr>
          <w:spacing w:val="-2"/>
        </w:rPr>
        <w:t>Data</w:t>
      </w:r>
      <w:r>
        <w:rPr>
          <w:spacing w:val="-11"/>
        </w:rPr>
        <w:t xml:space="preserve"> </w:t>
      </w:r>
      <w:r>
        <w:rPr>
          <w:spacing w:val="-2"/>
        </w:rPr>
        <w:t>quality)</w:t>
      </w:r>
      <w:r>
        <w:rPr>
          <w:spacing w:val="-11"/>
        </w:rPr>
        <w:t xml:space="preserve"> </w:t>
      </w:r>
      <w:r>
        <w:rPr>
          <w:spacing w:val="-2"/>
        </w:rPr>
        <w:t>for</w:t>
      </w:r>
      <w:r>
        <w:rPr>
          <w:spacing w:val="-11"/>
        </w:rPr>
        <w:t xml:space="preserve"> </w:t>
      </w:r>
      <w:r>
        <w:rPr>
          <w:spacing w:val="-2"/>
        </w:rPr>
        <w:t xml:space="preserve">the </w:t>
      </w:r>
      <w:r>
        <w:t>test environment.</w:t>
      </w:r>
    </w:p>
    <w:p w14:paraId="6FCCCA33" w14:textId="77777777" w:rsidR="000900B5" w:rsidRDefault="00000000">
      <w:pPr>
        <w:pStyle w:val="BodyText"/>
        <w:tabs>
          <w:tab w:val="left" w:pos="1049"/>
        </w:tabs>
        <w:spacing w:line="277" w:lineRule="exact"/>
        <w:ind w:left="342"/>
      </w:pPr>
      <w:r>
        <w:br w:type="column"/>
      </w:r>
      <w:proofErr w:type="gramStart"/>
      <w:r>
        <w:rPr>
          <w:spacing w:val="-5"/>
        </w:rPr>
        <w:t>Yes</w:t>
      </w:r>
      <w:proofErr w:type="gramEnd"/>
      <w:r>
        <w:tab/>
      </w:r>
      <w:r>
        <w:rPr>
          <w:spacing w:val="-4"/>
        </w:rPr>
        <w:t>Tools</w:t>
      </w:r>
      <w:r>
        <w:rPr>
          <w:spacing w:val="-6"/>
        </w:rPr>
        <w:t xml:space="preserve"> </w:t>
      </w:r>
      <w:r>
        <w:rPr>
          <w:spacing w:val="-2"/>
        </w:rPr>
        <w:t>selected</w:t>
      </w:r>
    </w:p>
    <w:p w14:paraId="6FCCCA34" w14:textId="77777777" w:rsidR="000900B5" w:rsidRDefault="00000000">
      <w:pPr>
        <w:pStyle w:val="BodyText"/>
        <w:spacing w:line="286" w:lineRule="exact"/>
        <w:ind w:left="1049"/>
      </w:pPr>
      <w:r>
        <w:t>and</w:t>
      </w:r>
      <w:r>
        <w:rPr>
          <w:spacing w:val="-13"/>
        </w:rPr>
        <w:t xml:space="preserve"> </w:t>
      </w:r>
      <w:r>
        <w:rPr>
          <w:spacing w:val="-2"/>
        </w:rPr>
        <w:t>documented</w:t>
      </w:r>
    </w:p>
    <w:p w14:paraId="6FCCCA35" w14:textId="77777777" w:rsidR="000900B5" w:rsidRDefault="00000000">
      <w:pPr>
        <w:pStyle w:val="BodyText"/>
        <w:tabs>
          <w:tab w:val="left" w:pos="1049"/>
        </w:tabs>
        <w:spacing w:before="13" w:line="216" w:lineRule="auto"/>
        <w:ind w:left="1049" w:right="317" w:hanging="708"/>
      </w:pPr>
      <w:r>
        <w:br w:type="column"/>
      </w:r>
      <w:proofErr w:type="gramStart"/>
      <w:r>
        <w:rPr>
          <w:spacing w:val="-4"/>
        </w:rPr>
        <w:t>Yes</w:t>
      </w:r>
      <w:proofErr w:type="gramEnd"/>
      <w:r>
        <w:tab/>
      </w:r>
      <w:r>
        <w:rPr>
          <w:spacing w:val="-2"/>
        </w:rPr>
        <w:t>Feasible within</w:t>
      </w:r>
      <w:r>
        <w:rPr>
          <w:spacing w:val="-11"/>
        </w:rPr>
        <w:t xml:space="preserve"> </w:t>
      </w:r>
      <w:r>
        <w:rPr>
          <w:spacing w:val="-2"/>
        </w:rPr>
        <w:t>scope</w:t>
      </w:r>
    </w:p>
    <w:p w14:paraId="6FCCCA36" w14:textId="77777777" w:rsidR="000900B5" w:rsidRDefault="000900B5">
      <w:pPr>
        <w:pStyle w:val="BodyText"/>
        <w:spacing w:line="216" w:lineRule="auto"/>
        <w:sectPr w:rsidR="000900B5">
          <w:type w:val="continuous"/>
          <w:pgSz w:w="11910" w:h="16840"/>
          <w:pgMar w:top="0" w:right="0" w:bottom="280" w:left="708" w:header="0" w:footer="0" w:gutter="0"/>
          <w:cols w:num="4" w:space="720" w:equalWidth="0">
            <w:col w:w="1875" w:space="342"/>
            <w:col w:w="3311" w:space="338"/>
            <w:col w:w="2683" w:space="41"/>
            <w:col w:w="2612"/>
          </w:cols>
        </w:sectPr>
      </w:pPr>
    </w:p>
    <w:p w14:paraId="6FCCCA37" w14:textId="77777777" w:rsidR="000900B5" w:rsidRDefault="00000000">
      <w:pPr>
        <w:pStyle w:val="ListParagraph"/>
        <w:numPr>
          <w:ilvl w:val="0"/>
          <w:numId w:val="7"/>
        </w:numPr>
        <w:tabs>
          <w:tab w:val="left" w:pos="891"/>
        </w:tabs>
        <w:spacing w:before="12" w:line="216" w:lineRule="auto"/>
        <w:ind w:right="39" w:hanging="551"/>
      </w:pPr>
      <w:r>
        <w:rPr>
          <w:spacing w:val="-4"/>
        </w:rPr>
        <w:t>Technical Work</w:t>
      </w:r>
    </w:p>
    <w:p w14:paraId="6FCCCA38" w14:textId="77777777" w:rsidR="000900B5" w:rsidRDefault="00000000">
      <w:pPr>
        <w:pStyle w:val="BodyText"/>
        <w:tabs>
          <w:tab w:val="left" w:pos="3989"/>
          <w:tab w:val="left" w:pos="4696"/>
        </w:tabs>
        <w:spacing w:line="276" w:lineRule="exact"/>
        <w:ind w:left="340"/>
      </w:pPr>
      <w:r>
        <w:br w:type="column"/>
      </w:r>
      <w:r>
        <w:t>Assist</w:t>
      </w:r>
      <w:r>
        <w:rPr>
          <w:spacing w:val="-9"/>
        </w:rPr>
        <w:t xml:space="preserve"> </w:t>
      </w:r>
      <w:r>
        <w:t>the</w:t>
      </w:r>
      <w:r>
        <w:rPr>
          <w:spacing w:val="-9"/>
        </w:rPr>
        <w:t xml:space="preserve"> </w:t>
      </w:r>
      <w:r>
        <w:t>PoC</w:t>
      </w:r>
      <w:r>
        <w:rPr>
          <w:spacing w:val="-9"/>
        </w:rPr>
        <w:t xml:space="preserve"> </w:t>
      </w:r>
      <w:r>
        <w:t>creating</w:t>
      </w:r>
      <w:r>
        <w:rPr>
          <w:spacing w:val="-9"/>
        </w:rPr>
        <w:t xml:space="preserve"> </w:t>
      </w:r>
      <w:r>
        <w:rPr>
          <w:spacing w:val="-4"/>
        </w:rPr>
        <w:t>Team</w:t>
      </w:r>
      <w:r>
        <w:tab/>
      </w:r>
      <w:r>
        <w:rPr>
          <w:spacing w:val="-5"/>
        </w:rPr>
        <w:t>Yes</w:t>
      </w:r>
      <w:r>
        <w:tab/>
      </w:r>
      <w:r>
        <w:rPr>
          <w:spacing w:val="-2"/>
        </w:rPr>
        <w:t>Collaboration</w:t>
      </w:r>
    </w:p>
    <w:p w14:paraId="6FCCCA39" w14:textId="77777777" w:rsidR="000900B5" w:rsidRDefault="00000000">
      <w:pPr>
        <w:pStyle w:val="BodyText"/>
        <w:spacing w:before="7" w:line="216" w:lineRule="auto"/>
        <w:ind w:left="4696" w:right="199"/>
      </w:pPr>
      <w:r>
        <w:t>log</w:t>
      </w:r>
      <w:r>
        <w:rPr>
          <w:spacing w:val="-13"/>
        </w:rPr>
        <w:t xml:space="preserve"> </w:t>
      </w:r>
      <w:r>
        <w:t>and</w:t>
      </w:r>
      <w:r>
        <w:rPr>
          <w:spacing w:val="-13"/>
        </w:rPr>
        <w:t xml:space="preserve"> </w:t>
      </w:r>
      <w:r>
        <w:t xml:space="preserve">notes, </w:t>
      </w:r>
      <w:r>
        <w:rPr>
          <w:spacing w:val="-4"/>
        </w:rPr>
        <w:t>e.g.</w:t>
      </w:r>
    </w:p>
    <w:p w14:paraId="6FCCCA3A" w14:textId="77777777" w:rsidR="000900B5" w:rsidRDefault="00000000">
      <w:pPr>
        <w:pStyle w:val="BodyText"/>
        <w:spacing w:line="257" w:lineRule="exact"/>
        <w:ind w:left="4696"/>
      </w:pPr>
      <w:r>
        <w:rPr>
          <w:spacing w:val="-2"/>
        </w:rPr>
        <w:t>Jira/Confluence</w:t>
      </w:r>
    </w:p>
    <w:p w14:paraId="6FCCCA3B" w14:textId="77777777" w:rsidR="000900B5" w:rsidRDefault="00000000">
      <w:pPr>
        <w:pStyle w:val="BodyText"/>
        <w:tabs>
          <w:tab w:val="left" w:pos="1048"/>
        </w:tabs>
        <w:spacing w:line="276" w:lineRule="exact"/>
        <w:ind w:left="340"/>
      </w:pPr>
      <w:r>
        <w:br w:type="column"/>
      </w:r>
      <w:proofErr w:type="gramStart"/>
      <w:r>
        <w:rPr>
          <w:spacing w:val="-5"/>
        </w:rPr>
        <w:t>Yes</w:t>
      </w:r>
      <w:proofErr w:type="gramEnd"/>
      <w:r>
        <w:tab/>
      </w:r>
      <w:r>
        <w:rPr>
          <w:spacing w:val="-2"/>
        </w:rPr>
        <w:t>Supports</w:t>
      </w:r>
      <w:r>
        <w:rPr>
          <w:spacing w:val="1"/>
        </w:rPr>
        <w:t xml:space="preserve"> </w:t>
      </w:r>
      <w:r>
        <w:rPr>
          <w:spacing w:val="-4"/>
        </w:rPr>
        <w:t>team</w:t>
      </w:r>
    </w:p>
    <w:p w14:paraId="6FCCCA3C" w14:textId="77777777" w:rsidR="000900B5" w:rsidRDefault="00000000">
      <w:pPr>
        <w:pStyle w:val="BodyText"/>
        <w:spacing w:line="286" w:lineRule="exact"/>
        <w:ind w:left="1048"/>
      </w:pPr>
      <w:r>
        <w:rPr>
          <w:spacing w:val="-2"/>
        </w:rPr>
        <w:t>efficiency</w:t>
      </w:r>
    </w:p>
    <w:p w14:paraId="6FCCCA3D" w14:textId="77777777" w:rsidR="000900B5" w:rsidRDefault="000900B5">
      <w:pPr>
        <w:pStyle w:val="BodyText"/>
        <w:spacing w:line="286" w:lineRule="exact"/>
        <w:sectPr w:rsidR="000900B5">
          <w:type w:val="continuous"/>
          <w:pgSz w:w="11910" w:h="16840"/>
          <w:pgMar w:top="0" w:right="0" w:bottom="280" w:left="708" w:header="0" w:footer="0" w:gutter="0"/>
          <w:cols w:num="3" w:space="720" w:equalWidth="0">
            <w:col w:w="1875" w:space="344"/>
            <w:col w:w="6262" w:space="110"/>
            <w:col w:w="2611"/>
          </w:cols>
        </w:sectPr>
      </w:pPr>
    </w:p>
    <w:p w14:paraId="6FCCCA3E" w14:textId="77777777" w:rsidR="000900B5" w:rsidRDefault="00000000">
      <w:pPr>
        <w:pStyle w:val="ListParagraph"/>
        <w:numPr>
          <w:ilvl w:val="0"/>
          <w:numId w:val="7"/>
        </w:numPr>
        <w:tabs>
          <w:tab w:val="left" w:pos="891"/>
        </w:tabs>
        <w:spacing w:before="14" w:line="216" w:lineRule="auto"/>
        <w:ind w:right="39" w:hanging="596"/>
      </w:pPr>
      <w:r>
        <w:rPr>
          <w:spacing w:val="-4"/>
        </w:rPr>
        <w:t>Technical Work</w:t>
      </w:r>
    </w:p>
    <w:p w14:paraId="6FCCCA3F" w14:textId="77777777" w:rsidR="000900B5" w:rsidRDefault="00000000">
      <w:pPr>
        <w:pStyle w:val="BodyText"/>
        <w:spacing w:before="14" w:line="216" w:lineRule="auto"/>
        <w:ind w:left="296" w:right="38"/>
        <w:jc w:val="both"/>
      </w:pPr>
      <w:r>
        <w:br w:type="column"/>
      </w:r>
      <w:r>
        <w:rPr>
          <w:spacing w:val="-2"/>
        </w:rPr>
        <w:t>Conduct</w:t>
      </w:r>
      <w:r>
        <w:rPr>
          <w:spacing w:val="-7"/>
        </w:rPr>
        <w:t xml:space="preserve"> </w:t>
      </w:r>
      <w:r>
        <w:rPr>
          <w:spacing w:val="-2"/>
        </w:rPr>
        <w:t>user</w:t>
      </w:r>
      <w:r>
        <w:rPr>
          <w:spacing w:val="-7"/>
        </w:rPr>
        <w:t xml:space="preserve"> </w:t>
      </w:r>
      <w:r>
        <w:rPr>
          <w:spacing w:val="-2"/>
        </w:rPr>
        <w:t>acceptance</w:t>
      </w:r>
      <w:r>
        <w:rPr>
          <w:spacing w:val="-7"/>
        </w:rPr>
        <w:t xml:space="preserve"> </w:t>
      </w:r>
      <w:r>
        <w:rPr>
          <w:spacing w:val="-2"/>
        </w:rPr>
        <w:t>tests (UAT)</w:t>
      </w:r>
      <w:r>
        <w:rPr>
          <w:spacing w:val="-9"/>
        </w:rPr>
        <w:t xml:space="preserve"> </w:t>
      </w:r>
      <w:r>
        <w:rPr>
          <w:spacing w:val="-2"/>
        </w:rPr>
        <w:t>to</w:t>
      </w:r>
      <w:r>
        <w:rPr>
          <w:spacing w:val="-9"/>
        </w:rPr>
        <w:t xml:space="preserve"> </w:t>
      </w:r>
      <w:r>
        <w:rPr>
          <w:spacing w:val="-2"/>
        </w:rPr>
        <w:t>validate</w:t>
      </w:r>
      <w:r>
        <w:rPr>
          <w:spacing w:val="-9"/>
        </w:rPr>
        <w:t xml:space="preserve"> </w:t>
      </w:r>
      <w:r>
        <w:rPr>
          <w:spacing w:val="-2"/>
        </w:rPr>
        <w:t>usability</w:t>
      </w:r>
      <w:r>
        <w:rPr>
          <w:spacing w:val="-9"/>
        </w:rPr>
        <w:t xml:space="preserve"> </w:t>
      </w:r>
      <w:r>
        <w:rPr>
          <w:spacing w:val="-2"/>
        </w:rPr>
        <w:t xml:space="preserve">and </w:t>
      </w:r>
      <w:r>
        <w:t>output relevance.</w:t>
      </w:r>
    </w:p>
    <w:p w14:paraId="6FCCCA40" w14:textId="77777777" w:rsidR="000900B5" w:rsidRDefault="00000000">
      <w:pPr>
        <w:pStyle w:val="BodyText"/>
        <w:tabs>
          <w:tab w:val="left" w:pos="1003"/>
        </w:tabs>
        <w:spacing w:before="14" w:line="216" w:lineRule="auto"/>
        <w:ind w:left="1003" w:right="38" w:hanging="708"/>
      </w:pPr>
      <w:r>
        <w:br w:type="column"/>
      </w:r>
      <w:proofErr w:type="gramStart"/>
      <w:r>
        <w:rPr>
          <w:spacing w:val="-4"/>
        </w:rPr>
        <w:t>Yes</w:t>
      </w:r>
      <w:proofErr w:type="gramEnd"/>
      <w:r>
        <w:tab/>
        <w:t xml:space="preserve">UAT results </w:t>
      </w:r>
      <w:r>
        <w:rPr>
          <w:spacing w:val="-2"/>
        </w:rPr>
        <w:t>documented</w:t>
      </w:r>
    </w:p>
    <w:p w14:paraId="6FCCCA41" w14:textId="77777777" w:rsidR="000900B5" w:rsidRDefault="00000000">
      <w:pPr>
        <w:pStyle w:val="BodyText"/>
        <w:tabs>
          <w:tab w:val="left" w:pos="1003"/>
        </w:tabs>
        <w:spacing w:before="14" w:line="216" w:lineRule="auto"/>
        <w:ind w:left="1003" w:right="135" w:hanging="708"/>
      </w:pPr>
      <w:r>
        <w:br w:type="column"/>
      </w:r>
      <w:proofErr w:type="gramStart"/>
      <w:r>
        <w:rPr>
          <w:spacing w:val="-4"/>
        </w:rPr>
        <w:t>Yes</w:t>
      </w:r>
      <w:proofErr w:type="gramEnd"/>
      <w:r>
        <w:tab/>
      </w:r>
      <w:r>
        <w:rPr>
          <w:spacing w:val="-2"/>
        </w:rPr>
        <w:t>Confirms practical</w:t>
      </w:r>
      <w:r>
        <w:rPr>
          <w:spacing w:val="-11"/>
        </w:rPr>
        <w:t xml:space="preserve"> </w:t>
      </w:r>
      <w:r>
        <w:rPr>
          <w:spacing w:val="-2"/>
        </w:rPr>
        <w:t>value</w:t>
      </w:r>
    </w:p>
    <w:p w14:paraId="6FCCCA42" w14:textId="77777777" w:rsidR="000900B5" w:rsidRDefault="000900B5">
      <w:pPr>
        <w:pStyle w:val="BodyText"/>
        <w:spacing w:line="216" w:lineRule="auto"/>
        <w:sectPr w:rsidR="000900B5">
          <w:type w:val="continuous"/>
          <w:pgSz w:w="11910" w:h="16840"/>
          <w:pgMar w:top="0" w:right="0" w:bottom="280" w:left="708" w:header="0" w:footer="0" w:gutter="0"/>
          <w:cols w:num="4" w:space="720" w:equalWidth="0">
            <w:col w:w="1875" w:space="388"/>
            <w:col w:w="3260" w:space="389"/>
            <w:col w:w="2266" w:space="457"/>
            <w:col w:w="2567"/>
          </w:cols>
        </w:sectPr>
      </w:pPr>
    </w:p>
    <w:p w14:paraId="6FCCCA43" w14:textId="77777777" w:rsidR="000900B5" w:rsidRDefault="000900B5">
      <w:pPr>
        <w:pStyle w:val="BodyText"/>
        <w:spacing w:before="154"/>
        <w:rPr>
          <w:sz w:val="28"/>
        </w:rPr>
      </w:pPr>
    </w:p>
    <w:p w14:paraId="6FCCCA44" w14:textId="0B616DE8" w:rsidR="000900B5" w:rsidRDefault="00000000">
      <w:pPr>
        <w:pStyle w:val="Heading2"/>
        <w:numPr>
          <w:ilvl w:val="1"/>
          <w:numId w:val="17"/>
        </w:numPr>
        <w:tabs>
          <w:tab w:val="left" w:pos="771"/>
        </w:tabs>
        <w:ind w:left="771" w:hanging="629"/>
        <w:rPr>
          <w:b w:val="0"/>
        </w:rPr>
      </w:pPr>
      <w:r>
        <w:rPr>
          <w:b w:val="0"/>
          <w:noProof/>
        </w:rPr>
        <mc:AlternateContent>
          <mc:Choice Requires="wps">
            <w:drawing>
              <wp:anchor distT="0" distB="0" distL="0" distR="0" simplePos="0" relativeHeight="15736320" behindDoc="0" locked="0" layoutInCell="1" allowOverlap="1" wp14:anchorId="6FCCCD74" wp14:editId="6FCCCD75">
                <wp:simplePos x="0" y="0"/>
                <wp:positionH relativeFrom="page">
                  <wp:posOffset>540004</wp:posOffset>
                </wp:positionH>
                <wp:positionV relativeFrom="paragraph">
                  <wp:posOffset>-306351</wp:posOffset>
                </wp:positionV>
                <wp:extent cx="7020559" cy="1143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559" cy="11430"/>
                        </a:xfrm>
                        <a:custGeom>
                          <a:avLst/>
                          <a:gdLst/>
                          <a:ahLst/>
                          <a:cxnLst/>
                          <a:rect l="l" t="t" r="r" b="b"/>
                          <a:pathLst>
                            <a:path w="7020559" h="11430">
                              <a:moveTo>
                                <a:pt x="7020001" y="0"/>
                              </a:moveTo>
                              <a:lnTo>
                                <a:pt x="0" y="0"/>
                              </a:lnTo>
                              <a:lnTo>
                                <a:pt x="0" y="11087"/>
                              </a:lnTo>
                              <a:lnTo>
                                <a:pt x="7020001" y="11087"/>
                              </a:lnTo>
                              <a:lnTo>
                                <a:pt x="70200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2.52pt;margin-top:-24.122185pt;width:552.756001pt;height:.873pt;mso-position-horizontal-relative:page;mso-position-vertical-relative:paragraph;z-index:15736320" id="docshape34" filled="true" fillcolor="#000000" stroked="false">
                <v:fill type="solid"/>
                <w10:wrap type="none"/>
              </v:rect>
            </w:pict>
          </mc:Fallback>
        </mc:AlternateContent>
      </w:r>
      <w:bookmarkStart w:id="102" w:name="System_Landscape"/>
      <w:bookmarkStart w:id="103" w:name="_bookmark33"/>
      <w:bookmarkEnd w:id="102"/>
      <w:bookmarkEnd w:id="103"/>
      <w:r>
        <w:rPr>
          <w:b w:val="0"/>
          <w:color w:val="687D91"/>
          <w:w w:val="85"/>
        </w:rPr>
        <w:t>System</w:t>
      </w:r>
      <w:r>
        <w:rPr>
          <w:b w:val="0"/>
          <w:color w:val="687D91"/>
          <w:spacing w:val="-7"/>
        </w:rPr>
        <w:t xml:space="preserve"> </w:t>
      </w:r>
      <w:del w:id="104" w:author="Ritley Kenneth" w:date="2025-12-11T15:31:00Z" w16du:dateUtc="2025-12-11T14:31:00Z">
        <w:r w:rsidDel="00011EA8">
          <w:rPr>
            <w:b w:val="0"/>
            <w:color w:val="687D91"/>
            <w:spacing w:val="-2"/>
            <w:w w:val="90"/>
          </w:rPr>
          <w:delText>Landscape</w:delText>
        </w:r>
      </w:del>
      <w:ins w:id="105" w:author="Ritley Kenneth" w:date="2025-12-11T15:31:00Z" w16du:dateUtc="2025-12-11T14:31:00Z">
        <w:r w:rsidR="00011EA8">
          <w:rPr>
            <w:b w:val="0"/>
            <w:color w:val="687D91"/>
            <w:spacing w:val="-2"/>
            <w:w w:val="90"/>
          </w:rPr>
          <w:t>l</w:t>
        </w:r>
        <w:r w:rsidR="00011EA8">
          <w:rPr>
            <w:b w:val="0"/>
            <w:color w:val="687D91"/>
            <w:spacing w:val="-2"/>
            <w:w w:val="90"/>
          </w:rPr>
          <w:t>andscape</w:t>
        </w:r>
      </w:ins>
    </w:p>
    <w:p w14:paraId="6FCCCA45" w14:textId="77777777" w:rsidR="000900B5" w:rsidRDefault="00000000">
      <w:pPr>
        <w:pStyle w:val="BodyText"/>
        <w:spacing w:before="234" w:line="216" w:lineRule="auto"/>
        <w:ind w:left="142" w:right="693"/>
      </w:pPr>
      <w:r>
        <w:t>The</w:t>
      </w:r>
      <w:r>
        <w:rPr>
          <w:spacing w:val="-1"/>
        </w:rPr>
        <w:t xml:space="preserve"> </w:t>
      </w:r>
      <w:r>
        <w:t>system</w:t>
      </w:r>
      <w:r>
        <w:rPr>
          <w:spacing w:val="-1"/>
        </w:rPr>
        <w:t xml:space="preserve"> </w:t>
      </w:r>
      <w:r>
        <w:t>landscape</w:t>
      </w:r>
      <w:r>
        <w:rPr>
          <w:spacing w:val="-1"/>
        </w:rPr>
        <w:t xml:space="preserve"> </w:t>
      </w:r>
      <w:r>
        <w:t>helps</w:t>
      </w:r>
      <w:r>
        <w:rPr>
          <w:spacing w:val="-1"/>
        </w:rPr>
        <w:t xml:space="preserve"> </w:t>
      </w:r>
      <w:r>
        <w:t>us</w:t>
      </w:r>
      <w:r>
        <w:rPr>
          <w:spacing w:val="-1"/>
        </w:rPr>
        <w:t xml:space="preserve"> </w:t>
      </w:r>
      <w:r>
        <w:t>to</w:t>
      </w:r>
      <w:r>
        <w:rPr>
          <w:spacing w:val="-1"/>
        </w:rPr>
        <w:t xml:space="preserve"> </w:t>
      </w:r>
      <w:r>
        <w:t>see</w:t>
      </w:r>
      <w:r>
        <w:rPr>
          <w:spacing w:val="-1"/>
        </w:rPr>
        <w:t xml:space="preserve"> </w:t>
      </w:r>
      <w:r>
        <w:t>the</w:t>
      </w:r>
      <w:r>
        <w:rPr>
          <w:spacing w:val="-1"/>
        </w:rPr>
        <w:t xml:space="preserve"> </w:t>
      </w:r>
      <w:r>
        <w:t>problem</w:t>
      </w:r>
      <w:r>
        <w:rPr>
          <w:spacing w:val="-1"/>
        </w:rPr>
        <w:t xml:space="preserve"> </w:t>
      </w:r>
      <w:r>
        <w:t>statement</w:t>
      </w:r>
      <w:r>
        <w:rPr>
          <w:spacing w:val="-1"/>
        </w:rPr>
        <w:t xml:space="preserve"> </w:t>
      </w:r>
      <w:r>
        <w:t>within</w:t>
      </w:r>
      <w:r>
        <w:rPr>
          <w:spacing w:val="-1"/>
        </w:rPr>
        <w:t xml:space="preserve"> </w:t>
      </w:r>
      <w:r>
        <w:t>the</w:t>
      </w:r>
      <w:r>
        <w:rPr>
          <w:spacing w:val="-1"/>
        </w:rPr>
        <w:t xml:space="preserve"> </w:t>
      </w:r>
      <w:r>
        <w:t>framework</w:t>
      </w:r>
      <w:r>
        <w:rPr>
          <w:spacing w:val="-1"/>
        </w:rPr>
        <w:t xml:space="preserve"> </w:t>
      </w:r>
      <w:r>
        <w:t>of</w:t>
      </w:r>
      <w:r>
        <w:rPr>
          <w:spacing w:val="-1"/>
        </w:rPr>
        <w:t xml:space="preserve"> </w:t>
      </w:r>
      <w:r>
        <w:t>the</w:t>
      </w:r>
      <w:r>
        <w:rPr>
          <w:spacing w:val="-1"/>
        </w:rPr>
        <w:t xml:space="preserve"> </w:t>
      </w:r>
      <w:r>
        <w:t>post.</w:t>
      </w:r>
      <w:r>
        <w:rPr>
          <w:spacing w:val="20"/>
        </w:rPr>
        <w:t xml:space="preserve"> </w:t>
      </w:r>
      <w:r>
        <w:t>It</w:t>
      </w:r>
      <w:r>
        <w:rPr>
          <w:spacing w:val="-1"/>
        </w:rPr>
        <w:t xml:space="preserve"> </w:t>
      </w:r>
      <w:r>
        <w:t xml:space="preserve">allows us to see the relations we need to consider and requirements that may </w:t>
      </w:r>
      <w:proofErr w:type="spellStart"/>
      <w:r>
        <w:t>arrise</w:t>
      </w:r>
      <w:proofErr w:type="spellEnd"/>
      <w:r>
        <w:t xml:space="preserve"> based on the fields used.</w:t>
      </w:r>
    </w:p>
    <w:p w14:paraId="6FCCCA46" w14:textId="77777777" w:rsidR="000900B5" w:rsidRDefault="000900B5">
      <w:pPr>
        <w:pStyle w:val="BodyText"/>
        <w:spacing w:line="216" w:lineRule="auto"/>
        <w:sectPr w:rsidR="000900B5">
          <w:type w:val="continuous"/>
          <w:pgSz w:w="11910" w:h="16840"/>
          <w:pgMar w:top="0" w:right="0" w:bottom="280" w:left="708" w:header="0" w:footer="0" w:gutter="0"/>
          <w:cols w:space="720"/>
        </w:sectPr>
      </w:pPr>
    </w:p>
    <w:p w14:paraId="6FCCCA47" w14:textId="77777777" w:rsidR="000900B5" w:rsidRDefault="00000000">
      <w:pPr>
        <w:spacing w:before="77"/>
        <w:ind w:right="848"/>
        <w:jc w:val="right"/>
        <w:rPr>
          <w:sz w:val="18"/>
        </w:rPr>
      </w:pPr>
      <w:r>
        <w:rPr>
          <w:noProof/>
          <w:sz w:val="18"/>
        </w:rPr>
        <w:lastRenderedPageBreak/>
        <mc:AlternateContent>
          <mc:Choice Requires="wps">
            <w:drawing>
              <wp:anchor distT="0" distB="0" distL="0" distR="0" simplePos="0" relativeHeight="487596032" behindDoc="1" locked="0" layoutInCell="1" allowOverlap="1" wp14:anchorId="6FCCCD76" wp14:editId="6FCCCD77">
                <wp:simplePos x="0" y="0"/>
                <wp:positionH relativeFrom="page">
                  <wp:posOffset>540004</wp:posOffset>
                </wp:positionH>
                <wp:positionV relativeFrom="paragraph">
                  <wp:posOffset>222313</wp:posOffset>
                </wp:positionV>
                <wp:extent cx="6480175"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2.52pt;margin-top:17.504999pt;width:510.25pt;height:.1pt;mso-position-horizontal-relative:page;mso-position-vertical-relative:paragraph;z-index:-15720448;mso-wrap-distance-left:0;mso-wrap-distance-right:0" id="docshape36" coordorigin="850,350" coordsize="10205,0" path="m850,350l11055,350e" filled="false" stroked="true" strokeweight=".398pt" strokecolor="#687d91">
                <v:path arrowok="t"/>
                <v:stroke dashstyle="solid"/>
                <w10:wrap type="topAndBottom"/>
              </v:shape>
            </w:pict>
          </mc:Fallback>
        </mc:AlternateContent>
      </w:r>
      <w:r>
        <w:rPr>
          <w:color w:val="687D91"/>
          <w:sz w:val="18"/>
        </w:rPr>
        <w:t>3.5.</w:t>
      </w:r>
      <w:r>
        <w:rPr>
          <w:color w:val="687D91"/>
          <w:spacing w:val="29"/>
          <w:sz w:val="18"/>
        </w:rPr>
        <w:t xml:space="preserve"> </w:t>
      </w:r>
      <w:r>
        <w:rPr>
          <w:color w:val="687D91"/>
          <w:sz w:val="18"/>
        </w:rPr>
        <w:t>Methods</w:t>
      </w:r>
      <w:r>
        <w:rPr>
          <w:color w:val="687D91"/>
          <w:spacing w:val="-9"/>
          <w:sz w:val="18"/>
        </w:rPr>
        <w:t xml:space="preserve"> </w:t>
      </w:r>
      <w:r>
        <w:rPr>
          <w:color w:val="687D91"/>
          <w:sz w:val="18"/>
        </w:rPr>
        <w:t>of</w:t>
      </w:r>
      <w:r>
        <w:rPr>
          <w:color w:val="687D91"/>
          <w:spacing w:val="-8"/>
          <w:sz w:val="18"/>
        </w:rPr>
        <w:t xml:space="preserve"> </w:t>
      </w:r>
      <w:r>
        <w:rPr>
          <w:color w:val="687D91"/>
          <w:spacing w:val="-2"/>
          <w:sz w:val="18"/>
        </w:rPr>
        <w:t>approach</w:t>
      </w:r>
    </w:p>
    <w:p w14:paraId="6FCCCA48" w14:textId="77777777" w:rsidR="000900B5" w:rsidRDefault="000900B5">
      <w:pPr>
        <w:pStyle w:val="BodyText"/>
        <w:spacing w:before="24"/>
        <w:rPr>
          <w:sz w:val="24"/>
        </w:rPr>
      </w:pPr>
    </w:p>
    <w:p w14:paraId="6FCCCA49" w14:textId="7D2CC05C" w:rsidR="000900B5" w:rsidRDefault="00E13579">
      <w:pPr>
        <w:pStyle w:val="Heading3"/>
        <w:rPr>
          <w:b w:val="0"/>
        </w:rPr>
      </w:pPr>
      <w:ins w:id="106" w:author="Ritley Kenneth" w:date="2025-12-11T15:31:00Z" w16du:dateUtc="2025-12-11T14:31:00Z">
        <w:r>
          <w:rPr>
            <w:b w:val="0"/>
            <w:color w:val="687D91"/>
            <w:spacing w:val="-2"/>
            <w:w w:val="85"/>
          </w:rPr>
          <w:t xml:space="preserve">Swiss </w:t>
        </w:r>
      </w:ins>
      <w:r w:rsidR="00000000">
        <w:rPr>
          <w:b w:val="0"/>
          <w:color w:val="687D91"/>
          <w:spacing w:val="-2"/>
          <w:w w:val="85"/>
        </w:rPr>
        <w:t>Post</w:t>
      </w:r>
      <w:r w:rsidR="00000000">
        <w:rPr>
          <w:b w:val="0"/>
          <w:color w:val="687D91"/>
          <w:spacing w:val="-6"/>
          <w:w w:val="85"/>
        </w:rPr>
        <w:t xml:space="preserve"> </w:t>
      </w:r>
      <w:ins w:id="107" w:author="Ritley Kenneth" w:date="2025-12-11T15:31:00Z" w16du:dateUtc="2025-12-11T14:31:00Z">
        <w:r>
          <w:rPr>
            <w:b w:val="0"/>
            <w:color w:val="687D91"/>
            <w:spacing w:val="-6"/>
            <w:w w:val="85"/>
          </w:rPr>
          <w:t xml:space="preserve">in </w:t>
        </w:r>
      </w:ins>
      <w:del w:id="108" w:author="Ritley Kenneth" w:date="2025-12-11T15:31:00Z" w16du:dateUtc="2025-12-11T14:31:00Z">
        <w:r w:rsidR="00000000" w:rsidDel="00E13579">
          <w:rPr>
            <w:b w:val="0"/>
            <w:color w:val="687D91"/>
            <w:spacing w:val="-2"/>
            <w:w w:val="95"/>
          </w:rPr>
          <w:delText>General</w:delText>
        </w:r>
      </w:del>
      <w:ins w:id="109" w:author="Ritley Kenneth" w:date="2025-12-11T15:31:00Z" w16du:dateUtc="2025-12-11T14:31:00Z">
        <w:r>
          <w:rPr>
            <w:b w:val="0"/>
            <w:color w:val="687D91"/>
            <w:spacing w:val="-2"/>
            <w:w w:val="95"/>
          </w:rPr>
          <w:t>g</w:t>
        </w:r>
        <w:r>
          <w:rPr>
            <w:b w:val="0"/>
            <w:color w:val="687D91"/>
            <w:spacing w:val="-2"/>
            <w:w w:val="95"/>
          </w:rPr>
          <w:t>eneral</w:t>
        </w:r>
      </w:ins>
    </w:p>
    <w:p w14:paraId="6FCCCA4A" w14:textId="0E21B6FD" w:rsidR="000900B5" w:rsidRDefault="00000000">
      <w:pPr>
        <w:pStyle w:val="BodyText"/>
        <w:spacing w:before="147" w:line="216" w:lineRule="auto"/>
        <w:ind w:left="142" w:right="848"/>
        <w:jc w:val="both"/>
      </w:pPr>
      <w:r>
        <w:t xml:space="preserve">The </w:t>
      </w:r>
      <w:del w:id="110" w:author="Ritley Kenneth" w:date="2025-12-11T15:31:00Z" w16du:dateUtc="2025-12-11T14:31:00Z">
        <w:r w:rsidDel="00E13579">
          <w:delText xml:space="preserve">swiss </w:delText>
        </w:r>
      </w:del>
      <w:ins w:id="111" w:author="Ritley Kenneth" w:date="2025-12-11T15:31:00Z" w16du:dateUtc="2025-12-11T14:31:00Z">
        <w:r w:rsidR="00E13579">
          <w:t>S</w:t>
        </w:r>
        <w:r w:rsidR="00E13579">
          <w:t xml:space="preserve">wiss </w:t>
        </w:r>
      </w:ins>
      <w:del w:id="112" w:author="Ritley Kenneth" w:date="2025-12-11T15:31:00Z" w16du:dateUtc="2025-12-11T14:31:00Z">
        <w:r w:rsidDel="00E13579">
          <w:delText xml:space="preserve">post </w:delText>
        </w:r>
      </w:del>
      <w:ins w:id="113" w:author="Ritley Kenneth" w:date="2025-12-11T15:31:00Z" w16du:dateUtc="2025-12-11T14:31:00Z">
        <w:r w:rsidR="00E13579">
          <w:t>P</w:t>
        </w:r>
        <w:r w:rsidR="00E13579">
          <w:t xml:space="preserve">ost </w:t>
        </w:r>
      </w:ins>
      <w:r>
        <w:t xml:space="preserve">or to be more specific, the best post of the world Post </w:t>
      </w:r>
      <w:hyperlink w:anchor="_bookmark66" w:history="1">
        <w:r>
          <w:t>2025a.</w:t>
        </w:r>
      </w:hyperlink>
      <w:r>
        <w:rPr>
          <w:spacing w:val="33"/>
        </w:rPr>
        <w:t xml:space="preserve"> </w:t>
      </w:r>
      <w:r>
        <w:t xml:space="preserve">In its </w:t>
      </w:r>
      <w:proofErr w:type="spellStart"/>
      <w:r>
        <w:t>totallity</w:t>
      </w:r>
      <w:proofErr w:type="spellEnd"/>
      <w:r>
        <w:t xml:space="preserve"> is a company having</w:t>
      </w:r>
      <w:r>
        <w:rPr>
          <w:spacing w:val="-6"/>
        </w:rPr>
        <w:t xml:space="preserve"> </w:t>
      </w:r>
      <w:r>
        <w:t>around</w:t>
      </w:r>
      <w:r>
        <w:rPr>
          <w:spacing w:val="-6"/>
        </w:rPr>
        <w:t xml:space="preserve"> </w:t>
      </w:r>
      <w:r>
        <w:t>46’000</w:t>
      </w:r>
      <w:r>
        <w:rPr>
          <w:spacing w:val="-6"/>
        </w:rPr>
        <w:t xml:space="preserve"> </w:t>
      </w:r>
      <w:r>
        <w:t>employees.</w:t>
      </w:r>
      <w:r>
        <w:rPr>
          <w:spacing w:val="11"/>
        </w:rPr>
        <w:t xml:space="preserve"> </w:t>
      </w:r>
      <w:r>
        <w:t>Who</w:t>
      </w:r>
      <w:r>
        <w:rPr>
          <w:spacing w:val="-6"/>
        </w:rPr>
        <w:t xml:space="preserve"> </w:t>
      </w:r>
      <w:r>
        <w:t>work</w:t>
      </w:r>
      <w:r>
        <w:rPr>
          <w:spacing w:val="-6"/>
        </w:rPr>
        <w:t xml:space="preserve"> </w:t>
      </w:r>
      <w:r>
        <w:t>on</w:t>
      </w:r>
      <w:r>
        <w:rPr>
          <w:spacing w:val="-6"/>
        </w:rPr>
        <w:t xml:space="preserve"> </w:t>
      </w:r>
      <w:r>
        <w:t>such</w:t>
      </w:r>
      <w:r>
        <w:rPr>
          <w:spacing w:val="-6"/>
        </w:rPr>
        <w:t xml:space="preserve"> </w:t>
      </w:r>
      <w:r>
        <w:t>a</w:t>
      </w:r>
      <w:r>
        <w:rPr>
          <w:spacing w:val="-6"/>
        </w:rPr>
        <w:t xml:space="preserve"> </w:t>
      </w:r>
      <w:r>
        <w:t>diverse</w:t>
      </w:r>
      <w:r>
        <w:rPr>
          <w:spacing w:val="-6"/>
        </w:rPr>
        <w:t xml:space="preserve"> </w:t>
      </w:r>
      <w:r>
        <w:t>field</w:t>
      </w:r>
      <w:r>
        <w:rPr>
          <w:spacing w:val="-6"/>
        </w:rPr>
        <w:t xml:space="preserve"> </w:t>
      </w:r>
      <w:r>
        <w:t>that</w:t>
      </w:r>
      <w:r>
        <w:rPr>
          <w:spacing w:val="-6"/>
        </w:rPr>
        <w:t xml:space="preserve"> </w:t>
      </w:r>
      <w:r>
        <w:t>ranges</w:t>
      </w:r>
      <w:r>
        <w:rPr>
          <w:spacing w:val="-6"/>
        </w:rPr>
        <w:t xml:space="preserve"> </w:t>
      </w:r>
      <w:r>
        <w:t>from</w:t>
      </w:r>
      <w:r>
        <w:rPr>
          <w:spacing w:val="-6"/>
        </w:rPr>
        <w:t xml:space="preserve"> </w:t>
      </w:r>
      <w:r>
        <w:t>public</w:t>
      </w:r>
      <w:r>
        <w:rPr>
          <w:spacing w:val="-6"/>
        </w:rPr>
        <w:t xml:space="preserve"> </w:t>
      </w:r>
      <w:r>
        <w:t>transports</w:t>
      </w:r>
      <w:r>
        <w:rPr>
          <w:spacing w:val="-6"/>
        </w:rPr>
        <w:t xml:space="preserve"> </w:t>
      </w:r>
      <w:r>
        <w:t>to traditional post services to banking and more.</w:t>
      </w:r>
      <w:r>
        <w:rPr>
          <w:spacing w:val="35"/>
        </w:rPr>
        <w:t xml:space="preserve"> </w:t>
      </w:r>
      <w:r>
        <w:t>A more detailed description of their services can best be found</w:t>
      </w:r>
      <w:r>
        <w:rPr>
          <w:spacing w:val="-9"/>
        </w:rPr>
        <w:t xml:space="preserve"> </w:t>
      </w:r>
      <w:r>
        <w:t>on</w:t>
      </w:r>
      <w:r>
        <w:rPr>
          <w:spacing w:val="-9"/>
        </w:rPr>
        <w:t xml:space="preserve"> </w:t>
      </w:r>
      <w:r>
        <w:t>their</w:t>
      </w:r>
      <w:r>
        <w:rPr>
          <w:spacing w:val="-9"/>
        </w:rPr>
        <w:t xml:space="preserve"> </w:t>
      </w:r>
      <w:r>
        <w:t>web</w:t>
      </w:r>
      <w:r>
        <w:rPr>
          <w:spacing w:val="-9"/>
        </w:rPr>
        <w:t xml:space="preserve"> </w:t>
      </w:r>
      <w:r>
        <w:t>presence</w:t>
      </w:r>
      <w:r>
        <w:rPr>
          <w:spacing w:val="-9"/>
        </w:rPr>
        <w:t xml:space="preserve"> </w:t>
      </w:r>
      <w:r>
        <w:t>Post</w:t>
      </w:r>
      <w:r>
        <w:rPr>
          <w:spacing w:val="-9"/>
        </w:rPr>
        <w:t xml:space="preserve"> </w:t>
      </w:r>
      <w:hyperlink w:anchor="_bookmark67" w:history="1">
        <w:r>
          <w:t>2025b</w:t>
        </w:r>
      </w:hyperlink>
      <w:r>
        <w:rPr>
          <w:spacing w:val="-9"/>
        </w:rPr>
        <w:t xml:space="preserve"> </w:t>
      </w:r>
      <w:r>
        <w:t>,</w:t>
      </w:r>
      <w:r>
        <w:rPr>
          <w:spacing w:val="-9"/>
        </w:rPr>
        <w:t xml:space="preserve"> </w:t>
      </w:r>
      <w:r>
        <w:t>or</w:t>
      </w:r>
      <w:r>
        <w:rPr>
          <w:spacing w:val="-9"/>
        </w:rPr>
        <w:t xml:space="preserve"> </w:t>
      </w:r>
      <w:r>
        <w:t>on</w:t>
      </w:r>
      <w:r>
        <w:rPr>
          <w:spacing w:val="-9"/>
        </w:rPr>
        <w:t xml:space="preserve"> </w:t>
      </w:r>
      <w:r>
        <w:t>the</w:t>
      </w:r>
      <w:r>
        <w:rPr>
          <w:spacing w:val="-9"/>
        </w:rPr>
        <w:t xml:space="preserve"> </w:t>
      </w:r>
      <w:r>
        <w:t>description</w:t>
      </w:r>
      <w:r>
        <w:rPr>
          <w:spacing w:val="-9"/>
        </w:rPr>
        <w:t xml:space="preserve"> </w:t>
      </w:r>
      <w:r>
        <w:t>given</w:t>
      </w:r>
      <w:r>
        <w:rPr>
          <w:spacing w:val="-9"/>
        </w:rPr>
        <w:t xml:space="preserve"> </w:t>
      </w:r>
      <w:r>
        <w:t>at</w:t>
      </w:r>
      <w:r>
        <w:rPr>
          <w:spacing w:val="-9"/>
        </w:rPr>
        <w:t xml:space="preserve"> </w:t>
      </w:r>
      <w:proofErr w:type="spellStart"/>
      <w:r>
        <w:t>wikipedia</w:t>
      </w:r>
      <w:proofErr w:type="spellEnd"/>
      <w:r>
        <w:rPr>
          <w:spacing w:val="-9"/>
        </w:rPr>
        <w:t xml:space="preserve"> </w:t>
      </w:r>
      <w:r>
        <w:t>Wikipedia</w:t>
      </w:r>
      <w:r>
        <w:rPr>
          <w:spacing w:val="-9"/>
        </w:rPr>
        <w:t xml:space="preserve"> </w:t>
      </w:r>
      <w:r>
        <w:t xml:space="preserve">contributors </w:t>
      </w:r>
      <w:hyperlink w:anchor="_bookmark72" w:history="1">
        <w:r>
          <w:rPr>
            <w:spacing w:val="-2"/>
          </w:rPr>
          <w:t>2025c.</w:t>
        </w:r>
      </w:hyperlink>
      <w:r>
        <w:rPr>
          <w:spacing w:val="6"/>
        </w:rPr>
        <w:t xml:space="preserve"> </w:t>
      </w:r>
      <w:r>
        <w:rPr>
          <w:spacing w:val="-2"/>
        </w:rPr>
        <w:t>However</w:t>
      </w:r>
      <w:r>
        <w:rPr>
          <w:spacing w:val="-10"/>
        </w:rPr>
        <w:t xml:space="preserve"> </w:t>
      </w:r>
      <w:r>
        <w:rPr>
          <w:spacing w:val="-2"/>
        </w:rPr>
        <w:t>while</w:t>
      </w:r>
      <w:r>
        <w:rPr>
          <w:spacing w:val="-10"/>
        </w:rPr>
        <w:t xml:space="preserve"> </w:t>
      </w:r>
      <w:r>
        <w:rPr>
          <w:spacing w:val="-2"/>
        </w:rPr>
        <w:t>the</w:t>
      </w:r>
      <w:r>
        <w:rPr>
          <w:spacing w:val="-10"/>
        </w:rPr>
        <w:t xml:space="preserve"> </w:t>
      </w:r>
      <w:r>
        <w:rPr>
          <w:spacing w:val="-2"/>
        </w:rPr>
        <w:t>post</w:t>
      </w:r>
      <w:r>
        <w:rPr>
          <w:spacing w:val="-10"/>
        </w:rPr>
        <w:t xml:space="preserve"> </w:t>
      </w:r>
      <w:r>
        <w:rPr>
          <w:spacing w:val="-2"/>
        </w:rPr>
        <w:t>is</w:t>
      </w:r>
      <w:r>
        <w:rPr>
          <w:spacing w:val="-10"/>
        </w:rPr>
        <w:t xml:space="preserve"> </w:t>
      </w:r>
      <w:r>
        <w:rPr>
          <w:spacing w:val="-2"/>
        </w:rPr>
        <w:t>treating</w:t>
      </w:r>
      <w:r>
        <w:rPr>
          <w:spacing w:val="-10"/>
        </w:rPr>
        <w:t xml:space="preserve"> </w:t>
      </w:r>
      <w:r>
        <w:rPr>
          <w:spacing w:val="-2"/>
        </w:rPr>
        <w:t>such</w:t>
      </w:r>
      <w:r>
        <w:rPr>
          <w:spacing w:val="-10"/>
        </w:rPr>
        <w:t xml:space="preserve"> </w:t>
      </w:r>
      <w:r>
        <w:rPr>
          <w:spacing w:val="-2"/>
        </w:rPr>
        <w:t>a</w:t>
      </w:r>
      <w:r>
        <w:rPr>
          <w:spacing w:val="-10"/>
        </w:rPr>
        <w:t xml:space="preserve"> </w:t>
      </w:r>
      <w:r>
        <w:rPr>
          <w:spacing w:val="-2"/>
        </w:rPr>
        <w:t>wide</w:t>
      </w:r>
      <w:r>
        <w:rPr>
          <w:spacing w:val="-10"/>
        </w:rPr>
        <w:t xml:space="preserve"> </w:t>
      </w:r>
      <w:r>
        <w:rPr>
          <w:spacing w:val="-2"/>
        </w:rPr>
        <w:t>field,</w:t>
      </w:r>
      <w:r>
        <w:rPr>
          <w:spacing w:val="-8"/>
        </w:rPr>
        <w:t xml:space="preserve"> </w:t>
      </w:r>
      <w:r>
        <w:rPr>
          <w:spacing w:val="-2"/>
        </w:rPr>
        <w:t>the</w:t>
      </w:r>
      <w:r>
        <w:rPr>
          <w:spacing w:val="-10"/>
        </w:rPr>
        <w:t xml:space="preserve"> </w:t>
      </w:r>
      <w:r>
        <w:rPr>
          <w:spacing w:val="-2"/>
        </w:rPr>
        <w:t>field</w:t>
      </w:r>
      <w:r>
        <w:rPr>
          <w:spacing w:val="-10"/>
        </w:rPr>
        <w:t xml:space="preserve"> </w:t>
      </w:r>
      <w:r>
        <w:rPr>
          <w:spacing w:val="-2"/>
        </w:rPr>
        <w:t>of</w:t>
      </w:r>
      <w:r>
        <w:rPr>
          <w:spacing w:val="-10"/>
        </w:rPr>
        <w:t xml:space="preserve"> </w:t>
      </w:r>
      <w:r>
        <w:rPr>
          <w:spacing w:val="-2"/>
        </w:rPr>
        <w:t>this</w:t>
      </w:r>
      <w:r>
        <w:rPr>
          <w:spacing w:val="-10"/>
        </w:rPr>
        <w:t xml:space="preserve"> </w:t>
      </w:r>
      <w:r>
        <w:rPr>
          <w:spacing w:val="-2"/>
        </w:rPr>
        <w:t>will</w:t>
      </w:r>
      <w:r>
        <w:rPr>
          <w:spacing w:val="-10"/>
        </w:rPr>
        <w:t xml:space="preserve"> </w:t>
      </w:r>
      <w:r>
        <w:rPr>
          <w:spacing w:val="-2"/>
        </w:rPr>
        <w:t>be</w:t>
      </w:r>
      <w:r>
        <w:rPr>
          <w:spacing w:val="-10"/>
        </w:rPr>
        <w:t xml:space="preserve"> </w:t>
      </w:r>
      <w:r>
        <w:rPr>
          <w:spacing w:val="-2"/>
        </w:rPr>
        <w:t>much</w:t>
      </w:r>
      <w:r>
        <w:rPr>
          <w:spacing w:val="-10"/>
        </w:rPr>
        <w:t xml:space="preserve"> </w:t>
      </w:r>
      <w:r>
        <w:rPr>
          <w:spacing w:val="-2"/>
        </w:rPr>
        <w:t>narrower</w:t>
      </w:r>
      <w:r>
        <w:rPr>
          <w:spacing w:val="-10"/>
        </w:rPr>
        <w:t xml:space="preserve"> </w:t>
      </w:r>
      <w:r>
        <w:rPr>
          <w:spacing w:val="-2"/>
        </w:rPr>
        <w:t xml:space="preserve">focusing </w:t>
      </w:r>
      <w:r>
        <w:t xml:space="preserve">on the </w:t>
      </w:r>
      <w:proofErr w:type="spellStart"/>
      <w:r>
        <w:t>non operational</w:t>
      </w:r>
      <w:proofErr w:type="spellEnd"/>
      <w:r>
        <w:t xml:space="preserve"> reporting.</w:t>
      </w:r>
    </w:p>
    <w:p w14:paraId="6FCCCA4B" w14:textId="77777777" w:rsidR="000900B5" w:rsidRDefault="00000000">
      <w:pPr>
        <w:pStyle w:val="Heading3"/>
        <w:spacing w:before="283"/>
        <w:rPr>
          <w:b w:val="0"/>
        </w:rPr>
      </w:pPr>
      <w:r>
        <w:rPr>
          <w:b w:val="0"/>
          <w:color w:val="687D91"/>
          <w:spacing w:val="-2"/>
        </w:rPr>
        <w:t>PMDWH</w:t>
      </w:r>
    </w:p>
    <w:p w14:paraId="6FCCCA4C" w14:textId="77777777" w:rsidR="000900B5" w:rsidRDefault="00000000">
      <w:pPr>
        <w:pStyle w:val="BodyText"/>
        <w:spacing w:before="147" w:line="216" w:lineRule="auto"/>
        <w:ind w:left="142" w:right="848"/>
        <w:jc w:val="both"/>
      </w:pPr>
      <w:r>
        <w:t xml:space="preserve">The team </w:t>
      </w:r>
      <w:hyperlink w:anchor="_bookmark0" w:history="1">
        <w:r>
          <w:t>DWH LS OPS</w:t>
        </w:r>
      </w:hyperlink>
      <w:r>
        <w:t xml:space="preserve"> handles the reporting of </w:t>
      </w:r>
      <w:proofErr w:type="spellStart"/>
      <w:r>
        <w:t>swiss</w:t>
      </w:r>
      <w:proofErr w:type="spellEnd"/>
      <w:r>
        <w:t xml:space="preserve"> post.</w:t>
      </w:r>
      <w:r>
        <w:rPr>
          <w:spacing w:val="40"/>
        </w:rPr>
        <w:t xml:space="preserve"> </w:t>
      </w:r>
      <w:r>
        <w:t xml:space="preserve">To be more specific, it is the analytical re-porting, which is not treating the operative reporting needing to show in </w:t>
      </w:r>
      <w:hyperlink w:anchor="_bookmark0" w:history="1">
        <w:r>
          <w:t>real time</w:t>
        </w:r>
      </w:hyperlink>
      <w:r>
        <w:t xml:space="preserve"> or </w:t>
      </w:r>
      <w:hyperlink w:anchor="_bookmark0" w:history="1">
        <w:r>
          <w:t xml:space="preserve">near </w:t>
        </w:r>
        <w:proofErr w:type="spellStart"/>
        <w:r>
          <w:t>realtime</w:t>
        </w:r>
        <w:proofErr w:type="spellEnd"/>
      </w:hyperlink>
      <w:r>
        <w:t xml:space="preserve"> e.g. if</w:t>
      </w:r>
      <w:r>
        <w:rPr>
          <w:spacing w:val="-3"/>
        </w:rPr>
        <w:t xml:space="preserve"> </w:t>
      </w:r>
      <w:r>
        <w:t>a</w:t>
      </w:r>
      <w:r>
        <w:rPr>
          <w:spacing w:val="-3"/>
        </w:rPr>
        <w:t xml:space="preserve"> </w:t>
      </w:r>
      <w:r>
        <w:t>machine</w:t>
      </w:r>
      <w:r>
        <w:rPr>
          <w:spacing w:val="-4"/>
        </w:rPr>
        <w:t xml:space="preserve"> </w:t>
      </w:r>
      <w:r>
        <w:t>is</w:t>
      </w:r>
      <w:r>
        <w:rPr>
          <w:spacing w:val="-3"/>
        </w:rPr>
        <w:t xml:space="preserve"> </w:t>
      </w:r>
      <w:r>
        <w:t>running</w:t>
      </w:r>
      <w:r>
        <w:rPr>
          <w:spacing w:val="-3"/>
        </w:rPr>
        <w:t xml:space="preserve"> </w:t>
      </w:r>
      <w:r>
        <w:t>fine.</w:t>
      </w:r>
      <w:r>
        <w:rPr>
          <w:spacing w:val="15"/>
        </w:rPr>
        <w:t xml:space="preserve"> </w:t>
      </w:r>
      <w:r>
        <w:t>It</w:t>
      </w:r>
      <w:r>
        <w:rPr>
          <w:spacing w:val="-3"/>
        </w:rPr>
        <w:t xml:space="preserve"> </w:t>
      </w:r>
      <w:r>
        <w:t>is</w:t>
      </w:r>
      <w:r>
        <w:rPr>
          <w:spacing w:val="-3"/>
        </w:rPr>
        <w:t xml:space="preserve"> </w:t>
      </w:r>
      <w:r>
        <w:t>focused</w:t>
      </w:r>
      <w:r>
        <w:rPr>
          <w:spacing w:val="-3"/>
        </w:rPr>
        <w:t xml:space="preserve"> </w:t>
      </w:r>
      <w:r>
        <w:t>on</w:t>
      </w:r>
      <w:r>
        <w:rPr>
          <w:spacing w:val="-3"/>
        </w:rPr>
        <w:t xml:space="preserve"> </w:t>
      </w:r>
      <w:proofErr w:type="spellStart"/>
      <w:r>
        <w:t>provinding</w:t>
      </w:r>
      <w:proofErr w:type="spellEnd"/>
      <w:r>
        <w:rPr>
          <w:spacing w:val="-4"/>
        </w:rPr>
        <w:t xml:space="preserve"> </w:t>
      </w:r>
      <w:r>
        <w:t>management</w:t>
      </w:r>
      <w:r>
        <w:rPr>
          <w:spacing w:val="-3"/>
        </w:rPr>
        <w:t xml:space="preserve"> </w:t>
      </w:r>
      <w:r>
        <w:t>information</w:t>
      </w:r>
      <w:r>
        <w:rPr>
          <w:spacing w:val="-3"/>
        </w:rPr>
        <w:t xml:space="preserve"> </w:t>
      </w:r>
      <w:r>
        <w:t>allowing</w:t>
      </w:r>
      <w:r>
        <w:rPr>
          <w:spacing w:val="-3"/>
        </w:rPr>
        <w:t xml:space="preserve"> </w:t>
      </w:r>
      <w:r>
        <w:t>for</w:t>
      </w:r>
      <w:r>
        <w:rPr>
          <w:spacing w:val="-3"/>
        </w:rPr>
        <w:t xml:space="preserve"> </w:t>
      </w:r>
      <w:r>
        <w:t>strategic decisions</w:t>
      </w:r>
      <w:r>
        <w:rPr>
          <w:spacing w:val="-1"/>
        </w:rPr>
        <w:t xml:space="preserve"> </w:t>
      </w:r>
      <w:r>
        <w:t>based</w:t>
      </w:r>
      <w:r>
        <w:rPr>
          <w:spacing w:val="-1"/>
        </w:rPr>
        <w:t xml:space="preserve"> </w:t>
      </w:r>
      <w:r>
        <w:t>on</w:t>
      </w:r>
      <w:r>
        <w:rPr>
          <w:spacing w:val="-1"/>
        </w:rPr>
        <w:t xml:space="preserve"> </w:t>
      </w:r>
      <w:proofErr w:type="spellStart"/>
      <w:r>
        <w:t>summaried</w:t>
      </w:r>
      <w:proofErr w:type="spellEnd"/>
      <w:r>
        <w:rPr>
          <w:spacing w:val="-1"/>
        </w:rPr>
        <w:t xml:space="preserve"> </w:t>
      </w:r>
      <w:r>
        <w:t>data.</w:t>
      </w:r>
      <w:r>
        <w:rPr>
          <w:spacing w:val="22"/>
        </w:rPr>
        <w:t xml:space="preserve"> </w:t>
      </w:r>
      <w:r>
        <w:t>It</w:t>
      </w:r>
      <w:r>
        <w:rPr>
          <w:spacing w:val="-1"/>
        </w:rPr>
        <w:t xml:space="preserve"> </w:t>
      </w:r>
      <w:r>
        <w:t>allows</w:t>
      </w:r>
      <w:r>
        <w:rPr>
          <w:spacing w:val="-1"/>
        </w:rPr>
        <w:t xml:space="preserve"> </w:t>
      </w:r>
      <w:r>
        <w:t>its</w:t>
      </w:r>
      <w:r>
        <w:rPr>
          <w:spacing w:val="-1"/>
        </w:rPr>
        <w:t xml:space="preserve"> </w:t>
      </w:r>
      <w:r>
        <w:t>clients</w:t>
      </w:r>
      <w:r>
        <w:rPr>
          <w:spacing w:val="-1"/>
        </w:rPr>
        <w:t xml:space="preserve"> </w:t>
      </w:r>
      <w:r>
        <w:t>to</w:t>
      </w:r>
      <w:r>
        <w:rPr>
          <w:spacing w:val="-1"/>
        </w:rPr>
        <w:t xml:space="preserve"> </w:t>
      </w:r>
      <w:r>
        <w:t>e.g.</w:t>
      </w:r>
      <w:r>
        <w:rPr>
          <w:spacing w:val="22"/>
        </w:rPr>
        <w:t xml:space="preserve"> </w:t>
      </w:r>
      <w:r>
        <w:t>compare</w:t>
      </w:r>
      <w:r>
        <w:rPr>
          <w:spacing w:val="-1"/>
        </w:rPr>
        <w:t xml:space="preserve"> </w:t>
      </w:r>
      <w:r>
        <w:t>productivity</w:t>
      </w:r>
      <w:r>
        <w:rPr>
          <w:spacing w:val="-1"/>
        </w:rPr>
        <w:t xml:space="preserve"> </w:t>
      </w:r>
      <w:r>
        <w:t>figures</w:t>
      </w:r>
      <w:r>
        <w:rPr>
          <w:spacing w:val="-1"/>
        </w:rPr>
        <w:t xml:space="preserve"> </w:t>
      </w:r>
      <w:r>
        <w:t>of</w:t>
      </w:r>
      <w:r>
        <w:rPr>
          <w:spacing w:val="-1"/>
        </w:rPr>
        <w:t xml:space="preserve"> </w:t>
      </w:r>
      <w:r>
        <w:t>multiple plants</w:t>
      </w:r>
      <w:r>
        <w:rPr>
          <w:spacing w:val="-1"/>
        </w:rPr>
        <w:t xml:space="preserve"> </w:t>
      </w:r>
      <w:r>
        <w:t>and</w:t>
      </w:r>
      <w:r>
        <w:rPr>
          <w:spacing w:val="-1"/>
        </w:rPr>
        <w:t xml:space="preserve"> </w:t>
      </w:r>
      <w:r>
        <w:t>to</w:t>
      </w:r>
      <w:r>
        <w:rPr>
          <w:spacing w:val="-1"/>
        </w:rPr>
        <w:t xml:space="preserve"> </w:t>
      </w:r>
      <w:r>
        <w:t>compare</w:t>
      </w:r>
      <w:r>
        <w:rPr>
          <w:spacing w:val="-1"/>
        </w:rPr>
        <w:t xml:space="preserve"> </w:t>
      </w:r>
      <w:r>
        <w:t>them</w:t>
      </w:r>
      <w:r>
        <w:rPr>
          <w:spacing w:val="-1"/>
        </w:rPr>
        <w:t xml:space="preserve"> </w:t>
      </w:r>
      <w:r>
        <w:t>to</w:t>
      </w:r>
      <w:r>
        <w:rPr>
          <w:spacing w:val="-1"/>
        </w:rPr>
        <w:t xml:space="preserve"> </w:t>
      </w:r>
      <w:r>
        <w:t>previous</w:t>
      </w:r>
      <w:r>
        <w:rPr>
          <w:spacing w:val="-1"/>
        </w:rPr>
        <w:t xml:space="preserve"> </w:t>
      </w:r>
      <w:r>
        <w:t>years</w:t>
      </w:r>
      <w:r>
        <w:rPr>
          <w:spacing w:val="-1"/>
        </w:rPr>
        <w:t xml:space="preserve"> </w:t>
      </w:r>
      <w:r>
        <w:t>allowing</w:t>
      </w:r>
      <w:r>
        <w:rPr>
          <w:spacing w:val="-1"/>
        </w:rPr>
        <w:t xml:space="preserve"> </w:t>
      </w:r>
      <w:r>
        <w:t>them</w:t>
      </w:r>
      <w:r>
        <w:rPr>
          <w:spacing w:val="-1"/>
        </w:rPr>
        <w:t xml:space="preserve"> </w:t>
      </w:r>
      <w:r>
        <w:t>to</w:t>
      </w:r>
      <w:r>
        <w:rPr>
          <w:spacing w:val="-1"/>
        </w:rPr>
        <w:t xml:space="preserve"> </w:t>
      </w:r>
      <w:r>
        <w:t>extract</w:t>
      </w:r>
      <w:r>
        <w:rPr>
          <w:spacing w:val="-1"/>
        </w:rPr>
        <w:t xml:space="preserve"> </w:t>
      </w:r>
      <w:r>
        <w:t>trends</w:t>
      </w:r>
      <w:r>
        <w:rPr>
          <w:spacing w:val="-1"/>
        </w:rPr>
        <w:t xml:space="preserve"> </w:t>
      </w:r>
      <w:r>
        <w:t>and</w:t>
      </w:r>
      <w:r>
        <w:rPr>
          <w:spacing w:val="-1"/>
        </w:rPr>
        <w:t xml:space="preserve"> </w:t>
      </w:r>
      <w:proofErr w:type="gramStart"/>
      <w:r>
        <w:t>plan</w:t>
      </w:r>
      <w:r>
        <w:rPr>
          <w:spacing w:val="-1"/>
        </w:rPr>
        <w:t xml:space="preserve"> </w:t>
      </w:r>
      <w:r>
        <w:t>for</w:t>
      </w:r>
      <w:r>
        <w:rPr>
          <w:spacing w:val="-1"/>
        </w:rPr>
        <w:t xml:space="preserve"> </w:t>
      </w:r>
      <w:r>
        <w:t>the</w:t>
      </w:r>
      <w:r>
        <w:rPr>
          <w:spacing w:val="-1"/>
        </w:rPr>
        <w:t xml:space="preserve"> </w:t>
      </w:r>
      <w:r>
        <w:t>future</w:t>
      </w:r>
      <w:proofErr w:type="gramEnd"/>
      <w:r>
        <w:t>.</w:t>
      </w:r>
    </w:p>
    <w:p w14:paraId="6FCCCA4D" w14:textId="77777777" w:rsidR="000900B5" w:rsidRDefault="00000000">
      <w:pPr>
        <w:pStyle w:val="Heading3"/>
        <w:spacing w:before="284"/>
        <w:rPr>
          <w:b w:val="0"/>
        </w:rPr>
      </w:pPr>
      <w:r>
        <w:rPr>
          <w:b w:val="0"/>
          <w:color w:val="687D91"/>
          <w:w w:val="85"/>
        </w:rPr>
        <w:t>Glue</w:t>
      </w:r>
      <w:r>
        <w:rPr>
          <w:b w:val="0"/>
          <w:color w:val="687D91"/>
          <w:spacing w:val="-6"/>
          <w:w w:val="95"/>
        </w:rPr>
        <w:t xml:space="preserve"> </w:t>
      </w:r>
      <w:r>
        <w:rPr>
          <w:b w:val="0"/>
          <w:color w:val="687D91"/>
          <w:spacing w:val="-5"/>
          <w:w w:val="95"/>
        </w:rPr>
        <w:t>ETC</w:t>
      </w:r>
    </w:p>
    <w:p w14:paraId="6FCCCA4E" w14:textId="77777777" w:rsidR="000900B5" w:rsidRDefault="00000000">
      <w:pPr>
        <w:pStyle w:val="BodyText"/>
        <w:tabs>
          <w:tab w:val="left" w:leader="dot" w:pos="7640"/>
        </w:tabs>
        <w:spacing w:before="124" w:line="286" w:lineRule="exact"/>
        <w:ind w:left="142"/>
      </w:pPr>
      <w:r>
        <w:t>Todo</w:t>
      </w:r>
      <w:r>
        <w:rPr>
          <w:spacing w:val="-6"/>
        </w:rPr>
        <w:t xml:space="preserve"> </w:t>
      </w:r>
      <w:r>
        <w:t>What</w:t>
      </w:r>
      <w:r>
        <w:rPr>
          <w:spacing w:val="-6"/>
        </w:rPr>
        <w:t xml:space="preserve"> </w:t>
      </w:r>
      <w:r>
        <w:t>we</w:t>
      </w:r>
      <w:r>
        <w:rPr>
          <w:spacing w:val="-5"/>
        </w:rPr>
        <w:t xml:space="preserve"> </w:t>
      </w:r>
      <w:r>
        <w:t>are</w:t>
      </w:r>
      <w:r>
        <w:rPr>
          <w:spacing w:val="-6"/>
        </w:rPr>
        <w:t xml:space="preserve"> </w:t>
      </w:r>
      <w:r>
        <w:t>struggling</w:t>
      </w:r>
      <w:r>
        <w:rPr>
          <w:spacing w:val="-5"/>
        </w:rPr>
        <w:t xml:space="preserve"> </w:t>
      </w:r>
      <w:r>
        <w:t>with</w:t>
      </w:r>
      <w:r>
        <w:rPr>
          <w:spacing w:val="-6"/>
        </w:rPr>
        <w:t xml:space="preserve"> </w:t>
      </w:r>
      <w:proofErr w:type="gramStart"/>
      <w:r>
        <w:t>at</w:t>
      </w:r>
      <w:r>
        <w:rPr>
          <w:spacing w:val="-5"/>
        </w:rPr>
        <w:t xml:space="preserve"> </w:t>
      </w:r>
      <w:r>
        <w:t>the</w:t>
      </w:r>
      <w:r>
        <w:rPr>
          <w:spacing w:val="-6"/>
        </w:rPr>
        <w:t xml:space="preserve"> </w:t>
      </w:r>
      <w:r>
        <w:t>moment</w:t>
      </w:r>
      <w:proofErr w:type="gramEnd"/>
      <w:r>
        <w:rPr>
          <w:spacing w:val="-5"/>
        </w:rPr>
        <w:t xml:space="preserve"> </w:t>
      </w:r>
      <w:r>
        <w:t>This</w:t>
      </w:r>
      <w:r>
        <w:rPr>
          <w:spacing w:val="-6"/>
        </w:rPr>
        <w:t xml:space="preserve"> </w:t>
      </w:r>
      <w:r>
        <w:t>can</w:t>
      </w:r>
      <w:r>
        <w:rPr>
          <w:spacing w:val="-6"/>
        </w:rPr>
        <w:t xml:space="preserve"> </w:t>
      </w:r>
      <w:r>
        <w:t>be</w:t>
      </w:r>
      <w:r>
        <w:rPr>
          <w:spacing w:val="-5"/>
        </w:rPr>
        <w:t xml:space="preserve"> </w:t>
      </w:r>
      <w:r>
        <w:t>written</w:t>
      </w:r>
      <w:r>
        <w:rPr>
          <w:spacing w:val="-6"/>
        </w:rPr>
        <w:t xml:space="preserve"> </w:t>
      </w:r>
      <w:r>
        <w:rPr>
          <w:spacing w:val="-2"/>
        </w:rPr>
        <w:t>later</w:t>
      </w:r>
      <w:r>
        <w:rPr>
          <w:rFonts w:ascii="Times New Roman"/>
        </w:rPr>
        <w:tab/>
      </w:r>
      <w:r>
        <w:t>In</w:t>
      </w:r>
      <w:r>
        <w:rPr>
          <w:spacing w:val="-6"/>
        </w:rPr>
        <w:t xml:space="preserve"> </w:t>
      </w:r>
      <w:proofErr w:type="gramStart"/>
      <w:r>
        <w:t>short</w:t>
      </w:r>
      <w:proofErr w:type="gramEnd"/>
      <w:r>
        <w:rPr>
          <w:spacing w:val="-5"/>
        </w:rPr>
        <w:t xml:space="preserve"> </w:t>
      </w:r>
      <w:r>
        <w:t>the</w:t>
      </w:r>
      <w:r>
        <w:rPr>
          <w:spacing w:val="-5"/>
        </w:rPr>
        <w:t xml:space="preserve"> </w:t>
      </w:r>
      <w:r>
        <w:t>PMDWH</w:t>
      </w:r>
      <w:r>
        <w:rPr>
          <w:spacing w:val="-6"/>
        </w:rPr>
        <w:t xml:space="preserve"> </w:t>
      </w:r>
      <w:r>
        <w:rPr>
          <w:spacing w:val="-2"/>
        </w:rPr>
        <w:t>Archi-</w:t>
      </w:r>
    </w:p>
    <w:p w14:paraId="6FCCCA4F" w14:textId="77777777" w:rsidR="000900B5" w:rsidRDefault="00000000">
      <w:pPr>
        <w:pStyle w:val="BodyText"/>
        <w:spacing w:line="286" w:lineRule="exact"/>
        <w:ind w:left="142"/>
      </w:pPr>
      <w:proofErr w:type="spellStart"/>
      <w:r>
        <w:rPr>
          <w:spacing w:val="-2"/>
        </w:rPr>
        <w:t>tecture</w:t>
      </w:r>
      <w:proofErr w:type="spellEnd"/>
    </w:p>
    <w:p w14:paraId="6FCCCA50" w14:textId="77777777" w:rsidR="000900B5" w:rsidRDefault="000900B5">
      <w:pPr>
        <w:pStyle w:val="BodyText"/>
        <w:spacing w:before="38"/>
      </w:pPr>
    </w:p>
    <w:p w14:paraId="6FCCCA51" w14:textId="77777777" w:rsidR="000900B5" w:rsidRDefault="00000000">
      <w:pPr>
        <w:pStyle w:val="Heading2"/>
        <w:numPr>
          <w:ilvl w:val="1"/>
          <w:numId w:val="17"/>
        </w:numPr>
        <w:tabs>
          <w:tab w:val="left" w:pos="771"/>
        </w:tabs>
        <w:ind w:left="771" w:hanging="629"/>
        <w:rPr>
          <w:b w:val="0"/>
        </w:rPr>
      </w:pPr>
      <w:bookmarkStart w:id="114" w:name="Methods_of_approach"/>
      <w:bookmarkStart w:id="115" w:name="_bookmark34"/>
      <w:bookmarkEnd w:id="114"/>
      <w:bookmarkEnd w:id="115"/>
      <w:r>
        <w:rPr>
          <w:b w:val="0"/>
          <w:color w:val="687D91"/>
          <w:w w:val="85"/>
        </w:rPr>
        <w:t>Methods</w:t>
      </w:r>
      <w:r>
        <w:rPr>
          <w:b w:val="0"/>
          <w:color w:val="687D91"/>
          <w:spacing w:val="14"/>
        </w:rPr>
        <w:t xml:space="preserve"> </w:t>
      </w:r>
      <w:r>
        <w:rPr>
          <w:b w:val="0"/>
          <w:color w:val="687D91"/>
          <w:w w:val="85"/>
        </w:rPr>
        <w:t>of</w:t>
      </w:r>
      <w:r>
        <w:rPr>
          <w:b w:val="0"/>
          <w:color w:val="687D91"/>
          <w:spacing w:val="14"/>
        </w:rPr>
        <w:t xml:space="preserve"> </w:t>
      </w:r>
      <w:r>
        <w:rPr>
          <w:b w:val="0"/>
          <w:color w:val="687D91"/>
          <w:spacing w:val="-2"/>
          <w:w w:val="85"/>
        </w:rPr>
        <w:t>approach</w:t>
      </w:r>
    </w:p>
    <w:p w14:paraId="6FCCCA52" w14:textId="77777777" w:rsidR="000900B5" w:rsidRDefault="00000000">
      <w:pPr>
        <w:pStyle w:val="BodyText"/>
        <w:spacing w:before="194"/>
        <w:ind w:left="142"/>
      </w:pPr>
      <w:r>
        <w:t>Todo</w:t>
      </w:r>
      <w:r>
        <w:rPr>
          <w:spacing w:val="-11"/>
        </w:rPr>
        <w:t xml:space="preserve"> </w:t>
      </w:r>
      <w:r>
        <w:t>Has</w:t>
      </w:r>
      <w:r>
        <w:rPr>
          <w:spacing w:val="-10"/>
        </w:rPr>
        <w:t xml:space="preserve"> </w:t>
      </w:r>
      <w:r>
        <w:t>to</w:t>
      </w:r>
      <w:r>
        <w:rPr>
          <w:spacing w:val="-11"/>
        </w:rPr>
        <w:t xml:space="preserve"> </w:t>
      </w:r>
      <w:r>
        <w:t>be</w:t>
      </w:r>
      <w:r>
        <w:rPr>
          <w:spacing w:val="-10"/>
        </w:rPr>
        <w:t xml:space="preserve"> </w:t>
      </w:r>
      <w:r>
        <w:t>written</w:t>
      </w:r>
      <w:r>
        <w:rPr>
          <w:spacing w:val="-11"/>
        </w:rPr>
        <w:t xml:space="preserve"> </w:t>
      </w:r>
      <w:r>
        <w:t>before</w:t>
      </w:r>
      <w:r>
        <w:rPr>
          <w:spacing w:val="-10"/>
        </w:rPr>
        <w:t xml:space="preserve"> </w:t>
      </w:r>
      <w:r>
        <w:rPr>
          <w:spacing w:val="-2"/>
        </w:rPr>
        <w:t>sources...</w:t>
      </w:r>
    </w:p>
    <w:p w14:paraId="6FCCCA53" w14:textId="77777777" w:rsidR="000900B5" w:rsidRDefault="000900B5">
      <w:pPr>
        <w:pStyle w:val="BodyText"/>
        <w:spacing w:before="38"/>
      </w:pPr>
    </w:p>
    <w:p w14:paraId="6FCCCA54" w14:textId="77777777" w:rsidR="000900B5" w:rsidRDefault="00000000">
      <w:pPr>
        <w:pStyle w:val="Heading2"/>
        <w:numPr>
          <w:ilvl w:val="1"/>
          <w:numId w:val="17"/>
        </w:numPr>
        <w:tabs>
          <w:tab w:val="left" w:pos="771"/>
        </w:tabs>
        <w:ind w:left="771" w:hanging="629"/>
        <w:rPr>
          <w:b w:val="0"/>
        </w:rPr>
      </w:pPr>
      <w:bookmarkStart w:id="116" w:name="Sources"/>
      <w:bookmarkStart w:id="117" w:name="_bookmark35"/>
      <w:bookmarkEnd w:id="116"/>
      <w:bookmarkEnd w:id="117"/>
      <w:r>
        <w:rPr>
          <w:b w:val="0"/>
          <w:color w:val="687D91"/>
          <w:spacing w:val="-2"/>
          <w:w w:val="95"/>
        </w:rPr>
        <w:t>Sources</w:t>
      </w:r>
    </w:p>
    <w:p w14:paraId="6FCCCA55" w14:textId="77777777" w:rsidR="000900B5" w:rsidRDefault="00000000">
      <w:pPr>
        <w:pStyle w:val="BodyText"/>
        <w:spacing w:before="195"/>
        <w:ind w:left="142"/>
      </w:pPr>
      <w:r>
        <w:t>Todo</w:t>
      </w:r>
      <w:r>
        <w:rPr>
          <w:spacing w:val="-11"/>
        </w:rPr>
        <w:t xml:space="preserve"> </w:t>
      </w:r>
      <w:r>
        <w:t>List</w:t>
      </w:r>
      <w:r>
        <w:rPr>
          <w:spacing w:val="-10"/>
        </w:rPr>
        <w:t xml:space="preserve"> </w:t>
      </w:r>
      <w:r>
        <w:t>the</w:t>
      </w:r>
      <w:r>
        <w:rPr>
          <w:spacing w:val="-11"/>
        </w:rPr>
        <w:t xml:space="preserve"> </w:t>
      </w:r>
      <w:r>
        <w:t>sources</w:t>
      </w:r>
      <w:r>
        <w:rPr>
          <w:spacing w:val="-10"/>
        </w:rPr>
        <w:t xml:space="preserve"> </w:t>
      </w:r>
      <w:r>
        <w:t>I</w:t>
      </w:r>
      <w:r>
        <w:rPr>
          <w:spacing w:val="-10"/>
        </w:rPr>
        <w:t xml:space="preserve"> </w:t>
      </w:r>
      <w:r>
        <w:t>have</w:t>
      </w:r>
      <w:r>
        <w:rPr>
          <w:spacing w:val="-11"/>
        </w:rPr>
        <w:t xml:space="preserve"> </w:t>
      </w:r>
      <w:r>
        <w:t>been</w:t>
      </w:r>
      <w:r>
        <w:rPr>
          <w:spacing w:val="-10"/>
        </w:rPr>
        <w:t xml:space="preserve"> </w:t>
      </w:r>
      <w:r>
        <w:t>reading</w:t>
      </w:r>
      <w:r>
        <w:rPr>
          <w:spacing w:val="-11"/>
        </w:rPr>
        <w:t xml:space="preserve"> </w:t>
      </w:r>
      <w:r>
        <w:rPr>
          <w:spacing w:val="-4"/>
        </w:rPr>
        <w:t>into</w:t>
      </w:r>
    </w:p>
    <w:p w14:paraId="6FCCCA56" w14:textId="77777777" w:rsidR="000900B5" w:rsidRDefault="000900B5">
      <w:pPr>
        <w:pStyle w:val="BodyText"/>
        <w:spacing w:before="38"/>
      </w:pPr>
    </w:p>
    <w:p w14:paraId="6FCCCA57" w14:textId="3670A6A1" w:rsidR="000900B5" w:rsidRDefault="00000000">
      <w:pPr>
        <w:pStyle w:val="Heading2"/>
        <w:numPr>
          <w:ilvl w:val="1"/>
          <w:numId w:val="17"/>
        </w:numPr>
        <w:tabs>
          <w:tab w:val="left" w:pos="771"/>
        </w:tabs>
        <w:ind w:left="771" w:hanging="629"/>
        <w:rPr>
          <w:b w:val="0"/>
        </w:rPr>
      </w:pPr>
      <w:bookmarkStart w:id="118" w:name="What_is_data_quality_checks"/>
      <w:bookmarkStart w:id="119" w:name="_bookmark36"/>
      <w:bookmarkEnd w:id="118"/>
      <w:bookmarkEnd w:id="119"/>
      <w:r>
        <w:rPr>
          <w:b w:val="0"/>
          <w:color w:val="687D91"/>
          <w:w w:val="90"/>
        </w:rPr>
        <w:t>What</w:t>
      </w:r>
      <w:r>
        <w:rPr>
          <w:b w:val="0"/>
          <w:color w:val="687D91"/>
          <w:spacing w:val="-7"/>
          <w:w w:val="90"/>
        </w:rPr>
        <w:t xml:space="preserve"> </w:t>
      </w:r>
      <w:del w:id="120" w:author="Ritley Kenneth" w:date="2025-12-11T15:31:00Z" w16du:dateUtc="2025-12-11T14:31:00Z">
        <w:r w:rsidDel="00E13579">
          <w:rPr>
            <w:b w:val="0"/>
            <w:color w:val="687D91"/>
            <w:w w:val="90"/>
          </w:rPr>
          <w:delText>is</w:delText>
        </w:r>
        <w:r w:rsidDel="00E13579">
          <w:rPr>
            <w:b w:val="0"/>
            <w:color w:val="687D91"/>
            <w:spacing w:val="-7"/>
            <w:w w:val="90"/>
          </w:rPr>
          <w:delText xml:space="preserve"> </w:delText>
        </w:r>
      </w:del>
      <w:ins w:id="121" w:author="Ritley Kenneth" w:date="2025-12-11T15:31:00Z" w16du:dateUtc="2025-12-11T14:31:00Z">
        <w:r w:rsidR="00E13579">
          <w:rPr>
            <w:b w:val="0"/>
            <w:color w:val="687D91"/>
            <w:w w:val="90"/>
          </w:rPr>
          <w:t>are</w:t>
        </w:r>
        <w:r w:rsidR="00E13579">
          <w:rPr>
            <w:b w:val="0"/>
            <w:color w:val="687D91"/>
            <w:spacing w:val="-7"/>
            <w:w w:val="90"/>
          </w:rPr>
          <w:t xml:space="preserve"> </w:t>
        </w:r>
      </w:ins>
      <w:r>
        <w:rPr>
          <w:b w:val="0"/>
          <w:color w:val="687D91"/>
          <w:w w:val="90"/>
        </w:rPr>
        <w:t>data</w:t>
      </w:r>
      <w:r>
        <w:rPr>
          <w:b w:val="0"/>
          <w:color w:val="687D91"/>
          <w:spacing w:val="-6"/>
          <w:w w:val="90"/>
        </w:rPr>
        <w:t xml:space="preserve"> </w:t>
      </w:r>
      <w:r>
        <w:rPr>
          <w:b w:val="0"/>
          <w:color w:val="687D91"/>
          <w:w w:val="90"/>
        </w:rPr>
        <w:t>quality</w:t>
      </w:r>
      <w:r>
        <w:rPr>
          <w:b w:val="0"/>
          <w:color w:val="687D91"/>
          <w:spacing w:val="-7"/>
          <w:w w:val="90"/>
        </w:rPr>
        <w:t xml:space="preserve"> </w:t>
      </w:r>
      <w:r>
        <w:rPr>
          <w:b w:val="0"/>
          <w:color w:val="687D91"/>
          <w:spacing w:val="-2"/>
          <w:w w:val="90"/>
        </w:rPr>
        <w:t>checks</w:t>
      </w:r>
    </w:p>
    <w:p w14:paraId="6FCCCA58" w14:textId="77777777" w:rsidR="000900B5" w:rsidRDefault="00000000">
      <w:pPr>
        <w:pStyle w:val="BodyText"/>
        <w:spacing w:before="218" w:line="216" w:lineRule="auto"/>
        <w:ind w:left="142" w:right="693"/>
      </w:pPr>
      <w:r>
        <w:rPr>
          <w:spacing w:val="-2"/>
        </w:rPr>
        <w:t>People</w:t>
      </w:r>
      <w:r>
        <w:rPr>
          <w:spacing w:val="-17"/>
        </w:rPr>
        <w:t xml:space="preserve"> </w:t>
      </w:r>
      <w:r>
        <w:rPr>
          <w:spacing w:val="-2"/>
        </w:rPr>
        <w:t>using</w:t>
      </w:r>
      <w:r>
        <w:rPr>
          <w:spacing w:val="-17"/>
        </w:rPr>
        <w:t xml:space="preserve"> </w:t>
      </w:r>
      <w:r>
        <w:rPr>
          <w:spacing w:val="-2"/>
        </w:rPr>
        <w:t>the</w:t>
      </w:r>
      <w:r>
        <w:rPr>
          <w:spacing w:val="-17"/>
        </w:rPr>
        <w:t xml:space="preserve"> </w:t>
      </w:r>
      <w:r>
        <w:rPr>
          <w:spacing w:val="-2"/>
        </w:rPr>
        <w:t>same</w:t>
      </w:r>
      <w:r>
        <w:rPr>
          <w:spacing w:val="-17"/>
        </w:rPr>
        <w:t xml:space="preserve"> </w:t>
      </w:r>
      <w:r>
        <w:rPr>
          <w:spacing w:val="-2"/>
        </w:rPr>
        <w:t>data</w:t>
      </w:r>
      <w:r>
        <w:rPr>
          <w:spacing w:val="-17"/>
        </w:rPr>
        <w:t xml:space="preserve"> </w:t>
      </w:r>
      <w:r>
        <w:rPr>
          <w:spacing w:val="-2"/>
        </w:rPr>
        <w:t>can</w:t>
      </w:r>
      <w:r>
        <w:rPr>
          <w:spacing w:val="-17"/>
        </w:rPr>
        <w:t xml:space="preserve"> </w:t>
      </w:r>
      <w:r>
        <w:rPr>
          <w:spacing w:val="-2"/>
        </w:rPr>
        <w:t>often</w:t>
      </w:r>
      <w:r>
        <w:rPr>
          <w:spacing w:val="-17"/>
        </w:rPr>
        <w:t xml:space="preserve"> </w:t>
      </w:r>
      <w:r>
        <w:rPr>
          <w:spacing w:val="-2"/>
        </w:rPr>
        <w:t>be</w:t>
      </w:r>
      <w:r>
        <w:rPr>
          <w:spacing w:val="-17"/>
        </w:rPr>
        <w:t xml:space="preserve"> </w:t>
      </w:r>
      <w:r>
        <w:rPr>
          <w:spacing w:val="-2"/>
        </w:rPr>
        <w:t>in</w:t>
      </w:r>
      <w:r>
        <w:rPr>
          <w:spacing w:val="-17"/>
        </w:rPr>
        <w:t xml:space="preserve"> </w:t>
      </w:r>
      <w:r>
        <w:rPr>
          <w:spacing w:val="-2"/>
        </w:rPr>
        <w:t>disagreement</w:t>
      </w:r>
      <w:r>
        <w:rPr>
          <w:spacing w:val="-17"/>
        </w:rPr>
        <w:t xml:space="preserve"> </w:t>
      </w:r>
      <w:r>
        <w:rPr>
          <w:spacing w:val="-2"/>
        </w:rPr>
        <w:t>what</w:t>
      </w:r>
      <w:r>
        <w:rPr>
          <w:spacing w:val="-17"/>
        </w:rPr>
        <w:t xml:space="preserve"> </w:t>
      </w:r>
      <w:r>
        <w:rPr>
          <w:spacing w:val="-2"/>
        </w:rPr>
        <w:t>data</w:t>
      </w:r>
      <w:r>
        <w:rPr>
          <w:spacing w:val="-17"/>
        </w:rPr>
        <w:t xml:space="preserve"> </w:t>
      </w:r>
      <w:r>
        <w:rPr>
          <w:spacing w:val="-2"/>
        </w:rPr>
        <w:t>quality</w:t>
      </w:r>
      <w:r>
        <w:rPr>
          <w:spacing w:val="-17"/>
        </w:rPr>
        <w:t xml:space="preserve"> </w:t>
      </w:r>
      <w:r>
        <w:rPr>
          <w:spacing w:val="-2"/>
        </w:rPr>
        <w:t>means</w:t>
      </w:r>
      <w:r>
        <w:rPr>
          <w:spacing w:val="-17"/>
        </w:rPr>
        <w:t xml:space="preserve"> </w:t>
      </w:r>
      <w:r>
        <w:rPr>
          <w:spacing w:val="-2"/>
        </w:rPr>
        <w:t>on</w:t>
      </w:r>
      <w:r>
        <w:rPr>
          <w:spacing w:val="-17"/>
        </w:rPr>
        <w:t xml:space="preserve"> </w:t>
      </w:r>
      <w:r>
        <w:rPr>
          <w:spacing w:val="-2"/>
        </w:rPr>
        <w:t>the</w:t>
      </w:r>
      <w:r>
        <w:rPr>
          <w:spacing w:val="-17"/>
        </w:rPr>
        <w:t xml:space="preserve"> </w:t>
      </w:r>
      <w:r>
        <w:rPr>
          <w:spacing w:val="-2"/>
        </w:rPr>
        <w:t>same</w:t>
      </w:r>
      <w:r>
        <w:rPr>
          <w:spacing w:val="-17"/>
        </w:rPr>
        <w:t xml:space="preserve"> </w:t>
      </w:r>
      <w:proofErr w:type="spellStart"/>
      <w:r>
        <w:rPr>
          <w:spacing w:val="-2"/>
        </w:rPr>
        <w:t>dataWikipedia</w:t>
      </w:r>
      <w:proofErr w:type="spellEnd"/>
      <w:r>
        <w:rPr>
          <w:spacing w:val="-2"/>
        </w:rPr>
        <w:t xml:space="preserve"> </w:t>
      </w:r>
      <w:r>
        <w:t xml:space="preserve">contributors </w:t>
      </w:r>
      <w:hyperlink w:anchor="_bookmark70" w:history="1">
        <w:r>
          <w:t>2025a.</w:t>
        </w:r>
      </w:hyperlink>
      <w:r>
        <w:rPr>
          <w:spacing w:val="21"/>
        </w:rPr>
        <w:t xml:space="preserve"> </w:t>
      </w:r>
      <w:r>
        <w:t xml:space="preserve">In general data quality can be defined as the data </w:t>
      </w:r>
      <w:proofErr w:type="spellStart"/>
      <w:r>
        <w:t>beeing</w:t>
      </w:r>
      <w:proofErr w:type="spellEnd"/>
      <w:r>
        <w:t xml:space="preserve"> of high quality when it is fit for decision making and planning.</w:t>
      </w:r>
    </w:p>
    <w:p w14:paraId="6FCCCA59" w14:textId="77777777" w:rsidR="000900B5" w:rsidRDefault="00000000">
      <w:pPr>
        <w:pStyle w:val="BodyText"/>
        <w:spacing w:line="216" w:lineRule="auto"/>
        <w:ind w:left="142" w:right="883" w:firstLine="218"/>
      </w:pPr>
      <w:r>
        <w:t>For data</w:t>
      </w:r>
      <w:r>
        <w:rPr>
          <w:spacing w:val="16"/>
        </w:rPr>
        <w:t xml:space="preserve"> </w:t>
      </w:r>
      <w:r>
        <w:t>quality official</w:t>
      </w:r>
      <w:r>
        <w:rPr>
          <w:spacing w:val="16"/>
        </w:rPr>
        <w:t xml:space="preserve"> </w:t>
      </w:r>
      <w:r>
        <w:t>frameworks have been</w:t>
      </w:r>
      <w:r>
        <w:rPr>
          <w:spacing w:val="16"/>
        </w:rPr>
        <w:t xml:space="preserve"> </w:t>
      </w:r>
      <w:r>
        <w:t>setup to</w:t>
      </w:r>
      <w:r>
        <w:rPr>
          <w:spacing w:val="16"/>
        </w:rPr>
        <w:t xml:space="preserve"> </w:t>
      </w:r>
      <w:r>
        <w:t>create common understanding</w:t>
      </w:r>
      <w:r>
        <w:rPr>
          <w:spacing w:val="16"/>
        </w:rPr>
        <w:t xml:space="preserve"> </w:t>
      </w:r>
      <w:r>
        <w:t>for the</w:t>
      </w:r>
      <w:r>
        <w:rPr>
          <w:spacing w:val="16"/>
        </w:rPr>
        <w:t xml:space="preserve"> </w:t>
      </w:r>
      <w:r>
        <w:t xml:space="preserve">term Wikipedia contributors </w:t>
      </w:r>
      <w:hyperlink w:anchor="_bookmark71" w:history="1">
        <w:r>
          <w:t>2025b.</w:t>
        </w:r>
      </w:hyperlink>
    </w:p>
    <w:p w14:paraId="6FCCCA5A" w14:textId="77777777" w:rsidR="000900B5" w:rsidRDefault="00000000">
      <w:pPr>
        <w:pStyle w:val="BodyText"/>
        <w:spacing w:line="216" w:lineRule="auto"/>
        <w:ind w:left="142" w:right="693" w:firstLine="218"/>
      </w:pPr>
      <w:r>
        <w:t>To</w:t>
      </w:r>
      <w:r>
        <w:rPr>
          <w:spacing w:val="-2"/>
        </w:rPr>
        <w:t xml:space="preserve"> </w:t>
      </w:r>
      <w:r>
        <w:t>quote</w:t>
      </w:r>
      <w:r>
        <w:rPr>
          <w:spacing w:val="-2"/>
        </w:rPr>
        <w:t xml:space="preserve"> </w:t>
      </w:r>
      <w:r>
        <w:t>the</w:t>
      </w:r>
      <w:r>
        <w:rPr>
          <w:spacing w:val="-2"/>
        </w:rPr>
        <w:t xml:space="preserve"> </w:t>
      </w:r>
      <w:r>
        <w:t>Team</w:t>
      </w:r>
      <w:r>
        <w:rPr>
          <w:spacing w:val="-2"/>
        </w:rPr>
        <w:t xml:space="preserve"> </w:t>
      </w:r>
      <w:r>
        <w:t>we</w:t>
      </w:r>
      <w:r>
        <w:rPr>
          <w:spacing w:val="-2"/>
        </w:rPr>
        <w:t xml:space="preserve"> </w:t>
      </w:r>
      <w:r>
        <w:t>are</w:t>
      </w:r>
      <w:r>
        <w:rPr>
          <w:spacing w:val="-2"/>
        </w:rPr>
        <w:t xml:space="preserve"> </w:t>
      </w:r>
      <w:r>
        <w:t>working</w:t>
      </w:r>
      <w:r>
        <w:rPr>
          <w:spacing w:val="-2"/>
        </w:rPr>
        <w:t xml:space="preserve"> </w:t>
      </w:r>
      <w:r>
        <w:t>for:</w:t>
      </w:r>
      <w:r>
        <w:rPr>
          <w:spacing w:val="14"/>
        </w:rPr>
        <w:t xml:space="preserve"> </w:t>
      </w:r>
      <w:r>
        <w:t>Todo, have</w:t>
      </w:r>
      <w:r>
        <w:rPr>
          <w:spacing w:val="-2"/>
        </w:rPr>
        <w:t xml:space="preserve"> </w:t>
      </w:r>
      <w:r>
        <w:t>a</w:t>
      </w:r>
      <w:r>
        <w:rPr>
          <w:spacing w:val="-2"/>
        </w:rPr>
        <w:t xml:space="preserve"> </w:t>
      </w:r>
      <w:r>
        <w:t>statement</w:t>
      </w:r>
      <w:r>
        <w:rPr>
          <w:spacing w:val="-2"/>
        </w:rPr>
        <w:t xml:space="preserve"> </w:t>
      </w:r>
      <w:r>
        <w:t>of</w:t>
      </w:r>
      <w:r>
        <w:rPr>
          <w:spacing w:val="-2"/>
        </w:rPr>
        <w:t xml:space="preserve"> </w:t>
      </w:r>
      <w:r>
        <w:t>the</w:t>
      </w:r>
      <w:r>
        <w:rPr>
          <w:spacing w:val="-2"/>
        </w:rPr>
        <w:t xml:space="preserve"> </w:t>
      </w:r>
      <w:r>
        <w:t>team</w:t>
      </w:r>
      <w:r>
        <w:rPr>
          <w:spacing w:val="-2"/>
        </w:rPr>
        <w:t xml:space="preserve"> </w:t>
      </w:r>
      <w:r>
        <w:t>lead/PO,</w:t>
      </w:r>
      <w:r>
        <w:rPr>
          <w:spacing w:val="-2"/>
        </w:rPr>
        <w:t xml:space="preserve"> </w:t>
      </w:r>
      <w:r>
        <w:t>what</w:t>
      </w:r>
      <w:r>
        <w:rPr>
          <w:spacing w:val="-2"/>
        </w:rPr>
        <w:t xml:space="preserve"> </w:t>
      </w:r>
      <w:r>
        <w:t>data</w:t>
      </w:r>
      <w:r>
        <w:rPr>
          <w:spacing w:val="-2"/>
        </w:rPr>
        <w:t xml:space="preserve"> </w:t>
      </w:r>
      <w:r>
        <w:t>Quality means to them</w:t>
      </w:r>
    </w:p>
    <w:p w14:paraId="6FCCCA5B" w14:textId="77777777" w:rsidR="000900B5" w:rsidRDefault="000900B5">
      <w:pPr>
        <w:pStyle w:val="BodyText"/>
        <w:spacing w:before="42"/>
      </w:pPr>
    </w:p>
    <w:p w14:paraId="6FCCCA5C" w14:textId="3AF5AD8C" w:rsidR="000900B5" w:rsidRDefault="00000000">
      <w:pPr>
        <w:pStyle w:val="Heading2"/>
        <w:numPr>
          <w:ilvl w:val="1"/>
          <w:numId w:val="17"/>
        </w:numPr>
        <w:tabs>
          <w:tab w:val="left" w:pos="771"/>
        </w:tabs>
        <w:ind w:left="771" w:hanging="629"/>
        <w:rPr>
          <w:b w:val="0"/>
        </w:rPr>
      </w:pPr>
      <w:bookmarkStart w:id="122" w:name="What_is_data_availability_checks"/>
      <w:bookmarkStart w:id="123" w:name="_bookmark37"/>
      <w:bookmarkEnd w:id="122"/>
      <w:bookmarkEnd w:id="123"/>
      <w:r>
        <w:rPr>
          <w:b w:val="0"/>
          <w:color w:val="687D91"/>
          <w:w w:val="85"/>
        </w:rPr>
        <w:t>What</w:t>
      </w:r>
      <w:r>
        <w:rPr>
          <w:b w:val="0"/>
          <w:color w:val="687D91"/>
          <w:spacing w:val="14"/>
        </w:rPr>
        <w:t xml:space="preserve"> </w:t>
      </w:r>
      <w:del w:id="124" w:author="Ritley Kenneth" w:date="2025-12-11T15:31:00Z" w16du:dateUtc="2025-12-11T14:31:00Z">
        <w:r w:rsidDel="00E13579">
          <w:rPr>
            <w:b w:val="0"/>
            <w:color w:val="687D91"/>
            <w:w w:val="85"/>
          </w:rPr>
          <w:delText>is</w:delText>
        </w:r>
        <w:r w:rsidDel="00E13579">
          <w:rPr>
            <w:b w:val="0"/>
            <w:color w:val="687D91"/>
            <w:spacing w:val="15"/>
          </w:rPr>
          <w:delText xml:space="preserve"> </w:delText>
        </w:r>
      </w:del>
      <w:ins w:id="125" w:author="Ritley Kenneth" w:date="2025-12-11T15:31:00Z" w16du:dateUtc="2025-12-11T14:31:00Z">
        <w:r w:rsidR="00E13579">
          <w:rPr>
            <w:b w:val="0"/>
            <w:color w:val="687D91"/>
            <w:w w:val="85"/>
          </w:rPr>
          <w:t>are</w:t>
        </w:r>
        <w:r w:rsidR="00E13579">
          <w:rPr>
            <w:b w:val="0"/>
            <w:color w:val="687D91"/>
            <w:spacing w:val="15"/>
          </w:rPr>
          <w:t xml:space="preserve"> </w:t>
        </w:r>
      </w:ins>
      <w:r>
        <w:rPr>
          <w:b w:val="0"/>
          <w:color w:val="687D91"/>
          <w:w w:val="85"/>
        </w:rPr>
        <w:t>data</w:t>
      </w:r>
      <w:r>
        <w:rPr>
          <w:b w:val="0"/>
          <w:color w:val="687D91"/>
          <w:spacing w:val="14"/>
        </w:rPr>
        <w:t xml:space="preserve"> </w:t>
      </w:r>
      <w:r>
        <w:rPr>
          <w:b w:val="0"/>
          <w:color w:val="687D91"/>
          <w:w w:val="85"/>
        </w:rPr>
        <w:t>availability</w:t>
      </w:r>
      <w:r>
        <w:rPr>
          <w:b w:val="0"/>
          <w:color w:val="687D91"/>
          <w:spacing w:val="15"/>
        </w:rPr>
        <w:t xml:space="preserve"> </w:t>
      </w:r>
      <w:r>
        <w:rPr>
          <w:b w:val="0"/>
          <w:color w:val="687D91"/>
          <w:spacing w:val="-2"/>
          <w:w w:val="85"/>
        </w:rPr>
        <w:t>checks</w:t>
      </w:r>
    </w:p>
    <w:p w14:paraId="6FCCCA5D" w14:textId="77777777" w:rsidR="000900B5" w:rsidRDefault="00000000">
      <w:pPr>
        <w:pStyle w:val="BodyText"/>
        <w:spacing w:before="195"/>
        <w:ind w:left="142"/>
      </w:pPr>
      <w:r>
        <w:t>Todo</w:t>
      </w:r>
      <w:r>
        <w:rPr>
          <w:spacing w:val="-13"/>
        </w:rPr>
        <w:t xml:space="preserve"> </w:t>
      </w:r>
      <w:r>
        <w:t>Content:</w:t>
      </w:r>
      <w:r>
        <w:rPr>
          <w:spacing w:val="-5"/>
        </w:rPr>
        <w:t xml:space="preserve"> </w:t>
      </w:r>
      <w:r>
        <w:t>What</w:t>
      </w:r>
      <w:r>
        <w:rPr>
          <w:spacing w:val="-13"/>
        </w:rPr>
        <w:t xml:space="preserve"> </w:t>
      </w:r>
      <w:r>
        <w:t>is</w:t>
      </w:r>
      <w:r>
        <w:rPr>
          <w:spacing w:val="-12"/>
        </w:rPr>
        <w:t xml:space="preserve"> </w:t>
      </w:r>
      <w:r>
        <w:t>data</w:t>
      </w:r>
      <w:r>
        <w:rPr>
          <w:spacing w:val="-13"/>
        </w:rPr>
        <w:t xml:space="preserve"> </w:t>
      </w:r>
      <w:r>
        <w:t>availability</w:t>
      </w:r>
      <w:r>
        <w:rPr>
          <w:spacing w:val="-12"/>
        </w:rPr>
        <w:t xml:space="preserve"> </w:t>
      </w:r>
      <w:r>
        <w:rPr>
          <w:spacing w:val="-2"/>
        </w:rPr>
        <w:t>checks</w:t>
      </w:r>
    </w:p>
    <w:p w14:paraId="6FCCCA5E" w14:textId="77777777" w:rsidR="000900B5" w:rsidRDefault="000900B5">
      <w:pPr>
        <w:pStyle w:val="BodyText"/>
        <w:sectPr w:rsidR="000900B5">
          <w:headerReference w:type="default" r:id="rId45"/>
          <w:footerReference w:type="default" r:id="rId46"/>
          <w:pgSz w:w="11910" w:h="16840"/>
          <w:pgMar w:top="80" w:right="0" w:bottom="180" w:left="708" w:header="0" w:footer="0" w:gutter="0"/>
          <w:pgNumType w:start="15"/>
          <w:cols w:space="720"/>
        </w:sectPr>
      </w:pPr>
    </w:p>
    <w:p w14:paraId="6FCCCA5F" w14:textId="77777777" w:rsidR="000900B5" w:rsidRDefault="000900B5">
      <w:pPr>
        <w:pStyle w:val="BodyText"/>
        <w:spacing w:before="8"/>
        <w:rPr>
          <w:sz w:val="14"/>
        </w:rPr>
      </w:pPr>
    </w:p>
    <w:p w14:paraId="6FCCCA60" w14:textId="77777777" w:rsidR="000900B5" w:rsidRDefault="000900B5">
      <w:pPr>
        <w:pStyle w:val="BodyText"/>
        <w:rPr>
          <w:sz w:val="14"/>
        </w:rPr>
        <w:sectPr w:rsidR="000900B5">
          <w:headerReference w:type="even" r:id="rId47"/>
          <w:footerReference w:type="even" r:id="rId48"/>
          <w:pgSz w:w="11910" w:h="16840"/>
          <w:pgMar w:top="1920" w:right="0" w:bottom="280" w:left="708" w:header="0" w:footer="0" w:gutter="0"/>
          <w:cols w:space="720"/>
        </w:sectPr>
      </w:pPr>
    </w:p>
    <w:p w14:paraId="6FCCCA61" w14:textId="77777777" w:rsidR="000900B5" w:rsidRDefault="00000000">
      <w:pPr>
        <w:pStyle w:val="Heading1"/>
        <w:numPr>
          <w:ilvl w:val="0"/>
          <w:numId w:val="17"/>
        </w:numPr>
        <w:tabs>
          <w:tab w:val="left" w:pos="698"/>
        </w:tabs>
        <w:spacing w:before="62"/>
        <w:ind w:left="698" w:hanging="556"/>
        <w:rPr>
          <w:b w:val="0"/>
        </w:rPr>
      </w:pPr>
      <w:bookmarkStart w:id="126" w:name="Solution_Design"/>
      <w:bookmarkStart w:id="127" w:name="_bookmark38"/>
      <w:bookmarkEnd w:id="126"/>
      <w:bookmarkEnd w:id="127"/>
      <w:r>
        <w:rPr>
          <w:b w:val="0"/>
          <w:color w:val="687D91"/>
          <w:w w:val="85"/>
        </w:rPr>
        <w:lastRenderedPageBreak/>
        <w:t>Solution</w:t>
      </w:r>
      <w:r>
        <w:rPr>
          <w:b w:val="0"/>
          <w:color w:val="687D91"/>
          <w:spacing w:val="14"/>
        </w:rPr>
        <w:t xml:space="preserve"> </w:t>
      </w:r>
      <w:r>
        <w:rPr>
          <w:b w:val="0"/>
          <w:color w:val="687D91"/>
          <w:spacing w:val="-2"/>
          <w:w w:val="95"/>
        </w:rPr>
        <w:t>Design</w:t>
      </w:r>
    </w:p>
    <w:p w14:paraId="6FCCCA62" w14:textId="77777777" w:rsidR="000900B5" w:rsidRDefault="00000000">
      <w:pPr>
        <w:pStyle w:val="BodyText"/>
        <w:spacing w:before="383"/>
        <w:ind w:left="142"/>
      </w:pPr>
      <w:proofErr w:type="spellStart"/>
      <w:r>
        <w:t>todo</w:t>
      </w:r>
      <w:proofErr w:type="spellEnd"/>
      <w:r>
        <w:t>,</w:t>
      </w:r>
      <w:r>
        <w:rPr>
          <w:spacing w:val="-13"/>
        </w:rPr>
        <w:t xml:space="preserve"> </w:t>
      </w:r>
      <w:r>
        <w:t>technical</w:t>
      </w:r>
      <w:r>
        <w:rPr>
          <w:spacing w:val="-12"/>
        </w:rPr>
        <w:t xml:space="preserve"> </w:t>
      </w:r>
      <w:r>
        <w:rPr>
          <w:spacing w:val="-4"/>
        </w:rPr>
        <w:t>idea</w:t>
      </w:r>
    </w:p>
    <w:p w14:paraId="6FCCCA63" w14:textId="77777777" w:rsidR="000900B5" w:rsidRDefault="000900B5">
      <w:pPr>
        <w:pStyle w:val="BodyText"/>
        <w:sectPr w:rsidR="000900B5">
          <w:headerReference w:type="default" r:id="rId49"/>
          <w:footerReference w:type="default" r:id="rId50"/>
          <w:pgSz w:w="11910" w:h="16840"/>
          <w:pgMar w:top="1660" w:right="0" w:bottom="180" w:left="708" w:header="0" w:footer="0" w:gutter="0"/>
          <w:pgNumType w:start="17"/>
          <w:cols w:space="720"/>
        </w:sectPr>
      </w:pPr>
    </w:p>
    <w:p w14:paraId="6FCCCA64" w14:textId="77777777" w:rsidR="000900B5" w:rsidRDefault="000900B5">
      <w:pPr>
        <w:pStyle w:val="BodyText"/>
        <w:spacing w:before="8"/>
        <w:rPr>
          <w:sz w:val="14"/>
        </w:rPr>
      </w:pPr>
    </w:p>
    <w:p w14:paraId="29298D18" w14:textId="77777777" w:rsidR="00625AE5" w:rsidRDefault="00625AE5" w:rsidP="00625AE5">
      <w:pPr>
        <w:pStyle w:val="BodyText"/>
        <w:spacing w:before="19" w:line="216" w:lineRule="auto"/>
        <w:ind w:right="848"/>
        <w:jc w:val="both"/>
        <w:rPr>
          <w:ins w:id="128" w:author="Ritley Kenneth" w:date="2025-12-11T15:38:00Z" w16du:dateUtc="2025-12-11T14:38:00Z"/>
        </w:rPr>
      </w:pPr>
      <w:ins w:id="129" w:author="Ritley Kenneth" w:date="2025-12-11T15:38:00Z" w16du:dateUtc="2025-12-11T14:38:00Z">
        <w:r>
          <w:t>[ INPUT KEN:</w:t>
        </w:r>
      </w:ins>
    </w:p>
    <w:p w14:paraId="3A1694EE" w14:textId="77777777" w:rsidR="00625AE5" w:rsidRDefault="00625AE5" w:rsidP="00625AE5">
      <w:pPr>
        <w:pStyle w:val="BodyText"/>
        <w:spacing w:before="19" w:line="216" w:lineRule="auto"/>
        <w:ind w:right="848"/>
        <w:jc w:val="both"/>
        <w:rPr>
          <w:ins w:id="130" w:author="Ritley Kenneth" w:date="2025-12-11T15:38:00Z" w16du:dateUtc="2025-12-11T14:38:00Z"/>
        </w:rPr>
      </w:pPr>
    </w:p>
    <w:p w14:paraId="657CB028" w14:textId="594C854D" w:rsidR="00625AE5" w:rsidRDefault="00625AE5" w:rsidP="00625AE5">
      <w:pPr>
        <w:pStyle w:val="BodyText"/>
        <w:spacing w:before="19" w:line="216" w:lineRule="auto"/>
        <w:ind w:right="848"/>
        <w:jc w:val="both"/>
        <w:rPr>
          <w:ins w:id="131" w:author="Ritley Kenneth" w:date="2025-12-11T15:38:00Z" w16du:dateUtc="2025-12-11T14:38:00Z"/>
        </w:rPr>
      </w:pPr>
      <w:ins w:id="132" w:author="Ritley Kenneth" w:date="2025-12-11T15:38:00Z" w16du:dateUtc="2025-12-11T14:38:00Z">
        <w:r>
          <w:t xml:space="preserve">In what’s coming there are a huge number of </w:t>
        </w:r>
        <w:proofErr w:type="spellStart"/>
        <w:r>
          <w:t>speciality</w:t>
        </w:r>
        <w:proofErr w:type="spellEnd"/>
        <w:r>
          <w:t xml:space="preserve"> terms: SAC, Athena, DSP, etc.</w:t>
        </w:r>
      </w:ins>
    </w:p>
    <w:p w14:paraId="15725A8E" w14:textId="77777777" w:rsidR="00625AE5" w:rsidRDefault="00625AE5" w:rsidP="00625AE5">
      <w:pPr>
        <w:pStyle w:val="BodyText"/>
        <w:spacing w:before="19" w:line="216" w:lineRule="auto"/>
        <w:ind w:right="848"/>
        <w:jc w:val="both"/>
        <w:rPr>
          <w:ins w:id="133" w:author="Ritley Kenneth" w:date="2025-12-11T15:38:00Z" w16du:dateUtc="2025-12-11T14:38:00Z"/>
        </w:rPr>
      </w:pPr>
    </w:p>
    <w:p w14:paraId="6D7932BD" w14:textId="6E49B8F6" w:rsidR="00625AE5" w:rsidRDefault="00625AE5" w:rsidP="00625AE5">
      <w:pPr>
        <w:pStyle w:val="BodyText"/>
        <w:spacing w:before="19" w:line="216" w:lineRule="auto"/>
        <w:ind w:right="848"/>
        <w:jc w:val="both"/>
        <w:rPr>
          <w:ins w:id="134" w:author="Ritley Kenneth" w:date="2025-12-11T15:39:00Z" w16du:dateUtc="2025-12-11T14:39:00Z"/>
        </w:rPr>
      </w:pPr>
      <w:ins w:id="135" w:author="Ritley Kenneth" w:date="2025-12-11T15:38:00Z" w16du:dateUtc="2025-12-11T14:38:00Z">
        <w:r>
          <w:t>You are playing with extreme danger to human life: if a normal human reads this, their head is going to have a thermonuclear explosion, and gray matter will be sprayed all over</w:t>
        </w:r>
      </w:ins>
      <w:ins w:id="136" w:author="Ritley Kenneth" w:date="2025-12-11T15:39:00Z" w16du:dateUtc="2025-12-11T14:39:00Z">
        <w:r>
          <w:t xml:space="preserve"> the Berner Overland.</w:t>
        </w:r>
      </w:ins>
    </w:p>
    <w:p w14:paraId="61671B19" w14:textId="77777777" w:rsidR="00625AE5" w:rsidRDefault="00625AE5" w:rsidP="00625AE5">
      <w:pPr>
        <w:pStyle w:val="BodyText"/>
        <w:spacing w:before="19" w:line="216" w:lineRule="auto"/>
        <w:ind w:right="848"/>
        <w:jc w:val="both"/>
        <w:rPr>
          <w:ins w:id="137" w:author="Ritley Kenneth" w:date="2025-12-11T15:39:00Z" w16du:dateUtc="2025-12-11T14:39:00Z"/>
        </w:rPr>
      </w:pPr>
    </w:p>
    <w:p w14:paraId="263188D2" w14:textId="69CC70DD" w:rsidR="00625AE5" w:rsidRDefault="00625AE5" w:rsidP="00625AE5">
      <w:pPr>
        <w:pStyle w:val="BodyText"/>
        <w:spacing w:before="19" w:line="216" w:lineRule="auto"/>
        <w:ind w:right="848"/>
        <w:jc w:val="both"/>
        <w:rPr>
          <w:ins w:id="138" w:author="Ritley Kenneth" w:date="2025-12-11T15:39:00Z" w16du:dateUtc="2025-12-11T14:39:00Z"/>
        </w:rPr>
      </w:pPr>
      <w:ins w:id="139" w:author="Ritley Kenneth" w:date="2025-12-11T15:39:00Z" w16du:dateUtc="2025-12-11T14:39:00Z">
        <w:r>
          <w:t>I suspect in the design chapter you will need to define this stuff.</w:t>
        </w:r>
      </w:ins>
    </w:p>
    <w:p w14:paraId="7CDC13C6" w14:textId="77777777" w:rsidR="00625AE5" w:rsidRDefault="00625AE5" w:rsidP="00625AE5">
      <w:pPr>
        <w:pStyle w:val="BodyText"/>
        <w:spacing w:before="19" w:line="216" w:lineRule="auto"/>
        <w:ind w:right="848"/>
        <w:jc w:val="both"/>
        <w:rPr>
          <w:ins w:id="140" w:author="Ritley Kenneth" w:date="2025-12-11T15:39:00Z" w16du:dateUtc="2025-12-11T14:39:00Z"/>
        </w:rPr>
      </w:pPr>
    </w:p>
    <w:p w14:paraId="7F2E6E0C" w14:textId="33273F12" w:rsidR="00625AE5" w:rsidRDefault="00625AE5" w:rsidP="00625AE5">
      <w:pPr>
        <w:pStyle w:val="BodyText"/>
        <w:spacing w:before="19" w:line="216" w:lineRule="auto"/>
        <w:ind w:right="848"/>
        <w:jc w:val="both"/>
        <w:rPr>
          <w:ins w:id="141" w:author="Ritley Kenneth" w:date="2025-12-11T15:40:00Z" w16du:dateUtc="2025-12-11T14:40:00Z"/>
        </w:rPr>
      </w:pPr>
      <w:ins w:id="142" w:author="Ritley Kenneth" w:date="2025-12-11T15:39:00Z" w16du:dateUtc="2025-12-11T14:39:00Z">
        <w:r>
          <w:t xml:space="preserve">If </w:t>
        </w:r>
        <w:proofErr w:type="gramStart"/>
        <w:r>
          <w:t>possible</w:t>
        </w:r>
        <w:proofErr w:type="gramEnd"/>
        <w:r>
          <w:t xml:space="preserve"> it would be wonderful to see a section such as X.2 Landscape Overview which has ONE GRAPHIC with all these terms, and then under the graphic an explan</w:t>
        </w:r>
      </w:ins>
      <w:ins w:id="143" w:author="Ritley Kenneth" w:date="2025-12-11T15:40:00Z" w16du:dateUtc="2025-12-11T14:40:00Z">
        <w:r>
          <w:t xml:space="preserve">ation and definition of </w:t>
        </w:r>
        <w:proofErr w:type="gramStart"/>
        <w:r>
          <w:t>each and every</w:t>
        </w:r>
        <w:proofErr w:type="gramEnd"/>
        <w:r>
          <w:t xml:space="preserve"> term.</w:t>
        </w:r>
      </w:ins>
    </w:p>
    <w:p w14:paraId="7C198CE2" w14:textId="77777777" w:rsidR="00625AE5" w:rsidRDefault="00625AE5" w:rsidP="00625AE5">
      <w:pPr>
        <w:pStyle w:val="BodyText"/>
        <w:spacing w:before="19" w:line="216" w:lineRule="auto"/>
        <w:ind w:right="848"/>
        <w:jc w:val="both"/>
        <w:rPr>
          <w:ins w:id="144" w:author="Ritley Kenneth" w:date="2025-12-11T15:38:00Z" w16du:dateUtc="2025-12-11T14:38:00Z"/>
        </w:rPr>
      </w:pPr>
    </w:p>
    <w:p w14:paraId="7B7ED601" w14:textId="77777777" w:rsidR="00625AE5" w:rsidRDefault="00625AE5" w:rsidP="00625AE5">
      <w:pPr>
        <w:pStyle w:val="BodyText"/>
        <w:spacing w:before="19" w:line="216" w:lineRule="auto"/>
        <w:ind w:right="848"/>
        <w:jc w:val="both"/>
        <w:rPr>
          <w:ins w:id="145" w:author="Ritley Kenneth" w:date="2025-12-11T15:38:00Z" w16du:dateUtc="2025-12-11T14:38:00Z"/>
        </w:rPr>
      </w:pPr>
      <w:ins w:id="146" w:author="Ritley Kenneth" w:date="2025-12-11T15:38:00Z" w16du:dateUtc="2025-12-11T14:38:00Z">
        <w:r>
          <w:t>]</w:t>
        </w:r>
      </w:ins>
    </w:p>
    <w:p w14:paraId="6FCCCA65" w14:textId="77777777" w:rsidR="000900B5" w:rsidRDefault="000900B5">
      <w:pPr>
        <w:pStyle w:val="BodyText"/>
        <w:rPr>
          <w:sz w:val="14"/>
        </w:rPr>
        <w:sectPr w:rsidR="000900B5">
          <w:headerReference w:type="even" r:id="rId51"/>
          <w:footerReference w:type="even" r:id="rId52"/>
          <w:pgSz w:w="11910" w:h="16840"/>
          <w:pgMar w:top="1920" w:right="0" w:bottom="280" w:left="708" w:header="0" w:footer="0" w:gutter="0"/>
          <w:cols w:space="720"/>
        </w:sectPr>
      </w:pPr>
    </w:p>
    <w:p w14:paraId="6FCCCA66" w14:textId="77777777" w:rsidR="000900B5" w:rsidRDefault="00000000">
      <w:pPr>
        <w:pStyle w:val="Heading1"/>
        <w:numPr>
          <w:ilvl w:val="0"/>
          <w:numId w:val="17"/>
        </w:numPr>
        <w:tabs>
          <w:tab w:val="left" w:pos="698"/>
        </w:tabs>
        <w:spacing w:before="63"/>
        <w:ind w:left="698" w:hanging="556"/>
        <w:rPr>
          <w:b w:val="0"/>
        </w:rPr>
      </w:pPr>
      <w:bookmarkStart w:id="147" w:name="Implementation"/>
      <w:bookmarkStart w:id="148" w:name="_bookmark39"/>
      <w:bookmarkEnd w:id="147"/>
      <w:bookmarkEnd w:id="148"/>
      <w:r>
        <w:rPr>
          <w:b w:val="0"/>
          <w:color w:val="687D91"/>
          <w:spacing w:val="-2"/>
          <w:w w:val="90"/>
        </w:rPr>
        <w:lastRenderedPageBreak/>
        <w:t>Implementation</w:t>
      </w:r>
    </w:p>
    <w:p w14:paraId="6FCCCA67" w14:textId="77777777" w:rsidR="000900B5" w:rsidRDefault="00000000">
      <w:pPr>
        <w:pStyle w:val="BodyText"/>
        <w:spacing w:before="460" w:line="216" w:lineRule="auto"/>
        <w:ind w:left="142" w:right="848"/>
        <w:jc w:val="both"/>
      </w:pPr>
      <w:commentRangeStart w:id="149"/>
      <w:r>
        <w:rPr>
          <w:spacing w:val="-2"/>
        </w:rPr>
        <w:t>The</w:t>
      </w:r>
      <w:r>
        <w:rPr>
          <w:spacing w:val="-11"/>
        </w:rPr>
        <w:t xml:space="preserve"> </w:t>
      </w:r>
      <w:r>
        <w:rPr>
          <w:spacing w:val="-2"/>
        </w:rPr>
        <w:t>implementation</w:t>
      </w:r>
      <w:r>
        <w:rPr>
          <w:spacing w:val="-11"/>
        </w:rPr>
        <w:t xml:space="preserve"> </w:t>
      </w:r>
      <w:r>
        <w:rPr>
          <w:spacing w:val="-2"/>
        </w:rPr>
        <w:t>chapter</w:t>
      </w:r>
      <w:r>
        <w:rPr>
          <w:spacing w:val="-11"/>
        </w:rPr>
        <w:t xml:space="preserve"> </w:t>
      </w:r>
      <w:r>
        <w:rPr>
          <w:spacing w:val="-2"/>
        </w:rPr>
        <w:t>follows</w:t>
      </w:r>
      <w:r>
        <w:rPr>
          <w:spacing w:val="-11"/>
        </w:rPr>
        <w:t xml:space="preserve"> </w:t>
      </w:r>
      <w:r>
        <w:rPr>
          <w:spacing w:val="-2"/>
        </w:rPr>
        <w:t>the</w:t>
      </w:r>
      <w:r>
        <w:rPr>
          <w:spacing w:val="-11"/>
        </w:rPr>
        <w:t xml:space="preserve"> </w:t>
      </w:r>
      <w:r>
        <w:rPr>
          <w:spacing w:val="-2"/>
        </w:rPr>
        <w:t>project</w:t>
      </w:r>
      <w:r>
        <w:rPr>
          <w:spacing w:val="-10"/>
        </w:rPr>
        <w:t xml:space="preserve"> </w:t>
      </w:r>
      <w:r>
        <w:rPr>
          <w:spacing w:val="-2"/>
        </w:rPr>
        <w:t>team</w:t>
      </w:r>
      <w:r>
        <w:rPr>
          <w:spacing w:val="-11"/>
        </w:rPr>
        <w:t xml:space="preserve"> </w:t>
      </w:r>
      <w:r>
        <w:rPr>
          <w:spacing w:val="-2"/>
        </w:rPr>
        <w:t>as</w:t>
      </w:r>
      <w:r>
        <w:rPr>
          <w:spacing w:val="-11"/>
        </w:rPr>
        <w:t xml:space="preserve"> </w:t>
      </w:r>
      <w:r>
        <w:rPr>
          <w:spacing w:val="-2"/>
        </w:rPr>
        <w:t>it</w:t>
      </w:r>
      <w:r>
        <w:rPr>
          <w:spacing w:val="-11"/>
        </w:rPr>
        <w:t xml:space="preserve"> </w:t>
      </w:r>
      <w:r>
        <w:rPr>
          <w:spacing w:val="-2"/>
        </w:rPr>
        <w:t>puts</w:t>
      </w:r>
      <w:r>
        <w:rPr>
          <w:spacing w:val="-11"/>
        </w:rPr>
        <w:t xml:space="preserve"> </w:t>
      </w:r>
      <w:r>
        <w:rPr>
          <w:spacing w:val="-2"/>
        </w:rPr>
        <w:t>the</w:t>
      </w:r>
      <w:r>
        <w:rPr>
          <w:spacing w:val="-10"/>
        </w:rPr>
        <w:t xml:space="preserve"> </w:t>
      </w:r>
      <w:r>
        <w:rPr>
          <w:spacing w:val="-2"/>
        </w:rPr>
        <w:t>solution</w:t>
      </w:r>
      <w:r>
        <w:rPr>
          <w:spacing w:val="-11"/>
        </w:rPr>
        <w:t xml:space="preserve"> </w:t>
      </w:r>
      <w:r>
        <w:rPr>
          <w:spacing w:val="-2"/>
        </w:rPr>
        <w:t>design</w:t>
      </w:r>
      <w:r>
        <w:rPr>
          <w:spacing w:val="-11"/>
        </w:rPr>
        <w:t xml:space="preserve"> </w:t>
      </w:r>
      <w:r>
        <w:rPr>
          <w:spacing w:val="-2"/>
        </w:rPr>
        <w:t>into</w:t>
      </w:r>
      <w:r>
        <w:rPr>
          <w:spacing w:val="-11"/>
        </w:rPr>
        <w:t xml:space="preserve"> </w:t>
      </w:r>
      <w:r>
        <w:rPr>
          <w:spacing w:val="-2"/>
        </w:rPr>
        <w:t>practice.</w:t>
      </w:r>
      <w:r>
        <w:rPr>
          <w:spacing w:val="1"/>
        </w:rPr>
        <w:t xml:space="preserve"> </w:t>
      </w:r>
      <w:r>
        <w:rPr>
          <w:spacing w:val="-2"/>
        </w:rPr>
        <w:t>According to</w:t>
      </w:r>
      <w:r>
        <w:rPr>
          <w:spacing w:val="-11"/>
        </w:rPr>
        <w:t xml:space="preserve"> </w:t>
      </w:r>
      <w:r>
        <w:rPr>
          <w:spacing w:val="-2"/>
        </w:rPr>
        <w:t>the</w:t>
      </w:r>
      <w:r>
        <w:rPr>
          <w:spacing w:val="-11"/>
        </w:rPr>
        <w:t xml:space="preserve"> </w:t>
      </w:r>
      <w:r>
        <w:rPr>
          <w:spacing w:val="-2"/>
        </w:rPr>
        <w:t>solution</w:t>
      </w:r>
      <w:r>
        <w:rPr>
          <w:spacing w:val="-11"/>
        </w:rPr>
        <w:t xml:space="preserve"> </w:t>
      </w:r>
      <w:r>
        <w:rPr>
          <w:spacing w:val="-2"/>
        </w:rPr>
        <w:t>design,</w:t>
      </w:r>
      <w:r>
        <w:rPr>
          <w:spacing w:val="-11"/>
        </w:rPr>
        <w:t xml:space="preserve"> </w:t>
      </w:r>
      <w:r>
        <w:rPr>
          <w:spacing w:val="-2"/>
        </w:rPr>
        <w:t>the</w:t>
      </w:r>
      <w:r>
        <w:rPr>
          <w:spacing w:val="-11"/>
        </w:rPr>
        <w:t xml:space="preserve"> </w:t>
      </w:r>
      <w:r>
        <w:rPr>
          <w:spacing w:val="-2"/>
        </w:rPr>
        <w:t>implementation</w:t>
      </w:r>
      <w:r>
        <w:rPr>
          <w:spacing w:val="-10"/>
        </w:rPr>
        <w:t xml:space="preserve"> </w:t>
      </w:r>
      <w:r>
        <w:rPr>
          <w:spacing w:val="-2"/>
        </w:rPr>
        <w:t>in</w:t>
      </w:r>
      <w:r>
        <w:rPr>
          <w:spacing w:val="-11"/>
        </w:rPr>
        <w:t xml:space="preserve"> </w:t>
      </w:r>
      <w:r>
        <w:rPr>
          <w:spacing w:val="-2"/>
        </w:rPr>
        <w:t>this</w:t>
      </w:r>
      <w:r>
        <w:rPr>
          <w:spacing w:val="-11"/>
        </w:rPr>
        <w:t xml:space="preserve"> </w:t>
      </w:r>
      <w:r>
        <w:rPr>
          <w:spacing w:val="-2"/>
        </w:rPr>
        <w:t>project</w:t>
      </w:r>
      <w:r>
        <w:rPr>
          <w:spacing w:val="-11"/>
        </w:rPr>
        <w:t xml:space="preserve"> </w:t>
      </w:r>
      <w:r>
        <w:rPr>
          <w:spacing w:val="-2"/>
        </w:rPr>
        <w:t>focuses</w:t>
      </w:r>
      <w:r>
        <w:rPr>
          <w:spacing w:val="-11"/>
        </w:rPr>
        <w:t xml:space="preserve"> </w:t>
      </w:r>
      <w:r>
        <w:rPr>
          <w:spacing w:val="-2"/>
        </w:rPr>
        <w:t>on</w:t>
      </w:r>
      <w:r>
        <w:rPr>
          <w:spacing w:val="-10"/>
        </w:rPr>
        <w:t xml:space="preserve"> </w:t>
      </w:r>
      <w:r>
        <w:rPr>
          <w:spacing w:val="-2"/>
        </w:rPr>
        <w:t>replacing</w:t>
      </w:r>
      <w:r>
        <w:rPr>
          <w:spacing w:val="-11"/>
        </w:rPr>
        <w:t xml:space="preserve"> </w:t>
      </w:r>
      <w:r>
        <w:rPr>
          <w:spacing w:val="-2"/>
        </w:rPr>
        <w:t>the</w:t>
      </w:r>
      <w:r>
        <w:rPr>
          <w:spacing w:val="-11"/>
        </w:rPr>
        <w:t xml:space="preserve"> </w:t>
      </w:r>
      <w:r>
        <w:rPr>
          <w:spacing w:val="-2"/>
        </w:rPr>
        <w:t>first</w:t>
      </w:r>
      <w:r>
        <w:rPr>
          <w:spacing w:val="-11"/>
        </w:rPr>
        <w:t xml:space="preserve"> </w:t>
      </w:r>
      <w:r>
        <w:rPr>
          <w:spacing w:val="-2"/>
        </w:rPr>
        <w:t>step</w:t>
      </w:r>
      <w:r>
        <w:rPr>
          <w:spacing w:val="-11"/>
        </w:rPr>
        <w:t xml:space="preserve"> </w:t>
      </w:r>
      <w:r>
        <w:rPr>
          <w:spacing w:val="-2"/>
        </w:rPr>
        <w:t>in</w:t>
      </w:r>
      <w:r>
        <w:rPr>
          <w:spacing w:val="-11"/>
        </w:rPr>
        <w:t xml:space="preserve"> </w:t>
      </w:r>
      <w:r>
        <w:rPr>
          <w:spacing w:val="-2"/>
        </w:rPr>
        <w:t>the</w:t>
      </w:r>
      <w:r>
        <w:rPr>
          <w:spacing w:val="-10"/>
        </w:rPr>
        <w:t xml:space="preserve"> </w:t>
      </w:r>
      <w:r>
        <w:rPr>
          <w:spacing w:val="-2"/>
        </w:rPr>
        <w:t>daily</w:t>
      </w:r>
      <w:r>
        <w:rPr>
          <w:spacing w:val="-11"/>
        </w:rPr>
        <w:t xml:space="preserve"> </w:t>
      </w:r>
      <w:r>
        <w:rPr>
          <w:spacing w:val="-2"/>
        </w:rPr>
        <w:t>data quality</w:t>
      </w:r>
      <w:r>
        <w:rPr>
          <w:spacing w:val="-5"/>
        </w:rPr>
        <w:t xml:space="preserve"> </w:t>
      </w:r>
      <w:r>
        <w:rPr>
          <w:spacing w:val="-2"/>
        </w:rPr>
        <w:t>checks,</w:t>
      </w:r>
      <w:r>
        <w:rPr>
          <w:spacing w:val="-5"/>
        </w:rPr>
        <w:t xml:space="preserve"> </w:t>
      </w:r>
      <w:r>
        <w:rPr>
          <w:spacing w:val="-2"/>
        </w:rPr>
        <w:t>which</w:t>
      </w:r>
      <w:r>
        <w:rPr>
          <w:spacing w:val="-5"/>
        </w:rPr>
        <w:t xml:space="preserve"> </w:t>
      </w:r>
      <w:r>
        <w:rPr>
          <w:spacing w:val="-2"/>
        </w:rPr>
        <w:t>are</w:t>
      </w:r>
      <w:r>
        <w:rPr>
          <w:spacing w:val="-5"/>
        </w:rPr>
        <w:t xml:space="preserve"> </w:t>
      </w:r>
      <w:r>
        <w:rPr>
          <w:spacing w:val="-2"/>
        </w:rPr>
        <w:t>currently</w:t>
      </w:r>
      <w:r>
        <w:rPr>
          <w:spacing w:val="-5"/>
        </w:rPr>
        <w:t xml:space="preserve"> </w:t>
      </w:r>
      <w:r>
        <w:rPr>
          <w:spacing w:val="-2"/>
        </w:rPr>
        <w:t>performed</w:t>
      </w:r>
      <w:r>
        <w:rPr>
          <w:spacing w:val="-5"/>
        </w:rPr>
        <w:t xml:space="preserve"> </w:t>
      </w:r>
      <w:r>
        <w:rPr>
          <w:spacing w:val="-2"/>
        </w:rPr>
        <w:t>manually</w:t>
      </w:r>
      <w:r>
        <w:rPr>
          <w:spacing w:val="-5"/>
        </w:rPr>
        <w:t xml:space="preserve"> </w:t>
      </w:r>
      <w:r>
        <w:rPr>
          <w:spacing w:val="-2"/>
        </w:rPr>
        <w:t>by</w:t>
      </w:r>
      <w:r>
        <w:rPr>
          <w:spacing w:val="-5"/>
        </w:rPr>
        <w:t xml:space="preserve"> </w:t>
      </w:r>
      <w:r>
        <w:rPr>
          <w:spacing w:val="-2"/>
        </w:rPr>
        <w:t>the</w:t>
      </w:r>
      <w:r>
        <w:rPr>
          <w:spacing w:val="-5"/>
        </w:rPr>
        <w:t xml:space="preserve"> </w:t>
      </w:r>
      <w:r>
        <w:rPr>
          <w:spacing w:val="-2"/>
        </w:rPr>
        <w:t>business</w:t>
      </w:r>
      <w:r>
        <w:rPr>
          <w:spacing w:val="-5"/>
        </w:rPr>
        <w:t xml:space="preserve"> </w:t>
      </w:r>
      <w:r>
        <w:rPr>
          <w:spacing w:val="-2"/>
        </w:rPr>
        <w:t>in</w:t>
      </w:r>
      <w:r>
        <w:rPr>
          <w:spacing w:val="-5"/>
        </w:rPr>
        <w:t xml:space="preserve"> </w:t>
      </w:r>
      <w:hyperlink w:anchor="_bookmark0" w:history="1">
        <w:r>
          <w:rPr>
            <w:spacing w:val="-2"/>
          </w:rPr>
          <w:t>SAC.</w:t>
        </w:r>
      </w:hyperlink>
      <w:r>
        <w:rPr>
          <w:spacing w:val="-5"/>
        </w:rPr>
        <w:t xml:space="preserve"> </w:t>
      </w:r>
      <w:r>
        <w:rPr>
          <w:spacing w:val="-2"/>
        </w:rPr>
        <w:t>To</w:t>
      </w:r>
      <w:r>
        <w:rPr>
          <w:spacing w:val="-5"/>
        </w:rPr>
        <w:t xml:space="preserve"> </w:t>
      </w:r>
      <w:r>
        <w:rPr>
          <w:spacing w:val="-2"/>
        </w:rPr>
        <w:t>ensure</w:t>
      </w:r>
      <w:r>
        <w:rPr>
          <w:spacing w:val="-5"/>
        </w:rPr>
        <w:t xml:space="preserve"> </w:t>
      </w:r>
      <w:r>
        <w:rPr>
          <w:spacing w:val="-2"/>
        </w:rPr>
        <w:t>a</w:t>
      </w:r>
      <w:r>
        <w:rPr>
          <w:spacing w:val="-5"/>
        </w:rPr>
        <w:t xml:space="preserve"> </w:t>
      </w:r>
      <w:r>
        <w:rPr>
          <w:spacing w:val="-2"/>
        </w:rPr>
        <w:t>correct</w:t>
      </w:r>
      <w:r>
        <w:rPr>
          <w:spacing w:val="-5"/>
        </w:rPr>
        <w:t xml:space="preserve"> </w:t>
      </w:r>
      <w:r>
        <w:rPr>
          <w:spacing w:val="-2"/>
        </w:rPr>
        <w:t xml:space="preserve">setup </w:t>
      </w:r>
      <w:r>
        <w:t>of the replacement, this chapter follows a clear sequence of steps.</w:t>
      </w:r>
    </w:p>
    <w:p w14:paraId="6FCCCA68" w14:textId="77777777" w:rsidR="000900B5" w:rsidRDefault="00000000">
      <w:pPr>
        <w:pStyle w:val="BodyText"/>
        <w:spacing w:before="19" w:line="216" w:lineRule="auto"/>
        <w:ind w:left="142" w:right="848" w:firstLine="218"/>
        <w:jc w:val="both"/>
        <w:rPr>
          <w:ins w:id="150" w:author="Ritley Kenneth" w:date="2025-12-11T15:20:00Z" w16du:dateUtc="2025-12-11T14:20:00Z"/>
        </w:rPr>
      </w:pPr>
      <w:r>
        <w:rPr>
          <w:spacing w:val="-2"/>
        </w:rPr>
        <w:t>It</w:t>
      </w:r>
      <w:r>
        <w:rPr>
          <w:spacing w:val="-8"/>
        </w:rPr>
        <w:t xml:space="preserve"> </w:t>
      </w:r>
      <w:r>
        <w:rPr>
          <w:spacing w:val="-2"/>
        </w:rPr>
        <w:t>begins</w:t>
      </w:r>
      <w:r>
        <w:rPr>
          <w:spacing w:val="-8"/>
        </w:rPr>
        <w:t xml:space="preserve"> </w:t>
      </w:r>
      <w:r>
        <w:rPr>
          <w:spacing w:val="-2"/>
        </w:rPr>
        <w:t>with</w:t>
      </w:r>
      <w:r>
        <w:rPr>
          <w:spacing w:val="-8"/>
        </w:rPr>
        <w:t xml:space="preserve"> </w:t>
      </w:r>
      <w:r>
        <w:rPr>
          <w:spacing w:val="-2"/>
        </w:rPr>
        <w:t>an</w:t>
      </w:r>
      <w:r>
        <w:rPr>
          <w:spacing w:val="-8"/>
        </w:rPr>
        <w:t xml:space="preserve"> </w:t>
      </w:r>
      <w:r>
        <w:rPr>
          <w:spacing w:val="-2"/>
        </w:rPr>
        <w:t>analysis</w:t>
      </w:r>
      <w:r>
        <w:rPr>
          <w:spacing w:val="-8"/>
        </w:rPr>
        <w:t xml:space="preserve"> </w:t>
      </w:r>
      <w:r>
        <w:rPr>
          <w:spacing w:val="-2"/>
        </w:rPr>
        <w:t>of</w:t>
      </w:r>
      <w:r>
        <w:rPr>
          <w:spacing w:val="-8"/>
        </w:rPr>
        <w:t xml:space="preserve"> </w:t>
      </w:r>
      <w:r>
        <w:rPr>
          <w:spacing w:val="-2"/>
        </w:rPr>
        <w:t>the</w:t>
      </w:r>
      <w:r>
        <w:rPr>
          <w:spacing w:val="-8"/>
        </w:rPr>
        <w:t xml:space="preserve"> </w:t>
      </w:r>
      <w:r>
        <w:rPr>
          <w:spacing w:val="-2"/>
        </w:rPr>
        <w:t>current</w:t>
      </w:r>
      <w:r>
        <w:rPr>
          <w:spacing w:val="-8"/>
        </w:rPr>
        <w:t xml:space="preserve"> </w:t>
      </w:r>
      <w:r>
        <w:rPr>
          <w:spacing w:val="-2"/>
        </w:rPr>
        <w:t>methods</w:t>
      </w:r>
      <w:r>
        <w:rPr>
          <w:spacing w:val="-8"/>
        </w:rPr>
        <w:t xml:space="preserve"> </w:t>
      </w:r>
      <w:r>
        <w:rPr>
          <w:spacing w:val="-2"/>
        </w:rPr>
        <w:t>from</w:t>
      </w:r>
      <w:r>
        <w:rPr>
          <w:spacing w:val="-8"/>
        </w:rPr>
        <w:t xml:space="preserve"> </w:t>
      </w:r>
      <w:r>
        <w:rPr>
          <w:spacing w:val="-2"/>
        </w:rPr>
        <w:t>a</w:t>
      </w:r>
      <w:r>
        <w:rPr>
          <w:spacing w:val="-8"/>
        </w:rPr>
        <w:t xml:space="preserve"> </w:t>
      </w:r>
      <w:r>
        <w:rPr>
          <w:spacing w:val="-2"/>
        </w:rPr>
        <w:t>business</w:t>
      </w:r>
      <w:r>
        <w:rPr>
          <w:spacing w:val="-8"/>
        </w:rPr>
        <w:t xml:space="preserve"> </w:t>
      </w:r>
      <w:r>
        <w:rPr>
          <w:spacing w:val="-2"/>
        </w:rPr>
        <w:t>perspective.</w:t>
      </w:r>
      <w:r>
        <w:rPr>
          <w:spacing w:val="6"/>
        </w:rPr>
        <w:t xml:space="preserve"> </w:t>
      </w:r>
      <w:r>
        <w:rPr>
          <w:spacing w:val="-2"/>
        </w:rPr>
        <w:t>Following</w:t>
      </w:r>
      <w:r>
        <w:rPr>
          <w:spacing w:val="-8"/>
        </w:rPr>
        <w:t xml:space="preserve"> </w:t>
      </w:r>
      <w:r>
        <w:rPr>
          <w:spacing w:val="-2"/>
        </w:rPr>
        <w:t>this,</w:t>
      </w:r>
      <w:r>
        <w:rPr>
          <w:spacing w:val="-6"/>
        </w:rPr>
        <w:t xml:space="preserve"> </w:t>
      </w:r>
      <w:r>
        <w:rPr>
          <w:spacing w:val="-2"/>
        </w:rPr>
        <w:t>a</w:t>
      </w:r>
      <w:r>
        <w:rPr>
          <w:spacing w:val="-8"/>
        </w:rPr>
        <w:t xml:space="preserve"> </w:t>
      </w:r>
      <w:r>
        <w:rPr>
          <w:spacing w:val="-2"/>
        </w:rPr>
        <w:t xml:space="preserve">business </w:t>
      </w:r>
      <w:r>
        <w:t>analysis</w:t>
      </w:r>
      <w:r>
        <w:rPr>
          <w:spacing w:val="-13"/>
        </w:rPr>
        <w:t xml:space="preserve"> </w:t>
      </w:r>
      <w:r>
        <w:t>is</w:t>
      </w:r>
      <w:r>
        <w:rPr>
          <w:spacing w:val="-13"/>
        </w:rPr>
        <w:t xml:space="preserve"> </w:t>
      </w:r>
      <w:r>
        <w:t>conducted</w:t>
      </w:r>
      <w:r>
        <w:rPr>
          <w:spacing w:val="-13"/>
        </w:rPr>
        <w:t xml:space="preserve"> </w:t>
      </w:r>
      <w:r>
        <w:t>to</w:t>
      </w:r>
      <w:r>
        <w:rPr>
          <w:spacing w:val="-13"/>
        </w:rPr>
        <w:t xml:space="preserve"> </w:t>
      </w:r>
      <w:r>
        <w:t>connect</w:t>
      </w:r>
      <w:r>
        <w:rPr>
          <w:spacing w:val="-13"/>
        </w:rPr>
        <w:t xml:space="preserve"> </w:t>
      </w:r>
      <w:r>
        <w:t>the</w:t>
      </w:r>
      <w:r>
        <w:rPr>
          <w:spacing w:val="-12"/>
        </w:rPr>
        <w:t xml:space="preserve"> </w:t>
      </w:r>
      <w:r>
        <w:t>business</w:t>
      </w:r>
      <w:r>
        <w:rPr>
          <w:spacing w:val="-13"/>
        </w:rPr>
        <w:t xml:space="preserve"> </w:t>
      </w:r>
      <w:r>
        <w:t>view</w:t>
      </w:r>
      <w:r>
        <w:rPr>
          <w:spacing w:val="-13"/>
        </w:rPr>
        <w:t xml:space="preserve"> </w:t>
      </w:r>
      <w:r>
        <w:t>with</w:t>
      </w:r>
      <w:r>
        <w:rPr>
          <w:spacing w:val="-13"/>
        </w:rPr>
        <w:t xml:space="preserve"> </w:t>
      </w:r>
      <w:r>
        <w:t>the</w:t>
      </w:r>
      <w:r>
        <w:rPr>
          <w:spacing w:val="-13"/>
        </w:rPr>
        <w:t xml:space="preserve"> </w:t>
      </w:r>
      <w:r>
        <w:t>IT</w:t>
      </w:r>
      <w:r>
        <w:rPr>
          <w:spacing w:val="-12"/>
        </w:rPr>
        <w:t xml:space="preserve"> </w:t>
      </w:r>
      <w:r>
        <w:t>perspective,</w:t>
      </w:r>
      <w:r>
        <w:rPr>
          <w:spacing w:val="-13"/>
        </w:rPr>
        <w:t xml:space="preserve"> </w:t>
      </w:r>
      <w:r>
        <w:t>documenting</w:t>
      </w:r>
      <w:r>
        <w:rPr>
          <w:spacing w:val="-13"/>
        </w:rPr>
        <w:t xml:space="preserve"> </w:t>
      </w:r>
      <w:r>
        <w:t>the</w:t>
      </w:r>
      <w:r>
        <w:rPr>
          <w:spacing w:val="-13"/>
        </w:rPr>
        <w:t xml:space="preserve"> </w:t>
      </w:r>
      <w:r>
        <w:t>relevant</w:t>
      </w:r>
      <w:r>
        <w:rPr>
          <w:spacing w:val="-13"/>
        </w:rPr>
        <w:t xml:space="preserve"> </w:t>
      </w:r>
      <w:r>
        <w:t xml:space="preserve">data </w:t>
      </w:r>
      <w:r>
        <w:rPr>
          <w:spacing w:val="-4"/>
        </w:rPr>
        <w:t>sources</w:t>
      </w:r>
      <w:r>
        <w:rPr>
          <w:spacing w:val="-5"/>
        </w:rPr>
        <w:t xml:space="preserve"> </w:t>
      </w:r>
      <w:r>
        <w:rPr>
          <w:spacing w:val="-4"/>
        </w:rPr>
        <w:t>and</w:t>
      </w:r>
      <w:r>
        <w:rPr>
          <w:spacing w:val="-5"/>
        </w:rPr>
        <w:t xml:space="preserve"> </w:t>
      </w:r>
      <w:r>
        <w:rPr>
          <w:spacing w:val="-4"/>
        </w:rPr>
        <w:t>executed</w:t>
      </w:r>
      <w:r>
        <w:rPr>
          <w:spacing w:val="-5"/>
        </w:rPr>
        <w:t xml:space="preserve"> </w:t>
      </w:r>
      <w:r>
        <w:rPr>
          <w:spacing w:val="-4"/>
        </w:rPr>
        <w:t>queries.</w:t>
      </w:r>
      <w:r>
        <w:rPr>
          <w:spacing w:val="19"/>
        </w:rPr>
        <w:t xml:space="preserve"> </w:t>
      </w:r>
      <w:r>
        <w:rPr>
          <w:spacing w:val="-4"/>
        </w:rPr>
        <w:t>The</w:t>
      </w:r>
      <w:r>
        <w:rPr>
          <w:spacing w:val="-5"/>
        </w:rPr>
        <w:t xml:space="preserve"> </w:t>
      </w:r>
      <w:r>
        <w:rPr>
          <w:spacing w:val="-4"/>
        </w:rPr>
        <w:t>resulting</w:t>
      </w:r>
      <w:r>
        <w:rPr>
          <w:spacing w:val="-5"/>
        </w:rPr>
        <w:t xml:space="preserve"> </w:t>
      </w:r>
      <w:r>
        <w:rPr>
          <w:spacing w:val="-4"/>
        </w:rPr>
        <w:t>information</w:t>
      </w:r>
      <w:r>
        <w:rPr>
          <w:spacing w:val="-5"/>
        </w:rPr>
        <w:t xml:space="preserve"> </w:t>
      </w:r>
      <w:r>
        <w:rPr>
          <w:spacing w:val="-4"/>
        </w:rPr>
        <w:t>is</w:t>
      </w:r>
      <w:r>
        <w:rPr>
          <w:spacing w:val="-5"/>
        </w:rPr>
        <w:t xml:space="preserve"> </w:t>
      </w:r>
      <w:r>
        <w:rPr>
          <w:spacing w:val="-4"/>
        </w:rPr>
        <w:t>then</w:t>
      </w:r>
      <w:r>
        <w:rPr>
          <w:spacing w:val="-5"/>
        </w:rPr>
        <w:t xml:space="preserve"> </w:t>
      </w:r>
      <w:r>
        <w:rPr>
          <w:spacing w:val="-4"/>
        </w:rPr>
        <w:t>applied</w:t>
      </w:r>
      <w:r>
        <w:rPr>
          <w:spacing w:val="-5"/>
        </w:rPr>
        <w:t xml:space="preserve"> </w:t>
      </w:r>
      <w:r>
        <w:rPr>
          <w:spacing w:val="-4"/>
        </w:rPr>
        <w:t>to</w:t>
      </w:r>
      <w:r>
        <w:rPr>
          <w:spacing w:val="-5"/>
        </w:rPr>
        <w:t xml:space="preserve"> </w:t>
      </w:r>
      <w:r>
        <w:rPr>
          <w:spacing w:val="-4"/>
        </w:rPr>
        <w:t>a</w:t>
      </w:r>
      <w:r>
        <w:rPr>
          <w:spacing w:val="-5"/>
        </w:rPr>
        <w:t xml:space="preserve"> </w:t>
      </w:r>
      <w:r>
        <w:rPr>
          <w:spacing w:val="-4"/>
        </w:rPr>
        <w:t>PoC</w:t>
      </w:r>
      <w:r>
        <w:rPr>
          <w:spacing w:val="-6"/>
        </w:rPr>
        <w:t xml:space="preserve"> </w:t>
      </w:r>
      <w:r>
        <w:rPr>
          <w:spacing w:val="-4"/>
        </w:rPr>
        <w:t>use</w:t>
      </w:r>
      <w:r>
        <w:rPr>
          <w:spacing w:val="-5"/>
        </w:rPr>
        <w:t xml:space="preserve"> </w:t>
      </w:r>
      <w:r>
        <w:rPr>
          <w:spacing w:val="-4"/>
        </w:rPr>
        <w:t>case</w:t>
      </w:r>
      <w:r>
        <w:rPr>
          <w:spacing w:val="-5"/>
        </w:rPr>
        <w:t xml:space="preserve"> </w:t>
      </w:r>
      <w:r>
        <w:rPr>
          <w:spacing w:val="-4"/>
        </w:rPr>
        <w:t>in</w:t>
      </w:r>
      <w:r>
        <w:rPr>
          <w:spacing w:val="-5"/>
        </w:rPr>
        <w:t xml:space="preserve"> </w:t>
      </w:r>
      <w:r>
        <w:rPr>
          <w:spacing w:val="-4"/>
        </w:rPr>
        <w:t>the</w:t>
      </w:r>
      <w:r>
        <w:rPr>
          <w:spacing w:val="-5"/>
        </w:rPr>
        <w:t xml:space="preserve"> </w:t>
      </w:r>
      <w:r>
        <w:rPr>
          <w:spacing w:val="-4"/>
        </w:rPr>
        <w:t>data</w:t>
      </w:r>
      <w:r>
        <w:rPr>
          <w:spacing w:val="-5"/>
        </w:rPr>
        <w:t xml:space="preserve"> </w:t>
      </w:r>
      <w:r>
        <w:rPr>
          <w:spacing w:val="-4"/>
        </w:rPr>
        <w:t xml:space="preserve">quality </w:t>
      </w:r>
      <w:r>
        <w:t>checks</w:t>
      </w:r>
      <w:r>
        <w:rPr>
          <w:spacing w:val="-3"/>
        </w:rPr>
        <w:t xml:space="preserve"> </w:t>
      </w:r>
      <w:r>
        <w:t xml:space="preserve">environment. </w:t>
      </w:r>
      <w:proofErr w:type="gramStart"/>
      <w:r>
        <w:t>Particular</w:t>
      </w:r>
      <w:r>
        <w:rPr>
          <w:spacing w:val="-3"/>
        </w:rPr>
        <w:t xml:space="preserve"> </w:t>
      </w:r>
      <w:r>
        <w:t>attention</w:t>
      </w:r>
      <w:proofErr w:type="gramEnd"/>
      <w:r>
        <w:rPr>
          <w:spacing w:val="-3"/>
        </w:rPr>
        <w:t xml:space="preserve"> </w:t>
      </w:r>
      <w:r>
        <w:t>is</w:t>
      </w:r>
      <w:r>
        <w:rPr>
          <w:spacing w:val="-3"/>
        </w:rPr>
        <w:t xml:space="preserve"> </w:t>
      </w:r>
      <w:r>
        <w:t>given</w:t>
      </w:r>
      <w:r>
        <w:rPr>
          <w:spacing w:val="-3"/>
        </w:rPr>
        <w:t xml:space="preserve"> </w:t>
      </w:r>
      <w:r>
        <w:t>to</w:t>
      </w:r>
      <w:r>
        <w:rPr>
          <w:spacing w:val="-3"/>
        </w:rPr>
        <w:t xml:space="preserve"> </w:t>
      </w:r>
      <w:r>
        <w:t>the</w:t>
      </w:r>
      <w:r>
        <w:rPr>
          <w:spacing w:val="-3"/>
        </w:rPr>
        <w:t xml:space="preserve"> </w:t>
      </w:r>
      <w:r>
        <w:t>design</w:t>
      </w:r>
      <w:r>
        <w:rPr>
          <w:spacing w:val="-3"/>
        </w:rPr>
        <w:t xml:space="preserve"> </w:t>
      </w:r>
      <w:r>
        <w:t>of</w:t>
      </w:r>
      <w:r>
        <w:rPr>
          <w:spacing w:val="-3"/>
        </w:rPr>
        <w:t xml:space="preserve"> </w:t>
      </w:r>
      <w:r>
        <w:t>the</w:t>
      </w:r>
      <w:r>
        <w:rPr>
          <w:spacing w:val="-3"/>
        </w:rPr>
        <w:t xml:space="preserve"> </w:t>
      </w:r>
      <w:r>
        <w:t>request</w:t>
      </w:r>
      <w:r>
        <w:rPr>
          <w:spacing w:val="-3"/>
        </w:rPr>
        <w:t xml:space="preserve"> </w:t>
      </w:r>
      <w:r>
        <w:t>to</w:t>
      </w:r>
      <w:r>
        <w:rPr>
          <w:spacing w:val="-3"/>
        </w:rPr>
        <w:t xml:space="preserve"> </w:t>
      </w:r>
      <w:r>
        <w:t>ensure</w:t>
      </w:r>
      <w:r>
        <w:rPr>
          <w:spacing w:val="-3"/>
        </w:rPr>
        <w:t xml:space="preserve"> </w:t>
      </w:r>
      <w:r>
        <w:t>that</w:t>
      </w:r>
      <w:r>
        <w:rPr>
          <w:spacing w:val="-3"/>
        </w:rPr>
        <w:t xml:space="preserve"> </w:t>
      </w:r>
      <w:r>
        <w:t>the</w:t>
      </w:r>
      <w:r>
        <w:rPr>
          <w:spacing w:val="-3"/>
        </w:rPr>
        <w:t xml:space="preserve"> </w:t>
      </w:r>
      <w:r>
        <w:t>use</w:t>
      </w:r>
      <w:r>
        <w:rPr>
          <w:spacing w:val="-3"/>
        </w:rPr>
        <w:t xml:space="preserve"> </w:t>
      </w:r>
      <w:r>
        <w:t xml:space="preserve">case </w:t>
      </w:r>
      <w:r>
        <w:rPr>
          <w:spacing w:val="-2"/>
        </w:rPr>
        <w:t>can</w:t>
      </w:r>
      <w:r>
        <w:rPr>
          <w:spacing w:val="-10"/>
        </w:rPr>
        <w:t xml:space="preserve"> </w:t>
      </w:r>
      <w:r>
        <w:rPr>
          <w:spacing w:val="-2"/>
        </w:rPr>
        <w:t>be</w:t>
      </w:r>
      <w:r>
        <w:rPr>
          <w:spacing w:val="-10"/>
        </w:rPr>
        <w:t xml:space="preserve"> </w:t>
      </w:r>
      <w:r>
        <w:rPr>
          <w:spacing w:val="-2"/>
        </w:rPr>
        <w:t>implemented</w:t>
      </w:r>
      <w:r>
        <w:rPr>
          <w:spacing w:val="-10"/>
        </w:rPr>
        <w:t xml:space="preserve"> </w:t>
      </w:r>
      <w:r>
        <w:rPr>
          <w:spacing w:val="-2"/>
        </w:rPr>
        <w:t>in</w:t>
      </w:r>
      <w:r>
        <w:rPr>
          <w:spacing w:val="-10"/>
        </w:rPr>
        <w:t xml:space="preserve"> </w:t>
      </w:r>
      <w:r>
        <w:rPr>
          <w:spacing w:val="-2"/>
        </w:rPr>
        <w:t>a</w:t>
      </w:r>
      <w:r>
        <w:rPr>
          <w:spacing w:val="-10"/>
        </w:rPr>
        <w:t xml:space="preserve"> </w:t>
      </w:r>
      <w:r>
        <w:rPr>
          <w:spacing w:val="-2"/>
        </w:rPr>
        <w:t>generic</w:t>
      </w:r>
      <w:r>
        <w:rPr>
          <w:spacing w:val="-10"/>
        </w:rPr>
        <w:t xml:space="preserve"> </w:t>
      </w:r>
      <w:r>
        <w:rPr>
          <w:spacing w:val="-2"/>
        </w:rPr>
        <w:t>manner,</w:t>
      </w:r>
      <w:r>
        <w:rPr>
          <w:spacing w:val="-8"/>
        </w:rPr>
        <w:t xml:space="preserve"> </w:t>
      </w:r>
      <w:r>
        <w:rPr>
          <w:spacing w:val="-2"/>
        </w:rPr>
        <w:t>enabling</w:t>
      </w:r>
      <w:r>
        <w:rPr>
          <w:spacing w:val="-10"/>
        </w:rPr>
        <w:t xml:space="preserve"> </w:t>
      </w:r>
      <w:r>
        <w:rPr>
          <w:spacing w:val="-2"/>
        </w:rPr>
        <w:t>the</w:t>
      </w:r>
      <w:r>
        <w:rPr>
          <w:spacing w:val="-10"/>
        </w:rPr>
        <w:t xml:space="preserve"> </w:t>
      </w:r>
      <w:r>
        <w:rPr>
          <w:spacing w:val="-2"/>
        </w:rPr>
        <w:t>reuse</w:t>
      </w:r>
      <w:r>
        <w:rPr>
          <w:spacing w:val="-10"/>
        </w:rPr>
        <w:t xml:space="preserve"> </w:t>
      </w:r>
      <w:r>
        <w:rPr>
          <w:spacing w:val="-2"/>
        </w:rPr>
        <w:t>of</w:t>
      </w:r>
      <w:r>
        <w:rPr>
          <w:spacing w:val="-10"/>
        </w:rPr>
        <w:t xml:space="preserve"> </w:t>
      </w:r>
      <w:r>
        <w:rPr>
          <w:spacing w:val="-2"/>
        </w:rPr>
        <w:t>the</w:t>
      </w:r>
      <w:r>
        <w:rPr>
          <w:spacing w:val="-10"/>
        </w:rPr>
        <w:t xml:space="preserve"> </w:t>
      </w:r>
      <w:r>
        <w:rPr>
          <w:spacing w:val="-2"/>
        </w:rPr>
        <w:t>approach</w:t>
      </w:r>
      <w:r>
        <w:rPr>
          <w:spacing w:val="-10"/>
        </w:rPr>
        <w:t xml:space="preserve"> </w:t>
      </w:r>
      <w:r>
        <w:rPr>
          <w:spacing w:val="-2"/>
        </w:rPr>
        <w:t>for</w:t>
      </w:r>
      <w:r>
        <w:rPr>
          <w:spacing w:val="-10"/>
        </w:rPr>
        <w:t xml:space="preserve"> </w:t>
      </w:r>
      <w:r>
        <w:rPr>
          <w:spacing w:val="-2"/>
        </w:rPr>
        <w:t>similar</w:t>
      </w:r>
      <w:r>
        <w:rPr>
          <w:spacing w:val="-10"/>
        </w:rPr>
        <w:t xml:space="preserve"> </w:t>
      </w:r>
      <w:r>
        <w:rPr>
          <w:spacing w:val="-2"/>
        </w:rPr>
        <w:t>cases.</w:t>
      </w:r>
      <w:r>
        <w:rPr>
          <w:spacing w:val="4"/>
        </w:rPr>
        <w:t xml:space="preserve"> </w:t>
      </w:r>
      <w:r>
        <w:rPr>
          <w:spacing w:val="-2"/>
        </w:rPr>
        <w:t>Finally,</w:t>
      </w:r>
      <w:r>
        <w:rPr>
          <w:spacing w:val="-8"/>
        </w:rPr>
        <w:t xml:space="preserve"> </w:t>
      </w:r>
      <w:r>
        <w:rPr>
          <w:spacing w:val="-2"/>
        </w:rPr>
        <w:t xml:space="preserve">the </w:t>
      </w:r>
      <w:r>
        <w:t xml:space="preserve">use case is implemented using </w:t>
      </w:r>
      <w:hyperlink w:anchor="_bookmark0" w:history="1">
        <w:r>
          <w:t>Amazon Web Services (AWS</w:t>
        </w:r>
      </w:hyperlink>
      <w:r>
        <w:t xml:space="preserve">), </w:t>
      </w:r>
      <w:hyperlink w:anchor="_bookmark0" w:history="1">
        <w:r>
          <w:t>Athena,</w:t>
        </w:r>
      </w:hyperlink>
      <w:r>
        <w:t xml:space="preserve"> and </w:t>
      </w:r>
      <w:hyperlink w:anchor="_bookmark0" w:history="1">
        <w:r>
          <w:t>Spark.</w:t>
        </w:r>
      </w:hyperlink>
      <w:commentRangeEnd w:id="149"/>
      <w:r w:rsidR="00972D5C">
        <w:rPr>
          <w:rStyle w:val="CommentReference"/>
        </w:rPr>
        <w:commentReference w:id="149"/>
      </w:r>
    </w:p>
    <w:p w14:paraId="069F9C45" w14:textId="77777777" w:rsidR="001F4C31" w:rsidRDefault="001F4C31" w:rsidP="001F4C31">
      <w:pPr>
        <w:pStyle w:val="BodyText"/>
        <w:spacing w:before="19" w:line="216" w:lineRule="auto"/>
        <w:ind w:right="848"/>
        <w:jc w:val="both"/>
        <w:rPr>
          <w:ins w:id="151" w:author="Ritley Kenneth" w:date="2025-12-11T15:21:00Z" w16du:dateUtc="2025-12-11T14:21:00Z"/>
        </w:rPr>
      </w:pPr>
    </w:p>
    <w:p w14:paraId="60D829C7" w14:textId="77777777" w:rsidR="00840418" w:rsidRDefault="00840418" w:rsidP="001F4C31">
      <w:pPr>
        <w:pStyle w:val="BodyText"/>
        <w:spacing w:before="19" w:line="216" w:lineRule="auto"/>
        <w:ind w:right="848"/>
        <w:jc w:val="both"/>
        <w:rPr>
          <w:ins w:id="152" w:author="Ritley Kenneth" w:date="2025-12-11T15:21:00Z" w16du:dateUtc="2025-12-11T14:21:00Z"/>
        </w:rPr>
      </w:pPr>
      <w:ins w:id="153" w:author="Ritley Kenneth" w:date="2025-12-11T15:21:00Z" w16du:dateUtc="2025-12-11T14:21:00Z">
        <w:r>
          <w:t>[ INPUT KEN:</w:t>
        </w:r>
      </w:ins>
    </w:p>
    <w:p w14:paraId="777A3516" w14:textId="77777777" w:rsidR="00840418" w:rsidRDefault="00840418" w:rsidP="001F4C31">
      <w:pPr>
        <w:pStyle w:val="BodyText"/>
        <w:spacing w:before="19" w:line="216" w:lineRule="auto"/>
        <w:ind w:right="848"/>
        <w:jc w:val="both"/>
        <w:rPr>
          <w:ins w:id="154" w:author="Ritley Kenneth" w:date="2025-12-11T15:21:00Z" w16du:dateUtc="2025-12-11T14:21:00Z"/>
        </w:rPr>
      </w:pPr>
    </w:p>
    <w:p w14:paraId="6F17606D" w14:textId="31FF9636" w:rsidR="00840418" w:rsidRDefault="00840418" w:rsidP="001F4C31">
      <w:pPr>
        <w:pStyle w:val="BodyText"/>
        <w:spacing w:before="19" w:line="216" w:lineRule="auto"/>
        <w:ind w:right="848"/>
        <w:jc w:val="both"/>
        <w:rPr>
          <w:ins w:id="155" w:author="Ritley Kenneth" w:date="2025-12-11T15:22:00Z" w16du:dateUtc="2025-12-11T14:22:00Z"/>
        </w:rPr>
      </w:pPr>
      <w:ins w:id="156" w:author="Ritley Kenneth" w:date="2025-12-11T15:21:00Z" w16du:dateUtc="2025-12-11T14:21:00Z">
        <w:r>
          <w:t>At this point, I feel like I have just jumped out of an airplane without a parachute, crash landed into a jungle, and now strange animals and insects are surrounding me and trying to eat me!  I really have no idea what is</w:t>
        </w:r>
      </w:ins>
      <w:ins w:id="157" w:author="Ritley Kenneth" w:date="2025-12-11T15:22:00Z" w16du:dateUtc="2025-12-11T14:22:00Z">
        <w:r>
          <w:t xml:space="preserve"> coming next.</w:t>
        </w:r>
      </w:ins>
    </w:p>
    <w:p w14:paraId="67B831E5" w14:textId="77777777" w:rsidR="00840418" w:rsidRDefault="00840418" w:rsidP="001F4C31">
      <w:pPr>
        <w:pStyle w:val="BodyText"/>
        <w:spacing w:before="19" w:line="216" w:lineRule="auto"/>
        <w:ind w:right="848"/>
        <w:jc w:val="both"/>
        <w:rPr>
          <w:ins w:id="158" w:author="Ritley Kenneth" w:date="2025-12-11T15:22:00Z" w16du:dateUtc="2025-12-11T14:22:00Z"/>
        </w:rPr>
      </w:pPr>
    </w:p>
    <w:p w14:paraId="66A75454" w14:textId="6E1708E8" w:rsidR="00840418" w:rsidRDefault="00840418" w:rsidP="001F4C31">
      <w:pPr>
        <w:pStyle w:val="BodyText"/>
        <w:spacing w:before="19" w:line="216" w:lineRule="auto"/>
        <w:ind w:right="848"/>
        <w:jc w:val="both"/>
        <w:rPr>
          <w:ins w:id="159" w:author="Ritley Kenneth" w:date="2025-12-11T15:21:00Z" w16du:dateUtc="2025-12-11T14:21:00Z"/>
        </w:rPr>
      </w:pPr>
      <w:ins w:id="160" w:author="Ritley Kenneth" w:date="2025-12-11T15:22:00Z" w16du:dateUtc="2025-12-11T14:22:00Z">
        <w:r>
          <w:t>I think to make this understandable for your readers, you need a section here, for example, “Outline of Implementation Steps” where (1) you show a graphic of the steps, even if it is just one box after the other; (2) you give a short 1-2 sentence summary of each step.</w:t>
        </w:r>
      </w:ins>
    </w:p>
    <w:p w14:paraId="234496E4" w14:textId="26539211" w:rsidR="00840418" w:rsidRDefault="00840418" w:rsidP="001F4C31">
      <w:pPr>
        <w:pStyle w:val="BodyText"/>
        <w:spacing w:before="19" w:line="216" w:lineRule="auto"/>
        <w:ind w:right="848"/>
        <w:jc w:val="both"/>
        <w:rPr>
          <w:ins w:id="161" w:author="Ritley Kenneth" w:date="2025-12-11T15:20:00Z" w16du:dateUtc="2025-12-11T14:20:00Z"/>
        </w:rPr>
      </w:pPr>
      <w:ins w:id="162" w:author="Ritley Kenneth" w:date="2025-12-11T15:21:00Z" w16du:dateUtc="2025-12-11T14:21:00Z">
        <w:r>
          <w:t>]</w:t>
        </w:r>
      </w:ins>
    </w:p>
    <w:p w14:paraId="54166407" w14:textId="6E7C59EF" w:rsidR="001F4C31" w:rsidRDefault="00D10146" w:rsidP="001F4C31">
      <w:pPr>
        <w:pStyle w:val="Heading2"/>
        <w:numPr>
          <w:ilvl w:val="1"/>
          <w:numId w:val="17"/>
        </w:numPr>
        <w:tabs>
          <w:tab w:val="left" w:pos="771"/>
        </w:tabs>
        <w:ind w:left="771" w:hanging="629"/>
        <w:rPr>
          <w:ins w:id="163" w:author="Ritley Kenneth" w:date="2025-12-11T15:20:00Z" w16du:dateUtc="2025-12-11T14:20:00Z"/>
          <w:b w:val="0"/>
        </w:rPr>
      </w:pPr>
      <w:ins w:id="164" w:author="Ritley Kenneth" w:date="2025-12-11T15:26:00Z" w16du:dateUtc="2025-12-11T14:26:00Z">
        <w:r>
          <w:rPr>
            <w:b w:val="0"/>
            <w:color w:val="687D91"/>
            <w:w w:val="85"/>
          </w:rPr>
          <w:t>Outline of the implementation steps</w:t>
        </w:r>
      </w:ins>
    </w:p>
    <w:p w14:paraId="3B4FD6C9" w14:textId="77777777" w:rsidR="00D10146" w:rsidRDefault="00D10146" w:rsidP="001F4C31">
      <w:pPr>
        <w:pStyle w:val="BodyText"/>
        <w:spacing w:before="19" w:line="216" w:lineRule="auto"/>
        <w:ind w:right="848"/>
        <w:jc w:val="both"/>
        <w:rPr>
          <w:ins w:id="165" w:author="Ritley Kenneth" w:date="2025-12-11T15:26:00Z" w16du:dateUtc="2025-12-11T14:26:00Z"/>
        </w:rPr>
      </w:pPr>
    </w:p>
    <w:p w14:paraId="54FEBAE4" w14:textId="71C38653" w:rsidR="001F4C31" w:rsidDel="00D10146" w:rsidRDefault="001F4C31" w:rsidP="001F4C31">
      <w:pPr>
        <w:pStyle w:val="BodyText"/>
        <w:spacing w:before="19" w:line="216" w:lineRule="auto"/>
        <w:ind w:right="848"/>
        <w:jc w:val="both"/>
        <w:rPr>
          <w:del w:id="166" w:author="Ritley Kenneth" w:date="2025-12-11T15:26:00Z" w16du:dateUtc="2025-12-11T14:26:00Z"/>
        </w:rPr>
        <w:pPrChange w:id="167" w:author="Ritley Kenneth" w:date="2025-12-11T15:20:00Z" w16du:dateUtc="2025-12-11T14:20:00Z">
          <w:pPr>
            <w:pStyle w:val="BodyText"/>
            <w:spacing w:before="19" w:line="216" w:lineRule="auto"/>
            <w:ind w:left="142" w:right="848" w:firstLine="218"/>
            <w:jc w:val="both"/>
          </w:pPr>
        </w:pPrChange>
      </w:pPr>
    </w:p>
    <w:p w14:paraId="745526C7" w14:textId="77777777" w:rsidR="00A4637A" w:rsidRPr="00A4637A" w:rsidRDefault="00A4637A" w:rsidP="00A4637A">
      <w:pPr>
        <w:pStyle w:val="BodyText"/>
        <w:spacing w:before="172"/>
        <w:rPr>
          <w:ins w:id="168" w:author="Ritley Kenneth" w:date="2025-12-11T15:25:00Z"/>
          <w:lang w:val="en-CH"/>
        </w:rPr>
      </w:pPr>
      <w:ins w:id="169" w:author="Ritley Kenneth" w:date="2025-12-11T15:25:00Z">
        <w:r w:rsidRPr="00A4637A">
          <w:rPr>
            <w:lang w:val="en-CH"/>
          </w:rPr>
          <w:t>To make the subsequent implementation chapter easier to follow, this section provides a high-level overview of the main steps taken in the project and how they relate to each other. The goal of the implementation was to reconstruct the SAC report’s logic, identify its underlying data sources, and translate the business-driven checks into generalisable, automated rules. Figure X shows a simplified sketch of the workflow.</w:t>
        </w:r>
      </w:ins>
    </w:p>
    <w:p w14:paraId="7D2F86FE" w14:textId="77777777" w:rsidR="00373DAB" w:rsidRDefault="00A4637A" w:rsidP="00A4637A">
      <w:pPr>
        <w:pStyle w:val="BodyText"/>
        <w:spacing w:before="172"/>
        <w:rPr>
          <w:ins w:id="170" w:author="Ritley Kenneth" w:date="2025-12-11T15:26:00Z" w16du:dateUtc="2025-12-11T14:26:00Z"/>
          <w:i/>
          <w:iCs/>
          <w:lang w:val="en-CH"/>
        </w:rPr>
      </w:pPr>
      <w:ins w:id="171" w:author="Ritley Kenneth" w:date="2025-12-11T15:25:00Z">
        <w:r w:rsidRPr="00A4637A">
          <w:rPr>
            <w:i/>
            <w:iCs/>
            <w:lang w:val="en-CH"/>
          </w:rPr>
          <w:t>Sketch description the student can later draw:</w:t>
        </w:r>
      </w:ins>
    </w:p>
    <w:p w14:paraId="01BD8B5F" w14:textId="0571E374" w:rsidR="00A4637A" w:rsidRPr="00A4637A" w:rsidRDefault="00A4637A" w:rsidP="00A4637A">
      <w:pPr>
        <w:pStyle w:val="BodyText"/>
        <w:spacing w:before="172"/>
        <w:rPr>
          <w:ins w:id="172" w:author="Ritley Kenneth" w:date="2025-12-11T15:25:00Z"/>
          <w:lang w:val="en-CH"/>
        </w:rPr>
      </w:pPr>
      <w:ins w:id="173" w:author="Ritley Kenneth" w:date="2025-12-11T15:25:00Z">
        <w:r w:rsidRPr="00A4637A">
          <w:rPr>
            <w:lang w:val="en-CH"/>
          </w:rPr>
          <w:br/>
        </w:r>
        <w:r w:rsidRPr="00A4637A">
          <w:rPr>
            <w:b/>
            <w:bCs/>
            <w:lang w:val="en-CH"/>
          </w:rPr>
          <w:t>Business process → SAC report → DSP data model → Data lineage → AWS Athena view → Reduced query → Generalisable rule → PoC implementation</w:t>
        </w:r>
      </w:ins>
    </w:p>
    <w:p w14:paraId="2CB5F1B0" w14:textId="77777777" w:rsidR="00373DAB" w:rsidRDefault="00373DAB" w:rsidP="00A4637A">
      <w:pPr>
        <w:pStyle w:val="BodyText"/>
        <w:spacing w:before="172"/>
        <w:rPr>
          <w:ins w:id="174" w:author="Ritley Kenneth" w:date="2025-12-11T15:26:00Z" w16du:dateUtc="2025-12-11T14:26:00Z"/>
          <w:lang w:val="en-CH"/>
        </w:rPr>
      </w:pPr>
    </w:p>
    <w:p w14:paraId="5F985E5A" w14:textId="13C2A162" w:rsidR="00A4637A" w:rsidRPr="00A4637A" w:rsidRDefault="00A4637A" w:rsidP="00A4637A">
      <w:pPr>
        <w:pStyle w:val="BodyText"/>
        <w:spacing w:before="172"/>
        <w:rPr>
          <w:ins w:id="175" w:author="Ritley Kenneth" w:date="2025-12-11T15:25:00Z"/>
          <w:lang w:val="en-CH"/>
        </w:rPr>
      </w:pPr>
      <w:ins w:id="176" w:author="Ritley Kenneth" w:date="2025-12-11T15:25:00Z">
        <w:r w:rsidRPr="00A4637A">
          <w:rPr>
            <w:lang w:val="en-CH"/>
          </w:rPr>
          <w:t>The implementation followed these steps:</w:t>
        </w:r>
      </w:ins>
    </w:p>
    <w:p w14:paraId="73688E4B" w14:textId="77777777" w:rsidR="00A4637A" w:rsidRPr="00A4637A" w:rsidRDefault="00A4637A" w:rsidP="00A4637A">
      <w:pPr>
        <w:pStyle w:val="BodyText"/>
        <w:numPr>
          <w:ilvl w:val="0"/>
          <w:numId w:val="20"/>
        </w:numPr>
        <w:spacing w:before="172"/>
        <w:rPr>
          <w:ins w:id="177" w:author="Ritley Kenneth" w:date="2025-12-11T15:25:00Z"/>
          <w:lang w:val="en-CH"/>
        </w:rPr>
      </w:pPr>
      <w:ins w:id="178" w:author="Ritley Kenneth" w:date="2025-12-11T15:25:00Z">
        <w:r w:rsidRPr="00A4637A">
          <w:rPr>
            <w:b/>
            <w:bCs/>
            <w:lang w:val="en-CH"/>
          </w:rPr>
          <w:t>Understanding the Existing Business Process</w:t>
        </w:r>
        <w:r w:rsidRPr="00A4637A">
          <w:rPr>
            <w:lang w:val="en-CH"/>
          </w:rPr>
          <w:br/>
          <w:t xml:space="preserve">The starting point was the current SAC report used by the business. This included reviewing how the business collects data (Splunk → Excel → DSP → SAC), what the daily checks look like, and how they interpret differences between submitted and discharged values. The goal was to capture the </w:t>
        </w:r>
        <w:r w:rsidRPr="00A4637A">
          <w:rPr>
            <w:i/>
            <w:iCs/>
            <w:lang w:val="en-CH"/>
          </w:rPr>
          <w:t>implicit knowledge</w:t>
        </w:r>
        <w:r w:rsidRPr="00A4637A">
          <w:rPr>
            <w:lang w:val="en-CH"/>
          </w:rPr>
          <w:t xml:space="preserve"> used by the business when evaluating anomalies.</w:t>
        </w:r>
      </w:ins>
    </w:p>
    <w:p w14:paraId="0D27BDCC" w14:textId="2571CE61" w:rsidR="00A4637A" w:rsidRPr="00A4637A" w:rsidRDefault="00A4637A" w:rsidP="00A4637A">
      <w:pPr>
        <w:pStyle w:val="BodyText"/>
        <w:numPr>
          <w:ilvl w:val="0"/>
          <w:numId w:val="20"/>
        </w:numPr>
        <w:spacing w:before="172"/>
        <w:rPr>
          <w:ins w:id="179" w:author="Ritley Kenneth" w:date="2025-12-11T15:25:00Z"/>
          <w:lang w:val="en-CH"/>
        </w:rPr>
      </w:pPr>
      <w:ins w:id="180" w:author="Ritley Kenneth" w:date="2025-12-11T15:25:00Z">
        <w:r w:rsidRPr="00A4637A">
          <w:rPr>
            <w:b/>
            <w:bCs/>
            <w:lang w:val="en-CH"/>
          </w:rPr>
          <w:t>Analysing the SAC Report Structure</w:t>
        </w:r>
        <w:r w:rsidRPr="00A4637A">
          <w:rPr>
            <w:lang w:val="en-CH"/>
          </w:rPr>
          <w:br/>
          <w:t>The SAC report columns relevant to the PoC</w:t>
        </w:r>
      </w:ins>
      <w:ins w:id="181" w:author="Ritley Kenneth" w:date="2025-12-11T15:37:00Z" w16du:dateUtc="2025-12-11T14:37:00Z">
        <w:r w:rsidR="008B380F">
          <w:rPr>
            <w:lang w:val="en-CH"/>
          </w:rPr>
          <w:t xml:space="preserve"> -- </w:t>
        </w:r>
      </w:ins>
      <w:ins w:id="182" w:author="Ritley Kenneth" w:date="2025-12-11T15:25:00Z">
        <w:r w:rsidRPr="00A4637A">
          <w:rPr>
            <w:lang w:val="en-CH"/>
          </w:rPr>
          <w:t>submitted, discharged, and percentage difference</w:t>
        </w:r>
      </w:ins>
      <w:ins w:id="183" w:author="Ritley Kenneth" w:date="2025-12-11T15:37:00Z" w16du:dateUtc="2025-12-11T14:37:00Z">
        <w:r w:rsidR="008B380F">
          <w:rPr>
            <w:lang w:val="en-CH"/>
          </w:rPr>
          <w:t xml:space="preserve"> -- </w:t>
        </w:r>
      </w:ins>
      <w:ins w:id="184" w:author="Ritley Kenneth" w:date="2025-12-11T15:25:00Z">
        <w:r w:rsidRPr="00A4637A">
          <w:rPr>
            <w:lang w:val="en-CH"/>
          </w:rPr>
          <w:t>were examined. This allowed the project team to understand exactly which measures need to be reconstructed in an automated solution.</w:t>
        </w:r>
      </w:ins>
    </w:p>
    <w:p w14:paraId="48A8F9D3" w14:textId="77777777" w:rsidR="00A4637A" w:rsidRPr="00A4637A" w:rsidRDefault="00A4637A" w:rsidP="00A4637A">
      <w:pPr>
        <w:pStyle w:val="BodyText"/>
        <w:numPr>
          <w:ilvl w:val="0"/>
          <w:numId w:val="20"/>
        </w:numPr>
        <w:spacing w:before="172"/>
        <w:rPr>
          <w:ins w:id="185" w:author="Ritley Kenneth" w:date="2025-12-11T15:25:00Z"/>
          <w:lang w:val="en-CH"/>
        </w:rPr>
      </w:pPr>
      <w:ins w:id="186" w:author="Ritley Kenneth" w:date="2025-12-11T15:25:00Z">
        <w:r w:rsidRPr="00A4637A">
          <w:rPr>
            <w:b/>
            <w:bCs/>
            <w:lang w:val="en-CH"/>
          </w:rPr>
          <w:t>Identifying and Investigating the DSP Data Model</w:t>
        </w:r>
        <w:r w:rsidRPr="00A4637A">
          <w:rPr>
            <w:lang w:val="en-CH"/>
          </w:rPr>
          <w:br/>
          <w:t>Because SAC depends on DSP models, the next step was to trace the measures used in SAC back into the DSP Analytic Model (</w:t>
        </w:r>
        <w:r w:rsidRPr="00A4637A">
          <w:rPr>
            <w:i/>
            <w:iCs/>
            <w:lang w:val="en-CH"/>
          </w:rPr>
          <w:t>R_AM_Sendungsverarbeitung_DQM</w:t>
        </w:r>
        <w:r w:rsidRPr="00A4637A">
          <w:rPr>
            <w:lang w:val="en-CH"/>
          </w:rPr>
          <w:t>). Using the lineage and impact analysis views, the relevant sources, aggregations, and transformations were identified.</w:t>
        </w:r>
      </w:ins>
    </w:p>
    <w:p w14:paraId="1584EEC5" w14:textId="77777777" w:rsidR="00A4637A" w:rsidRPr="00A4637A" w:rsidRDefault="00A4637A" w:rsidP="00A4637A">
      <w:pPr>
        <w:pStyle w:val="BodyText"/>
        <w:numPr>
          <w:ilvl w:val="0"/>
          <w:numId w:val="20"/>
        </w:numPr>
        <w:spacing w:before="172"/>
        <w:rPr>
          <w:ins w:id="187" w:author="Ritley Kenneth" w:date="2025-12-11T15:25:00Z"/>
          <w:lang w:val="en-CH"/>
        </w:rPr>
      </w:pPr>
      <w:ins w:id="188" w:author="Ritley Kenneth" w:date="2025-12-11T15:25:00Z">
        <w:r w:rsidRPr="00A4637A">
          <w:rPr>
            <w:b/>
            <w:bCs/>
            <w:lang w:val="en-CH"/>
          </w:rPr>
          <w:t>Tracing the Data Back to AWS Athena</w:t>
        </w:r>
        <w:r w:rsidRPr="00A4637A">
          <w:rPr>
            <w:lang w:val="en-CH"/>
          </w:rPr>
          <w:br/>
          <w:t xml:space="preserve">The lineage analysis showed that </w:t>
        </w:r>
        <w:r w:rsidRPr="00A4637A">
          <w:rPr>
            <w:i/>
            <w:iCs/>
            <w:lang w:val="en-CH"/>
          </w:rPr>
          <w:t>num_submitted</w:t>
        </w:r>
        <w:r w:rsidRPr="00A4637A">
          <w:rPr>
            <w:lang w:val="en-CH"/>
          </w:rPr>
          <w:t xml:space="preserve"> and </w:t>
        </w:r>
        <w:r w:rsidRPr="00A4637A">
          <w:rPr>
            <w:i/>
            <w:iCs/>
            <w:lang w:val="en-CH"/>
          </w:rPr>
          <w:t>num_discharged</w:t>
        </w:r>
        <w:r w:rsidRPr="00A4637A">
          <w:rPr>
            <w:lang w:val="en-CH"/>
          </w:rPr>
          <w:t xml:space="preserve"> ultimately originate solely from an AWS </w:t>
        </w:r>
        <w:r w:rsidRPr="00A4637A">
          <w:rPr>
            <w:lang w:val="en-CH"/>
          </w:rPr>
          <w:lastRenderedPageBreak/>
          <w:t>Athena database view. This was confirmed with business stakeholders. The corresponding SQL view was extracted and analysed to understand which fields and aggregations feed the SAC report.</w:t>
        </w:r>
      </w:ins>
    </w:p>
    <w:p w14:paraId="27C8AA40" w14:textId="77777777" w:rsidR="00A4637A" w:rsidRPr="00A4637A" w:rsidRDefault="00A4637A" w:rsidP="00A4637A">
      <w:pPr>
        <w:pStyle w:val="BodyText"/>
        <w:numPr>
          <w:ilvl w:val="0"/>
          <w:numId w:val="20"/>
        </w:numPr>
        <w:spacing w:before="172"/>
        <w:rPr>
          <w:ins w:id="189" w:author="Ritley Kenneth" w:date="2025-12-11T15:25:00Z"/>
          <w:lang w:val="en-CH"/>
        </w:rPr>
      </w:pPr>
      <w:ins w:id="190" w:author="Ritley Kenneth" w:date="2025-12-11T15:25:00Z">
        <w:r w:rsidRPr="00A4637A">
          <w:rPr>
            <w:b/>
            <w:bCs/>
            <w:lang w:val="en-CH"/>
          </w:rPr>
          <w:t>Reducing the Athena Query for the MVP</w:t>
        </w:r>
        <w:r w:rsidRPr="00A4637A">
          <w:rPr>
            <w:lang w:val="en-CH"/>
          </w:rPr>
          <w:br/>
          <w:t>For the PoC, only the aggregations required for submitted and discharged values were kept. All other metrics were removed to create a simplified, more transparent query that focuses on the core logic needed for automated checks.</w:t>
        </w:r>
      </w:ins>
    </w:p>
    <w:p w14:paraId="583812F2" w14:textId="77777777" w:rsidR="00A4637A" w:rsidRPr="00A4637A" w:rsidRDefault="00A4637A" w:rsidP="00A4637A">
      <w:pPr>
        <w:pStyle w:val="BodyText"/>
        <w:numPr>
          <w:ilvl w:val="0"/>
          <w:numId w:val="20"/>
        </w:numPr>
        <w:spacing w:before="172"/>
        <w:rPr>
          <w:ins w:id="191" w:author="Ritley Kenneth" w:date="2025-12-11T15:25:00Z"/>
          <w:lang w:val="en-CH"/>
        </w:rPr>
      </w:pPr>
      <w:ins w:id="192" w:author="Ritley Kenneth" w:date="2025-12-11T15:25:00Z">
        <w:r w:rsidRPr="00A4637A">
          <w:rPr>
            <w:b/>
            <w:bCs/>
            <w:lang w:val="en-CH"/>
          </w:rPr>
          <w:t>Deriving Generalisable Rules</w:t>
        </w:r>
        <w:r w:rsidRPr="00A4637A">
          <w:rPr>
            <w:lang w:val="en-CH"/>
          </w:rPr>
          <w:br/>
          <w:t>The business originally used a non-generalised check that applied only when activity levels were above a certain threshold. This was broken down into two independent threshold checks and a percentage-difference check. The goal was to create reusable, configurable rules applicable across sorting centres and future use cases.</w:t>
        </w:r>
      </w:ins>
    </w:p>
    <w:p w14:paraId="7A3BA281" w14:textId="77777777" w:rsidR="00A4637A" w:rsidRPr="00A4637A" w:rsidRDefault="00A4637A" w:rsidP="00A4637A">
      <w:pPr>
        <w:pStyle w:val="BodyText"/>
        <w:numPr>
          <w:ilvl w:val="0"/>
          <w:numId w:val="20"/>
        </w:numPr>
        <w:spacing w:before="172"/>
        <w:rPr>
          <w:ins w:id="193" w:author="Ritley Kenneth" w:date="2025-12-11T15:25:00Z"/>
          <w:lang w:val="en-CH"/>
        </w:rPr>
      </w:pPr>
      <w:ins w:id="194" w:author="Ritley Kenneth" w:date="2025-12-11T15:25:00Z">
        <w:r w:rsidRPr="00A4637A">
          <w:rPr>
            <w:b/>
            <w:bCs/>
            <w:lang w:val="en-CH"/>
          </w:rPr>
          <w:t>Preparing for Automation</w:t>
        </w:r>
        <w:r w:rsidRPr="00A4637A">
          <w:rPr>
            <w:lang w:val="en-CH"/>
          </w:rPr>
          <w:br/>
          <w:t>Finally, the generalisable rules were formalised so that they can be implemented programmatically. This included creating visualisations (mind map, rule trees) and clarifying the logic so that it can be integrated into the PoC backend.</w:t>
        </w:r>
      </w:ins>
    </w:p>
    <w:p w14:paraId="5CD631D6" w14:textId="77777777" w:rsidR="00A4637A" w:rsidRPr="00A4637A" w:rsidRDefault="00A4637A" w:rsidP="00A4637A">
      <w:pPr>
        <w:pStyle w:val="BodyText"/>
        <w:spacing w:before="172"/>
        <w:rPr>
          <w:ins w:id="195" w:author="Ritley Kenneth" w:date="2025-12-11T15:25:00Z"/>
          <w:lang w:val="en-CH"/>
        </w:rPr>
      </w:pPr>
      <w:ins w:id="196" w:author="Ritley Kenneth" w:date="2025-12-11T15:25:00Z">
        <w:r w:rsidRPr="00A4637A">
          <w:rPr>
            <w:lang w:val="en-CH"/>
          </w:rPr>
          <w:t>This overview provides the conceptual roadmap for the following sections. Each of the steps above is described in detail in the subsequent subsections.</w:t>
        </w:r>
      </w:ins>
    </w:p>
    <w:p w14:paraId="008EF76A" w14:textId="77777777" w:rsidR="00A4637A" w:rsidRPr="00A4637A" w:rsidRDefault="00A4637A">
      <w:pPr>
        <w:pStyle w:val="BodyText"/>
        <w:spacing w:before="172"/>
        <w:rPr>
          <w:ins w:id="197" w:author="Ritley Kenneth" w:date="2025-12-11T15:25:00Z" w16du:dateUtc="2025-12-11T14:25:00Z"/>
          <w:lang w:val="en-CH"/>
          <w:rPrChange w:id="198" w:author="Ritley Kenneth" w:date="2025-12-11T15:25:00Z" w16du:dateUtc="2025-12-11T14:25:00Z">
            <w:rPr>
              <w:ins w:id="199" w:author="Ritley Kenneth" w:date="2025-12-11T15:25:00Z" w16du:dateUtc="2025-12-11T14:25:00Z"/>
            </w:rPr>
          </w:rPrChange>
        </w:rPr>
      </w:pPr>
    </w:p>
    <w:p w14:paraId="752E892B" w14:textId="77777777" w:rsidR="00A4637A" w:rsidRDefault="00A4637A">
      <w:pPr>
        <w:pStyle w:val="BodyText"/>
        <w:spacing w:before="172"/>
        <w:rPr>
          <w:ins w:id="200" w:author="Ritley Kenneth" w:date="2025-12-11T15:25:00Z" w16du:dateUtc="2025-12-11T14:25:00Z"/>
        </w:rPr>
      </w:pPr>
    </w:p>
    <w:p w14:paraId="57F21B9B" w14:textId="77777777" w:rsidR="00A4637A" w:rsidRDefault="00A4637A">
      <w:pPr>
        <w:pStyle w:val="BodyText"/>
        <w:spacing w:before="172"/>
        <w:rPr>
          <w:ins w:id="201" w:author="Ritley Kenneth" w:date="2025-12-11T15:25:00Z" w16du:dateUtc="2025-12-11T14:25:00Z"/>
        </w:rPr>
      </w:pPr>
    </w:p>
    <w:p w14:paraId="463C8BA9" w14:textId="77777777" w:rsidR="00A4637A" w:rsidRDefault="00A4637A">
      <w:pPr>
        <w:pStyle w:val="BodyText"/>
        <w:spacing w:before="172"/>
      </w:pPr>
    </w:p>
    <w:p w14:paraId="6FCCCA6A" w14:textId="1FD6D00F" w:rsidR="000900B5" w:rsidRPr="00625AE5" w:rsidRDefault="00000000">
      <w:pPr>
        <w:pStyle w:val="Heading2"/>
        <w:numPr>
          <w:ilvl w:val="1"/>
          <w:numId w:val="17"/>
        </w:numPr>
        <w:tabs>
          <w:tab w:val="left" w:pos="771"/>
        </w:tabs>
        <w:ind w:left="771" w:hanging="629"/>
        <w:rPr>
          <w:ins w:id="202" w:author="Ritley Kenneth" w:date="2025-12-11T15:40:00Z" w16du:dateUtc="2025-12-11T14:40:00Z"/>
          <w:b w:val="0"/>
          <w:rPrChange w:id="203" w:author="Ritley Kenneth" w:date="2025-12-11T15:40:00Z" w16du:dateUtc="2025-12-11T14:40:00Z">
            <w:rPr>
              <w:ins w:id="204" w:author="Ritley Kenneth" w:date="2025-12-11T15:40:00Z" w16du:dateUtc="2025-12-11T14:40:00Z"/>
              <w:b w:val="0"/>
              <w:color w:val="687D91"/>
              <w:spacing w:val="-2"/>
              <w:w w:val="85"/>
            </w:rPr>
          </w:rPrChange>
        </w:rPr>
      </w:pPr>
      <w:bookmarkStart w:id="205" w:name="Current_SAC_Report_Documentation"/>
      <w:bookmarkStart w:id="206" w:name="_bookmark40"/>
      <w:bookmarkEnd w:id="205"/>
      <w:bookmarkEnd w:id="206"/>
      <w:r>
        <w:rPr>
          <w:b w:val="0"/>
          <w:color w:val="687D91"/>
          <w:w w:val="85"/>
        </w:rPr>
        <w:t>Current</w:t>
      </w:r>
      <w:r>
        <w:rPr>
          <w:b w:val="0"/>
          <w:color w:val="687D91"/>
          <w:spacing w:val="19"/>
        </w:rPr>
        <w:t xml:space="preserve"> </w:t>
      </w:r>
      <w:r>
        <w:rPr>
          <w:b w:val="0"/>
          <w:color w:val="687D91"/>
          <w:w w:val="85"/>
        </w:rPr>
        <w:t>SAC</w:t>
      </w:r>
      <w:r>
        <w:rPr>
          <w:b w:val="0"/>
          <w:color w:val="687D91"/>
          <w:spacing w:val="19"/>
        </w:rPr>
        <w:t xml:space="preserve"> </w:t>
      </w:r>
      <w:del w:id="207" w:author="Ritley Kenneth" w:date="2025-12-11T15:32:00Z" w16du:dateUtc="2025-12-11T14:32:00Z">
        <w:r w:rsidDel="00E13579">
          <w:rPr>
            <w:b w:val="0"/>
            <w:color w:val="687D91"/>
            <w:w w:val="85"/>
          </w:rPr>
          <w:delText>Report</w:delText>
        </w:r>
        <w:r w:rsidDel="00E13579">
          <w:rPr>
            <w:b w:val="0"/>
            <w:color w:val="687D91"/>
            <w:spacing w:val="20"/>
          </w:rPr>
          <w:delText xml:space="preserve"> </w:delText>
        </w:r>
      </w:del>
      <w:ins w:id="208" w:author="Ritley Kenneth" w:date="2025-12-11T15:32:00Z" w16du:dateUtc="2025-12-11T14:32:00Z">
        <w:r w:rsidR="00E13579">
          <w:rPr>
            <w:b w:val="0"/>
            <w:color w:val="687D91"/>
            <w:w w:val="85"/>
          </w:rPr>
          <w:t>r</w:t>
        </w:r>
        <w:r w:rsidR="00E13579">
          <w:rPr>
            <w:b w:val="0"/>
            <w:color w:val="687D91"/>
            <w:w w:val="85"/>
          </w:rPr>
          <w:t>eport</w:t>
        </w:r>
        <w:r w:rsidR="00E13579">
          <w:rPr>
            <w:b w:val="0"/>
            <w:color w:val="687D91"/>
            <w:spacing w:val="20"/>
          </w:rPr>
          <w:t xml:space="preserve"> </w:t>
        </w:r>
      </w:ins>
      <w:del w:id="209" w:author="Ritley Kenneth" w:date="2025-12-11T15:32:00Z" w16du:dateUtc="2025-12-11T14:32:00Z">
        <w:r w:rsidDel="00E13579">
          <w:rPr>
            <w:b w:val="0"/>
            <w:color w:val="687D91"/>
            <w:spacing w:val="-2"/>
            <w:w w:val="85"/>
          </w:rPr>
          <w:delText>Documentation</w:delText>
        </w:r>
      </w:del>
      <w:ins w:id="210" w:author="Ritley Kenneth" w:date="2025-12-11T15:32:00Z" w16du:dateUtc="2025-12-11T14:32:00Z">
        <w:r w:rsidR="00E13579">
          <w:rPr>
            <w:b w:val="0"/>
            <w:color w:val="687D91"/>
            <w:spacing w:val="-2"/>
            <w:w w:val="85"/>
          </w:rPr>
          <w:t>d</w:t>
        </w:r>
        <w:r w:rsidR="00E13579">
          <w:rPr>
            <w:b w:val="0"/>
            <w:color w:val="687D91"/>
            <w:spacing w:val="-2"/>
            <w:w w:val="85"/>
          </w:rPr>
          <w:t>ocumentation</w:t>
        </w:r>
      </w:ins>
    </w:p>
    <w:p w14:paraId="223134DB" w14:textId="77777777" w:rsidR="00625AE5" w:rsidRDefault="00625AE5">
      <w:pPr>
        <w:pStyle w:val="BodyText"/>
        <w:spacing w:before="238"/>
        <w:ind w:left="142"/>
        <w:jc w:val="both"/>
        <w:rPr>
          <w:ins w:id="211" w:author="Ritley Kenneth" w:date="2025-12-11T15:41:00Z" w16du:dateUtc="2025-12-11T14:41:00Z"/>
          <w:b/>
        </w:rPr>
      </w:pPr>
      <w:ins w:id="212" w:author="Ritley Kenneth" w:date="2025-12-11T15:40:00Z" w16du:dateUtc="2025-12-11T14:40:00Z">
        <w:r>
          <w:rPr>
            <w:b/>
          </w:rPr>
          <w:t>[INPUT KEN: at this point, people will CONTINUE to be confused, even if you have the above description. So, I recommend you begin every section like</w:t>
        </w:r>
      </w:ins>
      <w:ins w:id="213" w:author="Ritley Kenneth" w:date="2025-12-11T15:41:00Z" w16du:dateUtc="2025-12-11T14:41:00Z">
        <w:r>
          <w:rPr>
            <w:b/>
          </w:rPr>
          <w:t xml:space="preserve"> this with the exact same format</w:t>
        </w:r>
      </w:ins>
    </w:p>
    <w:p w14:paraId="38AB1E48" w14:textId="77777777" w:rsidR="00625AE5" w:rsidRDefault="00625AE5">
      <w:pPr>
        <w:pStyle w:val="BodyText"/>
        <w:spacing w:before="238"/>
        <w:ind w:left="142"/>
        <w:jc w:val="both"/>
        <w:rPr>
          <w:ins w:id="214" w:author="Ritley Kenneth" w:date="2025-12-11T15:41:00Z" w16du:dateUtc="2025-12-11T14:41:00Z"/>
          <w:b/>
        </w:rPr>
      </w:pPr>
    </w:p>
    <w:p w14:paraId="0F85A29F" w14:textId="77777777" w:rsidR="00625AE5" w:rsidRDefault="00625AE5">
      <w:pPr>
        <w:pStyle w:val="BodyText"/>
        <w:spacing w:before="238"/>
        <w:ind w:left="142"/>
        <w:jc w:val="both"/>
        <w:rPr>
          <w:ins w:id="215" w:author="Ritley Kenneth" w:date="2025-12-11T15:41:00Z" w16du:dateUtc="2025-12-11T14:41:00Z"/>
          <w:b/>
        </w:rPr>
      </w:pPr>
    </w:p>
    <w:p w14:paraId="1BE23C34" w14:textId="77777777" w:rsidR="00625AE5" w:rsidRDefault="00625AE5">
      <w:pPr>
        <w:pStyle w:val="BodyText"/>
        <w:spacing w:before="238"/>
        <w:ind w:left="142"/>
        <w:jc w:val="both"/>
        <w:rPr>
          <w:ins w:id="216" w:author="Ritley Kenneth" w:date="2025-12-11T15:41:00Z" w16du:dateUtc="2025-12-11T14:41:00Z"/>
          <w:b/>
        </w:rPr>
      </w:pPr>
    </w:p>
    <w:p w14:paraId="2073134E" w14:textId="14BC6E5A" w:rsidR="00625AE5" w:rsidDel="00625AE5" w:rsidRDefault="00625AE5" w:rsidP="00625AE5">
      <w:pPr>
        <w:pStyle w:val="Heading2"/>
        <w:numPr>
          <w:ilvl w:val="0"/>
          <w:numId w:val="17"/>
        </w:numPr>
        <w:tabs>
          <w:tab w:val="left" w:pos="771"/>
        </w:tabs>
        <w:rPr>
          <w:del w:id="217" w:author="Ritley Kenneth" w:date="2025-12-11T15:40:00Z" w16du:dateUtc="2025-12-11T14:40:00Z"/>
          <w:b w:val="0"/>
        </w:rPr>
        <w:pPrChange w:id="218" w:author="Ritley Kenneth" w:date="2025-12-11T15:40:00Z" w16du:dateUtc="2025-12-11T14:40:00Z">
          <w:pPr>
            <w:pStyle w:val="Heading2"/>
            <w:numPr>
              <w:ilvl w:val="1"/>
              <w:numId w:val="17"/>
            </w:numPr>
            <w:tabs>
              <w:tab w:val="left" w:pos="771"/>
            </w:tabs>
          </w:pPr>
        </w:pPrChange>
      </w:pPr>
      <w:ins w:id="219" w:author="Ritley Kenneth" w:date="2025-12-11T15:40:00Z" w16du:dateUtc="2025-12-11T14:40:00Z">
        <w:r>
          <w:rPr>
            <w:b w:val="0"/>
          </w:rPr>
          <w:t>]</w:t>
        </w:r>
      </w:ins>
    </w:p>
    <w:p w14:paraId="298B0C4E" w14:textId="77777777" w:rsidR="00625AE5" w:rsidRDefault="00625AE5">
      <w:pPr>
        <w:pStyle w:val="BodyText"/>
        <w:spacing w:before="238"/>
        <w:ind w:left="142"/>
        <w:jc w:val="both"/>
        <w:rPr>
          <w:ins w:id="220" w:author="Ritley Kenneth" w:date="2025-12-11T15:40:00Z" w16du:dateUtc="2025-12-11T14:40:00Z"/>
        </w:rPr>
      </w:pPr>
    </w:p>
    <w:p w14:paraId="5B254763" w14:textId="4C1FB7C5" w:rsidR="0055201A" w:rsidRPr="00E8661E" w:rsidRDefault="0055201A" w:rsidP="0055201A">
      <w:pPr>
        <w:pStyle w:val="BodyText"/>
        <w:spacing w:before="238"/>
        <w:ind w:left="142"/>
        <w:rPr>
          <w:ins w:id="221" w:author="Ritley Kenneth" w:date="2025-12-11T15:43:00Z"/>
          <w:i/>
          <w:iCs/>
          <w:lang w:val="en-CH"/>
          <w:rPrChange w:id="222" w:author="Ritley Kenneth" w:date="2025-12-11T15:44:00Z" w16du:dateUtc="2025-12-11T14:44:00Z">
            <w:rPr>
              <w:ins w:id="223" w:author="Ritley Kenneth" w:date="2025-12-11T15:43:00Z"/>
              <w:lang w:val="en-CH"/>
            </w:rPr>
          </w:rPrChange>
        </w:rPr>
        <w:pPrChange w:id="224" w:author="Ritley Kenneth" w:date="2025-12-11T15:43:00Z" w16du:dateUtc="2025-12-11T14:43:00Z">
          <w:pPr>
            <w:pStyle w:val="BodyText"/>
            <w:spacing w:before="238"/>
            <w:ind w:left="142"/>
            <w:jc w:val="both"/>
          </w:pPr>
        </w:pPrChange>
      </w:pPr>
      <w:ins w:id="225" w:author="Ritley Kenneth" w:date="2025-12-11T15:43:00Z">
        <w:r w:rsidRPr="00E8661E">
          <w:rPr>
            <w:b/>
            <w:bCs/>
            <w:i/>
            <w:iCs/>
            <w:lang w:val="en-CH"/>
            <w:rPrChange w:id="226" w:author="Ritley Kenneth" w:date="2025-12-11T15:44:00Z" w16du:dateUtc="2025-12-11T14:44:00Z">
              <w:rPr>
                <w:b/>
                <w:bCs/>
                <w:lang w:val="en-CH"/>
              </w:rPr>
            </w:rPrChange>
          </w:rPr>
          <w:t>Main goal of this step:</w:t>
        </w:r>
        <w:r w:rsidRPr="00E8661E">
          <w:rPr>
            <w:i/>
            <w:iCs/>
            <w:lang w:val="en-CH"/>
            <w:rPrChange w:id="227" w:author="Ritley Kenneth" w:date="2025-12-11T15:44:00Z" w16du:dateUtc="2025-12-11T14:44:00Z">
              <w:rPr>
                <w:lang w:val="en-CH"/>
              </w:rPr>
            </w:rPrChange>
          </w:rPr>
          <w:br/>
          <w:t>To understand how the business currently produces, interprets, and validates the SAC report</w:t>
        </w:r>
      </w:ins>
      <w:ins w:id="228" w:author="Ritley Kenneth" w:date="2025-12-11T15:48:00Z" w16du:dateUtc="2025-12-11T14:48:00Z">
        <w:r w:rsidR="00AC5D62">
          <w:rPr>
            <w:i/>
            <w:iCs/>
            <w:lang w:val="en-CH"/>
          </w:rPr>
          <w:t xml:space="preserve"> -- </w:t>
        </w:r>
      </w:ins>
      <w:ins w:id="229" w:author="Ritley Kenneth" w:date="2025-12-11T15:43:00Z">
        <w:r w:rsidRPr="00E8661E">
          <w:rPr>
            <w:i/>
            <w:iCs/>
            <w:lang w:val="en-CH"/>
            <w:rPrChange w:id="230" w:author="Ritley Kenneth" w:date="2025-12-11T15:44:00Z" w16du:dateUtc="2025-12-11T14:44:00Z">
              <w:rPr>
                <w:lang w:val="en-CH"/>
              </w:rPr>
            </w:rPrChange>
          </w:rPr>
          <w:t>specifically how they compare submitted vs. discharged parcels and identify anomalies based on domain knowledge.</w:t>
        </w:r>
      </w:ins>
    </w:p>
    <w:p w14:paraId="4030975A" w14:textId="77777777" w:rsidR="0055201A" w:rsidRPr="00E8661E" w:rsidRDefault="0055201A" w:rsidP="0055201A">
      <w:pPr>
        <w:pStyle w:val="BodyText"/>
        <w:spacing w:before="238"/>
        <w:ind w:left="142"/>
        <w:rPr>
          <w:ins w:id="231" w:author="Ritley Kenneth" w:date="2025-12-11T15:43:00Z"/>
          <w:i/>
          <w:iCs/>
          <w:lang w:val="en-CH"/>
          <w:rPrChange w:id="232" w:author="Ritley Kenneth" w:date="2025-12-11T15:44:00Z" w16du:dateUtc="2025-12-11T14:44:00Z">
            <w:rPr>
              <w:ins w:id="233" w:author="Ritley Kenneth" w:date="2025-12-11T15:43:00Z"/>
              <w:lang w:val="en-CH"/>
            </w:rPr>
          </w:rPrChange>
        </w:rPr>
        <w:pPrChange w:id="234" w:author="Ritley Kenneth" w:date="2025-12-11T15:43:00Z" w16du:dateUtc="2025-12-11T14:43:00Z">
          <w:pPr>
            <w:pStyle w:val="BodyText"/>
            <w:spacing w:before="238"/>
            <w:ind w:left="142"/>
            <w:jc w:val="both"/>
          </w:pPr>
        </w:pPrChange>
      </w:pPr>
      <w:ins w:id="235" w:author="Ritley Kenneth" w:date="2025-12-11T15:43:00Z">
        <w:r w:rsidRPr="00E8661E">
          <w:rPr>
            <w:b/>
            <w:bCs/>
            <w:i/>
            <w:iCs/>
            <w:lang w:val="en-CH"/>
            <w:rPrChange w:id="236" w:author="Ritley Kenneth" w:date="2025-12-11T15:44:00Z" w16du:dateUtc="2025-12-11T14:44:00Z">
              <w:rPr>
                <w:b/>
                <w:bCs/>
                <w:lang w:val="en-CH"/>
              </w:rPr>
            </w:rPrChange>
          </w:rPr>
          <w:t>Main challenge of this step:</w:t>
        </w:r>
        <w:r w:rsidRPr="00E8661E">
          <w:rPr>
            <w:i/>
            <w:iCs/>
            <w:lang w:val="en-CH"/>
            <w:rPrChange w:id="237" w:author="Ritley Kenneth" w:date="2025-12-11T15:44:00Z" w16du:dateUtc="2025-12-11T14:44:00Z">
              <w:rPr>
                <w:lang w:val="en-CH"/>
              </w:rPr>
            </w:rPrChange>
          </w:rPr>
          <w:br/>
          <w:t>Critical parts of the logic are implicit: the business uses tacit knowledge (holidays, typical ranges, operational context) that is not formally documented, making it difficult to translate their checks into automated rules.</w:t>
        </w:r>
      </w:ins>
    </w:p>
    <w:p w14:paraId="65CF057D" w14:textId="77777777" w:rsidR="00625AE5" w:rsidRPr="0055201A" w:rsidRDefault="00625AE5">
      <w:pPr>
        <w:pStyle w:val="BodyText"/>
        <w:spacing w:before="238"/>
        <w:ind w:left="142"/>
        <w:jc w:val="both"/>
        <w:rPr>
          <w:ins w:id="238" w:author="Ritley Kenneth" w:date="2025-12-11T15:40:00Z" w16du:dateUtc="2025-12-11T14:40:00Z"/>
          <w:lang w:val="en-CH"/>
          <w:rPrChange w:id="239" w:author="Ritley Kenneth" w:date="2025-12-11T15:43:00Z" w16du:dateUtc="2025-12-11T14:43:00Z">
            <w:rPr>
              <w:ins w:id="240" w:author="Ritley Kenneth" w:date="2025-12-11T15:40:00Z" w16du:dateUtc="2025-12-11T14:40:00Z"/>
            </w:rPr>
          </w:rPrChange>
        </w:rPr>
      </w:pPr>
    </w:p>
    <w:p w14:paraId="6FCCCA6B" w14:textId="4D62E3EE" w:rsidR="000900B5" w:rsidRDefault="00000000">
      <w:pPr>
        <w:pStyle w:val="BodyText"/>
        <w:spacing w:before="238"/>
        <w:ind w:left="142"/>
        <w:jc w:val="both"/>
      </w:pPr>
      <w:commentRangeStart w:id="241"/>
      <w:proofErr w:type="gramStart"/>
      <w:r>
        <w:t>Bla..</w:t>
      </w:r>
      <w:proofErr w:type="gramEnd"/>
      <w:r>
        <w:rPr>
          <w:spacing w:val="-2"/>
        </w:rPr>
        <w:t xml:space="preserve"> </w:t>
      </w:r>
      <w:r>
        <w:t>we</w:t>
      </w:r>
      <w:r>
        <w:rPr>
          <w:spacing w:val="-9"/>
        </w:rPr>
        <w:t xml:space="preserve"> </w:t>
      </w:r>
      <w:r>
        <w:t>check...</w:t>
      </w:r>
      <w:r>
        <w:rPr>
          <w:spacing w:val="-1"/>
        </w:rPr>
        <w:t xml:space="preserve"> </w:t>
      </w:r>
      <w:r>
        <w:t>this</w:t>
      </w:r>
      <w:r>
        <w:rPr>
          <w:spacing w:val="-9"/>
        </w:rPr>
        <w:t xml:space="preserve"> </w:t>
      </w:r>
      <w:r>
        <w:t>against</w:t>
      </w:r>
      <w:r>
        <w:rPr>
          <w:spacing w:val="-9"/>
        </w:rPr>
        <w:t xml:space="preserve"> </w:t>
      </w:r>
      <w:r>
        <w:t>this...</w:t>
      </w:r>
      <w:r>
        <w:rPr>
          <w:spacing w:val="-2"/>
        </w:rPr>
        <w:t xml:space="preserve"> </w:t>
      </w:r>
      <w:r>
        <w:t>get</w:t>
      </w:r>
      <w:r>
        <w:rPr>
          <w:spacing w:val="-9"/>
        </w:rPr>
        <w:t xml:space="preserve"> </w:t>
      </w:r>
      <w:r>
        <w:t>some</w:t>
      </w:r>
      <w:r>
        <w:rPr>
          <w:spacing w:val="-9"/>
        </w:rPr>
        <w:t xml:space="preserve"> </w:t>
      </w:r>
      <w:r>
        <w:t>better</w:t>
      </w:r>
      <w:r>
        <w:rPr>
          <w:spacing w:val="-9"/>
        </w:rPr>
        <w:t xml:space="preserve"> </w:t>
      </w:r>
      <w:r>
        <w:t>pictures</w:t>
      </w:r>
      <w:r>
        <w:rPr>
          <w:spacing w:val="-9"/>
        </w:rPr>
        <w:t xml:space="preserve"> </w:t>
      </w:r>
      <w:r>
        <w:t>of</w:t>
      </w:r>
      <w:r>
        <w:rPr>
          <w:spacing w:val="-9"/>
        </w:rPr>
        <w:t xml:space="preserve"> </w:t>
      </w:r>
      <w:r>
        <w:t>submitted</w:t>
      </w:r>
      <w:r>
        <w:rPr>
          <w:spacing w:val="-9"/>
        </w:rPr>
        <w:t xml:space="preserve"> </w:t>
      </w:r>
      <w:r>
        <w:rPr>
          <w:spacing w:val="-2"/>
        </w:rPr>
        <w:t>discharged</w:t>
      </w:r>
      <w:commentRangeEnd w:id="241"/>
      <w:r w:rsidR="00362887">
        <w:rPr>
          <w:rStyle w:val="CommentReference"/>
        </w:rPr>
        <w:commentReference w:id="241"/>
      </w:r>
    </w:p>
    <w:p w14:paraId="6FCCCA6C" w14:textId="77777777" w:rsidR="000900B5" w:rsidRDefault="00000000">
      <w:pPr>
        <w:pStyle w:val="BodyText"/>
        <w:spacing w:before="2"/>
        <w:rPr>
          <w:sz w:val="17"/>
        </w:rPr>
      </w:pPr>
      <w:r>
        <w:rPr>
          <w:noProof/>
          <w:sz w:val="17"/>
        </w:rPr>
        <w:lastRenderedPageBreak/>
        <w:drawing>
          <wp:anchor distT="0" distB="0" distL="0" distR="0" simplePos="0" relativeHeight="487596544" behindDoc="1" locked="0" layoutInCell="1" allowOverlap="1" wp14:anchorId="6FCCCD78" wp14:editId="6FCCCD79">
            <wp:simplePos x="0" y="0"/>
            <wp:positionH relativeFrom="page">
              <wp:posOffset>1171854</wp:posOffset>
            </wp:positionH>
            <wp:positionV relativeFrom="paragraph">
              <wp:posOffset>164771</wp:posOffset>
            </wp:positionV>
            <wp:extent cx="5195887" cy="162877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3" cstate="print"/>
                    <a:stretch>
                      <a:fillRect/>
                    </a:stretch>
                  </pic:blipFill>
                  <pic:spPr>
                    <a:xfrm>
                      <a:off x="0" y="0"/>
                      <a:ext cx="5195887" cy="1628775"/>
                    </a:xfrm>
                    <a:prstGeom prst="rect">
                      <a:avLst/>
                    </a:prstGeom>
                  </pic:spPr>
                </pic:pic>
              </a:graphicData>
            </a:graphic>
          </wp:anchor>
        </w:drawing>
      </w:r>
    </w:p>
    <w:p w14:paraId="6FCCCA6D" w14:textId="77777777" w:rsidR="000900B5" w:rsidRDefault="00000000">
      <w:pPr>
        <w:spacing w:before="214"/>
        <w:ind w:left="142"/>
        <w:jc w:val="both"/>
        <w:rPr>
          <w:rFonts w:ascii="Arial"/>
          <w:sz w:val="18"/>
        </w:rPr>
      </w:pPr>
      <w:r>
        <w:rPr>
          <w:rFonts w:ascii="Arial Black"/>
          <w:color w:val="687D91"/>
          <w:spacing w:val="-2"/>
          <w:sz w:val="18"/>
        </w:rPr>
        <w:t>Figure</w:t>
      </w:r>
      <w:r>
        <w:rPr>
          <w:rFonts w:ascii="Arial Black"/>
          <w:color w:val="687D91"/>
          <w:spacing w:val="-13"/>
          <w:sz w:val="18"/>
        </w:rPr>
        <w:t xml:space="preserve"> </w:t>
      </w:r>
      <w:r>
        <w:rPr>
          <w:rFonts w:ascii="Arial Black"/>
          <w:color w:val="687D91"/>
          <w:spacing w:val="-2"/>
          <w:sz w:val="18"/>
        </w:rPr>
        <w:t>5.1.:</w:t>
      </w:r>
      <w:r>
        <w:rPr>
          <w:rFonts w:ascii="Arial Black"/>
          <w:color w:val="687D91"/>
          <w:spacing w:val="-12"/>
          <w:sz w:val="18"/>
        </w:rPr>
        <w:t xml:space="preserve"> </w:t>
      </w:r>
      <w:r>
        <w:rPr>
          <w:rFonts w:ascii="Arial"/>
          <w:color w:val="687D91"/>
          <w:spacing w:val="-2"/>
          <w:sz w:val="18"/>
        </w:rPr>
        <w:t>A</w:t>
      </w:r>
      <w:r>
        <w:rPr>
          <w:rFonts w:ascii="Arial"/>
          <w:color w:val="687D91"/>
          <w:spacing w:val="-5"/>
          <w:sz w:val="18"/>
        </w:rPr>
        <w:t xml:space="preserve"> </w:t>
      </w:r>
      <w:proofErr w:type="spellStart"/>
      <w:r>
        <w:rPr>
          <w:rFonts w:ascii="Arial"/>
          <w:color w:val="687D91"/>
          <w:spacing w:val="-2"/>
          <w:sz w:val="18"/>
        </w:rPr>
        <w:t>visualisation</w:t>
      </w:r>
      <w:proofErr w:type="spellEnd"/>
      <w:r>
        <w:rPr>
          <w:rFonts w:ascii="Arial"/>
          <w:color w:val="687D91"/>
          <w:spacing w:val="-4"/>
          <w:sz w:val="18"/>
        </w:rPr>
        <w:t xml:space="preserve"> </w:t>
      </w:r>
      <w:r>
        <w:rPr>
          <w:rFonts w:ascii="Arial"/>
          <w:color w:val="687D91"/>
          <w:spacing w:val="-2"/>
          <w:sz w:val="18"/>
        </w:rPr>
        <w:t>of</w:t>
      </w:r>
      <w:r>
        <w:rPr>
          <w:rFonts w:ascii="Arial"/>
          <w:color w:val="687D91"/>
          <w:spacing w:val="-5"/>
          <w:sz w:val="18"/>
        </w:rPr>
        <w:t xml:space="preserve"> </w:t>
      </w:r>
      <w:r>
        <w:rPr>
          <w:rFonts w:ascii="Arial"/>
          <w:color w:val="687D91"/>
          <w:spacing w:val="-2"/>
          <w:sz w:val="18"/>
        </w:rPr>
        <w:t>the</w:t>
      </w:r>
      <w:r>
        <w:rPr>
          <w:rFonts w:ascii="Arial"/>
          <w:color w:val="687D91"/>
          <w:spacing w:val="-4"/>
          <w:sz w:val="18"/>
        </w:rPr>
        <w:t xml:space="preserve"> </w:t>
      </w:r>
      <w:r>
        <w:rPr>
          <w:rFonts w:ascii="Arial"/>
          <w:color w:val="687D91"/>
          <w:spacing w:val="-2"/>
          <w:sz w:val="18"/>
        </w:rPr>
        <w:t>compared</w:t>
      </w:r>
      <w:r>
        <w:rPr>
          <w:rFonts w:ascii="Arial"/>
          <w:color w:val="687D91"/>
          <w:spacing w:val="-4"/>
          <w:sz w:val="18"/>
        </w:rPr>
        <w:t xml:space="preserve"> </w:t>
      </w:r>
      <w:r>
        <w:rPr>
          <w:rFonts w:ascii="Arial"/>
          <w:color w:val="687D91"/>
          <w:spacing w:val="-2"/>
          <w:sz w:val="18"/>
        </w:rPr>
        <w:t>events</w:t>
      </w:r>
      <w:r>
        <w:rPr>
          <w:rFonts w:ascii="Arial"/>
          <w:color w:val="687D91"/>
          <w:spacing w:val="-5"/>
          <w:sz w:val="18"/>
        </w:rPr>
        <w:t xml:space="preserve"> </w:t>
      </w:r>
      <w:r>
        <w:rPr>
          <w:rFonts w:ascii="Arial"/>
          <w:color w:val="687D91"/>
          <w:spacing w:val="-2"/>
          <w:sz w:val="18"/>
        </w:rPr>
        <w:t>submitted</w:t>
      </w:r>
      <w:r>
        <w:rPr>
          <w:rFonts w:ascii="Arial"/>
          <w:color w:val="687D91"/>
          <w:spacing w:val="-4"/>
          <w:sz w:val="18"/>
        </w:rPr>
        <w:t xml:space="preserve"> </w:t>
      </w:r>
      <w:r>
        <w:rPr>
          <w:rFonts w:ascii="Arial"/>
          <w:color w:val="687D91"/>
          <w:spacing w:val="-2"/>
          <w:sz w:val="18"/>
        </w:rPr>
        <w:t>and</w:t>
      </w:r>
      <w:r>
        <w:rPr>
          <w:rFonts w:ascii="Arial"/>
          <w:color w:val="687D91"/>
          <w:spacing w:val="-5"/>
          <w:sz w:val="18"/>
        </w:rPr>
        <w:t xml:space="preserve"> </w:t>
      </w:r>
      <w:r>
        <w:rPr>
          <w:rFonts w:ascii="Arial"/>
          <w:color w:val="687D91"/>
          <w:spacing w:val="-2"/>
          <w:sz w:val="18"/>
        </w:rPr>
        <w:t>discharged</w:t>
      </w:r>
    </w:p>
    <w:p w14:paraId="6FCCCA6E" w14:textId="77777777" w:rsidR="000900B5" w:rsidRDefault="000900B5">
      <w:pPr>
        <w:pStyle w:val="BodyText"/>
        <w:spacing w:before="82"/>
        <w:rPr>
          <w:rFonts w:ascii="Arial"/>
          <w:sz w:val="18"/>
        </w:rPr>
      </w:pPr>
    </w:p>
    <w:p w14:paraId="6FCCCA6F" w14:textId="77777777" w:rsidR="000900B5" w:rsidRDefault="00000000">
      <w:pPr>
        <w:pStyle w:val="BodyText"/>
        <w:tabs>
          <w:tab w:val="left" w:leader="dot" w:pos="6846"/>
        </w:tabs>
        <w:spacing w:line="216" w:lineRule="auto"/>
        <w:ind w:left="142" w:right="848" w:firstLine="218"/>
      </w:pPr>
      <w:r>
        <w:rPr>
          <w:spacing w:val="-2"/>
        </w:rPr>
        <w:t>The</w:t>
      </w:r>
      <w:r>
        <w:rPr>
          <w:spacing w:val="-11"/>
        </w:rPr>
        <w:t xml:space="preserve"> </w:t>
      </w:r>
      <w:r>
        <w:rPr>
          <w:spacing w:val="-2"/>
        </w:rPr>
        <w:t>business</w:t>
      </w:r>
      <w:r>
        <w:rPr>
          <w:spacing w:val="-11"/>
        </w:rPr>
        <w:t xml:space="preserve"> </w:t>
      </w:r>
      <w:r>
        <w:rPr>
          <w:spacing w:val="-2"/>
        </w:rPr>
        <w:t>is</w:t>
      </w:r>
      <w:r>
        <w:rPr>
          <w:spacing w:val="-11"/>
        </w:rPr>
        <w:t xml:space="preserve"> </w:t>
      </w:r>
      <w:r>
        <w:rPr>
          <w:spacing w:val="-2"/>
        </w:rPr>
        <w:t>performing</w:t>
      </w:r>
      <w:r>
        <w:rPr>
          <w:spacing w:val="-11"/>
        </w:rPr>
        <w:t xml:space="preserve"> </w:t>
      </w:r>
      <w:r>
        <w:rPr>
          <w:spacing w:val="-2"/>
        </w:rPr>
        <w:t>daily</w:t>
      </w:r>
      <w:r>
        <w:rPr>
          <w:spacing w:val="-11"/>
        </w:rPr>
        <w:t xml:space="preserve"> </w:t>
      </w:r>
      <w:r>
        <w:rPr>
          <w:spacing w:val="-2"/>
        </w:rPr>
        <w:t>checks</w:t>
      </w:r>
      <w:r>
        <w:rPr>
          <w:spacing w:val="-11"/>
        </w:rPr>
        <w:t xml:space="preserve"> </w:t>
      </w:r>
      <w:r>
        <w:rPr>
          <w:spacing w:val="-2"/>
        </w:rPr>
        <w:t>which</w:t>
      </w:r>
      <w:r>
        <w:rPr>
          <w:spacing w:val="-11"/>
        </w:rPr>
        <w:t xml:space="preserve"> </w:t>
      </w:r>
      <w:r>
        <w:rPr>
          <w:spacing w:val="-2"/>
        </w:rPr>
        <w:t>are</w:t>
      </w:r>
      <w:r>
        <w:rPr>
          <w:spacing w:val="-11"/>
        </w:rPr>
        <w:t xml:space="preserve"> </w:t>
      </w:r>
      <w:r>
        <w:rPr>
          <w:spacing w:val="-2"/>
        </w:rPr>
        <w:t>described</w:t>
      </w:r>
      <w:r>
        <w:rPr>
          <w:spacing w:val="-11"/>
        </w:rPr>
        <w:t xml:space="preserve"> </w:t>
      </w:r>
      <w:r>
        <w:rPr>
          <w:spacing w:val="-2"/>
        </w:rPr>
        <w:t>in</w:t>
      </w:r>
      <w:r>
        <w:rPr>
          <w:spacing w:val="-11"/>
        </w:rPr>
        <w:t xml:space="preserve"> </w:t>
      </w:r>
      <w:r>
        <w:rPr>
          <w:spacing w:val="-2"/>
        </w:rPr>
        <w:t>confluence.</w:t>
      </w:r>
      <w:r>
        <w:rPr>
          <w:spacing w:val="5"/>
        </w:rPr>
        <w:t xml:space="preserve"> </w:t>
      </w:r>
      <w:r>
        <w:rPr>
          <w:spacing w:val="-2"/>
        </w:rPr>
        <w:t>They</w:t>
      </w:r>
      <w:r>
        <w:rPr>
          <w:spacing w:val="-11"/>
        </w:rPr>
        <w:t xml:space="preserve"> </w:t>
      </w:r>
      <w:r>
        <w:rPr>
          <w:spacing w:val="-2"/>
        </w:rPr>
        <w:t>documen</w:t>
      </w:r>
      <w:bookmarkStart w:id="242" w:name="_bookmark41"/>
      <w:bookmarkEnd w:id="242"/>
      <w:r>
        <w:rPr>
          <w:spacing w:val="-2"/>
        </w:rPr>
        <w:t>ted</w:t>
      </w:r>
      <w:r>
        <w:rPr>
          <w:spacing w:val="-11"/>
        </w:rPr>
        <w:t xml:space="preserve"> </w:t>
      </w:r>
      <w:r>
        <w:rPr>
          <w:spacing w:val="-2"/>
        </w:rPr>
        <w:t>their</w:t>
      </w:r>
      <w:r>
        <w:rPr>
          <w:spacing w:val="-11"/>
        </w:rPr>
        <w:t xml:space="preserve"> </w:t>
      </w:r>
      <w:proofErr w:type="gramStart"/>
      <w:r>
        <w:rPr>
          <w:spacing w:val="-2"/>
        </w:rPr>
        <w:t>step by</w:t>
      </w:r>
      <w:r>
        <w:rPr>
          <w:spacing w:val="-3"/>
        </w:rPr>
        <w:t xml:space="preserve"> </w:t>
      </w:r>
      <w:r>
        <w:rPr>
          <w:spacing w:val="-2"/>
        </w:rPr>
        <w:t>step</w:t>
      </w:r>
      <w:proofErr w:type="gramEnd"/>
      <w:r>
        <w:rPr>
          <w:spacing w:val="-3"/>
        </w:rPr>
        <w:t xml:space="preserve"> </w:t>
      </w:r>
      <w:r>
        <w:rPr>
          <w:spacing w:val="-2"/>
        </w:rPr>
        <w:t>checks,</w:t>
      </w:r>
      <w:r>
        <w:rPr>
          <w:spacing w:val="-3"/>
        </w:rPr>
        <w:t xml:space="preserve"> </w:t>
      </w:r>
      <w:r>
        <w:rPr>
          <w:spacing w:val="-2"/>
        </w:rPr>
        <w:t>explaining from</w:t>
      </w:r>
      <w:r>
        <w:rPr>
          <w:spacing w:val="-3"/>
        </w:rPr>
        <w:t xml:space="preserve"> </w:t>
      </w:r>
      <w:r>
        <w:rPr>
          <w:spacing w:val="-2"/>
        </w:rPr>
        <w:t>their</w:t>
      </w:r>
      <w:r>
        <w:rPr>
          <w:spacing w:val="-3"/>
        </w:rPr>
        <w:t xml:space="preserve"> </w:t>
      </w:r>
      <w:r>
        <w:rPr>
          <w:spacing w:val="-2"/>
        </w:rPr>
        <w:t>perspective the</w:t>
      </w:r>
      <w:r>
        <w:rPr>
          <w:spacing w:val="-3"/>
        </w:rPr>
        <w:t xml:space="preserve"> </w:t>
      </w:r>
      <w:r>
        <w:rPr>
          <w:spacing w:val="-2"/>
        </w:rPr>
        <w:t>usefulness</w:t>
      </w:r>
      <w:r>
        <w:rPr>
          <w:rFonts w:ascii="Times New Roman"/>
        </w:rPr>
        <w:tab/>
      </w:r>
      <w:proofErr w:type="gramStart"/>
      <w:r>
        <w:t>describe</w:t>
      </w:r>
      <w:proofErr w:type="gramEnd"/>
      <w:r>
        <w:rPr>
          <w:spacing w:val="-12"/>
        </w:rPr>
        <w:t xml:space="preserve"> </w:t>
      </w:r>
      <w:r>
        <w:t>some</w:t>
      </w:r>
      <w:r>
        <w:rPr>
          <w:spacing w:val="-10"/>
        </w:rPr>
        <w:t xml:space="preserve"> </w:t>
      </w:r>
      <w:r>
        <w:t>more</w:t>
      </w:r>
      <w:r>
        <w:rPr>
          <w:spacing w:val="-10"/>
        </w:rPr>
        <w:t xml:space="preserve"> </w:t>
      </w:r>
      <w:r>
        <w:t>what</w:t>
      </w:r>
      <w:r>
        <w:rPr>
          <w:spacing w:val="-10"/>
        </w:rPr>
        <w:t xml:space="preserve"> </w:t>
      </w:r>
      <w:r>
        <w:t>they</w:t>
      </w:r>
      <w:r>
        <w:rPr>
          <w:spacing w:val="-9"/>
        </w:rPr>
        <w:t xml:space="preserve"> </w:t>
      </w:r>
      <w:proofErr w:type="spellStart"/>
      <w:r>
        <w:rPr>
          <w:spacing w:val="-4"/>
        </w:rPr>
        <w:t>realy</w:t>
      </w:r>
      <w:proofErr w:type="spellEnd"/>
    </w:p>
    <w:p w14:paraId="6FCCCA70" w14:textId="77777777" w:rsidR="000900B5" w:rsidRDefault="00000000">
      <w:pPr>
        <w:pStyle w:val="BodyText"/>
        <w:spacing w:line="273" w:lineRule="exact"/>
        <w:ind w:left="142"/>
      </w:pPr>
      <w:r>
        <w:rPr>
          <w:spacing w:val="-2"/>
        </w:rPr>
        <w:t>do...</w:t>
      </w:r>
    </w:p>
    <w:p w14:paraId="6FCCCA71" w14:textId="77777777" w:rsidR="000900B5" w:rsidRDefault="00000000">
      <w:pPr>
        <w:pStyle w:val="BodyText"/>
        <w:spacing w:before="18" w:line="216" w:lineRule="auto"/>
        <w:ind w:left="142" w:right="883" w:firstLine="218"/>
      </w:pPr>
      <w:r>
        <w:t xml:space="preserve">Getting data daily from Splunk Entering them into Excel Then DSP loads them into a data model, and includes them together with AWS S3 data from </w:t>
      </w:r>
      <w:proofErr w:type="spellStart"/>
      <w:r>
        <w:t>dwh</w:t>
      </w:r>
      <w:proofErr w:type="spellEnd"/>
      <w:r>
        <w:t xml:space="preserve"> ls ops</w:t>
      </w:r>
    </w:p>
    <w:p w14:paraId="6FCCCA72" w14:textId="77777777" w:rsidR="000900B5" w:rsidRDefault="00000000">
      <w:pPr>
        <w:pStyle w:val="BodyText"/>
        <w:tabs>
          <w:tab w:val="left" w:leader="dot" w:pos="3886"/>
        </w:tabs>
        <w:spacing w:line="283" w:lineRule="exact"/>
        <w:ind w:left="360"/>
      </w:pPr>
      <w:r>
        <w:t>this</w:t>
      </w:r>
      <w:r>
        <w:rPr>
          <w:spacing w:val="-11"/>
        </w:rPr>
        <w:t xml:space="preserve"> </w:t>
      </w:r>
      <w:r>
        <w:t>then</w:t>
      </w:r>
      <w:r>
        <w:rPr>
          <w:spacing w:val="-10"/>
        </w:rPr>
        <w:t xml:space="preserve"> </w:t>
      </w:r>
      <w:r>
        <w:t>allows</w:t>
      </w:r>
      <w:r>
        <w:rPr>
          <w:spacing w:val="-10"/>
        </w:rPr>
        <w:t xml:space="preserve"> </w:t>
      </w:r>
      <w:r>
        <w:t>business</w:t>
      </w:r>
      <w:r>
        <w:rPr>
          <w:spacing w:val="-10"/>
        </w:rPr>
        <w:t xml:space="preserve"> </w:t>
      </w:r>
      <w:r>
        <w:t>to</w:t>
      </w:r>
      <w:r>
        <w:rPr>
          <w:spacing w:val="-10"/>
        </w:rPr>
        <w:t xml:space="preserve"> </w:t>
      </w:r>
      <w:r>
        <w:rPr>
          <w:spacing w:val="-2"/>
        </w:rPr>
        <w:t>check.</w:t>
      </w:r>
      <w:r>
        <w:rPr>
          <w:rFonts w:ascii="Times New Roman"/>
        </w:rPr>
        <w:tab/>
      </w:r>
      <w:r>
        <w:t>for</w:t>
      </w:r>
      <w:r>
        <w:rPr>
          <w:spacing w:val="-12"/>
        </w:rPr>
        <w:t xml:space="preserve"> </w:t>
      </w:r>
      <w:r>
        <w:t>each</w:t>
      </w:r>
      <w:r>
        <w:rPr>
          <w:spacing w:val="-11"/>
        </w:rPr>
        <w:t xml:space="preserve"> </w:t>
      </w:r>
      <w:r>
        <w:t>sorting</w:t>
      </w:r>
      <w:r>
        <w:rPr>
          <w:spacing w:val="-12"/>
        </w:rPr>
        <w:t xml:space="preserve"> </w:t>
      </w:r>
      <w:r>
        <w:t>center</w:t>
      </w:r>
      <w:r>
        <w:rPr>
          <w:spacing w:val="-11"/>
        </w:rPr>
        <w:t xml:space="preserve"> </w:t>
      </w:r>
      <w:r>
        <w:t>the</w:t>
      </w:r>
      <w:r>
        <w:rPr>
          <w:spacing w:val="-11"/>
        </w:rPr>
        <w:t xml:space="preserve"> </w:t>
      </w:r>
      <w:r>
        <w:t>number</w:t>
      </w:r>
      <w:r>
        <w:rPr>
          <w:spacing w:val="-12"/>
        </w:rPr>
        <w:t xml:space="preserve"> </w:t>
      </w:r>
      <w:r>
        <w:t>of</w:t>
      </w:r>
      <w:r>
        <w:rPr>
          <w:spacing w:val="-11"/>
        </w:rPr>
        <w:t xml:space="preserve"> </w:t>
      </w:r>
      <w:r>
        <w:t>Discharged</w:t>
      </w:r>
      <w:r>
        <w:rPr>
          <w:spacing w:val="-11"/>
        </w:rPr>
        <w:t xml:space="preserve"> </w:t>
      </w:r>
      <w:r>
        <w:t>to</w:t>
      </w:r>
      <w:r>
        <w:rPr>
          <w:spacing w:val="-12"/>
        </w:rPr>
        <w:t xml:space="preserve"> </w:t>
      </w:r>
      <w:r>
        <w:t>the</w:t>
      </w:r>
      <w:r>
        <w:rPr>
          <w:spacing w:val="-11"/>
        </w:rPr>
        <w:t xml:space="preserve"> </w:t>
      </w:r>
      <w:r>
        <w:t>number</w:t>
      </w:r>
      <w:r>
        <w:rPr>
          <w:spacing w:val="-11"/>
        </w:rPr>
        <w:t xml:space="preserve"> </w:t>
      </w:r>
      <w:r>
        <w:rPr>
          <w:spacing w:val="-5"/>
        </w:rPr>
        <w:t>of</w:t>
      </w:r>
    </w:p>
    <w:p w14:paraId="6FCCCA73" w14:textId="77777777" w:rsidR="000900B5" w:rsidRDefault="00000000">
      <w:pPr>
        <w:pStyle w:val="BodyText"/>
        <w:tabs>
          <w:tab w:val="left" w:leader="dot" w:pos="5158"/>
        </w:tabs>
        <w:spacing w:line="281" w:lineRule="exact"/>
        <w:ind w:left="142"/>
      </w:pPr>
      <w:r>
        <w:t>submitted,</w:t>
      </w:r>
      <w:r>
        <w:rPr>
          <w:spacing w:val="-11"/>
        </w:rPr>
        <w:t xml:space="preserve"> </w:t>
      </w:r>
      <w:r>
        <w:t>then</w:t>
      </w:r>
      <w:r>
        <w:rPr>
          <w:spacing w:val="-11"/>
        </w:rPr>
        <w:t xml:space="preserve"> </w:t>
      </w:r>
      <w:r>
        <w:t>they</w:t>
      </w:r>
      <w:r>
        <w:rPr>
          <w:spacing w:val="-11"/>
        </w:rPr>
        <w:t xml:space="preserve"> </w:t>
      </w:r>
      <w:r>
        <w:t>further</w:t>
      </w:r>
      <w:r>
        <w:rPr>
          <w:spacing w:val="-11"/>
        </w:rPr>
        <w:t xml:space="preserve"> </w:t>
      </w:r>
      <w:r>
        <w:t>check...</w:t>
      </w:r>
      <w:r>
        <w:rPr>
          <w:spacing w:val="-4"/>
        </w:rPr>
        <w:t xml:space="preserve"> </w:t>
      </w:r>
      <w:r>
        <w:t>followed</w:t>
      </w:r>
      <w:r>
        <w:rPr>
          <w:spacing w:val="-11"/>
        </w:rPr>
        <w:t xml:space="preserve"> </w:t>
      </w:r>
      <w:r>
        <w:rPr>
          <w:spacing w:val="-7"/>
        </w:rPr>
        <w:t>by</w:t>
      </w:r>
      <w:r>
        <w:rPr>
          <w:rFonts w:ascii="Times New Roman"/>
        </w:rPr>
        <w:tab/>
      </w:r>
      <w:r>
        <w:t>then</w:t>
      </w:r>
      <w:r>
        <w:rPr>
          <w:spacing w:val="-8"/>
        </w:rPr>
        <w:t xml:space="preserve"> </w:t>
      </w:r>
      <w:r>
        <w:t>also</w:t>
      </w:r>
      <w:r>
        <w:rPr>
          <w:spacing w:val="-8"/>
        </w:rPr>
        <w:t xml:space="preserve"> </w:t>
      </w:r>
      <w:r>
        <w:t>checking</w:t>
      </w:r>
      <w:r>
        <w:rPr>
          <w:spacing w:val="-7"/>
        </w:rPr>
        <w:t xml:space="preserve"> </w:t>
      </w:r>
      <w:proofErr w:type="spellStart"/>
      <w:r>
        <w:t>dritt</w:t>
      </w:r>
      <w:proofErr w:type="spellEnd"/>
      <w:r>
        <w:rPr>
          <w:spacing w:val="-8"/>
        </w:rPr>
        <w:t xml:space="preserve"> </w:t>
      </w:r>
      <w:r>
        <w:rPr>
          <w:spacing w:val="-2"/>
        </w:rPr>
        <w:t>system</w:t>
      </w:r>
    </w:p>
    <w:p w14:paraId="6FCCCA74" w14:textId="77777777" w:rsidR="000900B5" w:rsidRDefault="00000000">
      <w:pPr>
        <w:pStyle w:val="BodyText"/>
        <w:tabs>
          <w:tab w:val="left" w:leader="dot" w:pos="8964"/>
        </w:tabs>
        <w:spacing w:line="281" w:lineRule="exact"/>
        <w:ind w:left="360"/>
      </w:pPr>
      <w:r>
        <w:t>-&gt;</w:t>
      </w:r>
      <w:r>
        <w:rPr>
          <w:spacing w:val="-5"/>
        </w:rPr>
        <w:t xml:space="preserve"> </w:t>
      </w:r>
      <w:r>
        <w:t>The</w:t>
      </w:r>
      <w:r>
        <w:rPr>
          <w:spacing w:val="-4"/>
        </w:rPr>
        <w:t xml:space="preserve"> </w:t>
      </w:r>
      <w:r>
        <w:t>business</w:t>
      </w:r>
      <w:r>
        <w:rPr>
          <w:spacing w:val="-4"/>
        </w:rPr>
        <w:t xml:space="preserve"> </w:t>
      </w:r>
      <w:r>
        <w:t>knows</w:t>
      </w:r>
      <w:r>
        <w:rPr>
          <w:spacing w:val="-5"/>
        </w:rPr>
        <w:t xml:space="preserve"> </w:t>
      </w:r>
      <w:r>
        <w:t>when</w:t>
      </w:r>
      <w:r>
        <w:rPr>
          <w:spacing w:val="-4"/>
        </w:rPr>
        <w:t xml:space="preserve"> </w:t>
      </w:r>
      <w:r>
        <w:t>a</w:t>
      </w:r>
      <w:r>
        <w:rPr>
          <w:spacing w:val="-5"/>
        </w:rPr>
        <w:t xml:space="preserve"> </w:t>
      </w:r>
      <w:r>
        <w:t>holiday</w:t>
      </w:r>
      <w:r>
        <w:rPr>
          <w:spacing w:val="-4"/>
        </w:rPr>
        <w:t xml:space="preserve"> </w:t>
      </w:r>
      <w:r>
        <w:t>is</w:t>
      </w:r>
      <w:r>
        <w:rPr>
          <w:spacing w:val="-4"/>
        </w:rPr>
        <w:t xml:space="preserve"> </w:t>
      </w:r>
      <w:r>
        <w:t>in</w:t>
      </w:r>
      <w:r>
        <w:rPr>
          <w:spacing w:val="-4"/>
        </w:rPr>
        <w:t xml:space="preserve"> </w:t>
      </w:r>
      <w:r>
        <w:t>one</w:t>
      </w:r>
      <w:r>
        <w:rPr>
          <w:spacing w:val="-4"/>
        </w:rPr>
        <w:t xml:space="preserve"> </w:t>
      </w:r>
      <w:r>
        <w:t>area...</w:t>
      </w:r>
      <w:r>
        <w:rPr>
          <w:spacing w:val="10"/>
        </w:rPr>
        <w:t xml:space="preserve"> </w:t>
      </w:r>
      <w:r>
        <w:t>and</w:t>
      </w:r>
      <w:r>
        <w:rPr>
          <w:spacing w:val="-4"/>
        </w:rPr>
        <w:t xml:space="preserve"> </w:t>
      </w:r>
      <w:r>
        <w:t>therefore</w:t>
      </w:r>
      <w:r>
        <w:rPr>
          <w:spacing w:val="-5"/>
        </w:rPr>
        <w:t xml:space="preserve"> </w:t>
      </w:r>
      <w:r>
        <w:t>nobody</w:t>
      </w:r>
      <w:r>
        <w:rPr>
          <w:spacing w:val="-4"/>
        </w:rPr>
        <w:t xml:space="preserve"> </w:t>
      </w:r>
      <w:r>
        <w:rPr>
          <w:spacing w:val="-2"/>
        </w:rPr>
        <w:t>working.</w:t>
      </w:r>
      <w:r>
        <w:rPr>
          <w:rFonts w:ascii="Times New Roman"/>
        </w:rPr>
        <w:tab/>
      </w:r>
      <w:r>
        <w:t>and</w:t>
      </w:r>
      <w:r>
        <w:rPr>
          <w:spacing w:val="-2"/>
        </w:rPr>
        <w:t xml:space="preserve"> </w:t>
      </w:r>
      <w:r>
        <w:t>no</w:t>
      </w:r>
      <w:r>
        <w:rPr>
          <w:spacing w:val="-1"/>
        </w:rPr>
        <w:t xml:space="preserve"> </w:t>
      </w:r>
      <w:r>
        <w:t>data</w:t>
      </w:r>
      <w:r>
        <w:rPr>
          <w:spacing w:val="-2"/>
        </w:rPr>
        <w:t xml:space="preserve"> </w:t>
      </w:r>
      <w:r>
        <w:t>-</w:t>
      </w:r>
      <w:r>
        <w:rPr>
          <w:spacing w:val="-10"/>
        </w:rPr>
        <w:t>&gt;</w:t>
      </w:r>
    </w:p>
    <w:p w14:paraId="6FCCCA75" w14:textId="77777777" w:rsidR="000900B5" w:rsidRDefault="00000000">
      <w:pPr>
        <w:pStyle w:val="BodyText"/>
        <w:spacing w:line="286" w:lineRule="exact"/>
        <w:ind w:left="142"/>
      </w:pPr>
      <w:r>
        <w:t>They</w:t>
      </w:r>
      <w:r>
        <w:rPr>
          <w:spacing w:val="-11"/>
        </w:rPr>
        <w:t xml:space="preserve"> </w:t>
      </w:r>
      <w:r>
        <w:t>also</w:t>
      </w:r>
      <w:r>
        <w:rPr>
          <w:spacing w:val="-10"/>
        </w:rPr>
        <w:t xml:space="preserve"> </w:t>
      </w:r>
      <w:r>
        <w:t>know</w:t>
      </w:r>
      <w:r>
        <w:rPr>
          <w:spacing w:val="-10"/>
        </w:rPr>
        <w:t xml:space="preserve"> </w:t>
      </w:r>
      <w:r>
        <w:t>how</w:t>
      </w:r>
      <w:r>
        <w:rPr>
          <w:spacing w:val="-11"/>
        </w:rPr>
        <w:t xml:space="preserve"> </w:t>
      </w:r>
      <w:r>
        <w:t>to</w:t>
      </w:r>
      <w:r>
        <w:rPr>
          <w:spacing w:val="-10"/>
        </w:rPr>
        <w:t xml:space="preserve"> </w:t>
      </w:r>
      <w:r>
        <w:t>interpret</w:t>
      </w:r>
      <w:r>
        <w:rPr>
          <w:spacing w:val="-10"/>
        </w:rPr>
        <w:t xml:space="preserve"> </w:t>
      </w:r>
      <w:r>
        <w:t>values</w:t>
      </w:r>
      <w:r>
        <w:rPr>
          <w:spacing w:val="-10"/>
        </w:rPr>
        <w:t xml:space="preserve"> </w:t>
      </w:r>
      <w:r>
        <w:t>e.g.</w:t>
      </w:r>
      <w:r>
        <w:rPr>
          <w:spacing w:val="-3"/>
        </w:rPr>
        <w:t xml:space="preserve"> </w:t>
      </w:r>
      <w:r>
        <w:t>5k</w:t>
      </w:r>
      <w:r>
        <w:rPr>
          <w:spacing w:val="-11"/>
        </w:rPr>
        <w:t xml:space="preserve"> </w:t>
      </w:r>
      <w:r>
        <w:t>to</w:t>
      </w:r>
      <w:r>
        <w:rPr>
          <w:spacing w:val="-10"/>
        </w:rPr>
        <w:t xml:space="preserve"> </w:t>
      </w:r>
      <w:r>
        <w:t>10k</w:t>
      </w:r>
      <w:r>
        <w:rPr>
          <w:spacing w:val="-10"/>
        </w:rPr>
        <w:t xml:space="preserve"> </w:t>
      </w:r>
      <w:r>
        <w:t>or</w:t>
      </w:r>
      <w:r>
        <w:rPr>
          <w:spacing w:val="-11"/>
        </w:rPr>
        <w:t xml:space="preserve"> </w:t>
      </w:r>
      <w:r>
        <w:t>only</w:t>
      </w:r>
      <w:r>
        <w:rPr>
          <w:spacing w:val="-10"/>
        </w:rPr>
        <w:t xml:space="preserve"> </w:t>
      </w:r>
      <w:r>
        <w:t>1-2k</w:t>
      </w:r>
      <w:r>
        <w:rPr>
          <w:spacing w:val="-10"/>
        </w:rPr>
        <w:t xml:space="preserve"> </w:t>
      </w:r>
      <w:r>
        <w:t>are</w:t>
      </w:r>
      <w:r>
        <w:rPr>
          <w:spacing w:val="-10"/>
        </w:rPr>
        <w:t xml:space="preserve"> </w:t>
      </w:r>
      <w:r>
        <w:t>as</w:t>
      </w:r>
      <w:r>
        <w:rPr>
          <w:spacing w:val="-11"/>
        </w:rPr>
        <w:t xml:space="preserve"> </w:t>
      </w:r>
      <w:r>
        <w:t>if</w:t>
      </w:r>
      <w:r>
        <w:rPr>
          <w:spacing w:val="-10"/>
        </w:rPr>
        <w:t xml:space="preserve"> </w:t>
      </w:r>
      <w:r>
        <w:t>nobody</w:t>
      </w:r>
      <w:r>
        <w:rPr>
          <w:spacing w:val="-10"/>
        </w:rPr>
        <w:t xml:space="preserve"> </w:t>
      </w:r>
      <w:r>
        <w:rPr>
          <w:spacing w:val="-2"/>
        </w:rPr>
        <w:t>worked</w:t>
      </w:r>
    </w:p>
    <w:p w14:paraId="6FCCCA76" w14:textId="77777777" w:rsidR="000900B5" w:rsidRDefault="000900B5">
      <w:pPr>
        <w:pStyle w:val="BodyText"/>
        <w:spacing w:before="168"/>
      </w:pPr>
    </w:p>
    <w:p w14:paraId="6FCCCA77" w14:textId="4EB76148" w:rsidR="000900B5" w:rsidRPr="00734971" w:rsidRDefault="00000000">
      <w:pPr>
        <w:pStyle w:val="Heading2"/>
        <w:numPr>
          <w:ilvl w:val="1"/>
          <w:numId w:val="17"/>
        </w:numPr>
        <w:tabs>
          <w:tab w:val="left" w:pos="771"/>
        </w:tabs>
        <w:ind w:left="771" w:hanging="629"/>
        <w:rPr>
          <w:ins w:id="243" w:author="Ritley Kenneth" w:date="2025-12-11T15:43:00Z" w16du:dateUtc="2025-12-11T14:43:00Z"/>
          <w:b w:val="0"/>
          <w:rPrChange w:id="244" w:author="Ritley Kenneth" w:date="2025-12-11T15:43:00Z" w16du:dateUtc="2025-12-11T14:43:00Z">
            <w:rPr>
              <w:ins w:id="245" w:author="Ritley Kenneth" w:date="2025-12-11T15:43:00Z" w16du:dateUtc="2025-12-11T14:43:00Z"/>
              <w:b w:val="0"/>
              <w:color w:val="687D91"/>
              <w:spacing w:val="-5"/>
              <w:w w:val="85"/>
            </w:rPr>
          </w:rPrChange>
        </w:rPr>
      </w:pPr>
      <w:bookmarkStart w:id="246" w:name="Business_Analysis,_SAC_and_DSP"/>
      <w:bookmarkStart w:id="247" w:name="_bookmark42"/>
      <w:bookmarkEnd w:id="246"/>
      <w:bookmarkEnd w:id="247"/>
      <w:r>
        <w:rPr>
          <w:b w:val="0"/>
          <w:color w:val="687D91"/>
          <w:w w:val="85"/>
        </w:rPr>
        <w:t>Business</w:t>
      </w:r>
      <w:r>
        <w:rPr>
          <w:b w:val="0"/>
          <w:color w:val="687D91"/>
          <w:spacing w:val="2"/>
        </w:rPr>
        <w:t xml:space="preserve"> </w:t>
      </w:r>
      <w:del w:id="248" w:author="Ritley Kenneth" w:date="2025-12-11T15:32:00Z" w16du:dateUtc="2025-12-11T14:32:00Z">
        <w:r w:rsidDel="00E13579">
          <w:rPr>
            <w:b w:val="0"/>
            <w:color w:val="687D91"/>
            <w:w w:val="85"/>
          </w:rPr>
          <w:delText>Analysis</w:delText>
        </w:r>
      </w:del>
      <w:ins w:id="249" w:author="Ritley Kenneth" w:date="2025-12-11T15:32:00Z" w16du:dateUtc="2025-12-11T14:32:00Z">
        <w:r w:rsidR="00E13579">
          <w:rPr>
            <w:b w:val="0"/>
            <w:color w:val="687D91"/>
            <w:w w:val="85"/>
          </w:rPr>
          <w:t>a</w:t>
        </w:r>
        <w:r w:rsidR="00E13579">
          <w:rPr>
            <w:b w:val="0"/>
            <w:color w:val="687D91"/>
            <w:w w:val="85"/>
          </w:rPr>
          <w:t>nalysis</w:t>
        </w:r>
      </w:ins>
      <w:r>
        <w:rPr>
          <w:b w:val="0"/>
          <w:color w:val="687D91"/>
          <w:w w:val="85"/>
        </w:rPr>
        <w:t>,</w:t>
      </w:r>
      <w:r>
        <w:rPr>
          <w:b w:val="0"/>
          <w:color w:val="687D91"/>
          <w:spacing w:val="2"/>
        </w:rPr>
        <w:t xml:space="preserve"> </w:t>
      </w:r>
      <w:r>
        <w:rPr>
          <w:b w:val="0"/>
          <w:color w:val="687D91"/>
          <w:w w:val="85"/>
        </w:rPr>
        <w:t>SAC</w:t>
      </w:r>
      <w:r>
        <w:rPr>
          <w:b w:val="0"/>
          <w:color w:val="687D91"/>
          <w:spacing w:val="2"/>
        </w:rPr>
        <w:t xml:space="preserve"> </w:t>
      </w:r>
      <w:r>
        <w:rPr>
          <w:b w:val="0"/>
          <w:color w:val="687D91"/>
          <w:w w:val="85"/>
        </w:rPr>
        <w:t>and</w:t>
      </w:r>
      <w:r>
        <w:rPr>
          <w:b w:val="0"/>
          <w:color w:val="687D91"/>
          <w:spacing w:val="3"/>
        </w:rPr>
        <w:t xml:space="preserve"> </w:t>
      </w:r>
      <w:r>
        <w:rPr>
          <w:b w:val="0"/>
          <w:color w:val="687D91"/>
          <w:spacing w:val="-5"/>
          <w:w w:val="85"/>
        </w:rPr>
        <w:t>DSP</w:t>
      </w:r>
    </w:p>
    <w:p w14:paraId="582D45AA" w14:textId="1C0431DB" w:rsidR="00734971" w:rsidDel="00E8661E" w:rsidRDefault="00734971">
      <w:pPr>
        <w:pStyle w:val="Heading2"/>
        <w:numPr>
          <w:ilvl w:val="1"/>
          <w:numId w:val="17"/>
        </w:numPr>
        <w:tabs>
          <w:tab w:val="left" w:pos="771"/>
        </w:tabs>
        <w:ind w:left="771" w:hanging="629"/>
        <w:rPr>
          <w:del w:id="250" w:author="Ritley Kenneth" w:date="2025-12-11T15:44:00Z" w16du:dateUtc="2025-12-11T14:44:00Z"/>
          <w:b w:val="0"/>
        </w:rPr>
      </w:pPr>
    </w:p>
    <w:p w14:paraId="2A62D7F3" w14:textId="77777777" w:rsidR="00E8661E" w:rsidRDefault="00E8661E">
      <w:pPr>
        <w:pStyle w:val="BodyText"/>
        <w:spacing w:before="260" w:line="216" w:lineRule="auto"/>
        <w:ind w:left="142" w:right="848"/>
        <w:jc w:val="both"/>
        <w:rPr>
          <w:ins w:id="251" w:author="Ritley Kenneth" w:date="2025-12-11T15:44:00Z" w16du:dateUtc="2025-12-11T14:44:00Z"/>
        </w:rPr>
      </w:pPr>
    </w:p>
    <w:p w14:paraId="5E524103" w14:textId="193B9100" w:rsidR="00E8661E" w:rsidRPr="00E8661E" w:rsidRDefault="00E8661E" w:rsidP="00E8661E">
      <w:pPr>
        <w:pStyle w:val="BodyText"/>
        <w:spacing w:before="260" w:line="216" w:lineRule="auto"/>
        <w:ind w:left="142" w:right="848"/>
        <w:rPr>
          <w:ins w:id="252" w:author="Ritley Kenneth" w:date="2025-12-11T15:44:00Z"/>
          <w:i/>
          <w:iCs/>
          <w:lang w:val="en-CH"/>
          <w:rPrChange w:id="253" w:author="Ritley Kenneth" w:date="2025-12-11T15:44:00Z" w16du:dateUtc="2025-12-11T14:44:00Z">
            <w:rPr>
              <w:ins w:id="254" w:author="Ritley Kenneth" w:date="2025-12-11T15:44:00Z"/>
              <w:lang w:val="en-CH"/>
            </w:rPr>
          </w:rPrChange>
        </w:rPr>
        <w:pPrChange w:id="255" w:author="Ritley Kenneth" w:date="2025-12-11T15:44:00Z" w16du:dateUtc="2025-12-11T14:44:00Z">
          <w:pPr>
            <w:pStyle w:val="BodyText"/>
            <w:spacing w:before="260" w:line="216" w:lineRule="auto"/>
            <w:ind w:left="142" w:right="848"/>
            <w:jc w:val="both"/>
          </w:pPr>
        </w:pPrChange>
      </w:pPr>
      <w:ins w:id="256" w:author="Ritley Kenneth" w:date="2025-12-11T15:44:00Z">
        <w:r w:rsidRPr="00E8661E">
          <w:rPr>
            <w:b/>
            <w:bCs/>
            <w:i/>
            <w:iCs/>
            <w:lang w:val="en-CH"/>
            <w:rPrChange w:id="257" w:author="Ritley Kenneth" w:date="2025-12-11T15:44:00Z" w16du:dateUtc="2025-12-11T14:44:00Z">
              <w:rPr>
                <w:b/>
                <w:bCs/>
                <w:lang w:val="en-CH"/>
              </w:rPr>
            </w:rPrChange>
          </w:rPr>
          <w:t>Main goal of this step:</w:t>
        </w:r>
        <w:r w:rsidRPr="00E8661E">
          <w:rPr>
            <w:i/>
            <w:iCs/>
            <w:lang w:val="en-CH"/>
            <w:rPrChange w:id="258" w:author="Ritley Kenneth" w:date="2025-12-11T15:44:00Z" w16du:dateUtc="2025-12-11T14:44:00Z">
              <w:rPr>
                <w:lang w:val="en-CH"/>
              </w:rPr>
            </w:rPrChange>
          </w:rPr>
          <w:br/>
          <w:t>To identify all technical components behind the SAC report</w:t>
        </w:r>
      </w:ins>
      <w:ins w:id="259" w:author="Ritley Kenneth" w:date="2025-12-11T15:48:00Z" w16du:dateUtc="2025-12-11T14:48:00Z">
        <w:r w:rsidR="00AC5D62">
          <w:rPr>
            <w:i/>
            <w:iCs/>
            <w:lang w:val="en-CH"/>
          </w:rPr>
          <w:t xml:space="preserve"> -- </w:t>
        </w:r>
      </w:ins>
      <w:ins w:id="260" w:author="Ritley Kenneth" w:date="2025-12-11T15:44:00Z">
        <w:r w:rsidRPr="00E8661E">
          <w:rPr>
            <w:i/>
            <w:iCs/>
            <w:lang w:val="en-CH"/>
            <w:rPrChange w:id="261" w:author="Ritley Kenneth" w:date="2025-12-11T15:44:00Z" w16du:dateUtc="2025-12-11T14:44:00Z">
              <w:rPr>
                <w:lang w:val="en-CH"/>
              </w:rPr>
            </w:rPrChange>
          </w:rPr>
          <w:t>data sources, queries, transformations, and aggregations</w:t>
        </w:r>
      </w:ins>
      <w:ins w:id="262" w:author="Ritley Kenneth" w:date="2025-12-11T15:48:00Z" w16du:dateUtc="2025-12-11T14:48:00Z">
        <w:r w:rsidR="00AC5D62">
          <w:rPr>
            <w:i/>
            <w:iCs/>
            <w:lang w:val="en-CH"/>
          </w:rPr>
          <w:t xml:space="preserve"> -- </w:t>
        </w:r>
      </w:ins>
      <w:ins w:id="263" w:author="Ritley Kenneth" w:date="2025-12-11T15:44:00Z">
        <w:r w:rsidRPr="00E8661E">
          <w:rPr>
            <w:i/>
            <w:iCs/>
            <w:lang w:val="en-CH"/>
            <w:rPrChange w:id="264" w:author="Ritley Kenneth" w:date="2025-12-11T15:44:00Z" w16du:dateUtc="2025-12-11T14:44:00Z">
              <w:rPr>
                <w:lang w:val="en-CH"/>
              </w:rPr>
            </w:rPrChange>
          </w:rPr>
          <w:t>so the report logic and warnings can be rebuilt in an automated way.</w:t>
        </w:r>
      </w:ins>
    </w:p>
    <w:p w14:paraId="1494F446" w14:textId="77777777" w:rsidR="00E8661E" w:rsidRPr="00E8661E" w:rsidRDefault="00E8661E" w:rsidP="00E8661E">
      <w:pPr>
        <w:pStyle w:val="BodyText"/>
        <w:spacing w:before="260" w:line="216" w:lineRule="auto"/>
        <w:ind w:left="142" w:right="848"/>
        <w:rPr>
          <w:ins w:id="265" w:author="Ritley Kenneth" w:date="2025-12-11T15:44:00Z"/>
          <w:i/>
          <w:iCs/>
          <w:lang w:val="en-CH"/>
          <w:rPrChange w:id="266" w:author="Ritley Kenneth" w:date="2025-12-11T15:44:00Z" w16du:dateUtc="2025-12-11T14:44:00Z">
            <w:rPr>
              <w:ins w:id="267" w:author="Ritley Kenneth" w:date="2025-12-11T15:44:00Z"/>
              <w:lang w:val="en-CH"/>
            </w:rPr>
          </w:rPrChange>
        </w:rPr>
        <w:pPrChange w:id="268" w:author="Ritley Kenneth" w:date="2025-12-11T15:44:00Z" w16du:dateUtc="2025-12-11T14:44:00Z">
          <w:pPr>
            <w:pStyle w:val="BodyText"/>
            <w:spacing w:before="260" w:line="216" w:lineRule="auto"/>
            <w:ind w:left="142" w:right="848"/>
            <w:jc w:val="both"/>
          </w:pPr>
        </w:pPrChange>
      </w:pPr>
      <w:ins w:id="269" w:author="Ritley Kenneth" w:date="2025-12-11T15:44:00Z">
        <w:r w:rsidRPr="00E8661E">
          <w:rPr>
            <w:b/>
            <w:bCs/>
            <w:i/>
            <w:iCs/>
            <w:lang w:val="en-CH"/>
            <w:rPrChange w:id="270" w:author="Ritley Kenneth" w:date="2025-12-11T15:44:00Z" w16du:dateUtc="2025-12-11T14:44:00Z">
              <w:rPr>
                <w:b/>
                <w:bCs/>
                <w:lang w:val="en-CH"/>
              </w:rPr>
            </w:rPrChange>
          </w:rPr>
          <w:t>Main challenge of this step:</w:t>
        </w:r>
        <w:r w:rsidRPr="00E8661E">
          <w:rPr>
            <w:i/>
            <w:iCs/>
            <w:lang w:val="en-CH"/>
            <w:rPrChange w:id="271" w:author="Ritley Kenneth" w:date="2025-12-11T15:44:00Z" w16du:dateUtc="2025-12-11T14:44:00Z">
              <w:rPr>
                <w:lang w:val="en-CH"/>
              </w:rPr>
            </w:rPrChange>
          </w:rPr>
          <w:br/>
          <w:t>The existing documentation is business-oriented, not technical. Data lineage must be reconstructed manually in DSP, requiring cross-verification with both IT and business stakeholders.</w:t>
        </w:r>
      </w:ins>
    </w:p>
    <w:p w14:paraId="758A31E3" w14:textId="77777777" w:rsidR="00E8661E" w:rsidRPr="00E8661E" w:rsidRDefault="00E8661E" w:rsidP="00E8661E">
      <w:pPr>
        <w:pStyle w:val="BodyText"/>
        <w:spacing w:before="260" w:line="216" w:lineRule="auto"/>
        <w:ind w:left="142" w:right="848"/>
        <w:rPr>
          <w:ins w:id="272" w:author="Ritley Kenneth" w:date="2025-12-11T15:44:00Z" w16du:dateUtc="2025-12-11T14:44:00Z"/>
          <w:lang w:val="en-CH"/>
          <w:rPrChange w:id="273" w:author="Ritley Kenneth" w:date="2025-12-11T15:44:00Z" w16du:dateUtc="2025-12-11T14:44:00Z">
            <w:rPr>
              <w:ins w:id="274" w:author="Ritley Kenneth" w:date="2025-12-11T15:44:00Z" w16du:dateUtc="2025-12-11T14:44:00Z"/>
            </w:rPr>
          </w:rPrChange>
        </w:rPr>
        <w:pPrChange w:id="275" w:author="Ritley Kenneth" w:date="2025-12-11T15:44:00Z" w16du:dateUtc="2025-12-11T14:44:00Z">
          <w:pPr>
            <w:pStyle w:val="BodyText"/>
            <w:spacing w:before="260" w:line="216" w:lineRule="auto"/>
            <w:ind w:left="142" w:right="848"/>
            <w:jc w:val="both"/>
          </w:pPr>
        </w:pPrChange>
      </w:pPr>
    </w:p>
    <w:p w14:paraId="6FCCCA78" w14:textId="2D036018" w:rsidR="000900B5" w:rsidRDefault="00000000">
      <w:pPr>
        <w:pStyle w:val="BodyText"/>
        <w:spacing w:before="260" w:line="216" w:lineRule="auto"/>
        <w:ind w:left="142" w:right="848"/>
        <w:jc w:val="both"/>
      </w:pPr>
      <w:r>
        <w:t>Since</w:t>
      </w:r>
      <w:r>
        <w:rPr>
          <w:spacing w:val="-13"/>
        </w:rPr>
        <w:t xml:space="preserve"> </w:t>
      </w:r>
      <w:r>
        <w:t>the</w:t>
      </w:r>
      <w:r>
        <w:rPr>
          <w:spacing w:val="-12"/>
        </w:rPr>
        <w:t xml:space="preserve"> </w:t>
      </w:r>
      <w:r>
        <w:t>current</w:t>
      </w:r>
      <w:r>
        <w:rPr>
          <w:spacing w:val="-13"/>
        </w:rPr>
        <w:t xml:space="preserve"> </w:t>
      </w:r>
      <w:r>
        <w:t>report</w:t>
      </w:r>
      <w:r>
        <w:rPr>
          <w:spacing w:val="-12"/>
        </w:rPr>
        <w:t xml:space="preserve"> </w:t>
      </w:r>
      <w:r>
        <w:t>documentation</w:t>
      </w:r>
      <w:r>
        <w:rPr>
          <w:spacing w:val="-13"/>
        </w:rPr>
        <w:t xml:space="preserve"> </w:t>
      </w:r>
      <w:r>
        <w:t>is</w:t>
      </w:r>
      <w:r>
        <w:rPr>
          <w:spacing w:val="-12"/>
        </w:rPr>
        <w:t xml:space="preserve"> </w:t>
      </w:r>
      <w:r>
        <w:t>performed</w:t>
      </w:r>
      <w:r>
        <w:rPr>
          <w:spacing w:val="-13"/>
        </w:rPr>
        <w:t xml:space="preserve"> </w:t>
      </w:r>
      <w:r>
        <w:t>by</w:t>
      </w:r>
      <w:r>
        <w:rPr>
          <w:spacing w:val="-12"/>
        </w:rPr>
        <w:t xml:space="preserve"> </w:t>
      </w:r>
      <w:r>
        <w:t>the</w:t>
      </w:r>
      <w:r>
        <w:rPr>
          <w:spacing w:val="-13"/>
        </w:rPr>
        <w:t xml:space="preserve"> </w:t>
      </w:r>
      <w:r>
        <w:t>business,</w:t>
      </w:r>
      <w:r>
        <w:rPr>
          <w:spacing w:val="-12"/>
        </w:rPr>
        <w:t xml:space="preserve"> </w:t>
      </w:r>
      <w:r>
        <w:t>the</w:t>
      </w:r>
      <w:r>
        <w:rPr>
          <w:spacing w:val="-13"/>
        </w:rPr>
        <w:t xml:space="preserve"> </w:t>
      </w:r>
      <w:r>
        <w:t>technical</w:t>
      </w:r>
      <w:r>
        <w:rPr>
          <w:spacing w:val="-12"/>
        </w:rPr>
        <w:t xml:space="preserve"> </w:t>
      </w:r>
      <w:r>
        <w:t>specifications</w:t>
      </w:r>
      <w:r>
        <w:rPr>
          <w:spacing w:val="-13"/>
        </w:rPr>
        <w:t xml:space="preserve"> </w:t>
      </w:r>
      <w:r>
        <w:t>are</w:t>
      </w:r>
      <w:r>
        <w:rPr>
          <w:spacing w:val="-12"/>
        </w:rPr>
        <w:t xml:space="preserve"> </w:t>
      </w:r>
      <w:r>
        <w:t xml:space="preserve">not </w:t>
      </w:r>
      <w:r>
        <w:rPr>
          <w:spacing w:val="-2"/>
        </w:rPr>
        <w:t>described.</w:t>
      </w:r>
      <w:r>
        <w:rPr>
          <w:spacing w:val="6"/>
        </w:rPr>
        <w:t xml:space="preserve"> </w:t>
      </w:r>
      <w:r>
        <w:rPr>
          <w:spacing w:val="-2"/>
        </w:rPr>
        <w:t>However,</w:t>
      </w:r>
      <w:r>
        <w:rPr>
          <w:spacing w:val="-6"/>
        </w:rPr>
        <w:t xml:space="preserve"> </w:t>
      </w:r>
      <w:r>
        <w:rPr>
          <w:spacing w:val="-2"/>
        </w:rPr>
        <w:t>the</w:t>
      </w:r>
      <w:r>
        <w:rPr>
          <w:spacing w:val="-8"/>
        </w:rPr>
        <w:t xml:space="preserve"> </w:t>
      </w:r>
      <w:r>
        <w:rPr>
          <w:spacing w:val="-2"/>
        </w:rPr>
        <w:t>project</w:t>
      </w:r>
      <w:r>
        <w:rPr>
          <w:spacing w:val="-8"/>
        </w:rPr>
        <w:t xml:space="preserve"> </w:t>
      </w:r>
      <w:r>
        <w:rPr>
          <w:spacing w:val="-2"/>
        </w:rPr>
        <w:t>team</w:t>
      </w:r>
      <w:r>
        <w:rPr>
          <w:spacing w:val="-8"/>
        </w:rPr>
        <w:t xml:space="preserve"> </w:t>
      </w:r>
      <w:r>
        <w:rPr>
          <w:spacing w:val="-2"/>
        </w:rPr>
        <w:t>requires</w:t>
      </w:r>
      <w:r>
        <w:rPr>
          <w:spacing w:val="-8"/>
        </w:rPr>
        <w:t xml:space="preserve"> </w:t>
      </w:r>
      <w:r>
        <w:rPr>
          <w:spacing w:val="-2"/>
        </w:rPr>
        <w:t>this</w:t>
      </w:r>
      <w:r>
        <w:rPr>
          <w:spacing w:val="-8"/>
        </w:rPr>
        <w:t xml:space="preserve"> </w:t>
      </w:r>
      <w:r>
        <w:rPr>
          <w:spacing w:val="-2"/>
        </w:rPr>
        <w:t>information</w:t>
      </w:r>
      <w:r>
        <w:rPr>
          <w:spacing w:val="-8"/>
        </w:rPr>
        <w:t xml:space="preserve"> </w:t>
      </w:r>
      <w:proofErr w:type="gramStart"/>
      <w:r>
        <w:rPr>
          <w:spacing w:val="-2"/>
        </w:rPr>
        <w:t>in</w:t>
      </w:r>
      <w:r>
        <w:rPr>
          <w:spacing w:val="-8"/>
        </w:rPr>
        <w:t xml:space="preserve"> </w:t>
      </w:r>
      <w:r>
        <w:rPr>
          <w:spacing w:val="-2"/>
        </w:rPr>
        <w:t>order</w:t>
      </w:r>
      <w:r>
        <w:rPr>
          <w:spacing w:val="-8"/>
        </w:rPr>
        <w:t xml:space="preserve"> </w:t>
      </w:r>
      <w:r>
        <w:rPr>
          <w:spacing w:val="-2"/>
        </w:rPr>
        <w:t>to</w:t>
      </w:r>
      <w:proofErr w:type="gramEnd"/>
      <w:r>
        <w:rPr>
          <w:spacing w:val="-8"/>
        </w:rPr>
        <w:t xml:space="preserve"> </w:t>
      </w:r>
      <w:r>
        <w:rPr>
          <w:spacing w:val="-2"/>
        </w:rPr>
        <w:t>rebuild</w:t>
      </w:r>
      <w:r>
        <w:rPr>
          <w:spacing w:val="-8"/>
        </w:rPr>
        <w:t xml:space="preserve"> </w:t>
      </w:r>
      <w:r>
        <w:rPr>
          <w:spacing w:val="-2"/>
        </w:rPr>
        <w:t>the</w:t>
      </w:r>
      <w:r>
        <w:rPr>
          <w:spacing w:val="-8"/>
        </w:rPr>
        <w:t xml:space="preserve"> </w:t>
      </w:r>
      <w:r>
        <w:rPr>
          <w:spacing w:val="-2"/>
        </w:rPr>
        <w:t>report</w:t>
      </w:r>
      <w:r>
        <w:rPr>
          <w:spacing w:val="-8"/>
        </w:rPr>
        <w:t xml:space="preserve"> </w:t>
      </w:r>
      <w:r>
        <w:rPr>
          <w:spacing w:val="-2"/>
        </w:rPr>
        <w:t>and</w:t>
      </w:r>
      <w:r>
        <w:rPr>
          <w:spacing w:val="-8"/>
        </w:rPr>
        <w:t xml:space="preserve"> </w:t>
      </w:r>
      <w:proofErr w:type="gramStart"/>
      <w:r>
        <w:rPr>
          <w:spacing w:val="-2"/>
        </w:rPr>
        <w:t>its</w:t>
      </w:r>
      <w:proofErr w:type="gramEnd"/>
      <w:r>
        <w:rPr>
          <w:spacing w:val="-8"/>
        </w:rPr>
        <w:t xml:space="preserve"> </w:t>
      </w:r>
      <w:r>
        <w:rPr>
          <w:spacing w:val="-2"/>
        </w:rPr>
        <w:t>warn-</w:t>
      </w:r>
      <w:proofErr w:type="spellStart"/>
      <w:r>
        <w:rPr>
          <w:spacing w:val="-2"/>
        </w:rPr>
        <w:t>ings</w:t>
      </w:r>
      <w:proofErr w:type="spellEnd"/>
      <w:r>
        <w:rPr>
          <w:spacing w:val="-6"/>
        </w:rPr>
        <w:t xml:space="preserve"> </w:t>
      </w:r>
      <w:r>
        <w:rPr>
          <w:spacing w:val="-2"/>
        </w:rPr>
        <w:t>in</w:t>
      </w:r>
      <w:r>
        <w:rPr>
          <w:spacing w:val="-6"/>
        </w:rPr>
        <w:t xml:space="preserve"> </w:t>
      </w:r>
      <w:r>
        <w:rPr>
          <w:spacing w:val="-2"/>
        </w:rPr>
        <w:t>an</w:t>
      </w:r>
      <w:r>
        <w:rPr>
          <w:spacing w:val="-6"/>
        </w:rPr>
        <w:t xml:space="preserve"> </w:t>
      </w:r>
      <w:r>
        <w:rPr>
          <w:spacing w:val="-2"/>
        </w:rPr>
        <w:t>automated</w:t>
      </w:r>
      <w:r>
        <w:rPr>
          <w:spacing w:val="-6"/>
        </w:rPr>
        <w:t xml:space="preserve"> </w:t>
      </w:r>
      <w:r>
        <w:rPr>
          <w:spacing w:val="-2"/>
        </w:rPr>
        <w:t>manner.</w:t>
      </w:r>
      <w:r>
        <w:rPr>
          <w:spacing w:val="7"/>
        </w:rPr>
        <w:t xml:space="preserve"> </w:t>
      </w:r>
      <w:r>
        <w:rPr>
          <w:spacing w:val="-2"/>
        </w:rPr>
        <w:t>Thus,</w:t>
      </w:r>
      <w:r>
        <w:rPr>
          <w:spacing w:val="-4"/>
        </w:rPr>
        <w:t xml:space="preserve"> </w:t>
      </w:r>
      <w:r>
        <w:rPr>
          <w:spacing w:val="-2"/>
        </w:rPr>
        <w:t>the</w:t>
      </w:r>
      <w:r>
        <w:rPr>
          <w:spacing w:val="-6"/>
        </w:rPr>
        <w:t xml:space="preserve"> </w:t>
      </w:r>
      <w:r>
        <w:rPr>
          <w:spacing w:val="-2"/>
        </w:rPr>
        <w:t>next</w:t>
      </w:r>
      <w:r>
        <w:rPr>
          <w:spacing w:val="-6"/>
        </w:rPr>
        <w:t xml:space="preserve"> </w:t>
      </w:r>
      <w:r>
        <w:rPr>
          <w:spacing w:val="-2"/>
        </w:rPr>
        <w:t>step</w:t>
      </w:r>
      <w:r>
        <w:rPr>
          <w:spacing w:val="-6"/>
        </w:rPr>
        <w:t xml:space="preserve"> </w:t>
      </w:r>
      <w:r>
        <w:rPr>
          <w:spacing w:val="-2"/>
        </w:rPr>
        <w:t>involves</w:t>
      </w:r>
      <w:r>
        <w:rPr>
          <w:spacing w:val="-6"/>
        </w:rPr>
        <w:t xml:space="preserve"> </w:t>
      </w:r>
      <w:r>
        <w:rPr>
          <w:spacing w:val="-2"/>
        </w:rPr>
        <w:t>business</w:t>
      </w:r>
      <w:r>
        <w:rPr>
          <w:spacing w:val="-6"/>
        </w:rPr>
        <w:t xml:space="preserve"> </w:t>
      </w:r>
      <w:r>
        <w:rPr>
          <w:spacing w:val="-2"/>
        </w:rPr>
        <w:t>analysis</w:t>
      </w:r>
      <w:r>
        <w:rPr>
          <w:spacing w:val="-6"/>
        </w:rPr>
        <w:t xml:space="preserve"> </w:t>
      </w:r>
      <w:r>
        <w:rPr>
          <w:spacing w:val="-2"/>
        </w:rPr>
        <w:t>to</w:t>
      </w:r>
      <w:r>
        <w:rPr>
          <w:spacing w:val="-6"/>
        </w:rPr>
        <w:t xml:space="preserve"> </w:t>
      </w:r>
      <w:r>
        <w:rPr>
          <w:spacing w:val="-2"/>
        </w:rPr>
        <w:t>identify</w:t>
      </w:r>
      <w:r>
        <w:rPr>
          <w:spacing w:val="-6"/>
        </w:rPr>
        <w:t xml:space="preserve"> </w:t>
      </w:r>
      <w:r>
        <w:rPr>
          <w:spacing w:val="-2"/>
        </w:rPr>
        <w:t>the</w:t>
      </w:r>
      <w:r>
        <w:rPr>
          <w:spacing w:val="-6"/>
        </w:rPr>
        <w:t xml:space="preserve"> </w:t>
      </w:r>
      <w:r>
        <w:rPr>
          <w:spacing w:val="-2"/>
        </w:rPr>
        <w:t>data</w:t>
      </w:r>
      <w:r>
        <w:rPr>
          <w:spacing w:val="-6"/>
        </w:rPr>
        <w:t xml:space="preserve"> </w:t>
      </w:r>
      <w:r>
        <w:rPr>
          <w:spacing w:val="-2"/>
        </w:rPr>
        <w:t>sources</w:t>
      </w:r>
      <w:r>
        <w:rPr>
          <w:spacing w:val="-6"/>
        </w:rPr>
        <w:t xml:space="preserve"> </w:t>
      </w:r>
      <w:r>
        <w:rPr>
          <w:spacing w:val="-2"/>
        </w:rPr>
        <w:t xml:space="preserve">of </w:t>
      </w:r>
      <w:r>
        <w:t>the</w:t>
      </w:r>
      <w:r>
        <w:rPr>
          <w:spacing w:val="-7"/>
        </w:rPr>
        <w:t xml:space="preserve"> </w:t>
      </w:r>
      <w:r>
        <w:t>report</w:t>
      </w:r>
      <w:r>
        <w:rPr>
          <w:spacing w:val="-7"/>
        </w:rPr>
        <w:t xml:space="preserve"> </w:t>
      </w:r>
      <w:r>
        <w:t>and</w:t>
      </w:r>
      <w:r>
        <w:rPr>
          <w:spacing w:val="-7"/>
        </w:rPr>
        <w:t xml:space="preserve"> </w:t>
      </w:r>
      <w:r>
        <w:t>their</w:t>
      </w:r>
      <w:r>
        <w:rPr>
          <w:spacing w:val="-7"/>
        </w:rPr>
        <w:t xml:space="preserve"> </w:t>
      </w:r>
      <w:r>
        <w:t>queries,</w:t>
      </w:r>
      <w:r>
        <w:rPr>
          <w:spacing w:val="-6"/>
        </w:rPr>
        <w:t xml:space="preserve"> </w:t>
      </w:r>
      <w:r>
        <w:t>including</w:t>
      </w:r>
      <w:r>
        <w:rPr>
          <w:spacing w:val="-7"/>
        </w:rPr>
        <w:t xml:space="preserve"> </w:t>
      </w:r>
      <w:r>
        <w:t>any</w:t>
      </w:r>
      <w:r>
        <w:rPr>
          <w:spacing w:val="-7"/>
        </w:rPr>
        <w:t xml:space="preserve"> </w:t>
      </w:r>
      <w:r>
        <w:t>transformations</w:t>
      </w:r>
      <w:r>
        <w:rPr>
          <w:spacing w:val="-7"/>
        </w:rPr>
        <w:t xml:space="preserve"> </w:t>
      </w:r>
      <w:r>
        <w:t>and</w:t>
      </w:r>
      <w:r>
        <w:rPr>
          <w:spacing w:val="-7"/>
        </w:rPr>
        <w:t xml:space="preserve"> </w:t>
      </w:r>
      <w:r>
        <w:t>aggregations. With</w:t>
      </w:r>
      <w:r>
        <w:rPr>
          <w:spacing w:val="-7"/>
        </w:rPr>
        <w:t xml:space="preserve"> </w:t>
      </w:r>
      <w:r>
        <w:t>this</w:t>
      </w:r>
      <w:r>
        <w:rPr>
          <w:spacing w:val="-7"/>
        </w:rPr>
        <w:t xml:space="preserve"> </w:t>
      </w:r>
      <w:r>
        <w:t>information,</w:t>
      </w:r>
      <w:r>
        <w:rPr>
          <w:spacing w:val="-6"/>
        </w:rPr>
        <w:t xml:space="preserve"> </w:t>
      </w:r>
      <w:r>
        <w:t xml:space="preserve">the project team can refine the queries by removing or adding details as required for the subsequent </w:t>
      </w:r>
      <w:proofErr w:type="spellStart"/>
      <w:r>
        <w:t>imple</w:t>
      </w:r>
      <w:proofErr w:type="spellEnd"/>
      <w:r>
        <w:t>-</w:t>
      </w:r>
      <w:r>
        <w:rPr>
          <w:spacing w:val="-2"/>
        </w:rPr>
        <w:t>mentation</w:t>
      </w:r>
      <w:r>
        <w:rPr>
          <w:spacing w:val="-6"/>
        </w:rPr>
        <w:t xml:space="preserve"> </w:t>
      </w:r>
      <w:r>
        <w:rPr>
          <w:spacing w:val="-2"/>
        </w:rPr>
        <w:t>steps.</w:t>
      </w:r>
      <w:r>
        <w:t xml:space="preserve"> </w:t>
      </w:r>
      <w:r>
        <w:rPr>
          <w:spacing w:val="-2"/>
        </w:rPr>
        <w:t>The</w:t>
      </w:r>
      <w:r>
        <w:rPr>
          <w:spacing w:val="-6"/>
        </w:rPr>
        <w:t xml:space="preserve"> </w:t>
      </w:r>
      <w:r>
        <w:rPr>
          <w:spacing w:val="-2"/>
        </w:rPr>
        <w:t>business</w:t>
      </w:r>
      <w:r>
        <w:rPr>
          <w:spacing w:val="-6"/>
        </w:rPr>
        <w:t xml:space="preserve"> </w:t>
      </w:r>
      <w:r>
        <w:rPr>
          <w:spacing w:val="-2"/>
        </w:rPr>
        <w:t>analysis</w:t>
      </w:r>
      <w:r>
        <w:rPr>
          <w:spacing w:val="-6"/>
        </w:rPr>
        <w:t xml:space="preserve"> </w:t>
      </w:r>
      <w:r>
        <w:rPr>
          <w:spacing w:val="-2"/>
        </w:rPr>
        <w:t>involves</w:t>
      </w:r>
      <w:r>
        <w:rPr>
          <w:spacing w:val="-6"/>
        </w:rPr>
        <w:t xml:space="preserve"> </w:t>
      </w:r>
      <w:r>
        <w:rPr>
          <w:spacing w:val="-2"/>
        </w:rPr>
        <w:t>collaboration</w:t>
      </w:r>
      <w:r>
        <w:rPr>
          <w:spacing w:val="-6"/>
        </w:rPr>
        <w:t xml:space="preserve"> </w:t>
      </w:r>
      <w:r>
        <w:rPr>
          <w:spacing w:val="-2"/>
        </w:rPr>
        <w:t>with</w:t>
      </w:r>
      <w:r>
        <w:rPr>
          <w:spacing w:val="-6"/>
        </w:rPr>
        <w:t xml:space="preserve"> </w:t>
      </w:r>
      <w:r>
        <w:rPr>
          <w:spacing w:val="-2"/>
        </w:rPr>
        <w:t>both</w:t>
      </w:r>
      <w:r>
        <w:rPr>
          <w:spacing w:val="-6"/>
        </w:rPr>
        <w:t xml:space="preserve"> </w:t>
      </w:r>
      <w:r>
        <w:rPr>
          <w:spacing w:val="-2"/>
        </w:rPr>
        <w:t>the</w:t>
      </w:r>
      <w:r>
        <w:rPr>
          <w:spacing w:val="-6"/>
        </w:rPr>
        <w:t xml:space="preserve"> </w:t>
      </w:r>
      <w:r>
        <w:rPr>
          <w:spacing w:val="-2"/>
        </w:rPr>
        <w:t>business</w:t>
      </w:r>
      <w:r>
        <w:rPr>
          <w:spacing w:val="-6"/>
        </w:rPr>
        <w:t xml:space="preserve"> </w:t>
      </w:r>
      <w:r>
        <w:rPr>
          <w:spacing w:val="-2"/>
        </w:rPr>
        <w:t>side,</w:t>
      </w:r>
      <w:r>
        <w:rPr>
          <w:spacing w:val="-4"/>
        </w:rPr>
        <w:t xml:space="preserve"> </w:t>
      </w:r>
      <w:r>
        <w:rPr>
          <w:spacing w:val="-2"/>
        </w:rPr>
        <w:t>for</w:t>
      </w:r>
      <w:r>
        <w:rPr>
          <w:spacing w:val="-6"/>
        </w:rPr>
        <w:t xml:space="preserve"> </w:t>
      </w:r>
      <w:r>
        <w:rPr>
          <w:spacing w:val="-2"/>
        </w:rPr>
        <w:t xml:space="preserve">information </w:t>
      </w:r>
      <w:r>
        <w:t>confirmation, and the IT side, for verification of the correct sources.</w:t>
      </w:r>
    </w:p>
    <w:p w14:paraId="6FCCCA79" w14:textId="77777777" w:rsidR="000900B5" w:rsidRDefault="000900B5">
      <w:pPr>
        <w:pStyle w:val="BodyText"/>
        <w:spacing w:line="216" w:lineRule="auto"/>
        <w:jc w:val="both"/>
        <w:sectPr w:rsidR="000900B5">
          <w:headerReference w:type="default" r:id="rId54"/>
          <w:footerReference w:type="even" r:id="rId55"/>
          <w:footerReference w:type="default" r:id="rId56"/>
          <w:pgSz w:w="11910" w:h="16840"/>
          <w:pgMar w:top="1680" w:right="0" w:bottom="180" w:left="708" w:header="0" w:footer="0" w:gutter="0"/>
          <w:pgNumType w:start="19"/>
          <w:cols w:space="720"/>
        </w:sectPr>
      </w:pPr>
    </w:p>
    <w:p w14:paraId="6FCCCA7A" w14:textId="77777777" w:rsidR="000900B5" w:rsidRDefault="000900B5">
      <w:pPr>
        <w:pStyle w:val="BodyText"/>
        <w:spacing w:before="24"/>
        <w:rPr>
          <w:sz w:val="24"/>
        </w:rPr>
      </w:pPr>
    </w:p>
    <w:p w14:paraId="6FCCCA7B" w14:textId="16477F68" w:rsidR="000900B5" w:rsidRDefault="00000000">
      <w:pPr>
        <w:pStyle w:val="Heading3"/>
        <w:jc w:val="both"/>
        <w:rPr>
          <w:b w:val="0"/>
        </w:rPr>
      </w:pPr>
      <w:bookmarkStart w:id="276" w:name="_bookmark43"/>
      <w:bookmarkEnd w:id="276"/>
      <w:r>
        <w:rPr>
          <w:b w:val="0"/>
          <w:color w:val="687D91"/>
          <w:w w:val="90"/>
        </w:rPr>
        <w:t>SVA</w:t>
      </w:r>
      <w:r>
        <w:rPr>
          <w:b w:val="0"/>
          <w:color w:val="687D91"/>
          <w:spacing w:val="-3"/>
          <w:w w:val="90"/>
        </w:rPr>
        <w:t xml:space="preserve"> </w:t>
      </w:r>
      <w:r>
        <w:rPr>
          <w:b w:val="0"/>
          <w:color w:val="687D91"/>
          <w:w w:val="90"/>
        </w:rPr>
        <w:t>DQM</w:t>
      </w:r>
      <w:r>
        <w:rPr>
          <w:b w:val="0"/>
          <w:color w:val="687D91"/>
          <w:spacing w:val="-2"/>
          <w:w w:val="90"/>
        </w:rPr>
        <w:t xml:space="preserve"> </w:t>
      </w:r>
      <w:del w:id="277" w:author="Ritley Kenneth" w:date="2025-12-11T15:32:00Z" w16du:dateUtc="2025-12-11T14:32:00Z">
        <w:r w:rsidDel="00E13579">
          <w:rPr>
            <w:b w:val="0"/>
            <w:color w:val="687D91"/>
            <w:spacing w:val="-2"/>
            <w:w w:val="90"/>
          </w:rPr>
          <w:delText>Report</w:delText>
        </w:r>
      </w:del>
      <w:ins w:id="278" w:author="Ritley Kenneth" w:date="2025-12-11T15:32:00Z" w16du:dateUtc="2025-12-11T14:32:00Z">
        <w:r w:rsidR="00E13579">
          <w:rPr>
            <w:b w:val="0"/>
            <w:color w:val="687D91"/>
            <w:spacing w:val="-2"/>
            <w:w w:val="90"/>
          </w:rPr>
          <w:t>r</w:t>
        </w:r>
        <w:r w:rsidR="00E13579">
          <w:rPr>
            <w:b w:val="0"/>
            <w:color w:val="687D91"/>
            <w:spacing w:val="-2"/>
            <w:w w:val="90"/>
          </w:rPr>
          <w:t>eport</w:t>
        </w:r>
      </w:ins>
    </w:p>
    <w:p w14:paraId="616E7BEC" w14:textId="77777777" w:rsidR="009734BF" w:rsidRPr="009734BF" w:rsidRDefault="009734BF" w:rsidP="009734BF">
      <w:pPr>
        <w:pStyle w:val="BodyText"/>
        <w:spacing w:before="205" w:line="216" w:lineRule="auto"/>
        <w:ind w:left="142" w:right="848"/>
        <w:rPr>
          <w:ins w:id="279" w:author="Ritley Kenneth" w:date="2025-12-11T15:45:00Z"/>
          <w:i/>
          <w:iCs/>
          <w:lang w:val="en-CH"/>
          <w:rPrChange w:id="280" w:author="Ritley Kenneth" w:date="2025-12-11T15:45:00Z" w16du:dateUtc="2025-12-11T14:45:00Z">
            <w:rPr>
              <w:ins w:id="281" w:author="Ritley Kenneth" w:date="2025-12-11T15:45:00Z"/>
              <w:lang w:val="en-CH"/>
            </w:rPr>
          </w:rPrChange>
        </w:rPr>
        <w:pPrChange w:id="282" w:author="Ritley Kenneth" w:date="2025-12-11T15:45:00Z" w16du:dateUtc="2025-12-11T14:45:00Z">
          <w:pPr>
            <w:pStyle w:val="BodyText"/>
            <w:spacing w:before="205" w:line="216" w:lineRule="auto"/>
            <w:ind w:left="142" w:right="848"/>
            <w:jc w:val="both"/>
          </w:pPr>
        </w:pPrChange>
      </w:pPr>
      <w:ins w:id="283" w:author="Ritley Kenneth" w:date="2025-12-11T15:45:00Z">
        <w:r w:rsidRPr="009734BF">
          <w:rPr>
            <w:b/>
            <w:bCs/>
            <w:i/>
            <w:iCs/>
            <w:lang w:val="en-CH"/>
            <w:rPrChange w:id="284" w:author="Ritley Kenneth" w:date="2025-12-11T15:45:00Z" w16du:dateUtc="2025-12-11T14:45:00Z">
              <w:rPr>
                <w:b/>
                <w:bCs/>
                <w:lang w:val="en-CH"/>
              </w:rPr>
            </w:rPrChange>
          </w:rPr>
          <w:t>Main goal of this step:</w:t>
        </w:r>
        <w:r w:rsidRPr="009734BF">
          <w:rPr>
            <w:i/>
            <w:iCs/>
            <w:lang w:val="en-CH"/>
            <w:rPrChange w:id="285" w:author="Ritley Kenneth" w:date="2025-12-11T15:45:00Z" w16du:dateUtc="2025-12-11T14:45:00Z">
              <w:rPr>
                <w:lang w:val="en-CH"/>
              </w:rPr>
            </w:rPrChange>
          </w:rPr>
          <w:br/>
          <w:t>To understand the structure and meaning of the key columns (submitted, discharged, percent difference) in the SAC DQM report and verify how these values are currently interpreted and thresholded.</w:t>
        </w:r>
      </w:ins>
    </w:p>
    <w:p w14:paraId="6694EA2B" w14:textId="77777777" w:rsidR="009734BF" w:rsidRPr="009734BF" w:rsidRDefault="009734BF" w:rsidP="009734BF">
      <w:pPr>
        <w:pStyle w:val="BodyText"/>
        <w:spacing w:before="205" w:line="216" w:lineRule="auto"/>
        <w:ind w:left="142" w:right="848"/>
        <w:rPr>
          <w:ins w:id="286" w:author="Ritley Kenneth" w:date="2025-12-11T15:45:00Z"/>
          <w:i/>
          <w:iCs/>
          <w:lang w:val="en-CH"/>
          <w:rPrChange w:id="287" w:author="Ritley Kenneth" w:date="2025-12-11T15:45:00Z" w16du:dateUtc="2025-12-11T14:45:00Z">
            <w:rPr>
              <w:ins w:id="288" w:author="Ritley Kenneth" w:date="2025-12-11T15:45:00Z"/>
              <w:lang w:val="en-CH"/>
            </w:rPr>
          </w:rPrChange>
        </w:rPr>
        <w:pPrChange w:id="289" w:author="Ritley Kenneth" w:date="2025-12-11T15:45:00Z" w16du:dateUtc="2025-12-11T14:45:00Z">
          <w:pPr>
            <w:pStyle w:val="BodyText"/>
            <w:spacing w:before="205" w:line="216" w:lineRule="auto"/>
            <w:ind w:left="142" w:right="848"/>
            <w:jc w:val="both"/>
          </w:pPr>
        </w:pPrChange>
      </w:pPr>
      <w:ins w:id="290" w:author="Ritley Kenneth" w:date="2025-12-11T15:45:00Z">
        <w:r w:rsidRPr="009734BF">
          <w:rPr>
            <w:b/>
            <w:bCs/>
            <w:i/>
            <w:iCs/>
            <w:lang w:val="en-CH"/>
            <w:rPrChange w:id="291" w:author="Ritley Kenneth" w:date="2025-12-11T15:45:00Z" w16du:dateUtc="2025-12-11T14:45:00Z">
              <w:rPr>
                <w:b/>
                <w:bCs/>
                <w:lang w:val="en-CH"/>
              </w:rPr>
            </w:rPrChange>
          </w:rPr>
          <w:t>Main challenge of this step:</w:t>
        </w:r>
        <w:r w:rsidRPr="009734BF">
          <w:rPr>
            <w:i/>
            <w:iCs/>
            <w:lang w:val="en-CH"/>
            <w:rPrChange w:id="292" w:author="Ritley Kenneth" w:date="2025-12-11T15:45:00Z" w16du:dateUtc="2025-12-11T14:45:00Z">
              <w:rPr>
                <w:lang w:val="en-CH"/>
              </w:rPr>
            </w:rPrChange>
          </w:rPr>
          <w:br/>
          <w:t>Thresholds and interpretations (e.g., what counts as “nobody worked”) depend on non-documented operational experience, not on formal rules.</w:t>
        </w:r>
      </w:ins>
    </w:p>
    <w:p w14:paraId="74FDC98F" w14:textId="77777777" w:rsidR="009734BF" w:rsidRDefault="009734BF">
      <w:pPr>
        <w:pStyle w:val="BodyText"/>
        <w:spacing w:before="205" w:line="216" w:lineRule="auto"/>
        <w:ind w:left="142" w:right="848"/>
        <w:jc w:val="both"/>
        <w:rPr>
          <w:ins w:id="293" w:author="Ritley Kenneth" w:date="2025-12-11T15:45:00Z" w16du:dateUtc="2025-12-11T14:45:00Z"/>
          <w:lang w:val="en-CH"/>
        </w:rPr>
      </w:pPr>
    </w:p>
    <w:p w14:paraId="6FCCCA7C" w14:textId="0C535C04" w:rsidR="000900B5" w:rsidRDefault="00000000">
      <w:pPr>
        <w:pStyle w:val="BodyText"/>
        <w:spacing w:before="205" w:line="216" w:lineRule="auto"/>
        <w:ind w:left="142" w:right="848"/>
        <w:jc w:val="both"/>
      </w:pPr>
      <w:r>
        <w:t>The</w:t>
      </w:r>
      <w:r>
        <w:rPr>
          <w:spacing w:val="-10"/>
        </w:rPr>
        <w:t xml:space="preserve"> </w:t>
      </w:r>
      <w:r>
        <w:t>current</w:t>
      </w:r>
      <w:r>
        <w:rPr>
          <w:spacing w:val="-10"/>
        </w:rPr>
        <w:t xml:space="preserve"> </w:t>
      </w:r>
      <w:r>
        <w:t>report</w:t>
      </w:r>
      <w:r>
        <w:rPr>
          <w:spacing w:val="-10"/>
        </w:rPr>
        <w:t xml:space="preserve"> </w:t>
      </w:r>
      <w:r>
        <w:t>on</w:t>
      </w:r>
      <w:r>
        <w:rPr>
          <w:spacing w:val="-10"/>
        </w:rPr>
        <w:t xml:space="preserve"> </w:t>
      </w:r>
      <w:r>
        <w:t>SAC</w:t>
      </w:r>
      <w:r>
        <w:rPr>
          <w:spacing w:val="-10"/>
        </w:rPr>
        <w:t xml:space="preserve"> </w:t>
      </w:r>
      <w:r>
        <w:t>allows</w:t>
      </w:r>
      <w:r>
        <w:rPr>
          <w:spacing w:val="-10"/>
        </w:rPr>
        <w:t xml:space="preserve"> </w:t>
      </w:r>
      <w:r>
        <w:t>the</w:t>
      </w:r>
      <w:r>
        <w:rPr>
          <w:spacing w:val="-10"/>
        </w:rPr>
        <w:t xml:space="preserve"> </w:t>
      </w:r>
      <w:r>
        <w:t>Business</w:t>
      </w:r>
      <w:r>
        <w:rPr>
          <w:spacing w:val="-10"/>
        </w:rPr>
        <w:t xml:space="preserve"> </w:t>
      </w:r>
      <w:r>
        <w:t>to</w:t>
      </w:r>
      <w:r>
        <w:rPr>
          <w:spacing w:val="-10"/>
        </w:rPr>
        <w:t xml:space="preserve"> </w:t>
      </w:r>
      <w:r>
        <w:t>quickly</w:t>
      </w:r>
      <w:r>
        <w:rPr>
          <w:spacing w:val="-10"/>
        </w:rPr>
        <w:t xml:space="preserve"> </w:t>
      </w:r>
      <w:r>
        <w:t>see</w:t>
      </w:r>
      <w:r>
        <w:rPr>
          <w:spacing w:val="-10"/>
        </w:rPr>
        <w:t xml:space="preserve"> </w:t>
      </w:r>
      <w:r>
        <w:t>the</w:t>
      </w:r>
      <w:r>
        <w:rPr>
          <w:spacing w:val="-10"/>
        </w:rPr>
        <w:t xml:space="preserve"> </w:t>
      </w:r>
      <w:r>
        <w:t>differences</w:t>
      </w:r>
      <w:r>
        <w:rPr>
          <w:spacing w:val="-10"/>
        </w:rPr>
        <w:t xml:space="preserve"> </w:t>
      </w:r>
      <w:r>
        <w:t>in</w:t>
      </w:r>
      <w:r>
        <w:rPr>
          <w:spacing w:val="-10"/>
        </w:rPr>
        <w:t xml:space="preserve"> </w:t>
      </w:r>
      <w:r>
        <w:t>submitted</w:t>
      </w:r>
      <w:r>
        <w:rPr>
          <w:spacing w:val="-10"/>
        </w:rPr>
        <w:t xml:space="preserve"> </w:t>
      </w:r>
      <w:r>
        <w:t>and</w:t>
      </w:r>
      <w:r>
        <w:rPr>
          <w:spacing w:val="-10"/>
        </w:rPr>
        <w:t xml:space="preserve"> </w:t>
      </w:r>
      <w:r>
        <w:t>discharged parcels.</w:t>
      </w:r>
      <w:r>
        <w:rPr>
          <w:spacing w:val="40"/>
        </w:rPr>
        <w:t xml:space="preserve"> </w:t>
      </w:r>
      <w:r>
        <w:t>In this report, the project team focused on the first step that will be replaced by an automated check and subsequent automatic reports of success and error.</w:t>
      </w:r>
    </w:p>
    <w:p w14:paraId="6FCCCA7D" w14:textId="272ABC3D" w:rsidR="000900B5" w:rsidRDefault="00000000">
      <w:pPr>
        <w:pStyle w:val="BodyText"/>
        <w:spacing w:before="28" w:line="216" w:lineRule="auto"/>
        <w:ind w:left="142" w:right="848" w:firstLine="218"/>
        <w:jc w:val="both"/>
      </w:pPr>
      <w:r>
        <w:t>The</w:t>
      </w:r>
      <w:r>
        <w:rPr>
          <w:spacing w:val="-2"/>
        </w:rPr>
        <w:t xml:space="preserve"> </w:t>
      </w:r>
      <w:r>
        <w:t>report</w:t>
      </w:r>
      <w:r>
        <w:rPr>
          <w:spacing w:val="-2"/>
        </w:rPr>
        <w:t xml:space="preserve"> </w:t>
      </w:r>
      <w:r>
        <w:t>is</w:t>
      </w:r>
      <w:r>
        <w:rPr>
          <w:spacing w:val="-2"/>
        </w:rPr>
        <w:t xml:space="preserve"> </w:t>
      </w:r>
      <w:r>
        <w:t>showing</w:t>
      </w:r>
      <w:r>
        <w:rPr>
          <w:spacing w:val="-2"/>
        </w:rPr>
        <w:t xml:space="preserve"> </w:t>
      </w:r>
      <w:r>
        <w:t>sorting</w:t>
      </w:r>
      <w:r>
        <w:rPr>
          <w:spacing w:val="-2"/>
        </w:rPr>
        <w:t xml:space="preserve"> </w:t>
      </w:r>
      <w:r>
        <w:t>data</w:t>
      </w:r>
      <w:r>
        <w:rPr>
          <w:spacing w:val="-2"/>
        </w:rPr>
        <w:t xml:space="preserve"> </w:t>
      </w:r>
      <w:r>
        <w:t>per</w:t>
      </w:r>
      <w:r>
        <w:rPr>
          <w:spacing w:val="-2"/>
        </w:rPr>
        <w:t xml:space="preserve"> </w:t>
      </w:r>
      <w:r>
        <w:t>day,</w:t>
      </w:r>
      <w:r>
        <w:rPr>
          <w:spacing w:val="-1"/>
        </w:rPr>
        <w:t xml:space="preserve"> </w:t>
      </w:r>
      <w:r>
        <w:t>from</w:t>
      </w:r>
      <w:r>
        <w:rPr>
          <w:spacing w:val="-2"/>
        </w:rPr>
        <w:t xml:space="preserve"> </w:t>
      </w:r>
      <w:r>
        <w:t>left</w:t>
      </w:r>
      <w:r>
        <w:rPr>
          <w:spacing w:val="-2"/>
        </w:rPr>
        <w:t xml:space="preserve"> </w:t>
      </w:r>
      <w:r>
        <w:t>to</w:t>
      </w:r>
      <w:r>
        <w:rPr>
          <w:spacing w:val="-2"/>
        </w:rPr>
        <w:t xml:space="preserve"> </w:t>
      </w:r>
      <w:r>
        <w:t>right</w:t>
      </w:r>
      <w:r>
        <w:rPr>
          <w:spacing w:val="-2"/>
        </w:rPr>
        <w:t xml:space="preserve"> </w:t>
      </w:r>
      <w:r>
        <w:t>the</w:t>
      </w:r>
      <w:r>
        <w:rPr>
          <w:spacing w:val="-2"/>
        </w:rPr>
        <w:t xml:space="preserve"> </w:t>
      </w:r>
      <w:r>
        <w:t>columns</w:t>
      </w:r>
      <w:r>
        <w:rPr>
          <w:spacing w:val="-2"/>
        </w:rPr>
        <w:t xml:space="preserve"> </w:t>
      </w:r>
      <w:r>
        <w:t>relevant</w:t>
      </w:r>
      <w:r>
        <w:rPr>
          <w:spacing w:val="-2"/>
        </w:rPr>
        <w:t xml:space="preserve"> </w:t>
      </w:r>
      <w:r>
        <w:t>for</w:t>
      </w:r>
      <w:r>
        <w:rPr>
          <w:spacing w:val="-2"/>
        </w:rPr>
        <w:t xml:space="preserve"> </w:t>
      </w:r>
      <w:r>
        <w:t>the</w:t>
      </w:r>
      <w:r>
        <w:rPr>
          <w:spacing w:val="-2"/>
        </w:rPr>
        <w:t xml:space="preserve"> </w:t>
      </w:r>
      <w:del w:id="294" w:author="Ritley Kenneth" w:date="2025-12-11T15:48:00Z" w16du:dateUtc="2025-12-11T14:48:00Z">
        <w:r w:rsidDel="00AF1257">
          <w:delText>upcomming</w:delText>
        </w:r>
      </w:del>
      <w:ins w:id="295" w:author="Ritley Kenneth" w:date="2025-12-11T15:48:00Z" w16du:dateUtc="2025-12-11T14:48:00Z">
        <w:r w:rsidR="00AF1257">
          <w:t>upcoming</w:t>
        </w:r>
      </w:ins>
      <w:r>
        <w:t xml:space="preserve"> work are.</w:t>
      </w:r>
    </w:p>
    <w:p w14:paraId="6FCCCA7E" w14:textId="77777777" w:rsidR="000900B5" w:rsidRDefault="000900B5">
      <w:pPr>
        <w:pStyle w:val="BodyText"/>
        <w:spacing w:before="23"/>
      </w:pPr>
    </w:p>
    <w:p w14:paraId="6FCCCA7F" w14:textId="77777777" w:rsidR="000900B5" w:rsidRDefault="00000000">
      <w:pPr>
        <w:pStyle w:val="BodyText"/>
        <w:ind w:left="409"/>
      </w:pPr>
      <w:r>
        <w:rPr>
          <w:rFonts w:ascii="Lucida Sans Unicode" w:hAnsi="Lucida Sans Unicode"/>
          <w:color w:val="FAC300"/>
          <w:position w:val="2"/>
        </w:rPr>
        <w:t>▶</w:t>
      </w:r>
      <w:r>
        <w:rPr>
          <w:rFonts w:ascii="Lucida Sans Unicode" w:hAnsi="Lucida Sans Unicode"/>
          <w:color w:val="FAC300"/>
          <w:spacing w:val="24"/>
          <w:position w:val="2"/>
        </w:rPr>
        <w:t xml:space="preserve"> </w:t>
      </w:r>
      <w:r>
        <w:t>Column</w:t>
      </w:r>
      <w:r>
        <w:rPr>
          <w:spacing w:val="-7"/>
        </w:rPr>
        <w:t xml:space="preserve"> </w:t>
      </w:r>
      <w:r>
        <w:t>1</w:t>
      </w:r>
      <w:r>
        <w:rPr>
          <w:spacing w:val="-8"/>
        </w:rPr>
        <w:t xml:space="preserve"> </w:t>
      </w:r>
      <w:r>
        <w:t>-</w:t>
      </w:r>
      <w:r>
        <w:rPr>
          <w:spacing w:val="-8"/>
        </w:rPr>
        <w:t xml:space="preserve"> </w:t>
      </w:r>
      <w:r>
        <w:rPr>
          <w:rFonts w:ascii="Palatino Linotype" w:hAnsi="Palatino Linotype"/>
          <w:b/>
        </w:rPr>
        <w:t>Date</w:t>
      </w:r>
      <w:r>
        <w:t>:</w:t>
      </w:r>
      <w:r>
        <w:rPr>
          <w:spacing w:val="1"/>
        </w:rPr>
        <w:t xml:space="preserve"> </w:t>
      </w:r>
      <w:r>
        <w:t>The</w:t>
      </w:r>
      <w:r>
        <w:rPr>
          <w:spacing w:val="-8"/>
        </w:rPr>
        <w:t xml:space="preserve"> </w:t>
      </w:r>
      <w:proofErr w:type="spellStart"/>
      <w:r>
        <w:t>post</w:t>
      </w:r>
      <w:r>
        <w:rPr>
          <w:spacing w:val="-8"/>
        </w:rPr>
        <w:t xml:space="preserve"> </w:t>
      </w:r>
      <w:r>
        <w:t>date</w:t>
      </w:r>
      <w:proofErr w:type="spellEnd"/>
      <w:r>
        <w:rPr>
          <w:spacing w:val="-7"/>
        </w:rPr>
        <w:t xml:space="preserve"> </w:t>
      </w:r>
      <w:r>
        <w:t>starting</w:t>
      </w:r>
      <w:r>
        <w:rPr>
          <w:spacing w:val="-8"/>
        </w:rPr>
        <w:t xml:space="preserve"> </w:t>
      </w:r>
      <w:r>
        <w:t>06:00</w:t>
      </w:r>
      <w:r>
        <w:rPr>
          <w:spacing w:val="-7"/>
        </w:rPr>
        <w:t xml:space="preserve"> </w:t>
      </w:r>
      <w:r>
        <w:t>and</w:t>
      </w:r>
      <w:r>
        <w:rPr>
          <w:spacing w:val="-8"/>
        </w:rPr>
        <w:t xml:space="preserve"> </w:t>
      </w:r>
      <w:r>
        <w:t>lasting</w:t>
      </w:r>
      <w:r>
        <w:rPr>
          <w:spacing w:val="-8"/>
        </w:rPr>
        <w:t xml:space="preserve"> </w:t>
      </w:r>
      <w:r>
        <w:t>till</w:t>
      </w:r>
      <w:r>
        <w:rPr>
          <w:spacing w:val="-7"/>
        </w:rPr>
        <w:t xml:space="preserve"> </w:t>
      </w:r>
      <w:r>
        <w:t>05:59</w:t>
      </w:r>
      <w:r>
        <w:rPr>
          <w:spacing w:val="-8"/>
        </w:rPr>
        <w:t xml:space="preserve"> </w:t>
      </w:r>
      <w:r>
        <w:t>the</w:t>
      </w:r>
      <w:r>
        <w:rPr>
          <w:spacing w:val="-7"/>
        </w:rPr>
        <w:t xml:space="preserve"> </w:t>
      </w:r>
      <w:r>
        <w:t>next</w:t>
      </w:r>
      <w:r>
        <w:rPr>
          <w:spacing w:val="-8"/>
        </w:rPr>
        <w:t xml:space="preserve"> </w:t>
      </w:r>
      <w:r>
        <w:rPr>
          <w:spacing w:val="-5"/>
        </w:rPr>
        <w:t>day</w:t>
      </w:r>
    </w:p>
    <w:p w14:paraId="6FCCCA80" w14:textId="77777777" w:rsidR="000900B5" w:rsidRDefault="00000000">
      <w:pPr>
        <w:spacing w:before="226"/>
        <w:ind w:left="409"/>
      </w:pPr>
      <w:r>
        <w:rPr>
          <w:rFonts w:ascii="Lucida Sans Unicode" w:hAnsi="Lucida Sans Unicode"/>
          <w:color w:val="FAC300"/>
          <w:position w:val="2"/>
        </w:rPr>
        <w:t>▶</w:t>
      </w:r>
      <w:r>
        <w:rPr>
          <w:rFonts w:ascii="Lucida Sans Unicode" w:hAnsi="Lucida Sans Unicode"/>
          <w:color w:val="FAC300"/>
          <w:spacing w:val="37"/>
          <w:position w:val="2"/>
        </w:rPr>
        <w:t xml:space="preserve"> </w:t>
      </w:r>
      <w:r>
        <w:t>Column</w:t>
      </w:r>
      <w:r>
        <w:rPr>
          <w:spacing w:val="-1"/>
        </w:rPr>
        <w:t xml:space="preserve"> </w:t>
      </w:r>
      <w:r>
        <w:t>2</w:t>
      </w:r>
      <w:r>
        <w:rPr>
          <w:spacing w:val="-2"/>
        </w:rPr>
        <w:t xml:space="preserve"> </w:t>
      </w:r>
      <w:r>
        <w:t>-</w:t>
      </w:r>
      <w:r>
        <w:rPr>
          <w:spacing w:val="-2"/>
        </w:rPr>
        <w:t xml:space="preserve"> </w:t>
      </w:r>
      <w:r>
        <w:rPr>
          <w:rFonts w:ascii="Palatino Linotype" w:hAnsi="Palatino Linotype"/>
          <w:b/>
        </w:rPr>
        <w:t>Abbreviation</w:t>
      </w:r>
      <w:r>
        <w:rPr>
          <w:rFonts w:ascii="Palatino Linotype" w:hAnsi="Palatino Linotype"/>
          <w:b/>
          <w:spacing w:val="-9"/>
        </w:rPr>
        <w:t xml:space="preserve"> </w:t>
      </w:r>
      <w:r>
        <w:rPr>
          <w:rFonts w:ascii="Palatino Linotype" w:hAnsi="Palatino Linotype"/>
          <w:b/>
        </w:rPr>
        <w:t>of</w:t>
      </w:r>
      <w:r>
        <w:rPr>
          <w:rFonts w:ascii="Palatino Linotype" w:hAnsi="Palatino Linotype"/>
          <w:b/>
          <w:spacing w:val="-10"/>
        </w:rPr>
        <w:t xml:space="preserve"> </w:t>
      </w:r>
      <w:r>
        <w:rPr>
          <w:rFonts w:ascii="Palatino Linotype" w:hAnsi="Palatino Linotype"/>
          <w:b/>
        </w:rPr>
        <w:t>the</w:t>
      </w:r>
      <w:r>
        <w:rPr>
          <w:rFonts w:ascii="Palatino Linotype" w:hAnsi="Palatino Linotype"/>
          <w:b/>
          <w:spacing w:val="-9"/>
        </w:rPr>
        <w:t xml:space="preserve"> </w:t>
      </w:r>
      <w:r>
        <w:rPr>
          <w:rFonts w:ascii="Palatino Linotype" w:hAnsi="Palatino Linotype"/>
          <w:b/>
        </w:rPr>
        <w:t>sorting</w:t>
      </w:r>
      <w:r>
        <w:rPr>
          <w:rFonts w:ascii="Palatino Linotype" w:hAnsi="Palatino Linotype"/>
          <w:b/>
          <w:spacing w:val="-10"/>
        </w:rPr>
        <w:t xml:space="preserve"> </w:t>
      </w:r>
      <w:proofErr w:type="gramStart"/>
      <w:r>
        <w:rPr>
          <w:rFonts w:ascii="Palatino Linotype" w:hAnsi="Palatino Linotype"/>
          <w:b/>
        </w:rPr>
        <w:t>centers</w:t>
      </w:r>
      <w:proofErr w:type="gramEnd"/>
      <w:r>
        <w:rPr>
          <w:rFonts w:ascii="Palatino Linotype" w:hAnsi="Palatino Linotype"/>
          <w:b/>
          <w:spacing w:val="-10"/>
        </w:rPr>
        <w:t xml:space="preserve"> </w:t>
      </w:r>
      <w:r>
        <w:rPr>
          <w:rFonts w:ascii="Palatino Linotype" w:hAnsi="Palatino Linotype"/>
          <w:b/>
        </w:rPr>
        <w:t>location</w:t>
      </w:r>
      <w:r>
        <w:t>:</w:t>
      </w:r>
      <w:r>
        <w:rPr>
          <w:spacing w:val="8"/>
        </w:rPr>
        <w:t xml:space="preserve"> </w:t>
      </w:r>
      <w:r>
        <w:t>e.g.,</w:t>
      </w:r>
      <w:r>
        <w:rPr>
          <w:spacing w:val="-2"/>
        </w:rPr>
        <w:t xml:space="preserve"> </w:t>
      </w:r>
      <w:r>
        <w:t>CAD</w:t>
      </w:r>
      <w:r>
        <w:rPr>
          <w:spacing w:val="-2"/>
        </w:rPr>
        <w:t xml:space="preserve"> </w:t>
      </w:r>
      <w:r>
        <w:t>=</w:t>
      </w:r>
      <w:r>
        <w:rPr>
          <w:spacing w:val="-1"/>
        </w:rPr>
        <w:t xml:space="preserve"> </w:t>
      </w:r>
      <w:proofErr w:type="spellStart"/>
      <w:r>
        <w:rPr>
          <w:spacing w:val="-2"/>
        </w:rPr>
        <w:t>Cadenazzo</w:t>
      </w:r>
      <w:proofErr w:type="spellEnd"/>
    </w:p>
    <w:p w14:paraId="6FCCCA81" w14:textId="77777777" w:rsidR="000900B5" w:rsidRDefault="00000000">
      <w:pPr>
        <w:pStyle w:val="BodyText"/>
        <w:spacing w:before="227"/>
        <w:ind w:left="409"/>
      </w:pPr>
      <w:r>
        <w:rPr>
          <w:rFonts w:ascii="Lucida Sans Unicode" w:hAnsi="Lucida Sans Unicode"/>
          <w:color w:val="FAC300"/>
          <w:position w:val="2"/>
        </w:rPr>
        <w:t>▶</w:t>
      </w:r>
      <w:r>
        <w:rPr>
          <w:rFonts w:ascii="Lucida Sans Unicode" w:hAnsi="Lucida Sans Unicode"/>
          <w:color w:val="FAC300"/>
          <w:spacing w:val="22"/>
          <w:position w:val="2"/>
        </w:rPr>
        <w:t xml:space="preserve"> </w:t>
      </w:r>
      <w:r>
        <w:t>Column</w:t>
      </w:r>
      <w:r>
        <w:rPr>
          <w:spacing w:val="-9"/>
        </w:rPr>
        <w:t xml:space="preserve"> </w:t>
      </w:r>
      <w:r>
        <w:t>3</w:t>
      </w:r>
      <w:r>
        <w:rPr>
          <w:spacing w:val="-8"/>
        </w:rPr>
        <w:t xml:space="preserve"> </w:t>
      </w:r>
      <w:r>
        <w:t>(First</w:t>
      </w:r>
      <w:r>
        <w:rPr>
          <w:spacing w:val="-9"/>
        </w:rPr>
        <w:t xml:space="preserve"> </w:t>
      </w:r>
      <w:r>
        <w:t>red</w:t>
      </w:r>
      <w:r>
        <w:rPr>
          <w:spacing w:val="-9"/>
        </w:rPr>
        <w:t xml:space="preserve"> </w:t>
      </w:r>
      <w:r>
        <w:t>arrow)</w:t>
      </w:r>
      <w:r>
        <w:rPr>
          <w:spacing w:val="-8"/>
        </w:rPr>
        <w:t xml:space="preserve"> </w:t>
      </w:r>
      <w:r>
        <w:t>-</w:t>
      </w:r>
      <w:r>
        <w:rPr>
          <w:spacing w:val="-9"/>
        </w:rPr>
        <w:t xml:space="preserve"> </w:t>
      </w:r>
      <w:proofErr w:type="spellStart"/>
      <w:r>
        <w:rPr>
          <w:rFonts w:ascii="Palatino Linotype" w:hAnsi="Palatino Linotype"/>
          <w:b/>
        </w:rPr>
        <w:t>num_submitted</w:t>
      </w:r>
      <w:proofErr w:type="spellEnd"/>
      <w:r>
        <w:t>:</w:t>
      </w:r>
      <w:r>
        <w:rPr>
          <w:spacing w:val="-1"/>
        </w:rPr>
        <w:t xml:space="preserve"> </w:t>
      </w:r>
      <w:r>
        <w:t>Number</w:t>
      </w:r>
      <w:r>
        <w:rPr>
          <w:spacing w:val="-9"/>
        </w:rPr>
        <w:t xml:space="preserve"> </w:t>
      </w:r>
      <w:r>
        <w:t>of</w:t>
      </w:r>
      <w:r>
        <w:rPr>
          <w:spacing w:val="-8"/>
        </w:rPr>
        <w:t xml:space="preserve"> </w:t>
      </w:r>
      <w:r>
        <w:t>parcels</w:t>
      </w:r>
      <w:r>
        <w:rPr>
          <w:spacing w:val="-9"/>
        </w:rPr>
        <w:t xml:space="preserve"> </w:t>
      </w:r>
      <w:r>
        <w:t>put</w:t>
      </w:r>
      <w:r>
        <w:rPr>
          <w:spacing w:val="-9"/>
        </w:rPr>
        <w:t xml:space="preserve"> </w:t>
      </w:r>
      <w:r>
        <w:t>onto</w:t>
      </w:r>
      <w:r>
        <w:rPr>
          <w:spacing w:val="-8"/>
        </w:rPr>
        <w:t xml:space="preserve"> </w:t>
      </w:r>
      <w:r>
        <w:t>the</w:t>
      </w:r>
      <w:r>
        <w:rPr>
          <w:spacing w:val="-9"/>
        </w:rPr>
        <w:t xml:space="preserve"> </w:t>
      </w:r>
      <w:r>
        <w:rPr>
          <w:spacing w:val="-2"/>
        </w:rPr>
        <w:t>sorter</w:t>
      </w:r>
    </w:p>
    <w:p w14:paraId="6FCCCA82" w14:textId="77777777" w:rsidR="000900B5" w:rsidRDefault="00000000">
      <w:pPr>
        <w:pStyle w:val="BodyText"/>
        <w:spacing w:before="255" w:line="213" w:lineRule="auto"/>
        <w:ind w:left="687" w:right="552" w:hanging="279"/>
      </w:pPr>
      <w:r>
        <w:rPr>
          <w:rFonts w:ascii="Lucida Sans Unicode" w:hAnsi="Lucida Sans Unicode"/>
          <w:color w:val="FAC300"/>
          <w:position w:val="2"/>
        </w:rPr>
        <w:t>▶</w:t>
      </w:r>
      <w:r>
        <w:rPr>
          <w:rFonts w:ascii="Lucida Sans Unicode" w:hAnsi="Lucida Sans Unicode"/>
          <w:color w:val="FAC300"/>
          <w:spacing w:val="23"/>
          <w:position w:val="2"/>
        </w:rPr>
        <w:t xml:space="preserve"> </w:t>
      </w:r>
      <w:r>
        <w:t xml:space="preserve">Column 6 (Second red arrow) - </w:t>
      </w:r>
      <w:proofErr w:type="spellStart"/>
      <w:r>
        <w:rPr>
          <w:rFonts w:ascii="Palatino Linotype" w:hAnsi="Palatino Linotype"/>
          <w:b/>
        </w:rPr>
        <w:t>Num_discharged</w:t>
      </w:r>
      <w:proofErr w:type="spellEnd"/>
      <w:r>
        <w:t>:</w:t>
      </w:r>
      <w:r>
        <w:rPr>
          <w:spacing w:val="27"/>
        </w:rPr>
        <w:t xml:space="preserve"> </w:t>
      </w:r>
      <w:r>
        <w:t xml:space="preserve">Number of parcels that were removed from the </w:t>
      </w:r>
      <w:r>
        <w:rPr>
          <w:spacing w:val="-2"/>
        </w:rPr>
        <w:t>sorter</w:t>
      </w:r>
    </w:p>
    <w:p w14:paraId="6FCCCA83" w14:textId="77777777" w:rsidR="000900B5" w:rsidRDefault="00000000">
      <w:pPr>
        <w:pStyle w:val="BodyText"/>
        <w:spacing w:before="266" w:line="213" w:lineRule="auto"/>
        <w:ind w:left="687" w:hanging="279"/>
      </w:pPr>
      <w:r>
        <w:rPr>
          <w:rFonts w:ascii="Lucida Sans Unicode" w:hAnsi="Lucida Sans Unicode"/>
          <w:color w:val="FAC300"/>
          <w:position w:val="2"/>
        </w:rPr>
        <w:t>▶</w:t>
      </w:r>
      <w:r>
        <w:rPr>
          <w:rFonts w:ascii="Lucida Sans Unicode" w:hAnsi="Lucida Sans Unicode"/>
          <w:color w:val="FAC300"/>
          <w:spacing w:val="9"/>
          <w:position w:val="2"/>
        </w:rPr>
        <w:t xml:space="preserve"> </w:t>
      </w:r>
      <w:r>
        <w:t>Column</w:t>
      </w:r>
      <w:r>
        <w:rPr>
          <w:spacing w:val="-7"/>
        </w:rPr>
        <w:t xml:space="preserve"> </w:t>
      </w:r>
      <w:r>
        <w:t>7</w:t>
      </w:r>
      <w:r>
        <w:rPr>
          <w:spacing w:val="-7"/>
        </w:rPr>
        <w:t xml:space="preserve"> </w:t>
      </w:r>
      <w:r>
        <w:t>(Third</w:t>
      </w:r>
      <w:r>
        <w:rPr>
          <w:spacing w:val="-7"/>
        </w:rPr>
        <w:t xml:space="preserve"> </w:t>
      </w:r>
      <w:r>
        <w:t>red</w:t>
      </w:r>
      <w:r>
        <w:rPr>
          <w:spacing w:val="-7"/>
        </w:rPr>
        <w:t xml:space="preserve"> </w:t>
      </w:r>
      <w:r>
        <w:t>arrow)</w:t>
      </w:r>
      <w:r>
        <w:rPr>
          <w:spacing w:val="-7"/>
        </w:rPr>
        <w:t xml:space="preserve"> </w:t>
      </w:r>
      <w:r>
        <w:t>-</w:t>
      </w:r>
      <w:r>
        <w:rPr>
          <w:spacing w:val="-7"/>
        </w:rPr>
        <w:t xml:space="preserve"> </w:t>
      </w:r>
      <w:proofErr w:type="spellStart"/>
      <w:r>
        <w:rPr>
          <w:rFonts w:ascii="Palatino Linotype" w:hAnsi="Palatino Linotype"/>
          <w:b/>
        </w:rPr>
        <w:t>Diff_Discharged</w:t>
      </w:r>
      <w:proofErr w:type="spellEnd"/>
      <w:r>
        <w:rPr>
          <w:rFonts w:ascii="Palatino Linotype" w:hAnsi="Palatino Linotype"/>
          <w:b/>
        </w:rPr>
        <w:t>-Submitted</w:t>
      </w:r>
      <w:r>
        <w:t>:</w:t>
      </w:r>
      <w:r>
        <w:rPr>
          <w:spacing w:val="7"/>
        </w:rPr>
        <w:t xml:space="preserve"> </w:t>
      </w:r>
      <w:r>
        <w:t>The</w:t>
      </w:r>
      <w:r>
        <w:rPr>
          <w:spacing w:val="-7"/>
        </w:rPr>
        <w:t xml:space="preserve"> </w:t>
      </w:r>
      <w:r>
        <w:t>difference</w:t>
      </w:r>
      <w:r>
        <w:rPr>
          <w:spacing w:val="-7"/>
        </w:rPr>
        <w:t xml:space="preserve"> </w:t>
      </w:r>
      <w:r>
        <w:t>between</w:t>
      </w:r>
      <w:r>
        <w:rPr>
          <w:spacing w:val="-7"/>
        </w:rPr>
        <w:t xml:space="preserve"> </w:t>
      </w:r>
      <w:r>
        <w:t>discharged</w:t>
      </w:r>
      <w:r>
        <w:rPr>
          <w:spacing w:val="-7"/>
        </w:rPr>
        <w:t xml:space="preserve"> </w:t>
      </w:r>
      <w:r>
        <w:t>and submitted parcels in a percentual figure</w:t>
      </w:r>
    </w:p>
    <w:p w14:paraId="6FCCCA84" w14:textId="77777777" w:rsidR="000900B5" w:rsidRDefault="000900B5">
      <w:pPr>
        <w:pStyle w:val="BodyText"/>
        <w:spacing w:before="80"/>
      </w:pPr>
    </w:p>
    <w:p w14:paraId="6FCCCA85" w14:textId="5357CDB9" w:rsidR="000900B5" w:rsidRDefault="00000000">
      <w:pPr>
        <w:pStyle w:val="BodyText"/>
        <w:spacing w:line="216" w:lineRule="auto"/>
        <w:ind w:left="142" w:right="848" w:firstLine="218"/>
        <w:jc w:val="both"/>
      </w:pPr>
      <w:del w:id="296" w:author="Ritley Kenneth" w:date="2025-12-11T15:48:00Z" w16du:dateUtc="2025-12-11T14:48:00Z">
        <w:r w:rsidDel="00AF1257">
          <w:delText>In this</w:delText>
        </w:r>
      </w:del>
      <w:ins w:id="297" w:author="Ritley Kenneth" w:date="2025-12-11T15:48:00Z" w16du:dateUtc="2025-12-11T14:48:00Z">
        <w:r w:rsidR="00AF1257">
          <w:t>This</w:t>
        </w:r>
      </w:ins>
      <w:r>
        <w:t xml:space="preserve"> screenshot of the report on SAC</w:t>
      </w:r>
      <w:del w:id="298" w:author="Ritley Kenneth" w:date="2025-12-11T15:48:00Z" w16du:dateUtc="2025-12-11T14:48:00Z">
        <w:r w:rsidDel="00AF1257">
          <w:delText>, we can see</w:delText>
        </w:r>
      </w:del>
      <w:ins w:id="299" w:author="Ritley Kenneth" w:date="2025-12-11T15:48:00Z" w16du:dateUtc="2025-12-11T14:48:00Z">
        <w:r w:rsidR="00AF1257">
          <w:t xml:space="preserve"> shows</w:t>
        </w:r>
      </w:ins>
      <w:r>
        <w:t xml:space="preserve"> some sample values </w:t>
      </w:r>
      <w:hyperlink w:anchor="_bookmark44" w:history="1">
        <w:r>
          <w:t>5.</w:t>
        </w:r>
      </w:hyperlink>
      <w:r>
        <w:t>2.</w:t>
      </w:r>
      <w:r>
        <w:rPr>
          <w:spacing w:val="29"/>
        </w:rPr>
        <w:t xml:space="preserve"> </w:t>
      </w:r>
      <w:r>
        <w:t>The picture shows multi-</w:t>
      </w:r>
      <w:proofErr w:type="spellStart"/>
      <w:r>
        <w:t>ple</w:t>
      </w:r>
      <w:proofErr w:type="spellEnd"/>
      <w:r>
        <w:t xml:space="preserve"> days during which the difference in Column 7 </w:t>
      </w:r>
      <w:proofErr w:type="gramStart"/>
      <w:r>
        <w:t>are</w:t>
      </w:r>
      <w:proofErr w:type="gramEnd"/>
      <w:r>
        <w:t xml:space="preserve"> between 0 and -0.002.</w:t>
      </w:r>
      <w:r>
        <w:rPr>
          <w:spacing w:val="35"/>
        </w:rPr>
        <w:t xml:space="preserve"> </w:t>
      </w:r>
      <w:r>
        <w:t xml:space="preserve">These values are below the </w:t>
      </w:r>
      <w:proofErr w:type="spellStart"/>
      <w:r>
        <w:t>threshhold</w:t>
      </w:r>
      <w:proofErr w:type="spellEnd"/>
      <w:r>
        <w:t xml:space="preserve"> the business considers an issue.</w:t>
      </w:r>
    </w:p>
    <w:p w14:paraId="6FCCCA86" w14:textId="77777777" w:rsidR="000900B5" w:rsidRDefault="00000000">
      <w:pPr>
        <w:pStyle w:val="BodyText"/>
        <w:spacing w:before="2"/>
        <w:rPr>
          <w:sz w:val="15"/>
        </w:rPr>
      </w:pPr>
      <w:r>
        <w:rPr>
          <w:noProof/>
          <w:sz w:val="15"/>
        </w:rPr>
        <w:drawing>
          <wp:anchor distT="0" distB="0" distL="0" distR="0" simplePos="0" relativeHeight="487597056" behindDoc="1" locked="0" layoutInCell="1" allowOverlap="1" wp14:anchorId="6FCCCD7A" wp14:editId="6FCCCD7B">
            <wp:simplePos x="0" y="0"/>
            <wp:positionH relativeFrom="page">
              <wp:posOffset>1171854</wp:posOffset>
            </wp:positionH>
            <wp:positionV relativeFrom="paragraph">
              <wp:posOffset>147717</wp:posOffset>
            </wp:positionV>
            <wp:extent cx="5230367" cy="195681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7" cstate="print"/>
                    <a:stretch>
                      <a:fillRect/>
                    </a:stretch>
                  </pic:blipFill>
                  <pic:spPr>
                    <a:xfrm>
                      <a:off x="0" y="0"/>
                      <a:ext cx="5230367" cy="1956816"/>
                    </a:xfrm>
                    <a:prstGeom prst="rect">
                      <a:avLst/>
                    </a:prstGeom>
                  </pic:spPr>
                </pic:pic>
              </a:graphicData>
            </a:graphic>
          </wp:anchor>
        </w:drawing>
      </w:r>
    </w:p>
    <w:p w14:paraId="6FCCCA87" w14:textId="77777777" w:rsidR="000900B5" w:rsidRDefault="00000000">
      <w:pPr>
        <w:spacing w:before="192"/>
        <w:ind w:left="142"/>
        <w:jc w:val="both"/>
        <w:rPr>
          <w:rFonts w:ascii="Arial"/>
          <w:sz w:val="18"/>
        </w:rPr>
      </w:pPr>
      <w:r>
        <w:rPr>
          <w:rFonts w:ascii="Arial Black"/>
          <w:color w:val="687D91"/>
          <w:spacing w:val="-6"/>
          <w:sz w:val="18"/>
        </w:rPr>
        <w:t>Figure</w:t>
      </w:r>
      <w:r>
        <w:rPr>
          <w:rFonts w:ascii="Arial Black"/>
          <w:color w:val="687D91"/>
          <w:spacing w:val="-12"/>
          <w:sz w:val="18"/>
        </w:rPr>
        <w:t xml:space="preserve"> </w:t>
      </w:r>
      <w:r>
        <w:rPr>
          <w:rFonts w:ascii="Arial Black"/>
          <w:color w:val="687D91"/>
          <w:spacing w:val="-6"/>
          <w:sz w:val="18"/>
        </w:rPr>
        <w:t>5.2.:</w:t>
      </w:r>
      <w:r>
        <w:rPr>
          <w:rFonts w:ascii="Arial Black"/>
          <w:color w:val="687D91"/>
          <w:spacing w:val="-12"/>
          <w:sz w:val="18"/>
        </w:rPr>
        <w:t xml:space="preserve"> </w:t>
      </w:r>
      <w:r>
        <w:rPr>
          <w:rFonts w:ascii="Arial"/>
          <w:color w:val="687D91"/>
          <w:spacing w:val="-6"/>
          <w:sz w:val="18"/>
        </w:rPr>
        <w:t>SAC</w:t>
      </w:r>
      <w:r>
        <w:rPr>
          <w:rFonts w:ascii="Arial"/>
          <w:color w:val="687D91"/>
          <w:spacing w:val="-7"/>
          <w:sz w:val="18"/>
        </w:rPr>
        <w:t xml:space="preserve"> </w:t>
      </w:r>
      <w:r>
        <w:rPr>
          <w:rFonts w:ascii="Arial"/>
          <w:color w:val="687D91"/>
          <w:spacing w:val="-6"/>
          <w:sz w:val="18"/>
        </w:rPr>
        <w:t>DQM Submitted</w:t>
      </w:r>
      <w:r>
        <w:rPr>
          <w:rFonts w:ascii="Arial"/>
          <w:color w:val="687D91"/>
          <w:spacing w:val="-5"/>
          <w:sz w:val="18"/>
        </w:rPr>
        <w:t xml:space="preserve"> </w:t>
      </w:r>
      <w:r>
        <w:rPr>
          <w:rFonts w:ascii="Arial"/>
          <w:color w:val="687D91"/>
          <w:spacing w:val="-6"/>
          <w:sz w:val="18"/>
        </w:rPr>
        <w:t>discharged</w:t>
      </w:r>
    </w:p>
    <w:p w14:paraId="6FCCCA88" w14:textId="77777777" w:rsidR="000900B5" w:rsidRDefault="000900B5">
      <w:pPr>
        <w:pStyle w:val="BodyText"/>
        <w:spacing w:before="147"/>
        <w:rPr>
          <w:rFonts w:ascii="Arial"/>
          <w:sz w:val="18"/>
        </w:rPr>
      </w:pPr>
    </w:p>
    <w:p w14:paraId="6FCCCA89" w14:textId="1803DBC4" w:rsidR="000900B5" w:rsidRDefault="00000000">
      <w:pPr>
        <w:pStyle w:val="BodyText"/>
        <w:spacing w:line="216" w:lineRule="auto"/>
        <w:ind w:left="142" w:right="848" w:firstLine="218"/>
        <w:jc w:val="both"/>
      </w:pPr>
      <w:r>
        <w:t>To identify the data model related to the report, domain-specific knowledge was required.</w:t>
      </w:r>
      <w:r>
        <w:rPr>
          <w:spacing w:val="40"/>
        </w:rPr>
        <w:t xml:space="preserve"> </w:t>
      </w:r>
      <w:bookmarkStart w:id="300" w:name="_bookmark44"/>
      <w:bookmarkEnd w:id="300"/>
      <w:r>
        <w:t>During a dedicated meeting, the business stakeholders outlined the steps needed to locate the linked data model. Administrative</w:t>
      </w:r>
      <w:r>
        <w:rPr>
          <w:spacing w:val="-8"/>
        </w:rPr>
        <w:t xml:space="preserve"> </w:t>
      </w:r>
      <w:r>
        <w:t>access</w:t>
      </w:r>
      <w:r>
        <w:rPr>
          <w:spacing w:val="-8"/>
        </w:rPr>
        <w:t xml:space="preserve"> </w:t>
      </w:r>
      <w:r>
        <w:t>is</w:t>
      </w:r>
      <w:r>
        <w:rPr>
          <w:spacing w:val="-8"/>
        </w:rPr>
        <w:t xml:space="preserve"> </w:t>
      </w:r>
      <w:r>
        <w:t>required</w:t>
      </w:r>
      <w:r>
        <w:rPr>
          <w:spacing w:val="-8"/>
        </w:rPr>
        <w:t xml:space="preserve"> </w:t>
      </w:r>
      <w:r>
        <w:t>in</w:t>
      </w:r>
      <w:r>
        <w:rPr>
          <w:spacing w:val="-8"/>
        </w:rPr>
        <w:t xml:space="preserve"> </w:t>
      </w:r>
      <w:r>
        <w:t>SAC</w:t>
      </w:r>
      <w:r>
        <w:rPr>
          <w:spacing w:val="-8"/>
        </w:rPr>
        <w:t xml:space="preserve"> </w:t>
      </w:r>
      <w:proofErr w:type="gramStart"/>
      <w:r>
        <w:t>in</w:t>
      </w:r>
      <w:r>
        <w:rPr>
          <w:spacing w:val="-8"/>
        </w:rPr>
        <w:t xml:space="preserve"> </w:t>
      </w:r>
      <w:r>
        <w:t>order</w:t>
      </w:r>
      <w:r>
        <w:rPr>
          <w:spacing w:val="-8"/>
        </w:rPr>
        <w:t xml:space="preserve"> </w:t>
      </w:r>
      <w:r>
        <w:t>to</w:t>
      </w:r>
      <w:proofErr w:type="gramEnd"/>
      <w:r>
        <w:rPr>
          <w:spacing w:val="-8"/>
        </w:rPr>
        <w:t xml:space="preserve"> </w:t>
      </w:r>
      <w:r>
        <w:t>edit</w:t>
      </w:r>
      <w:r>
        <w:rPr>
          <w:spacing w:val="-8"/>
        </w:rPr>
        <w:t xml:space="preserve"> </w:t>
      </w:r>
      <w:r>
        <w:t>the</w:t>
      </w:r>
      <w:r>
        <w:rPr>
          <w:spacing w:val="-8"/>
        </w:rPr>
        <w:t xml:space="preserve"> </w:t>
      </w:r>
      <w:r>
        <w:t>data</w:t>
      </w:r>
      <w:r>
        <w:rPr>
          <w:spacing w:val="-8"/>
        </w:rPr>
        <w:t xml:space="preserve"> </w:t>
      </w:r>
      <w:r>
        <w:t>model</w:t>
      </w:r>
      <w:r>
        <w:rPr>
          <w:spacing w:val="-8"/>
        </w:rPr>
        <w:t xml:space="preserve"> </w:t>
      </w:r>
      <w:r>
        <w:t>in</w:t>
      </w:r>
      <w:r>
        <w:rPr>
          <w:spacing w:val="-8"/>
        </w:rPr>
        <w:t xml:space="preserve"> </w:t>
      </w:r>
      <w:r>
        <w:t>use. With</w:t>
      </w:r>
      <w:r>
        <w:rPr>
          <w:spacing w:val="-8"/>
        </w:rPr>
        <w:t xml:space="preserve"> </w:t>
      </w:r>
      <w:r>
        <w:t>the</w:t>
      </w:r>
      <w:r>
        <w:rPr>
          <w:spacing w:val="-8"/>
        </w:rPr>
        <w:t xml:space="preserve"> </w:t>
      </w:r>
      <w:r>
        <w:t>information</w:t>
      </w:r>
      <w:r>
        <w:rPr>
          <w:spacing w:val="-8"/>
        </w:rPr>
        <w:t xml:space="preserve"> </w:t>
      </w:r>
      <w:r>
        <w:t>pro-vided</w:t>
      </w:r>
      <w:del w:id="301" w:author="Ritley Kenneth" w:date="2025-12-11T15:49:00Z" w16du:dateUtc="2025-12-11T14:49:00Z">
        <w:r w:rsidDel="00015078">
          <w:delText>, the project team was able to continue with</w:delText>
        </w:r>
      </w:del>
      <w:r>
        <w:t xml:space="preserve"> the model evaluation in DSP</w:t>
      </w:r>
      <w:ins w:id="302" w:author="Ritley Kenneth" w:date="2025-12-11T15:49:00Z" w16du:dateUtc="2025-12-11T14:49:00Z">
        <w:r w:rsidR="00015078">
          <w:t xml:space="preserve"> </w:t>
        </w:r>
      </w:ins>
      <w:del w:id="303" w:author="Ritley Kenneth" w:date="2025-12-11T15:49:00Z" w16du:dateUtc="2025-12-11T14:49:00Z">
        <w:r w:rsidDel="00015078">
          <w:delText>.</w:delText>
        </w:r>
      </w:del>
      <w:ins w:id="304" w:author="Ritley Kenneth" w:date="2025-12-11T15:49:00Z" w16du:dateUtc="2025-12-11T14:49:00Z">
        <w:r w:rsidR="00015078">
          <w:t>could be continued, as discussed in the next section.</w:t>
        </w:r>
      </w:ins>
    </w:p>
    <w:p w14:paraId="6FCCCA8A" w14:textId="77777777" w:rsidR="000900B5" w:rsidRDefault="000900B5">
      <w:pPr>
        <w:pStyle w:val="BodyText"/>
        <w:spacing w:before="159"/>
      </w:pPr>
    </w:p>
    <w:p w14:paraId="6FCCCA8B" w14:textId="52F6566A" w:rsidR="000900B5" w:rsidRDefault="00000000">
      <w:pPr>
        <w:pStyle w:val="Heading3"/>
        <w:jc w:val="both"/>
        <w:rPr>
          <w:b w:val="0"/>
        </w:rPr>
      </w:pPr>
      <w:r>
        <w:rPr>
          <w:b w:val="0"/>
          <w:color w:val="687D91"/>
          <w:w w:val="90"/>
        </w:rPr>
        <w:t>SVA</w:t>
      </w:r>
      <w:r>
        <w:rPr>
          <w:b w:val="0"/>
          <w:color w:val="687D91"/>
          <w:spacing w:val="-12"/>
          <w:w w:val="90"/>
        </w:rPr>
        <w:t xml:space="preserve"> </w:t>
      </w:r>
      <w:r>
        <w:rPr>
          <w:b w:val="0"/>
          <w:color w:val="687D91"/>
          <w:w w:val="90"/>
        </w:rPr>
        <w:t>DSP</w:t>
      </w:r>
      <w:r>
        <w:rPr>
          <w:b w:val="0"/>
          <w:color w:val="687D91"/>
          <w:spacing w:val="-12"/>
          <w:w w:val="90"/>
        </w:rPr>
        <w:t xml:space="preserve"> </w:t>
      </w:r>
      <w:del w:id="305" w:author="Ritley Kenneth" w:date="2025-12-11T15:32:00Z" w16du:dateUtc="2025-12-11T14:32:00Z">
        <w:r w:rsidDel="00E13579">
          <w:rPr>
            <w:b w:val="0"/>
            <w:color w:val="687D91"/>
            <w:spacing w:val="-2"/>
            <w:w w:val="90"/>
          </w:rPr>
          <w:delText>Datamodel</w:delText>
        </w:r>
      </w:del>
      <w:ins w:id="306" w:author="Ritley Kenneth" w:date="2025-12-11T15:32:00Z" w16du:dateUtc="2025-12-11T14:32:00Z">
        <w:r w:rsidR="00E13579">
          <w:rPr>
            <w:b w:val="0"/>
            <w:color w:val="687D91"/>
            <w:spacing w:val="-2"/>
            <w:w w:val="90"/>
          </w:rPr>
          <w:t>d</w:t>
        </w:r>
        <w:r w:rsidR="00E13579">
          <w:rPr>
            <w:b w:val="0"/>
            <w:color w:val="687D91"/>
            <w:spacing w:val="-2"/>
            <w:w w:val="90"/>
          </w:rPr>
          <w:t>ata</w:t>
        </w:r>
        <w:r w:rsidR="00E13579">
          <w:rPr>
            <w:b w:val="0"/>
            <w:color w:val="687D91"/>
            <w:spacing w:val="-2"/>
            <w:w w:val="90"/>
          </w:rPr>
          <w:t xml:space="preserve"> </w:t>
        </w:r>
        <w:r w:rsidR="00E13579">
          <w:rPr>
            <w:b w:val="0"/>
            <w:color w:val="687D91"/>
            <w:spacing w:val="-2"/>
            <w:w w:val="90"/>
          </w:rPr>
          <w:t>model</w:t>
        </w:r>
      </w:ins>
    </w:p>
    <w:p w14:paraId="41B5D576" w14:textId="77777777" w:rsidR="009734BF" w:rsidRPr="009734BF" w:rsidRDefault="009734BF" w:rsidP="009734BF">
      <w:pPr>
        <w:pStyle w:val="BodyText"/>
        <w:spacing w:before="206" w:line="216" w:lineRule="auto"/>
        <w:ind w:left="142" w:right="848"/>
        <w:rPr>
          <w:ins w:id="307" w:author="Ritley Kenneth" w:date="2025-12-11T15:45:00Z"/>
          <w:i/>
          <w:iCs/>
          <w:lang w:val="en-CH"/>
          <w:rPrChange w:id="308" w:author="Ritley Kenneth" w:date="2025-12-11T15:45:00Z" w16du:dateUtc="2025-12-11T14:45:00Z">
            <w:rPr>
              <w:ins w:id="309" w:author="Ritley Kenneth" w:date="2025-12-11T15:45:00Z"/>
              <w:lang w:val="en-CH"/>
            </w:rPr>
          </w:rPrChange>
        </w:rPr>
        <w:pPrChange w:id="310" w:author="Ritley Kenneth" w:date="2025-12-11T15:45:00Z" w16du:dateUtc="2025-12-11T14:45:00Z">
          <w:pPr>
            <w:pStyle w:val="BodyText"/>
            <w:spacing w:before="206" w:line="216" w:lineRule="auto"/>
            <w:ind w:left="142" w:right="848"/>
            <w:jc w:val="both"/>
          </w:pPr>
        </w:pPrChange>
      </w:pPr>
      <w:ins w:id="311" w:author="Ritley Kenneth" w:date="2025-12-11T15:45:00Z">
        <w:r w:rsidRPr="009734BF">
          <w:rPr>
            <w:b/>
            <w:bCs/>
            <w:i/>
            <w:iCs/>
            <w:lang w:val="en-CH"/>
            <w:rPrChange w:id="312" w:author="Ritley Kenneth" w:date="2025-12-11T15:45:00Z" w16du:dateUtc="2025-12-11T14:45:00Z">
              <w:rPr>
                <w:b/>
                <w:bCs/>
                <w:lang w:val="en-CH"/>
              </w:rPr>
            </w:rPrChange>
          </w:rPr>
          <w:t>Main goal of this step:</w:t>
        </w:r>
        <w:r w:rsidRPr="009734BF">
          <w:rPr>
            <w:i/>
            <w:iCs/>
            <w:lang w:val="en-CH"/>
            <w:rPrChange w:id="313" w:author="Ritley Kenneth" w:date="2025-12-11T15:45:00Z" w16du:dateUtc="2025-12-11T14:45:00Z">
              <w:rPr>
                <w:lang w:val="en-CH"/>
              </w:rPr>
            </w:rPrChange>
          </w:rPr>
          <w:br/>
          <w:t>To trace the SAC measures back into the DSP data model, identify their exact origins, and examine how the model combines and aggregates data from different sources.</w:t>
        </w:r>
      </w:ins>
    </w:p>
    <w:p w14:paraId="77CADC37" w14:textId="77777777" w:rsidR="009734BF" w:rsidRPr="009734BF" w:rsidRDefault="009734BF" w:rsidP="009734BF">
      <w:pPr>
        <w:pStyle w:val="BodyText"/>
        <w:spacing w:before="206" w:line="216" w:lineRule="auto"/>
        <w:ind w:left="142" w:right="848"/>
        <w:rPr>
          <w:ins w:id="314" w:author="Ritley Kenneth" w:date="2025-12-11T15:45:00Z"/>
          <w:i/>
          <w:iCs/>
          <w:lang w:val="en-CH"/>
          <w:rPrChange w:id="315" w:author="Ritley Kenneth" w:date="2025-12-11T15:45:00Z" w16du:dateUtc="2025-12-11T14:45:00Z">
            <w:rPr>
              <w:ins w:id="316" w:author="Ritley Kenneth" w:date="2025-12-11T15:45:00Z"/>
              <w:lang w:val="en-CH"/>
            </w:rPr>
          </w:rPrChange>
        </w:rPr>
        <w:pPrChange w:id="317" w:author="Ritley Kenneth" w:date="2025-12-11T15:45:00Z" w16du:dateUtc="2025-12-11T14:45:00Z">
          <w:pPr>
            <w:pStyle w:val="BodyText"/>
            <w:spacing w:before="206" w:line="216" w:lineRule="auto"/>
            <w:ind w:left="142" w:right="848"/>
            <w:jc w:val="both"/>
          </w:pPr>
        </w:pPrChange>
      </w:pPr>
      <w:ins w:id="318" w:author="Ritley Kenneth" w:date="2025-12-11T15:45:00Z">
        <w:r w:rsidRPr="009734BF">
          <w:rPr>
            <w:b/>
            <w:bCs/>
            <w:i/>
            <w:iCs/>
            <w:lang w:val="en-CH"/>
            <w:rPrChange w:id="319" w:author="Ritley Kenneth" w:date="2025-12-11T15:45:00Z" w16du:dateUtc="2025-12-11T14:45:00Z">
              <w:rPr>
                <w:b/>
                <w:bCs/>
                <w:lang w:val="en-CH"/>
              </w:rPr>
            </w:rPrChange>
          </w:rPr>
          <w:t>Main challenge of this step:</w:t>
        </w:r>
        <w:r w:rsidRPr="009734BF">
          <w:rPr>
            <w:i/>
            <w:iCs/>
            <w:lang w:val="en-CH"/>
            <w:rPrChange w:id="320" w:author="Ritley Kenneth" w:date="2025-12-11T15:45:00Z" w16du:dateUtc="2025-12-11T14:45:00Z">
              <w:rPr>
                <w:lang w:val="en-CH"/>
              </w:rPr>
            </w:rPrChange>
          </w:rPr>
          <w:br/>
          <w:t>The DSP model is layered and complex; identifying the correct lineage requires navigating multiple intermediate objects and ensuring that highlighted components actually correspond to SAC measures.</w:t>
        </w:r>
      </w:ins>
    </w:p>
    <w:p w14:paraId="04BA8FC4" w14:textId="77777777" w:rsidR="009734BF" w:rsidRPr="009734BF" w:rsidRDefault="009734BF" w:rsidP="009734BF">
      <w:pPr>
        <w:pStyle w:val="BodyText"/>
        <w:spacing w:before="206" w:line="216" w:lineRule="auto"/>
        <w:ind w:left="142" w:right="848"/>
        <w:rPr>
          <w:ins w:id="321" w:author="Ritley Kenneth" w:date="2025-12-11T15:45:00Z" w16du:dateUtc="2025-12-11T14:45:00Z"/>
          <w:i/>
          <w:iCs/>
          <w:lang w:val="en-CH"/>
          <w:rPrChange w:id="322" w:author="Ritley Kenneth" w:date="2025-12-11T15:45:00Z" w16du:dateUtc="2025-12-11T14:45:00Z">
            <w:rPr>
              <w:ins w:id="323" w:author="Ritley Kenneth" w:date="2025-12-11T15:45:00Z" w16du:dateUtc="2025-12-11T14:45:00Z"/>
              <w:lang w:val="en-CH"/>
            </w:rPr>
          </w:rPrChange>
        </w:rPr>
        <w:pPrChange w:id="324" w:author="Ritley Kenneth" w:date="2025-12-11T15:45:00Z" w16du:dateUtc="2025-12-11T14:45:00Z">
          <w:pPr>
            <w:pStyle w:val="BodyText"/>
            <w:spacing w:before="206" w:line="216" w:lineRule="auto"/>
            <w:ind w:left="142" w:right="848"/>
            <w:jc w:val="both"/>
          </w:pPr>
        </w:pPrChange>
      </w:pPr>
    </w:p>
    <w:p w14:paraId="6FCCCA8C" w14:textId="46995E11" w:rsidR="000900B5" w:rsidRDefault="00000000">
      <w:pPr>
        <w:pStyle w:val="BodyText"/>
        <w:spacing w:before="206" w:line="216" w:lineRule="auto"/>
        <w:ind w:left="142" w:right="848"/>
        <w:jc w:val="both"/>
      </w:pPr>
      <w:r>
        <w:t>SAC</w:t>
      </w:r>
      <w:r>
        <w:rPr>
          <w:spacing w:val="-10"/>
        </w:rPr>
        <w:t xml:space="preserve"> </w:t>
      </w:r>
      <w:r>
        <w:t>and</w:t>
      </w:r>
      <w:r>
        <w:rPr>
          <w:spacing w:val="-10"/>
        </w:rPr>
        <w:t xml:space="preserve"> </w:t>
      </w:r>
      <w:r>
        <w:t>DSP</w:t>
      </w:r>
      <w:r>
        <w:rPr>
          <w:spacing w:val="-10"/>
        </w:rPr>
        <w:t xml:space="preserve"> </w:t>
      </w:r>
      <w:r>
        <w:t>are</w:t>
      </w:r>
      <w:r>
        <w:rPr>
          <w:spacing w:val="-10"/>
        </w:rPr>
        <w:t xml:space="preserve"> </w:t>
      </w:r>
      <w:r>
        <w:t>products</w:t>
      </w:r>
      <w:r>
        <w:rPr>
          <w:spacing w:val="-10"/>
        </w:rPr>
        <w:t xml:space="preserve"> </w:t>
      </w:r>
      <w:r>
        <w:t>that</w:t>
      </w:r>
      <w:r>
        <w:rPr>
          <w:spacing w:val="-10"/>
        </w:rPr>
        <w:t xml:space="preserve"> </w:t>
      </w:r>
      <w:r>
        <w:t>coexist.</w:t>
      </w:r>
      <w:r>
        <w:rPr>
          <w:spacing w:val="-2"/>
        </w:rPr>
        <w:t xml:space="preserve"> </w:t>
      </w:r>
      <w:r>
        <w:t>SAC</w:t>
      </w:r>
      <w:r>
        <w:rPr>
          <w:spacing w:val="-10"/>
        </w:rPr>
        <w:t xml:space="preserve"> </w:t>
      </w:r>
      <w:r>
        <w:t>requires</w:t>
      </w:r>
      <w:r>
        <w:rPr>
          <w:spacing w:val="-10"/>
        </w:rPr>
        <w:t xml:space="preserve"> </w:t>
      </w:r>
      <w:r>
        <w:t>a</w:t>
      </w:r>
      <w:r>
        <w:rPr>
          <w:spacing w:val="-10"/>
        </w:rPr>
        <w:t xml:space="preserve"> </w:t>
      </w:r>
      <w:r>
        <w:t>DSP</w:t>
      </w:r>
      <w:r>
        <w:rPr>
          <w:spacing w:val="-10"/>
        </w:rPr>
        <w:t xml:space="preserve"> </w:t>
      </w:r>
      <w:r>
        <w:t>data</w:t>
      </w:r>
      <w:r>
        <w:rPr>
          <w:spacing w:val="-10"/>
        </w:rPr>
        <w:t xml:space="preserve"> </w:t>
      </w:r>
      <w:r>
        <w:t>model</w:t>
      </w:r>
      <w:r>
        <w:rPr>
          <w:spacing w:val="-10"/>
        </w:rPr>
        <w:t xml:space="preserve"> </w:t>
      </w:r>
      <w:r>
        <w:t>to</w:t>
      </w:r>
      <w:r>
        <w:rPr>
          <w:spacing w:val="-10"/>
        </w:rPr>
        <w:t xml:space="preserve"> </w:t>
      </w:r>
      <w:r>
        <w:t>receive</w:t>
      </w:r>
      <w:r>
        <w:rPr>
          <w:spacing w:val="-10"/>
        </w:rPr>
        <w:t xml:space="preserve"> </w:t>
      </w:r>
      <w:r>
        <w:t>its</w:t>
      </w:r>
      <w:r>
        <w:rPr>
          <w:spacing w:val="-10"/>
        </w:rPr>
        <w:t xml:space="preserve"> </w:t>
      </w:r>
      <w:r>
        <w:t>data.</w:t>
      </w:r>
      <w:r>
        <w:rPr>
          <w:spacing w:val="-2"/>
        </w:rPr>
        <w:t xml:space="preserve"> </w:t>
      </w:r>
      <w:r>
        <w:t>SAP</w:t>
      </w:r>
      <w:r>
        <w:rPr>
          <w:spacing w:val="-10"/>
        </w:rPr>
        <w:t xml:space="preserve"> </w:t>
      </w:r>
      <w:r>
        <w:t>Datasphere allows</w:t>
      </w:r>
      <w:r>
        <w:rPr>
          <w:spacing w:val="-8"/>
        </w:rPr>
        <w:t xml:space="preserve"> </w:t>
      </w:r>
      <w:r>
        <w:t>the</w:t>
      </w:r>
      <w:r>
        <w:rPr>
          <w:spacing w:val="-8"/>
        </w:rPr>
        <w:t xml:space="preserve"> </w:t>
      </w:r>
      <w:r>
        <w:t>creation</w:t>
      </w:r>
      <w:r>
        <w:rPr>
          <w:spacing w:val="-8"/>
        </w:rPr>
        <w:t xml:space="preserve"> </w:t>
      </w:r>
      <w:r>
        <w:t>of</w:t>
      </w:r>
      <w:r>
        <w:rPr>
          <w:spacing w:val="-8"/>
        </w:rPr>
        <w:t xml:space="preserve"> </w:t>
      </w:r>
      <w:r>
        <w:t>data</w:t>
      </w:r>
      <w:r>
        <w:rPr>
          <w:spacing w:val="-8"/>
        </w:rPr>
        <w:t xml:space="preserve"> </w:t>
      </w:r>
      <w:r>
        <w:t>models</w:t>
      </w:r>
      <w:r>
        <w:rPr>
          <w:spacing w:val="-8"/>
        </w:rPr>
        <w:t xml:space="preserve"> </w:t>
      </w:r>
      <w:r>
        <w:t>based</w:t>
      </w:r>
      <w:r>
        <w:rPr>
          <w:spacing w:val="-8"/>
        </w:rPr>
        <w:t xml:space="preserve"> </w:t>
      </w:r>
      <w:r>
        <w:t>on</w:t>
      </w:r>
      <w:r>
        <w:rPr>
          <w:spacing w:val="-8"/>
        </w:rPr>
        <w:t xml:space="preserve"> </w:t>
      </w:r>
      <w:r>
        <w:t>which</w:t>
      </w:r>
      <w:r>
        <w:rPr>
          <w:spacing w:val="-8"/>
        </w:rPr>
        <w:t xml:space="preserve"> </w:t>
      </w:r>
      <w:r>
        <w:t>reports</w:t>
      </w:r>
      <w:r>
        <w:rPr>
          <w:spacing w:val="-8"/>
        </w:rPr>
        <w:t xml:space="preserve"> </w:t>
      </w:r>
      <w:r>
        <w:t>can</w:t>
      </w:r>
      <w:r>
        <w:rPr>
          <w:spacing w:val="-8"/>
        </w:rPr>
        <w:t xml:space="preserve"> </w:t>
      </w:r>
      <w:r>
        <w:t>be</w:t>
      </w:r>
      <w:r>
        <w:rPr>
          <w:spacing w:val="-8"/>
        </w:rPr>
        <w:t xml:space="preserve"> </w:t>
      </w:r>
      <w:r>
        <w:t>generated. The</w:t>
      </w:r>
      <w:r>
        <w:rPr>
          <w:spacing w:val="-8"/>
        </w:rPr>
        <w:t xml:space="preserve"> </w:t>
      </w:r>
      <w:r>
        <w:t>data</w:t>
      </w:r>
      <w:r>
        <w:rPr>
          <w:spacing w:val="-8"/>
        </w:rPr>
        <w:t xml:space="preserve"> </w:t>
      </w:r>
      <w:r>
        <w:t>models</w:t>
      </w:r>
      <w:r>
        <w:rPr>
          <w:spacing w:val="-8"/>
        </w:rPr>
        <w:t xml:space="preserve"> </w:t>
      </w:r>
      <w:r>
        <w:t>are</w:t>
      </w:r>
      <w:r>
        <w:rPr>
          <w:spacing w:val="-8"/>
        </w:rPr>
        <w:t xml:space="preserve"> </w:t>
      </w:r>
      <w:r>
        <w:t>used</w:t>
      </w:r>
      <w:r>
        <w:rPr>
          <w:spacing w:val="-8"/>
        </w:rPr>
        <w:t xml:space="preserve"> </w:t>
      </w:r>
      <w:r>
        <w:t>to connect different data sources by joining and aggregating them.</w:t>
      </w:r>
    </w:p>
    <w:p w14:paraId="6FCCCA8D" w14:textId="77777777" w:rsidR="000900B5" w:rsidRDefault="00000000">
      <w:pPr>
        <w:pStyle w:val="BodyText"/>
        <w:spacing w:before="27" w:line="216" w:lineRule="auto"/>
        <w:ind w:left="142" w:right="385" w:firstLine="218"/>
      </w:pPr>
      <w:r>
        <w:rPr>
          <w:spacing w:val="-2"/>
        </w:rPr>
        <w:t>The</w:t>
      </w:r>
      <w:r>
        <w:rPr>
          <w:spacing w:val="-15"/>
        </w:rPr>
        <w:t xml:space="preserve"> </w:t>
      </w:r>
      <w:r>
        <w:rPr>
          <w:spacing w:val="-2"/>
        </w:rPr>
        <w:t>screenshot</w:t>
      </w:r>
      <w:r>
        <w:rPr>
          <w:spacing w:val="-15"/>
        </w:rPr>
        <w:t xml:space="preserve"> </w:t>
      </w:r>
      <w:r>
        <w:rPr>
          <w:spacing w:val="-2"/>
        </w:rPr>
        <w:t>below</w:t>
      </w:r>
      <w:r>
        <w:rPr>
          <w:spacing w:val="-15"/>
        </w:rPr>
        <w:t xml:space="preserve"> </w:t>
      </w:r>
      <w:hyperlink w:anchor="_bookmark45" w:history="1">
        <w:r>
          <w:rPr>
            <w:spacing w:val="-2"/>
          </w:rPr>
          <w:t>5.3</w:t>
        </w:r>
      </w:hyperlink>
      <w:r>
        <w:rPr>
          <w:spacing w:val="-15"/>
        </w:rPr>
        <w:t xml:space="preserve"> </w:t>
      </w:r>
      <w:r>
        <w:rPr>
          <w:spacing w:val="-2"/>
        </w:rPr>
        <w:t>shows</w:t>
      </w:r>
      <w:r>
        <w:rPr>
          <w:spacing w:val="-15"/>
        </w:rPr>
        <w:t xml:space="preserve"> </w:t>
      </w:r>
      <w:r>
        <w:rPr>
          <w:spacing w:val="-2"/>
        </w:rPr>
        <w:t>the</w:t>
      </w:r>
      <w:r>
        <w:rPr>
          <w:spacing w:val="-15"/>
        </w:rPr>
        <w:t xml:space="preserve"> </w:t>
      </w:r>
      <w:r>
        <w:rPr>
          <w:spacing w:val="-2"/>
        </w:rPr>
        <w:t>starting</w:t>
      </w:r>
      <w:r>
        <w:rPr>
          <w:spacing w:val="-15"/>
        </w:rPr>
        <w:t xml:space="preserve"> </w:t>
      </w:r>
      <w:r>
        <w:rPr>
          <w:spacing w:val="-2"/>
        </w:rPr>
        <w:t>point</w:t>
      </w:r>
      <w:r>
        <w:rPr>
          <w:spacing w:val="-15"/>
        </w:rPr>
        <w:t xml:space="preserve"> </w:t>
      </w:r>
      <w:r>
        <w:rPr>
          <w:spacing w:val="-2"/>
        </w:rPr>
        <w:t>of</w:t>
      </w:r>
      <w:r>
        <w:rPr>
          <w:spacing w:val="-15"/>
        </w:rPr>
        <w:t xml:space="preserve"> </w:t>
      </w:r>
      <w:r>
        <w:rPr>
          <w:spacing w:val="-2"/>
        </w:rPr>
        <w:t>the</w:t>
      </w:r>
      <w:r>
        <w:rPr>
          <w:spacing w:val="-15"/>
        </w:rPr>
        <w:t xml:space="preserve"> </w:t>
      </w:r>
      <w:hyperlink w:anchor="_bookmark0" w:history="1">
        <w:r>
          <w:rPr>
            <w:spacing w:val="-2"/>
          </w:rPr>
          <w:t>Analytic</w:t>
        </w:r>
        <w:r>
          <w:rPr>
            <w:spacing w:val="-15"/>
          </w:rPr>
          <w:t xml:space="preserve"> </w:t>
        </w:r>
        <w:r>
          <w:rPr>
            <w:spacing w:val="-2"/>
          </w:rPr>
          <w:t>Model</w:t>
        </w:r>
      </w:hyperlink>
      <w:r>
        <w:rPr>
          <w:spacing w:val="-15"/>
        </w:rPr>
        <w:t xml:space="preserve"> </w:t>
      </w:r>
      <w:r>
        <w:rPr>
          <w:spacing w:val="-2"/>
        </w:rPr>
        <w:t>–</w:t>
      </w:r>
      <w:r>
        <w:rPr>
          <w:spacing w:val="-15"/>
        </w:rPr>
        <w:t xml:space="preserve"> </w:t>
      </w:r>
      <w:proofErr w:type="spellStart"/>
      <w:r>
        <w:rPr>
          <w:rFonts w:ascii="Cambria" w:hAnsi="Cambria"/>
          <w:spacing w:val="-2"/>
        </w:rPr>
        <w:t>R_AM_Sendungsverarbeitung_DQM</w:t>
      </w:r>
      <w:proofErr w:type="spellEnd"/>
      <w:r>
        <w:rPr>
          <w:spacing w:val="-2"/>
        </w:rPr>
        <w:t xml:space="preserve">. </w:t>
      </w:r>
      <w:r>
        <w:t>This</w:t>
      </w:r>
      <w:r>
        <w:rPr>
          <w:spacing w:val="-1"/>
        </w:rPr>
        <w:t xml:space="preserve"> </w:t>
      </w:r>
      <w:r>
        <w:t>is</w:t>
      </w:r>
      <w:r>
        <w:rPr>
          <w:spacing w:val="-1"/>
        </w:rPr>
        <w:t xml:space="preserve"> </w:t>
      </w:r>
      <w:r>
        <w:t>the</w:t>
      </w:r>
      <w:r>
        <w:rPr>
          <w:spacing w:val="-1"/>
        </w:rPr>
        <w:t xml:space="preserve"> </w:t>
      </w:r>
      <w:r>
        <w:t>data</w:t>
      </w:r>
      <w:r>
        <w:rPr>
          <w:spacing w:val="-1"/>
        </w:rPr>
        <w:t xml:space="preserve"> </w:t>
      </w:r>
      <w:r>
        <w:t>model</w:t>
      </w:r>
      <w:r>
        <w:rPr>
          <w:spacing w:val="-1"/>
        </w:rPr>
        <w:t xml:space="preserve"> </w:t>
      </w:r>
      <w:r>
        <w:t>used</w:t>
      </w:r>
      <w:r>
        <w:rPr>
          <w:spacing w:val="-1"/>
        </w:rPr>
        <w:t xml:space="preserve"> </w:t>
      </w:r>
      <w:r>
        <w:t>in</w:t>
      </w:r>
      <w:r>
        <w:rPr>
          <w:spacing w:val="-1"/>
        </w:rPr>
        <w:t xml:space="preserve"> </w:t>
      </w:r>
      <w:r>
        <w:t>the</w:t>
      </w:r>
      <w:r>
        <w:rPr>
          <w:spacing w:val="-1"/>
        </w:rPr>
        <w:t xml:space="preserve"> </w:t>
      </w:r>
      <w:r>
        <w:t>SAC</w:t>
      </w:r>
      <w:r>
        <w:rPr>
          <w:spacing w:val="-1"/>
        </w:rPr>
        <w:t xml:space="preserve"> </w:t>
      </w:r>
      <w:r>
        <w:t>report</w:t>
      </w:r>
      <w:r>
        <w:rPr>
          <w:spacing w:val="-1"/>
        </w:rPr>
        <w:t xml:space="preserve"> </w:t>
      </w:r>
      <w:r>
        <w:t>in</w:t>
      </w:r>
      <w:r>
        <w:rPr>
          <w:spacing w:val="-1"/>
        </w:rPr>
        <w:t xml:space="preserve"> </w:t>
      </w:r>
      <w:r>
        <w:t>the</w:t>
      </w:r>
      <w:r>
        <w:rPr>
          <w:spacing w:val="-1"/>
        </w:rPr>
        <w:t xml:space="preserve"> </w:t>
      </w:r>
      <w:r>
        <w:t>previous</w:t>
      </w:r>
      <w:r>
        <w:rPr>
          <w:spacing w:val="-1"/>
        </w:rPr>
        <w:t xml:space="preserve"> </w:t>
      </w:r>
      <w:r>
        <w:t>Section</w:t>
      </w:r>
      <w:r>
        <w:rPr>
          <w:spacing w:val="-1"/>
        </w:rPr>
        <w:t xml:space="preserve"> </w:t>
      </w:r>
      <w:hyperlink w:anchor="_bookmark43" w:history="1">
        <w:r>
          <w:t>5.</w:t>
        </w:r>
      </w:hyperlink>
      <w:r>
        <w:t>2. On</w:t>
      </w:r>
      <w:r>
        <w:rPr>
          <w:spacing w:val="-1"/>
        </w:rPr>
        <w:t xml:space="preserve"> </w:t>
      </w:r>
      <w:r>
        <w:t>the</w:t>
      </w:r>
      <w:r>
        <w:rPr>
          <w:spacing w:val="-1"/>
        </w:rPr>
        <w:t xml:space="preserve"> </w:t>
      </w:r>
      <w:r>
        <w:t>right-hand</w:t>
      </w:r>
      <w:r>
        <w:rPr>
          <w:spacing w:val="-1"/>
        </w:rPr>
        <w:t xml:space="preserve"> </w:t>
      </w:r>
      <w:r>
        <w:t>side,</w:t>
      </w:r>
      <w:r>
        <w:rPr>
          <w:spacing w:val="-1"/>
        </w:rPr>
        <w:t xml:space="preserve"> </w:t>
      </w:r>
      <w:r>
        <w:t>the</w:t>
      </w:r>
      <w:r>
        <w:rPr>
          <w:spacing w:val="-1"/>
        </w:rPr>
        <w:t xml:space="preserve"> </w:t>
      </w:r>
      <w:proofErr w:type="spellStart"/>
      <w:r>
        <w:t>mea</w:t>
      </w:r>
      <w:proofErr w:type="spellEnd"/>
      <w:r>
        <w:t>-sures are listed, which can be used in SAC reports.</w:t>
      </w:r>
      <w:r>
        <w:rPr>
          <w:spacing w:val="40"/>
        </w:rPr>
        <w:t xml:space="preserve"> </w:t>
      </w:r>
      <w:r>
        <w:t>The red arrow points to the components of the data model;</w:t>
      </w:r>
      <w:r>
        <w:rPr>
          <w:spacing w:val="-3"/>
        </w:rPr>
        <w:t xml:space="preserve"> </w:t>
      </w:r>
      <w:r>
        <w:t>it</w:t>
      </w:r>
      <w:r>
        <w:rPr>
          <w:spacing w:val="-4"/>
        </w:rPr>
        <w:t xml:space="preserve"> </w:t>
      </w:r>
      <w:r>
        <w:t>opens</w:t>
      </w:r>
      <w:r>
        <w:rPr>
          <w:spacing w:val="-5"/>
        </w:rPr>
        <w:t xml:space="preserve"> </w:t>
      </w:r>
      <w:r>
        <w:t>the</w:t>
      </w:r>
      <w:r>
        <w:rPr>
          <w:spacing w:val="-5"/>
        </w:rPr>
        <w:t xml:space="preserve"> </w:t>
      </w:r>
      <w:hyperlink w:anchor="_bookmark0" w:history="1">
        <w:r>
          <w:t>data</w:t>
        </w:r>
        <w:r>
          <w:rPr>
            <w:spacing w:val="-5"/>
          </w:rPr>
          <w:t xml:space="preserve"> </w:t>
        </w:r>
        <w:r>
          <w:t>lineage</w:t>
        </w:r>
        <w:r>
          <w:rPr>
            <w:spacing w:val="-5"/>
          </w:rPr>
          <w:t xml:space="preserve"> </w:t>
        </w:r>
        <w:r>
          <w:t>view,</w:t>
        </w:r>
      </w:hyperlink>
      <w:r>
        <w:rPr>
          <w:spacing w:val="-4"/>
        </w:rPr>
        <w:t xml:space="preserve"> </w:t>
      </w:r>
      <w:r>
        <w:t>which</w:t>
      </w:r>
      <w:r>
        <w:rPr>
          <w:spacing w:val="-5"/>
        </w:rPr>
        <w:t xml:space="preserve"> </w:t>
      </w:r>
      <w:r>
        <w:t>leads</w:t>
      </w:r>
      <w:r>
        <w:rPr>
          <w:spacing w:val="-5"/>
        </w:rPr>
        <w:t xml:space="preserve"> </w:t>
      </w:r>
      <w:r>
        <w:t>further</w:t>
      </w:r>
      <w:r>
        <w:rPr>
          <w:spacing w:val="-5"/>
        </w:rPr>
        <w:t xml:space="preserve"> </w:t>
      </w:r>
      <w:r>
        <w:t>into</w:t>
      </w:r>
      <w:r>
        <w:rPr>
          <w:spacing w:val="-5"/>
        </w:rPr>
        <w:t xml:space="preserve"> </w:t>
      </w:r>
      <w:r>
        <w:t>the</w:t>
      </w:r>
      <w:r>
        <w:rPr>
          <w:spacing w:val="-4"/>
        </w:rPr>
        <w:t xml:space="preserve"> </w:t>
      </w:r>
      <w:r>
        <w:t>model</w:t>
      </w:r>
      <w:r>
        <w:rPr>
          <w:spacing w:val="-5"/>
        </w:rPr>
        <w:t xml:space="preserve"> </w:t>
      </w:r>
      <w:r>
        <w:t>analysis. In</w:t>
      </w:r>
      <w:r>
        <w:rPr>
          <w:spacing w:val="-5"/>
        </w:rPr>
        <w:t xml:space="preserve"> </w:t>
      </w:r>
      <w:r>
        <w:t>the</w:t>
      </w:r>
      <w:r>
        <w:rPr>
          <w:spacing w:val="-4"/>
        </w:rPr>
        <w:t xml:space="preserve"> </w:t>
      </w:r>
      <w:r>
        <w:t>upcoming</w:t>
      </w:r>
      <w:r>
        <w:rPr>
          <w:spacing w:val="40"/>
        </w:rPr>
        <w:t xml:space="preserve"> </w:t>
      </w:r>
      <w:proofErr w:type="spellStart"/>
      <w:proofErr w:type="gramStart"/>
      <w:r>
        <w:t>analy</w:t>
      </w:r>
      <w:proofErr w:type="spellEnd"/>
      <w:r>
        <w:t>-sis</w:t>
      </w:r>
      <w:proofErr w:type="gramEnd"/>
      <w:r>
        <w:t>,</w:t>
      </w:r>
      <w:r>
        <w:rPr>
          <w:spacing w:val="-1"/>
        </w:rPr>
        <w:t xml:space="preserve"> </w:t>
      </w:r>
      <w:r>
        <w:t>the</w:t>
      </w:r>
      <w:r>
        <w:rPr>
          <w:spacing w:val="-1"/>
        </w:rPr>
        <w:t xml:space="preserve"> </w:t>
      </w:r>
      <w:r>
        <w:t>focus</w:t>
      </w:r>
      <w:r>
        <w:rPr>
          <w:spacing w:val="-1"/>
        </w:rPr>
        <w:t xml:space="preserve"> </w:t>
      </w:r>
      <w:r>
        <w:t>is</w:t>
      </w:r>
      <w:r>
        <w:rPr>
          <w:spacing w:val="-1"/>
        </w:rPr>
        <w:t xml:space="preserve"> </w:t>
      </w:r>
      <w:r>
        <w:t>set</w:t>
      </w:r>
      <w:r>
        <w:rPr>
          <w:spacing w:val="-1"/>
        </w:rPr>
        <w:t xml:space="preserve"> </w:t>
      </w:r>
      <w:r>
        <w:t>on</w:t>
      </w:r>
      <w:r>
        <w:rPr>
          <w:spacing w:val="-1"/>
        </w:rPr>
        <w:t xml:space="preserve"> </w:t>
      </w:r>
      <w:r>
        <w:t>the</w:t>
      </w:r>
      <w:r>
        <w:rPr>
          <w:spacing w:val="-1"/>
        </w:rPr>
        <w:t xml:space="preserve"> </w:t>
      </w:r>
      <w:r>
        <w:t>three</w:t>
      </w:r>
      <w:r>
        <w:rPr>
          <w:spacing w:val="-1"/>
        </w:rPr>
        <w:t xml:space="preserve"> </w:t>
      </w:r>
      <w:r>
        <w:t>measures</w:t>
      </w:r>
      <w:r>
        <w:rPr>
          <w:spacing w:val="-1"/>
        </w:rPr>
        <w:t xml:space="preserve"> </w:t>
      </w:r>
      <w:r>
        <w:t>corresponding</w:t>
      </w:r>
      <w:r>
        <w:rPr>
          <w:spacing w:val="-1"/>
        </w:rPr>
        <w:t xml:space="preserve"> </w:t>
      </w:r>
      <w:r>
        <w:t>to</w:t>
      </w:r>
      <w:r>
        <w:rPr>
          <w:spacing w:val="-1"/>
        </w:rPr>
        <w:t xml:space="preserve"> </w:t>
      </w:r>
      <w:r>
        <w:t>the</w:t>
      </w:r>
      <w:r>
        <w:rPr>
          <w:spacing w:val="-1"/>
        </w:rPr>
        <w:t xml:space="preserve"> </w:t>
      </w:r>
      <w:r>
        <w:t>number</w:t>
      </w:r>
      <w:r>
        <w:rPr>
          <w:spacing w:val="-1"/>
        </w:rPr>
        <w:t xml:space="preserve"> </w:t>
      </w:r>
      <w:r>
        <w:t>of</w:t>
      </w:r>
      <w:r>
        <w:rPr>
          <w:spacing w:val="-1"/>
        </w:rPr>
        <w:t xml:space="preserve"> </w:t>
      </w:r>
      <w:r>
        <w:t>submitted,</w:t>
      </w:r>
      <w:r>
        <w:rPr>
          <w:spacing w:val="-1"/>
        </w:rPr>
        <w:t xml:space="preserve"> </w:t>
      </w:r>
      <w:r>
        <w:t>discharged, and</w:t>
      </w:r>
      <w:r>
        <w:rPr>
          <w:spacing w:val="-1"/>
        </w:rPr>
        <w:t xml:space="preserve"> </w:t>
      </w:r>
      <w:r>
        <w:t>the percentage difference between the two.</w:t>
      </w:r>
    </w:p>
    <w:p w14:paraId="6FCCCA8E" w14:textId="77777777" w:rsidR="000900B5" w:rsidRDefault="000900B5">
      <w:pPr>
        <w:pStyle w:val="BodyText"/>
        <w:spacing w:line="216" w:lineRule="auto"/>
        <w:sectPr w:rsidR="000900B5">
          <w:headerReference w:type="even" r:id="rId58"/>
          <w:headerReference w:type="default" r:id="rId59"/>
          <w:pgSz w:w="11910" w:h="16840"/>
          <w:pgMar w:top="440" w:right="0" w:bottom="180" w:left="708" w:header="182" w:footer="0" w:gutter="0"/>
          <w:cols w:space="720"/>
        </w:sectPr>
      </w:pPr>
    </w:p>
    <w:p w14:paraId="6FCCCA8F" w14:textId="77777777" w:rsidR="000900B5" w:rsidRDefault="000900B5">
      <w:pPr>
        <w:pStyle w:val="BodyText"/>
        <w:spacing w:before="124"/>
        <w:rPr>
          <w:sz w:val="20"/>
        </w:rPr>
      </w:pPr>
    </w:p>
    <w:p w14:paraId="6FCCCA90" w14:textId="77777777" w:rsidR="000900B5" w:rsidRDefault="00000000">
      <w:pPr>
        <w:ind w:left="1137"/>
        <w:rPr>
          <w:sz w:val="20"/>
        </w:rPr>
      </w:pPr>
      <w:bookmarkStart w:id="325" w:name="_bookmark47"/>
      <w:bookmarkEnd w:id="325"/>
      <w:r>
        <w:rPr>
          <w:noProof/>
          <w:sz w:val="20"/>
        </w:rPr>
        <w:drawing>
          <wp:inline distT="0" distB="0" distL="0" distR="0" wp14:anchorId="6FCCCD7C" wp14:editId="6FCCCD7D">
            <wp:extent cx="5256656" cy="274320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0" cstate="print"/>
                    <a:stretch>
                      <a:fillRect/>
                    </a:stretch>
                  </pic:blipFill>
                  <pic:spPr>
                    <a:xfrm>
                      <a:off x="0" y="0"/>
                      <a:ext cx="5256656" cy="2743200"/>
                    </a:xfrm>
                    <a:prstGeom prst="rect">
                      <a:avLst/>
                    </a:prstGeom>
                  </pic:spPr>
                </pic:pic>
              </a:graphicData>
            </a:graphic>
          </wp:inline>
        </w:drawing>
      </w:r>
    </w:p>
    <w:p w14:paraId="6FCCCA91" w14:textId="77777777" w:rsidR="000900B5" w:rsidRDefault="00000000">
      <w:pPr>
        <w:spacing w:before="160"/>
        <w:ind w:left="142"/>
        <w:rPr>
          <w:rFonts w:ascii="Arial"/>
          <w:sz w:val="18"/>
        </w:rPr>
      </w:pPr>
      <w:r>
        <w:rPr>
          <w:rFonts w:ascii="Arial Black"/>
          <w:color w:val="687D91"/>
          <w:spacing w:val="-4"/>
          <w:sz w:val="18"/>
        </w:rPr>
        <w:t>Figure</w:t>
      </w:r>
      <w:r>
        <w:rPr>
          <w:rFonts w:ascii="Arial Black"/>
          <w:color w:val="687D91"/>
          <w:spacing w:val="-12"/>
          <w:sz w:val="18"/>
        </w:rPr>
        <w:t xml:space="preserve"> </w:t>
      </w:r>
      <w:r>
        <w:rPr>
          <w:rFonts w:ascii="Arial Black"/>
          <w:color w:val="687D91"/>
          <w:spacing w:val="-4"/>
          <w:sz w:val="18"/>
        </w:rPr>
        <w:t>5.3.:</w:t>
      </w:r>
      <w:r>
        <w:rPr>
          <w:rFonts w:ascii="Arial Black"/>
          <w:color w:val="687D91"/>
          <w:spacing w:val="-12"/>
          <w:sz w:val="18"/>
        </w:rPr>
        <w:t xml:space="preserve"> </w:t>
      </w:r>
      <w:r>
        <w:rPr>
          <w:rFonts w:ascii="Arial"/>
          <w:color w:val="687D91"/>
          <w:spacing w:val="-4"/>
          <w:sz w:val="18"/>
        </w:rPr>
        <w:t>DSP</w:t>
      </w:r>
      <w:r>
        <w:rPr>
          <w:rFonts w:ascii="Arial"/>
          <w:color w:val="687D91"/>
          <w:spacing w:val="-9"/>
          <w:sz w:val="18"/>
        </w:rPr>
        <w:t xml:space="preserve"> </w:t>
      </w:r>
      <w:r>
        <w:rPr>
          <w:rFonts w:ascii="Arial"/>
          <w:color w:val="687D91"/>
          <w:spacing w:val="-4"/>
          <w:sz w:val="18"/>
        </w:rPr>
        <w:t>SVA</w:t>
      </w:r>
      <w:r>
        <w:rPr>
          <w:rFonts w:ascii="Arial"/>
          <w:color w:val="687D91"/>
          <w:spacing w:val="-8"/>
          <w:sz w:val="18"/>
        </w:rPr>
        <w:t xml:space="preserve"> </w:t>
      </w:r>
      <w:r>
        <w:rPr>
          <w:rFonts w:ascii="Arial"/>
          <w:color w:val="687D91"/>
          <w:spacing w:val="-4"/>
          <w:sz w:val="18"/>
        </w:rPr>
        <w:t>DQM</w:t>
      </w:r>
      <w:r>
        <w:rPr>
          <w:rFonts w:ascii="Arial"/>
          <w:color w:val="687D91"/>
          <w:spacing w:val="-9"/>
          <w:sz w:val="18"/>
        </w:rPr>
        <w:t xml:space="preserve"> </w:t>
      </w:r>
      <w:r>
        <w:rPr>
          <w:rFonts w:ascii="Arial"/>
          <w:color w:val="687D91"/>
          <w:spacing w:val="-4"/>
          <w:sz w:val="18"/>
        </w:rPr>
        <w:t>Board,</w:t>
      </w:r>
      <w:r>
        <w:rPr>
          <w:rFonts w:ascii="Arial"/>
          <w:color w:val="687D91"/>
          <w:spacing w:val="-6"/>
          <w:sz w:val="18"/>
        </w:rPr>
        <w:t xml:space="preserve"> </w:t>
      </w:r>
      <w:r>
        <w:rPr>
          <w:rFonts w:ascii="Arial"/>
          <w:color w:val="687D91"/>
          <w:spacing w:val="-4"/>
          <w:sz w:val="18"/>
        </w:rPr>
        <w:t>Data</w:t>
      </w:r>
      <w:r>
        <w:rPr>
          <w:rFonts w:ascii="Arial"/>
          <w:color w:val="687D91"/>
          <w:spacing w:val="-7"/>
          <w:sz w:val="18"/>
        </w:rPr>
        <w:t xml:space="preserve"> </w:t>
      </w:r>
      <w:r>
        <w:rPr>
          <w:rFonts w:ascii="Arial"/>
          <w:color w:val="687D91"/>
          <w:spacing w:val="-4"/>
          <w:sz w:val="18"/>
        </w:rPr>
        <w:t>Impact</w:t>
      </w:r>
      <w:r>
        <w:rPr>
          <w:rFonts w:ascii="Arial"/>
          <w:color w:val="687D91"/>
          <w:spacing w:val="-7"/>
          <w:sz w:val="18"/>
        </w:rPr>
        <w:t xml:space="preserve"> </w:t>
      </w:r>
      <w:r>
        <w:rPr>
          <w:rFonts w:ascii="Arial"/>
          <w:color w:val="687D91"/>
          <w:spacing w:val="-4"/>
          <w:sz w:val="18"/>
        </w:rPr>
        <w:t>and</w:t>
      </w:r>
      <w:r>
        <w:rPr>
          <w:rFonts w:ascii="Arial"/>
          <w:color w:val="687D91"/>
          <w:spacing w:val="-6"/>
          <w:sz w:val="18"/>
        </w:rPr>
        <w:t xml:space="preserve"> </w:t>
      </w:r>
      <w:r>
        <w:rPr>
          <w:rFonts w:ascii="Arial"/>
          <w:color w:val="687D91"/>
          <w:spacing w:val="-4"/>
          <w:sz w:val="18"/>
        </w:rPr>
        <w:t>Lineage</w:t>
      </w:r>
      <w:r>
        <w:rPr>
          <w:rFonts w:ascii="Arial"/>
          <w:color w:val="687D91"/>
          <w:spacing w:val="-7"/>
          <w:sz w:val="18"/>
        </w:rPr>
        <w:t xml:space="preserve"> </w:t>
      </w:r>
      <w:r>
        <w:rPr>
          <w:rFonts w:ascii="Arial"/>
          <w:color w:val="687D91"/>
          <w:spacing w:val="-4"/>
          <w:sz w:val="18"/>
        </w:rPr>
        <w:t>Analysis</w:t>
      </w:r>
    </w:p>
    <w:p w14:paraId="6FCCCA92" w14:textId="77777777" w:rsidR="000900B5" w:rsidRDefault="000900B5">
      <w:pPr>
        <w:pStyle w:val="BodyText"/>
        <w:rPr>
          <w:rFonts w:ascii="Arial"/>
          <w:sz w:val="18"/>
        </w:rPr>
      </w:pPr>
    </w:p>
    <w:p w14:paraId="6FCCCA93" w14:textId="77777777" w:rsidR="000900B5" w:rsidRDefault="000900B5">
      <w:pPr>
        <w:pStyle w:val="BodyText"/>
        <w:spacing w:before="177"/>
        <w:rPr>
          <w:rFonts w:ascii="Arial"/>
          <w:sz w:val="18"/>
        </w:rPr>
      </w:pPr>
    </w:p>
    <w:p w14:paraId="6FCCCA94" w14:textId="77777777" w:rsidR="000900B5" w:rsidRDefault="00000000">
      <w:pPr>
        <w:pStyle w:val="BodyText"/>
        <w:spacing w:line="216" w:lineRule="auto"/>
        <w:ind w:left="142" w:right="848" w:firstLine="218"/>
        <w:jc w:val="both"/>
      </w:pPr>
      <w:r>
        <w:rPr>
          <w:spacing w:val="-2"/>
        </w:rPr>
        <w:t>In</w:t>
      </w:r>
      <w:r>
        <w:rPr>
          <w:spacing w:val="-7"/>
        </w:rPr>
        <w:t xml:space="preserve"> </w:t>
      </w:r>
      <w:r>
        <w:rPr>
          <w:spacing w:val="-2"/>
        </w:rPr>
        <w:t>the</w:t>
      </w:r>
      <w:r>
        <w:rPr>
          <w:spacing w:val="-7"/>
        </w:rPr>
        <w:t xml:space="preserve"> </w:t>
      </w:r>
      <w:r>
        <w:rPr>
          <w:spacing w:val="-2"/>
        </w:rPr>
        <w:t>Impact</w:t>
      </w:r>
      <w:r>
        <w:rPr>
          <w:spacing w:val="-7"/>
        </w:rPr>
        <w:t xml:space="preserve"> </w:t>
      </w:r>
      <w:r>
        <w:rPr>
          <w:spacing w:val="-2"/>
        </w:rPr>
        <w:t>and</w:t>
      </w:r>
      <w:r>
        <w:rPr>
          <w:spacing w:val="-7"/>
        </w:rPr>
        <w:t xml:space="preserve"> </w:t>
      </w:r>
      <w:r>
        <w:rPr>
          <w:spacing w:val="-2"/>
        </w:rPr>
        <w:t>Lineage</w:t>
      </w:r>
      <w:r>
        <w:rPr>
          <w:spacing w:val="-7"/>
        </w:rPr>
        <w:t xml:space="preserve"> </w:t>
      </w:r>
      <w:r>
        <w:rPr>
          <w:spacing w:val="-2"/>
        </w:rPr>
        <w:t>Analysis</w:t>
      </w:r>
      <w:r>
        <w:rPr>
          <w:spacing w:val="-7"/>
        </w:rPr>
        <w:t xml:space="preserve"> </w:t>
      </w:r>
      <w:hyperlink w:anchor="_bookmark46" w:history="1">
        <w:r>
          <w:rPr>
            <w:spacing w:val="-2"/>
          </w:rPr>
          <w:t>5.4</w:t>
        </w:r>
      </w:hyperlink>
      <w:r>
        <w:rPr>
          <w:spacing w:val="-7"/>
        </w:rPr>
        <w:t xml:space="preserve"> </w:t>
      </w:r>
      <w:r>
        <w:rPr>
          <w:spacing w:val="-2"/>
        </w:rPr>
        <w:t>for</w:t>
      </w:r>
      <w:r>
        <w:rPr>
          <w:spacing w:val="-7"/>
        </w:rPr>
        <w:t xml:space="preserve"> </w:t>
      </w:r>
      <w:proofErr w:type="spellStart"/>
      <w:r>
        <w:rPr>
          <w:rFonts w:ascii="Cambria"/>
          <w:spacing w:val="-2"/>
        </w:rPr>
        <w:t>R_AM_Sendungsverarbeitung_DQM</w:t>
      </w:r>
      <w:proofErr w:type="spellEnd"/>
      <w:r>
        <w:rPr>
          <w:spacing w:val="-2"/>
        </w:rPr>
        <w:t>,</w:t>
      </w:r>
      <w:r>
        <w:rPr>
          <w:spacing w:val="-7"/>
        </w:rPr>
        <w:t xml:space="preserve"> </w:t>
      </w:r>
      <w:r>
        <w:rPr>
          <w:spacing w:val="-2"/>
        </w:rPr>
        <w:t>each</w:t>
      </w:r>
      <w:r>
        <w:rPr>
          <w:spacing w:val="-7"/>
        </w:rPr>
        <w:t xml:space="preserve"> </w:t>
      </w:r>
      <w:r>
        <w:rPr>
          <w:spacing w:val="-2"/>
        </w:rPr>
        <w:t>box</w:t>
      </w:r>
      <w:r>
        <w:rPr>
          <w:spacing w:val="-7"/>
        </w:rPr>
        <w:t xml:space="preserve"> </w:t>
      </w:r>
      <w:r>
        <w:rPr>
          <w:spacing w:val="-2"/>
        </w:rPr>
        <w:t>repr</w:t>
      </w:r>
      <w:bookmarkStart w:id="326" w:name="_bookmark45"/>
      <w:bookmarkEnd w:id="326"/>
      <w:r>
        <w:rPr>
          <w:spacing w:val="-2"/>
        </w:rPr>
        <w:t>esents</w:t>
      </w:r>
      <w:r>
        <w:rPr>
          <w:spacing w:val="-7"/>
        </w:rPr>
        <w:t xml:space="preserve"> </w:t>
      </w:r>
      <w:r>
        <w:rPr>
          <w:spacing w:val="-2"/>
        </w:rPr>
        <w:t>a</w:t>
      </w:r>
      <w:r>
        <w:rPr>
          <w:spacing w:val="-7"/>
        </w:rPr>
        <w:t xml:space="preserve"> </w:t>
      </w:r>
      <w:r>
        <w:rPr>
          <w:spacing w:val="-2"/>
        </w:rPr>
        <w:t>step in</w:t>
      </w:r>
      <w:r>
        <w:rPr>
          <w:spacing w:val="-6"/>
        </w:rPr>
        <w:t xml:space="preserve"> </w:t>
      </w:r>
      <w:r>
        <w:rPr>
          <w:spacing w:val="-2"/>
        </w:rPr>
        <w:t>the</w:t>
      </w:r>
      <w:r>
        <w:rPr>
          <w:spacing w:val="-6"/>
        </w:rPr>
        <w:t xml:space="preserve"> </w:t>
      </w:r>
      <w:r>
        <w:rPr>
          <w:spacing w:val="-2"/>
        </w:rPr>
        <w:t>creation</w:t>
      </w:r>
      <w:r>
        <w:rPr>
          <w:spacing w:val="-6"/>
        </w:rPr>
        <w:t xml:space="preserve"> </w:t>
      </w:r>
      <w:r>
        <w:rPr>
          <w:spacing w:val="-2"/>
        </w:rPr>
        <w:t>of</w:t>
      </w:r>
      <w:r>
        <w:rPr>
          <w:spacing w:val="-6"/>
        </w:rPr>
        <w:t xml:space="preserve"> </w:t>
      </w:r>
      <w:r>
        <w:rPr>
          <w:spacing w:val="-2"/>
        </w:rPr>
        <w:t>the</w:t>
      </w:r>
      <w:r>
        <w:rPr>
          <w:spacing w:val="-6"/>
        </w:rPr>
        <w:t xml:space="preserve"> </w:t>
      </w:r>
      <w:proofErr w:type="spellStart"/>
      <w:r>
        <w:rPr>
          <w:spacing w:val="-2"/>
        </w:rPr>
        <w:t>summarising</w:t>
      </w:r>
      <w:proofErr w:type="spellEnd"/>
      <w:r>
        <w:rPr>
          <w:spacing w:val="-6"/>
        </w:rPr>
        <w:t xml:space="preserve"> </w:t>
      </w:r>
      <w:r>
        <w:rPr>
          <w:spacing w:val="-2"/>
        </w:rPr>
        <w:t>data</w:t>
      </w:r>
      <w:r>
        <w:rPr>
          <w:spacing w:val="-6"/>
        </w:rPr>
        <w:t xml:space="preserve"> </w:t>
      </w:r>
      <w:r>
        <w:rPr>
          <w:spacing w:val="-2"/>
        </w:rPr>
        <w:t>model.</w:t>
      </w:r>
      <w:r>
        <w:rPr>
          <w:spacing w:val="8"/>
        </w:rPr>
        <w:t xml:space="preserve"> </w:t>
      </w:r>
      <w:r>
        <w:rPr>
          <w:spacing w:val="-2"/>
        </w:rPr>
        <w:t>Each</w:t>
      </w:r>
      <w:r>
        <w:rPr>
          <w:spacing w:val="-6"/>
        </w:rPr>
        <w:t xml:space="preserve"> </w:t>
      </w:r>
      <w:r>
        <w:rPr>
          <w:spacing w:val="-2"/>
        </w:rPr>
        <w:t>box</w:t>
      </w:r>
      <w:r>
        <w:rPr>
          <w:spacing w:val="-6"/>
        </w:rPr>
        <w:t xml:space="preserve"> </w:t>
      </w:r>
      <w:r>
        <w:rPr>
          <w:spacing w:val="-2"/>
        </w:rPr>
        <w:t>allows</w:t>
      </w:r>
      <w:r>
        <w:rPr>
          <w:spacing w:val="-6"/>
        </w:rPr>
        <w:t xml:space="preserve"> </w:t>
      </w:r>
      <w:r>
        <w:rPr>
          <w:spacing w:val="-2"/>
        </w:rPr>
        <w:t>further</w:t>
      </w:r>
      <w:r>
        <w:rPr>
          <w:spacing w:val="-6"/>
        </w:rPr>
        <w:t xml:space="preserve"> </w:t>
      </w:r>
      <w:r>
        <w:rPr>
          <w:spacing w:val="-2"/>
        </w:rPr>
        <w:t>progression</w:t>
      </w:r>
      <w:r>
        <w:rPr>
          <w:spacing w:val="-6"/>
        </w:rPr>
        <w:t xml:space="preserve"> </w:t>
      </w:r>
      <w:r>
        <w:rPr>
          <w:spacing w:val="-2"/>
        </w:rPr>
        <w:t>down</w:t>
      </w:r>
      <w:r>
        <w:rPr>
          <w:spacing w:val="-6"/>
        </w:rPr>
        <w:t xml:space="preserve"> </w:t>
      </w:r>
      <w:r>
        <w:rPr>
          <w:spacing w:val="-2"/>
        </w:rPr>
        <w:t>the</w:t>
      </w:r>
      <w:r>
        <w:rPr>
          <w:spacing w:val="-6"/>
        </w:rPr>
        <w:t xml:space="preserve"> </w:t>
      </w:r>
      <w:r>
        <w:rPr>
          <w:spacing w:val="-2"/>
        </w:rPr>
        <w:t>data</w:t>
      </w:r>
      <w:r>
        <w:rPr>
          <w:spacing w:val="-6"/>
        </w:rPr>
        <w:t xml:space="preserve"> </w:t>
      </w:r>
      <w:r>
        <w:rPr>
          <w:spacing w:val="-2"/>
        </w:rPr>
        <w:t xml:space="preserve">lineage </w:t>
      </w:r>
      <w:r>
        <w:t>and enables the user to open additional views.</w:t>
      </w:r>
    </w:p>
    <w:p w14:paraId="6FCCCA95" w14:textId="77777777" w:rsidR="000900B5" w:rsidRDefault="00000000">
      <w:pPr>
        <w:pStyle w:val="BodyText"/>
        <w:spacing w:before="140"/>
        <w:rPr>
          <w:sz w:val="20"/>
        </w:rPr>
      </w:pPr>
      <w:r>
        <w:rPr>
          <w:noProof/>
          <w:sz w:val="20"/>
        </w:rPr>
        <w:drawing>
          <wp:anchor distT="0" distB="0" distL="0" distR="0" simplePos="0" relativeHeight="487597568" behindDoc="1" locked="0" layoutInCell="1" allowOverlap="1" wp14:anchorId="6FCCCD7E" wp14:editId="6FCCCD7F">
            <wp:simplePos x="0" y="0"/>
            <wp:positionH relativeFrom="page">
              <wp:posOffset>1171854</wp:posOffset>
            </wp:positionH>
            <wp:positionV relativeFrom="paragraph">
              <wp:posOffset>278633</wp:posOffset>
            </wp:positionV>
            <wp:extent cx="5256656" cy="274320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1" cstate="print"/>
                    <a:stretch>
                      <a:fillRect/>
                    </a:stretch>
                  </pic:blipFill>
                  <pic:spPr>
                    <a:xfrm>
                      <a:off x="0" y="0"/>
                      <a:ext cx="5256656" cy="2743200"/>
                    </a:xfrm>
                    <a:prstGeom prst="rect">
                      <a:avLst/>
                    </a:prstGeom>
                  </pic:spPr>
                </pic:pic>
              </a:graphicData>
            </a:graphic>
          </wp:anchor>
        </w:drawing>
      </w:r>
    </w:p>
    <w:p w14:paraId="6FCCCA96" w14:textId="77777777" w:rsidR="000900B5" w:rsidRDefault="00000000">
      <w:pPr>
        <w:spacing w:before="160"/>
        <w:ind w:left="142"/>
        <w:rPr>
          <w:rFonts w:ascii="Arial"/>
          <w:sz w:val="18"/>
        </w:rPr>
      </w:pPr>
      <w:r>
        <w:rPr>
          <w:rFonts w:ascii="Arial Black"/>
          <w:color w:val="687D91"/>
          <w:w w:val="90"/>
          <w:sz w:val="18"/>
        </w:rPr>
        <w:t>Figure</w:t>
      </w:r>
      <w:r>
        <w:rPr>
          <w:rFonts w:ascii="Arial Black"/>
          <w:color w:val="687D91"/>
          <w:spacing w:val="3"/>
          <w:sz w:val="18"/>
        </w:rPr>
        <w:t xml:space="preserve"> </w:t>
      </w:r>
      <w:r>
        <w:rPr>
          <w:rFonts w:ascii="Arial Black"/>
          <w:color w:val="687D91"/>
          <w:w w:val="90"/>
          <w:sz w:val="18"/>
        </w:rPr>
        <w:t>5.4.:</w:t>
      </w:r>
      <w:r>
        <w:rPr>
          <w:rFonts w:ascii="Arial Black"/>
          <w:color w:val="687D91"/>
          <w:spacing w:val="3"/>
          <w:sz w:val="18"/>
        </w:rPr>
        <w:t xml:space="preserve"> </w:t>
      </w:r>
      <w:r>
        <w:rPr>
          <w:rFonts w:ascii="Arial"/>
          <w:color w:val="687D91"/>
          <w:w w:val="90"/>
          <w:sz w:val="18"/>
        </w:rPr>
        <w:t>DSP</w:t>
      </w:r>
      <w:r>
        <w:rPr>
          <w:rFonts w:ascii="Arial"/>
          <w:color w:val="687D91"/>
          <w:spacing w:val="10"/>
          <w:sz w:val="18"/>
        </w:rPr>
        <w:t xml:space="preserve"> </w:t>
      </w:r>
      <w:r>
        <w:rPr>
          <w:rFonts w:ascii="Arial"/>
          <w:color w:val="687D91"/>
          <w:w w:val="90"/>
          <w:sz w:val="18"/>
        </w:rPr>
        <w:t>opened</w:t>
      </w:r>
      <w:r>
        <w:rPr>
          <w:rFonts w:ascii="Arial"/>
          <w:color w:val="687D91"/>
          <w:spacing w:val="11"/>
          <w:sz w:val="18"/>
        </w:rPr>
        <w:t xml:space="preserve"> </w:t>
      </w:r>
      <w:r>
        <w:rPr>
          <w:rFonts w:ascii="Arial"/>
          <w:color w:val="687D91"/>
          <w:w w:val="90"/>
          <w:sz w:val="18"/>
        </w:rPr>
        <w:t>Lineage</w:t>
      </w:r>
      <w:r>
        <w:rPr>
          <w:rFonts w:ascii="Arial"/>
          <w:color w:val="687D91"/>
          <w:spacing w:val="10"/>
          <w:sz w:val="18"/>
        </w:rPr>
        <w:t xml:space="preserve"> </w:t>
      </w:r>
      <w:r>
        <w:rPr>
          <w:rFonts w:ascii="Arial"/>
          <w:color w:val="687D91"/>
          <w:spacing w:val="-4"/>
          <w:w w:val="90"/>
          <w:sz w:val="18"/>
        </w:rPr>
        <w:t>view</w:t>
      </w:r>
    </w:p>
    <w:p w14:paraId="6FCCCA97" w14:textId="77777777" w:rsidR="000900B5" w:rsidRDefault="000900B5">
      <w:pPr>
        <w:pStyle w:val="BodyText"/>
        <w:rPr>
          <w:rFonts w:ascii="Arial"/>
          <w:sz w:val="18"/>
        </w:rPr>
      </w:pPr>
    </w:p>
    <w:p w14:paraId="6FCCCA98" w14:textId="77777777" w:rsidR="000900B5" w:rsidRDefault="000900B5">
      <w:pPr>
        <w:pStyle w:val="BodyText"/>
        <w:spacing w:before="177"/>
        <w:rPr>
          <w:rFonts w:ascii="Arial"/>
          <w:sz w:val="18"/>
        </w:rPr>
      </w:pPr>
    </w:p>
    <w:p w14:paraId="6FCCCA99" w14:textId="77777777" w:rsidR="000900B5" w:rsidRDefault="00000000">
      <w:pPr>
        <w:pStyle w:val="BodyText"/>
        <w:spacing w:line="216" w:lineRule="auto"/>
        <w:ind w:left="142" w:right="848" w:firstLine="218"/>
        <w:jc w:val="both"/>
      </w:pPr>
      <w:r>
        <w:t xml:space="preserve">Selecting one item earlier </w:t>
      </w:r>
      <w:hyperlink w:anchor="_bookmark47" w:history="1">
        <w:r>
          <w:t>5.5</w:t>
        </w:r>
      </w:hyperlink>
      <w:r>
        <w:t xml:space="preserve"> starts highlighting and shows in yellow all items that affect </w:t>
      </w:r>
      <w:bookmarkStart w:id="327" w:name="_bookmark46"/>
      <w:bookmarkEnd w:id="327"/>
      <w:r>
        <w:t>the selected item.</w:t>
      </w:r>
      <w:r>
        <w:rPr>
          <w:spacing w:val="39"/>
        </w:rPr>
        <w:t xml:space="preserve"> </w:t>
      </w:r>
      <w:r>
        <w:t xml:space="preserve">For example, when selecting an item further to the left, the yellow highlight only shows the ones linked to those </w:t>
      </w:r>
      <w:hyperlink w:anchor="_bookmark48" w:history="1">
        <w:r>
          <w:t>5.</w:t>
        </w:r>
      </w:hyperlink>
      <w:r>
        <w:t>6.</w:t>
      </w:r>
      <w:r>
        <w:rPr>
          <w:spacing w:val="40"/>
        </w:rPr>
        <w:t xml:space="preserve"> </w:t>
      </w:r>
      <w:r>
        <w:t>This allows the easy identification of sources contributing to the current selection. While working down the tree, it is observed that the number of connected items decreases.</w:t>
      </w:r>
    </w:p>
    <w:p w14:paraId="6FCCCA9A" w14:textId="77777777" w:rsidR="000900B5" w:rsidRDefault="000900B5">
      <w:pPr>
        <w:pStyle w:val="BodyText"/>
        <w:rPr>
          <w:sz w:val="20"/>
        </w:rPr>
      </w:pPr>
    </w:p>
    <w:p w14:paraId="6FCCCA9B" w14:textId="77777777" w:rsidR="000900B5" w:rsidRDefault="00000000">
      <w:pPr>
        <w:pStyle w:val="BodyText"/>
        <w:spacing w:before="39"/>
        <w:rPr>
          <w:sz w:val="20"/>
        </w:rPr>
      </w:pPr>
      <w:r>
        <w:rPr>
          <w:noProof/>
          <w:sz w:val="20"/>
        </w:rPr>
        <w:drawing>
          <wp:anchor distT="0" distB="0" distL="0" distR="0" simplePos="0" relativeHeight="487598080" behindDoc="1" locked="0" layoutInCell="1" allowOverlap="1" wp14:anchorId="6FCCCD80" wp14:editId="6FCCCD81">
            <wp:simplePos x="0" y="0"/>
            <wp:positionH relativeFrom="page">
              <wp:posOffset>1254653</wp:posOffset>
            </wp:positionH>
            <wp:positionV relativeFrom="paragraph">
              <wp:posOffset>214662</wp:posOffset>
            </wp:positionV>
            <wp:extent cx="5025199" cy="673798"/>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2" cstate="print"/>
                    <a:stretch>
                      <a:fillRect/>
                    </a:stretch>
                  </pic:blipFill>
                  <pic:spPr>
                    <a:xfrm>
                      <a:off x="0" y="0"/>
                      <a:ext cx="5025199" cy="673798"/>
                    </a:xfrm>
                    <a:prstGeom prst="rect">
                      <a:avLst/>
                    </a:prstGeom>
                  </pic:spPr>
                </pic:pic>
              </a:graphicData>
            </a:graphic>
          </wp:anchor>
        </w:drawing>
      </w:r>
    </w:p>
    <w:p w14:paraId="6FCCCA9C" w14:textId="77777777" w:rsidR="000900B5" w:rsidRDefault="00000000">
      <w:pPr>
        <w:spacing w:before="227"/>
        <w:ind w:left="142"/>
        <w:rPr>
          <w:rFonts w:ascii="Arial"/>
          <w:sz w:val="18"/>
        </w:rPr>
      </w:pPr>
      <w:r>
        <w:rPr>
          <w:rFonts w:ascii="Arial Black"/>
          <w:color w:val="687D91"/>
          <w:spacing w:val="-4"/>
          <w:sz w:val="18"/>
        </w:rPr>
        <w:t>Figure</w:t>
      </w:r>
      <w:r>
        <w:rPr>
          <w:rFonts w:ascii="Arial Black"/>
          <w:color w:val="687D91"/>
          <w:spacing w:val="-12"/>
          <w:sz w:val="18"/>
        </w:rPr>
        <w:t xml:space="preserve"> </w:t>
      </w:r>
      <w:r>
        <w:rPr>
          <w:rFonts w:ascii="Arial Black"/>
          <w:color w:val="687D91"/>
          <w:spacing w:val="-4"/>
          <w:sz w:val="18"/>
        </w:rPr>
        <w:t>5.5.:</w:t>
      </w:r>
      <w:r>
        <w:rPr>
          <w:rFonts w:ascii="Arial Black"/>
          <w:color w:val="687D91"/>
          <w:spacing w:val="-11"/>
          <w:sz w:val="18"/>
        </w:rPr>
        <w:t xml:space="preserve"> </w:t>
      </w:r>
      <w:r>
        <w:rPr>
          <w:rFonts w:ascii="Arial"/>
          <w:color w:val="687D91"/>
          <w:spacing w:val="-4"/>
          <w:sz w:val="18"/>
        </w:rPr>
        <w:t>DSP</w:t>
      </w:r>
      <w:r>
        <w:rPr>
          <w:rFonts w:ascii="Arial"/>
          <w:color w:val="687D91"/>
          <w:spacing w:val="-3"/>
          <w:sz w:val="18"/>
        </w:rPr>
        <w:t xml:space="preserve"> </w:t>
      </w:r>
      <w:r>
        <w:rPr>
          <w:rFonts w:ascii="Arial"/>
          <w:color w:val="687D91"/>
          <w:spacing w:val="-4"/>
          <w:sz w:val="18"/>
        </w:rPr>
        <w:t>Lineage</w:t>
      </w:r>
      <w:r>
        <w:rPr>
          <w:rFonts w:ascii="Arial"/>
          <w:color w:val="687D91"/>
          <w:spacing w:val="-3"/>
          <w:sz w:val="18"/>
        </w:rPr>
        <w:t xml:space="preserve"> </w:t>
      </w:r>
      <w:r>
        <w:rPr>
          <w:rFonts w:ascii="Arial"/>
          <w:color w:val="687D91"/>
          <w:spacing w:val="-4"/>
          <w:sz w:val="18"/>
        </w:rPr>
        <w:t>View</w:t>
      </w:r>
      <w:r>
        <w:rPr>
          <w:rFonts w:ascii="Arial"/>
          <w:color w:val="687D91"/>
          <w:spacing w:val="-3"/>
          <w:sz w:val="18"/>
        </w:rPr>
        <w:t xml:space="preserve"> </w:t>
      </w:r>
      <w:r>
        <w:rPr>
          <w:rFonts w:ascii="Arial"/>
          <w:color w:val="687D91"/>
          <w:spacing w:val="-4"/>
          <w:sz w:val="18"/>
        </w:rPr>
        <w:t>with Selected</w:t>
      </w:r>
      <w:r>
        <w:rPr>
          <w:rFonts w:ascii="Arial"/>
          <w:color w:val="687D91"/>
          <w:spacing w:val="-3"/>
          <w:sz w:val="18"/>
        </w:rPr>
        <w:t xml:space="preserve"> </w:t>
      </w:r>
      <w:r>
        <w:rPr>
          <w:rFonts w:ascii="Arial"/>
          <w:color w:val="687D91"/>
          <w:spacing w:val="-4"/>
          <w:sz w:val="18"/>
        </w:rPr>
        <w:t>Node</w:t>
      </w:r>
    </w:p>
    <w:p w14:paraId="6FCCCA9D" w14:textId="77777777" w:rsidR="000900B5" w:rsidRDefault="000900B5">
      <w:pPr>
        <w:rPr>
          <w:rFonts w:ascii="Arial"/>
          <w:sz w:val="18"/>
        </w:rPr>
        <w:sectPr w:rsidR="000900B5">
          <w:footerReference w:type="even" r:id="rId63"/>
          <w:footerReference w:type="default" r:id="rId64"/>
          <w:pgSz w:w="11910" w:h="16840"/>
          <w:pgMar w:top="440" w:right="0" w:bottom="180" w:left="708" w:header="0" w:footer="0" w:gutter="0"/>
          <w:pgNumType w:start="21"/>
          <w:cols w:space="720"/>
        </w:sectPr>
      </w:pPr>
    </w:p>
    <w:p w14:paraId="6FCCCA9E" w14:textId="77777777" w:rsidR="000900B5" w:rsidRDefault="000900B5">
      <w:pPr>
        <w:pStyle w:val="BodyText"/>
        <w:rPr>
          <w:rFonts w:ascii="Arial"/>
          <w:sz w:val="20"/>
        </w:rPr>
      </w:pPr>
    </w:p>
    <w:p w14:paraId="6FCCCA9F" w14:textId="77777777" w:rsidR="000900B5" w:rsidRDefault="000900B5">
      <w:pPr>
        <w:pStyle w:val="BodyText"/>
        <w:spacing w:before="174"/>
        <w:rPr>
          <w:rFonts w:ascii="Arial"/>
          <w:sz w:val="20"/>
        </w:rPr>
      </w:pPr>
    </w:p>
    <w:p w14:paraId="6FCCCAA0" w14:textId="77777777" w:rsidR="000900B5" w:rsidRDefault="00000000">
      <w:pPr>
        <w:ind w:left="1256"/>
        <w:rPr>
          <w:rFonts w:ascii="Arial"/>
          <w:sz w:val="20"/>
        </w:rPr>
      </w:pPr>
      <w:r>
        <w:rPr>
          <w:rFonts w:ascii="Arial"/>
          <w:noProof/>
          <w:sz w:val="20"/>
        </w:rPr>
        <w:drawing>
          <wp:inline distT="0" distB="0" distL="0" distR="0" wp14:anchorId="6FCCCD82" wp14:editId="6FCCCD83">
            <wp:extent cx="5025199" cy="656653"/>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5" cstate="print"/>
                    <a:stretch>
                      <a:fillRect/>
                    </a:stretch>
                  </pic:blipFill>
                  <pic:spPr>
                    <a:xfrm>
                      <a:off x="0" y="0"/>
                      <a:ext cx="5025199" cy="656653"/>
                    </a:xfrm>
                    <a:prstGeom prst="rect">
                      <a:avLst/>
                    </a:prstGeom>
                  </pic:spPr>
                </pic:pic>
              </a:graphicData>
            </a:graphic>
          </wp:inline>
        </w:drawing>
      </w:r>
    </w:p>
    <w:p w14:paraId="6FCCCAA1" w14:textId="77777777" w:rsidR="000900B5" w:rsidRDefault="000900B5">
      <w:pPr>
        <w:pStyle w:val="BodyText"/>
        <w:spacing w:before="78"/>
        <w:rPr>
          <w:rFonts w:ascii="Arial"/>
          <w:sz w:val="18"/>
        </w:rPr>
      </w:pPr>
    </w:p>
    <w:p w14:paraId="6FCCCAA2" w14:textId="77777777" w:rsidR="000900B5" w:rsidRDefault="00000000">
      <w:pPr>
        <w:ind w:left="142"/>
        <w:rPr>
          <w:rFonts w:ascii="Arial"/>
          <w:sz w:val="18"/>
        </w:rPr>
      </w:pPr>
      <w:r>
        <w:rPr>
          <w:rFonts w:ascii="Arial Black"/>
          <w:color w:val="687D91"/>
          <w:spacing w:val="-4"/>
          <w:sz w:val="18"/>
        </w:rPr>
        <w:t>Figure</w:t>
      </w:r>
      <w:r>
        <w:rPr>
          <w:rFonts w:ascii="Arial Black"/>
          <w:color w:val="687D91"/>
          <w:spacing w:val="-12"/>
          <w:sz w:val="18"/>
        </w:rPr>
        <w:t xml:space="preserve"> </w:t>
      </w:r>
      <w:r>
        <w:rPr>
          <w:rFonts w:ascii="Arial Black"/>
          <w:color w:val="687D91"/>
          <w:spacing w:val="-4"/>
          <w:sz w:val="18"/>
        </w:rPr>
        <w:t>5.6.:</w:t>
      </w:r>
      <w:r>
        <w:rPr>
          <w:rFonts w:ascii="Arial Black"/>
          <w:color w:val="687D91"/>
          <w:spacing w:val="-12"/>
          <w:sz w:val="18"/>
        </w:rPr>
        <w:t xml:space="preserve"> </w:t>
      </w:r>
      <w:r>
        <w:rPr>
          <w:rFonts w:ascii="Arial"/>
          <w:color w:val="687D91"/>
          <w:spacing w:val="-4"/>
          <w:sz w:val="18"/>
        </w:rPr>
        <w:t>DSP</w:t>
      </w:r>
      <w:r>
        <w:rPr>
          <w:rFonts w:ascii="Arial"/>
          <w:color w:val="687D91"/>
          <w:spacing w:val="-9"/>
          <w:sz w:val="18"/>
        </w:rPr>
        <w:t xml:space="preserve"> </w:t>
      </w:r>
      <w:r>
        <w:rPr>
          <w:rFonts w:ascii="Arial"/>
          <w:color w:val="687D91"/>
          <w:spacing w:val="-4"/>
          <w:sz w:val="18"/>
        </w:rPr>
        <w:t>Lineage</w:t>
      </w:r>
      <w:r>
        <w:rPr>
          <w:rFonts w:ascii="Arial"/>
          <w:color w:val="687D91"/>
          <w:spacing w:val="-7"/>
          <w:sz w:val="18"/>
        </w:rPr>
        <w:t xml:space="preserve"> </w:t>
      </w:r>
      <w:r>
        <w:rPr>
          <w:rFonts w:ascii="Arial"/>
          <w:color w:val="687D91"/>
          <w:spacing w:val="-4"/>
          <w:sz w:val="18"/>
        </w:rPr>
        <w:t>View</w:t>
      </w:r>
      <w:r>
        <w:rPr>
          <w:rFonts w:ascii="Arial"/>
          <w:color w:val="687D91"/>
          <w:spacing w:val="-6"/>
          <w:sz w:val="18"/>
        </w:rPr>
        <w:t xml:space="preserve"> </w:t>
      </w:r>
      <w:r>
        <w:rPr>
          <w:rFonts w:ascii="Arial"/>
          <w:color w:val="687D91"/>
          <w:spacing w:val="-4"/>
          <w:sz w:val="18"/>
        </w:rPr>
        <w:t>with</w:t>
      </w:r>
      <w:r>
        <w:rPr>
          <w:rFonts w:ascii="Arial"/>
          <w:color w:val="687D91"/>
          <w:spacing w:val="-6"/>
          <w:sz w:val="18"/>
        </w:rPr>
        <w:t xml:space="preserve"> </w:t>
      </w:r>
      <w:r>
        <w:rPr>
          <w:rFonts w:ascii="Arial"/>
          <w:color w:val="687D91"/>
          <w:spacing w:val="-4"/>
          <w:sz w:val="18"/>
        </w:rPr>
        <w:t>Reduced</w:t>
      </w:r>
      <w:r>
        <w:rPr>
          <w:rFonts w:ascii="Arial"/>
          <w:color w:val="687D91"/>
          <w:spacing w:val="-6"/>
          <w:sz w:val="18"/>
        </w:rPr>
        <w:t xml:space="preserve"> </w:t>
      </w:r>
      <w:r>
        <w:rPr>
          <w:rFonts w:ascii="Arial"/>
          <w:color w:val="687D91"/>
          <w:spacing w:val="-4"/>
          <w:sz w:val="18"/>
        </w:rPr>
        <w:t>Source</w:t>
      </w:r>
      <w:r>
        <w:rPr>
          <w:rFonts w:ascii="Arial"/>
          <w:color w:val="687D91"/>
          <w:spacing w:val="-6"/>
          <w:sz w:val="18"/>
        </w:rPr>
        <w:t xml:space="preserve"> </w:t>
      </w:r>
      <w:r>
        <w:rPr>
          <w:rFonts w:ascii="Arial"/>
          <w:color w:val="687D91"/>
          <w:spacing w:val="-4"/>
          <w:sz w:val="18"/>
        </w:rPr>
        <w:t>Dependencies</w:t>
      </w:r>
    </w:p>
    <w:p w14:paraId="6FCCCAA3" w14:textId="77777777" w:rsidR="000900B5" w:rsidRDefault="000900B5">
      <w:pPr>
        <w:pStyle w:val="BodyText"/>
        <w:rPr>
          <w:rFonts w:ascii="Arial"/>
          <w:sz w:val="18"/>
        </w:rPr>
      </w:pPr>
    </w:p>
    <w:p w14:paraId="6FCCCAA4" w14:textId="77777777" w:rsidR="000900B5" w:rsidRDefault="000900B5">
      <w:pPr>
        <w:pStyle w:val="BodyText"/>
        <w:rPr>
          <w:rFonts w:ascii="Arial"/>
          <w:sz w:val="18"/>
        </w:rPr>
      </w:pPr>
    </w:p>
    <w:p w14:paraId="6FCCCAA5" w14:textId="77777777" w:rsidR="000900B5" w:rsidRDefault="000900B5">
      <w:pPr>
        <w:pStyle w:val="BodyText"/>
        <w:rPr>
          <w:rFonts w:ascii="Arial"/>
          <w:sz w:val="18"/>
        </w:rPr>
      </w:pPr>
    </w:p>
    <w:p w14:paraId="6FCCCAA6" w14:textId="77777777" w:rsidR="000900B5" w:rsidRDefault="000900B5">
      <w:pPr>
        <w:pStyle w:val="BodyText"/>
        <w:spacing w:before="58"/>
        <w:rPr>
          <w:rFonts w:ascii="Arial"/>
          <w:sz w:val="18"/>
        </w:rPr>
      </w:pPr>
    </w:p>
    <w:p w14:paraId="6FCCCAA7" w14:textId="77777777" w:rsidR="000900B5" w:rsidRDefault="00000000">
      <w:pPr>
        <w:pStyle w:val="BodyText"/>
        <w:spacing w:before="1"/>
        <w:ind w:left="360"/>
      </w:pPr>
      <w:r>
        <w:t>In</w:t>
      </w:r>
      <w:r>
        <w:rPr>
          <w:spacing w:val="-11"/>
        </w:rPr>
        <w:t xml:space="preserve"> </w:t>
      </w:r>
      <w:r>
        <w:t>the</w:t>
      </w:r>
      <w:r>
        <w:rPr>
          <w:spacing w:val="-11"/>
        </w:rPr>
        <w:t xml:space="preserve"> </w:t>
      </w:r>
      <w:r>
        <w:t>first</w:t>
      </w:r>
      <w:r>
        <w:rPr>
          <w:spacing w:val="-10"/>
        </w:rPr>
        <w:t xml:space="preserve"> </w:t>
      </w:r>
      <w:r>
        <w:t>view,</w:t>
      </w:r>
      <w:r>
        <w:rPr>
          <w:spacing w:val="-11"/>
        </w:rPr>
        <w:t xml:space="preserve"> </w:t>
      </w:r>
      <w:r>
        <w:t>the</w:t>
      </w:r>
      <w:r>
        <w:rPr>
          <w:spacing w:val="-11"/>
        </w:rPr>
        <w:t xml:space="preserve"> </w:t>
      </w:r>
      <w:r>
        <w:t>right-hand</w:t>
      </w:r>
      <w:r>
        <w:rPr>
          <w:spacing w:val="-10"/>
        </w:rPr>
        <w:t xml:space="preserve"> </w:t>
      </w:r>
      <w:r>
        <w:t>menu</w:t>
      </w:r>
      <w:r>
        <w:rPr>
          <w:spacing w:val="-11"/>
        </w:rPr>
        <w:t xml:space="preserve"> </w:t>
      </w:r>
      <w:r>
        <w:t>allows</w:t>
      </w:r>
      <w:r>
        <w:rPr>
          <w:spacing w:val="-11"/>
        </w:rPr>
        <w:t xml:space="preserve"> </w:t>
      </w:r>
      <w:r>
        <w:t>the</w:t>
      </w:r>
      <w:r>
        <w:rPr>
          <w:spacing w:val="-10"/>
        </w:rPr>
        <w:t xml:space="preserve"> </w:t>
      </w:r>
      <w:r>
        <w:t>selection</w:t>
      </w:r>
      <w:r>
        <w:rPr>
          <w:spacing w:val="-11"/>
        </w:rPr>
        <w:t xml:space="preserve"> </w:t>
      </w:r>
      <w:r>
        <w:t>of</w:t>
      </w:r>
      <w:r>
        <w:rPr>
          <w:spacing w:val="-11"/>
        </w:rPr>
        <w:t xml:space="preserve"> </w:t>
      </w:r>
      <w:r>
        <w:t>every</w:t>
      </w:r>
      <w:r>
        <w:rPr>
          <w:spacing w:val="-10"/>
        </w:rPr>
        <w:t xml:space="preserve"> </w:t>
      </w:r>
      <w:r>
        <w:t>measure</w:t>
      </w:r>
      <w:r>
        <w:rPr>
          <w:spacing w:val="-11"/>
        </w:rPr>
        <w:t xml:space="preserve"> </w:t>
      </w:r>
      <w:r>
        <w:t>the</w:t>
      </w:r>
      <w:r>
        <w:rPr>
          <w:spacing w:val="-11"/>
        </w:rPr>
        <w:t xml:space="preserve"> </w:t>
      </w:r>
      <w:r>
        <w:t>model</w:t>
      </w:r>
      <w:r>
        <w:rPr>
          <w:spacing w:val="-10"/>
        </w:rPr>
        <w:t xml:space="preserve"> </w:t>
      </w:r>
      <w:r>
        <w:t>pr</w:t>
      </w:r>
      <w:bookmarkStart w:id="328" w:name="_bookmark48"/>
      <w:bookmarkEnd w:id="328"/>
      <w:r>
        <w:t>ovides</w:t>
      </w:r>
      <w:r>
        <w:rPr>
          <w:spacing w:val="-11"/>
        </w:rPr>
        <w:t xml:space="preserve"> </w:t>
      </w:r>
      <w:hyperlink w:anchor="_bookmark49" w:history="1">
        <w:r>
          <w:rPr>
            <w:spacing w:val="-4"/>
          </w:rPr>
          <w:t>5.</w:t>
        </w:r>
      </w:hyperlink>
      <w:r>
        <w:rPr>
          <w:spacing w:val="-4"/>
        </w:rPr>
        <w:t>7.</w:t>
      </w:r>
    </w:p>
    <w:p w14:paraId="6FCCCAA8" w14:textId="77777777" w:rsidR="000900B5" w:rsidRDefault="000900B5">
      <w:pPr>
        <w:pStyle w:val="BodyText"/>
        <w:rPr>
          <w:sz w:val="20"/>
        </w:rPr>
      </w:pPr>
    </w:p>
    <w:p w14:paraId="6FCCCAA9" w14:textId="77777777" w:rsidR="000900B5" w:rsidRDefault="00000000">
      <w:pPr>
        <w:pStyle w:val="BodyText"/>
        <w:spacing w:before="73"/>
        <w:rPr>
          <w:sz w:val="20"/>
        </w:rPr>
      </w:pPr>
      <w:r>
        <w:rPr>
          <w:noProof/>
          <w:sz w:val="20"/>
        </w:rPr>
        <w:drawing>
          <wp:anchor distT="0" distB="0" distL="0" distR="0" simplePos="0" relativeHeight="487598592" behindDoc="1" locked="0" layoutInCell="1" allowOverlap="1" wp14:anchorId="6FCCCD84" wp14:editId="6FCCCD85">
            <wp:simplePos x="0" y="0"/>
            <wp:positionH relativeFrom="page">
              <wp:posOffset>1171854</wp:posOffset>
            </wp:positionH>
            <wp:positionV relativeFrom="paragraph">
              <wp:posOffset>236247</wp:posOffset>
            </wp:positionV>
            <wp:extent cx="5259323" cy="3309747"/>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6" cstate="print"/>
                    <a:stretch>
                      <a:fillRect/>
                    </a:stretch>
                  </pic:blipFill>
                  <pic:spPr>
                    <a:xfrm>
                      <a:off x="0" y="0"/>
                      <a:ext cx="5259323" cy="3309747"/>
                    </a:xfrm>
                    <a:prstGeom prst="rect">
                      <a:avLst/>
                    </a:prstGeom>
                  </pic:spPr>
                </pic:pic>
              </a:graphicData>
            </a:graphic>
          </wp:anchor>
        </w:drawing>
      </w:r>
    </w:p>
    <w:p w14:paraId="6FCCCAAA" w14:textId="77777777" w:rsidR="000900B5" w:rsidRDefault="00000000">
      <w:pPr>
        <w:spacing w:before="145"/>
        <w:ind w:left="142"/>
        <w:rPr>
          <w:rFonts w:ascii="Arial"/>
          <w:sz w:val="18"/>
        </w:rPr>
      </w:pPr>
      <w:commentRangeStart w:id="329"/>
      <w:r>
        <w:rPr>
          <w:rFonts w:ascii="Arial Black"/>
          <w:color w:val="687D91"/>
          <w:spacing w:val="-6"/>
          <w:sz w:val="18"/>
        </w:rPr>
        <w:t>Figure</w:t>
      </w:r>
      <w:r>
        <w:rPr>
          <w:rFonts w:ascii="Arial Black"/>
          <w:color w:val="687D91"/>
          <w:spacing w:val="-5"/>
          <w:sz w:val="18"/>
        </w:rPr>
        <w:t xml:space="preserve"> </w:t>
      </w:r>
      <w:r>
        <w:rPr>
          <w:rFonts w:ascii="Arial Black"/>
          <w:color w:val="687D91"/>
          <w:spacing w:val="-6"/>
          <w:sz w:val="18"/>
        </w:rPr>
        <w:t>5.7.:</w:t>
      </w:r>
      <w:r>
        <w:rPr>
          <w:rFonts w:ascii="Arial Black"/>
          <w:color w:val="687D91"/>
          <w:spacing w:val="-5"/>
          <w:sz w:val="18"/>
        </w:rPr>
        <w:t xml:space="preserve"> </w:t>
      </w:r>
      <w:r>
        <w:rPr>
          <w:rFonts w:ascii="Arial"/>
          <w:color w:val="687D91"/>
          <w:spacing w:val="-6"/>
          <w:sz w:val="18"/>
        </w:rPr>
        <w:t>DSP</w:t>
      </w:r>
      <w:r>
        <w:rPr>
          <w:rFonts w:ascii="Arial"/>
          <w:color w:val="687D91"/>
          <w:spacing w:val="4"/>
          <w:sz w:val="18"/>
        </w:rPr>
        <w:t xml:space="preserve"> </w:t>
      </w:r>
      <w:r>
        <w:rPr>
          <w:rFonts w:ascii="Arial"/>
          <w:color w:val="687D91"/>
          <w:spacing w:val="-6"/>
          <w:sz w:val="18"/>
        </w:rPr>
        <w:t>Lineage</w:t>
      </w:r>
      <w:r>
        <w:rPr>
          <w:rFonts w:ascii="Arial"/>
          <w:color w:val="687D91"/>
          <w:spacing w:val="3"/>
          <w:sz w:val="18"/>
        </w:rPr>
        <w:t xml:space="preserve"> </w:t>
      </w:r>
      <w:r>
        <w:rPr>
          <w:rFonts w:ascii="Arial"/>
          <w:color w:val="687D91"/>
          <w:spacing w:val="-6"/>
          <w:sz w:val="18"/>
        </w:rPr>
        <w:t>View</w:t>
      </w:r>
      <w:r>
        <w:rPr>
          <w:rFonts w:ascii="Arial"/>
          <w:color w:val="687D91"/>
          <w:spacing w:val="3"/>
          <w:sz w:val="18"/>
        </w:rPr>
        <w:t xml:space="preserve"> </w:t>
      </w:r>
      <w:r>
        <w:rPr>
          <w:rFonts w:ascii="Arial"/>
          <w:color w:val="687D91"/>
          <w:spacing w:val="-6"/>
          <w:sz w:val="18"/>
        </w:rPr>
        <w:t>Initial</w:t>
      </w:r>
      <w:r>
        <w:rPr>
          <w:rFonts w:ascii="Arial"/>
          <w:color w:val="687D91"/>
          <w:spacing w:val="3"/>
          <w:sz w:val="18"/>
        </w:rPr>
        <w:t xml:space="preserve"> </w:t>
      </w:r>
      <w:r>
        <w:rPr>
          <w:rFonts w:ascii="Arial"/>
          <w:color w:val="687D91"/>
          <w:spacing w:val="-6"/>
          <w:sz w:val="18"/>
        </w:rPr>
        <w:t>Overview</w:t>
      </w:r>
      <w:commentRangeEnd w:id="329"/>
      <w:r w:rsidR="003574A1">
        <w:rPr>
          <w:rStyle w:val="CommentReference"/>
        </w:rPr>
        <w:commentReference w:id="329"/>
      </w:r>
    </w:p>
    <w:p w14:paraId="6FCCCAAB" w14:textId="77777777" w:rsidR="000900B5" w:rsidRDefault="000900B5">
      <w:pPr>
        <w:pStyle w:val="BodyText"/>
        <w:rPr>
          <w:rFonts w:ascii="Arial"/>
          <w:sz w:val="18"/>
        </w:rPr>
      </w:pPr>
    </w:p>
    <w:p w14:paraId="6FCCCAAC" w14:textId="77777777" w:rsidR="000900B5" w:rsidRDefault="000900B5">
      <w:pPr>
        <w:pStyle w:val="BodyText"/>
        <w:rPr>
          <w:rFonts w:ascii="Arial"/>
          <w:sz w:val="18"/>
        </w:rPr>
      </w:pPr>
    </w:p>
    <w:p w14:paraId="6FCCCAAD" w14:textId="77777777" w:rsidR="000900B5" w:rsidRDefault="000900B5">
      <w:pPr>
        <w:pStyle w:val="BodyText"/>
        <w:rPr>
          <w:rFonts w:ascii="Arial"/>
          <w:sz w:val="18"/>
        </w:rPr>
      </w:pPr>
    </w:p>
    <w:p w14:paraId="6FCCCAAE" w14:textId="77777777" w:rsidR="000900B5" w:rsidRDefault="000900B5">
      <w:pPr>
        <w:pStyle w:val="BodyText"/>
        <w:spacing w:before="59"/>
        <w:rPr>
          <w:rFonts w:ascii="Arial"/>
          <w:sz w:val="18"/>
        </w:rPr>
      </w:pPr>
    </w:p>
    <w:p w14:paraId="6FCCCAAF" w14:textId="77777777" w:rsidR="000900B5" w:rsidRDefault="00000000">
      <w:pPr>
        <w:pStyle w:val="BodyText"/>
        <w:ind w:left="360"/>
      </w:pPr>
      <w:r>
        <w:t>After</w:t>
      </w:r>
      <w:r>
        <w:rPr>
          <w:spacing w:val="-8"/>
        </w:rPr>
        <w:t xml:space="preserve"> </w:t>
      </w:r>
      <w:r>
        <w:t>clicking</w:t>
      </w:r>
      <w:r>
        <w:rPr>
          <w:spacing w:val="-8"/>
        </w:rPr>
        <w:t xml:space="preserve"> </w:t>
      </w:r>
      <w:r>
        <w:t>on</w:t>
      </w:r>
      <w:r>
        <w:rPr>
          <w:spacing w:val="-8"/>
        </w:rPr>
        <w:t xml:space="preserve"> </w:t>
      </w:r>
      <w:r>
        <w:t>a</w:t>
      </w:r>
      <w:r>
        <w:rPr>
          <w:spacing w:val="-8"/>
        </w:rPr>
        <w:t xml:space="preserve"> </w:t>
      </w:r>
      <w:r>
        <w:t>measure,</w:t>
      </w:r>
      <w:r>
        <w:rPr>
          <w:spacing w:val="-8"/>
        </w:rPr>
        <w:t xml:space="preserve"> </w:t>
      </w:r>
      <w:r>
        <w:t>the</w:t>
      </w:r>
      <w:r>
        <w:rPr>
          <w:spacing w:val="-8"/>
        </w:rPr>
        <w:t xml:space="preserve"> </w:t>
      </w:r>
      <w:r>
        <w:t>edit</w:t>
      </w:r>
      <w:r>
        <w:rPr>
          <w:spacing w:val="-8"/>
        </w:rPr>
        <w:t xml:space="preserve"> </w:t>
      </w:r>
      <w:r>
        <w:t>menu</w:t>
      </w:r>
      <w:r>
        <w:rPr>
          <w:spacing w:val="-8"/>
        </w:rPr>
        <w:t xml:space="preserve"> </w:t>
      </w:r>
      <w:r>
        <w:t>opens</w:t>
      </w:r>
      <w:r>
        <w:rPr>
          <w:spacing w:val="-8"/>
        </w:rPr>
        <w:t xml:space="preserve"> </w:t>
      </w:r>
      <w:r>
        <w:t>on</w:t>
      </w:r>
      <w:r>
        <w:rPr>
          <w:spacing w:val="-8"/>
        </w:rPr>
        <w:t xml:space="preserve"> </w:t>
      </w:r>
      <w:r>
        <w:t>the</w:t>
      </w:r>
      <w:r>
        <w:rPr>
          <w:spacing w:val="-8"/>
        </w:rPr>
        <w:t xml:space="preserve"> </w:t>
      </w:r>
      <w:r>
        <w:t>right</w:t>
      </w:r>
      <w:r>
        <w:rPr>
          <w:spacing w:val="-7"/>
        </w:rPr>
        <w:t xml:space="preserve"> </w:t>
      </w:r>
      <w:r>
        <w:t>side</w:t>
      </w:r>
      <w:r>
        <w:rPr>
          <w:spacing w:val="-8"/>
        </w:rPr>
        <w:t xml:space="preserve"> </w:t>
      </w:r>
      <w:r>
        <w:t>of</w:t>
      </w:r>
      <w:r>
        <w:rPr>
          <w:spacing w:val="-8"/>
        </w:rPr>
        <w:t xml:space="preserve"> </w:t>
      </w:r>
      <w:r>
        <w:t>the</w:t>
      </w:r>
      <w:r>
        <w:rPr>
          <w:spacing w:val="-8"/>
        </w:rPr>
        <w:t xml:space="preserve"> </w:t>
      </w:r>
      <w:r>
        <w:t>selected</w:t>
      </w:r>
      <w:r>
        <w:rPr>
          <w:spacing w:val="-8"/>
        </w:rPr>
        <w:t xml:space="preserve"> </w:t>
      </w:r>
      <w:r>
        <w:t>line</w:t>
      </w:r>
      <w:r>
        <w:rPr>
          <w:spacing w:val="-8"/>
        </w:rPr>
        <w:t xml:space="preserve"> </w:t>
      </w:r>
      <w:hyperlink w:anchor="_bookmark50" w:history="1">
        <w:r>
          <w:rPr>
            <w:spacing w:val="-4"/>
          </w:rPr>
          <w:t>5.</w:t>
        </w:r>
      </w:hyperlink>
      <w:r>
        <w:rPr>
          <w:spacing w:val="-4"/>
        </w:rPr>
        <w:t>8.</w:t>
      </w:r>
    </w:p>
    <w:p w14:paraId="6FCCCAB0" w14:textId="77777777" w:rsidR="000900B5" w:rsidRDefault="000900B5">
      <w:pPr>
        <w:pStyle w:val="BodyText"/>
        <w:rPr>
          <w:sz w:val="20"/>
        </w:rPr>
      </w:pPr>
    </w:p>
    <w:p w14:paraId="6FCCCAB1" w14:textId="77777777" w:rsidR="000900B5" w:rsidRDefault="00000000">
      <w:pPr>
        <w:pStyle w:val="BodyText"/>
        <w:spacing w:before="71"/>
        <w:rPr>
          <w:sz w:val="20"/>
        </w:rPr>
      </w:pPr>
      <w:r>
        <w:rPr>
          <w:noProof/>
          <w:sz w:val="20"/>
        </w:rPr>
        <w:drawing>
          <wp:anchor distT="0" distB="0" distL="0" distR="0" simplePos="0" relativeHeight="487599104" behindDoc="1" locked="0" layoutInCell="1" allowOverlap="1" wp14:anchorId="6FCCCD86" wp14:editId="6FCCCD87">
            <wp:simplePos x="0" y="0"/>
            <wp:positionH relativeFrom="page">
              <wp:posOffset>1171854</wp:posOffset>
            </wp:positionH>
            <wp:positionV relativeFrom="paragraph">
              <wp:posOffset>235039</wp:posOffset>
            </wp:positionV>
            <wp:extent cx="5200650" cy="139446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7" cstate="print"/>
                    <a:stretch>
                      <a:fillRect/>
                    </a:stretch>
                  </pic:blipFill>
                  <pic:spPr>
                    <a:xfrm>
                      <a:off x="0" y="0"/>
                      <a:ext cx="5200650" cy="1394460"/>
                    </a:xfrm>
                    <a:prstGeom prst="rect">
                      <a:avLst/>
                    </a:prstGeom>
                  </pic:spPr>
                </pic:pic>
              </a:graphicData>
            </a:graphic>
          </wp:anchor>
        </w:drawing>
      </w:r>
    </w:p>
    <w:p w14:paraId="6FCCCAB2" w14:textId="77777777" w:rsidR="000900B5" w:rsidRDefault="00000000">
      <w:pPr>
        <w:spacing w:before="213"/>
        <w:ind w:left="142"/>
        <w:rPr>
          <w:rFonts w:ascii="Arial"/>
          <w:sz w:val="18"/>
        </w:rPr>
      </w:pPr>
      <w:r>
        <w:rPr>
          <w:rFonts w:ascii="Arial Black"/>
          <w:color w:val="687D91"/>
          <w:w w:val="90"/>
          <w:sz w:val="18"/>
        </w:rPr>
        <w:t>Figure</w:t>
      </w:r>
      <w:r>
        <w:rPr>
          <w:rFonts w:ascii="Arial Black"/>
          <w:color w:val="687D91"/>
          <w:spacing w:val="-5"/>
          <w:sz w:val="18"/>
        </w:rPr>
        <w:t xml:space="preserve"> </w:t>
      </w:r>
      <w:r>
        <w:rPr>
          <w:rFonts w:ascii="Arial Black"/>
          <w:color w:val="687D91"/>
          <w:w w:val="90"/>
          <w:sz w:val="18"/>
        </w:rPr>
        <w:t>5.8.:</w:t>
      </w:r>
      <w:r>
        <w:rPr>
          <w:rFonts w:ascii="Arial Black"/>
          <w:color w:val="687D91"/>
          <w:spacing w:val="-4"/>
          <w:sz w:val="18"/>
        </w:rPr>
        <w:t xml:space="preserve"> </w:t>
      </w:r>
      <w:r>
        <w:rPr>
          <w:rFonts w:ascii="Arial"/>
          <w:color w:val="687D91"/>
          <w:w w:val="90"/>
          <w:sz w:val="18"/>
        </w:rPr>
        <w:t>DSP</w:t>
      </w:r>
      <w:r>
        <w:rPr>
          <w:rFonts w:ascii="Arial"/>
          <w:color w:val="687D91"/>
          <w:spacing w:val="3"/>
          <w:sz w:val="18"/>
        </w:rPr>
        <w:t xml:space="preserve"> </w:t>
      </w:r>
      <w:r>
        <w:rPr>
          <w:rFonts w:ascii="Arial"/>
          <w:color w:val="687D91"/>
          <w:w w:val="90"/>
          <w:sz w:val="18"/>
        </w:rPr>
        <w:t>Data</w:t>
      </w:r>
      <w:r>
        <w:rPr>
          <w:rFonts w:ascii="Arial"/>
          <w:color w:val="687D91"/>
          <w:spacing w:val="3"/>
          <w:sz w:val="18"/>
        </w:rPr>
        <w:t xml:space="preserve"> </w:t>
      </w:r>
      <w:r>
        <w:rPr>
          <w:rFonts w:ascii="Arial"/>
          <w:color w:val="687D91"/>
          <w:w w:val="90"/>
          <w:sz w:val="18"/>
        </w:rPr>
        <w:t>Source</w:t>
      </w:r>
      <w:r>
        <w:rPr>
          <w:rFonts w:ascii="Arial"/>
          <w:color w:val="687D91"/>
          <w:spacing w:val="4"/>
          <w:sz w:val="18"/>
        </w:rPr>
        <w:t xml:space="preserve"> </w:t>
      </w:r>
      <w:r>
        <w:rPr>
          <w:rFonts w:ascii="Arial"/>
          <w:color w:val="687D91"/>
          <w:spacing w:val="-2"/>
          <w:w w:val="90"/>
          <w:sz w:val="18"/>
        </w:rPr>
        <w:t>Overview</w:t>
      </w:r>
    </w:p>
    <w:p w14:paraId="6FCCCAB3" w14:textId="77777777" w:rsidR="000900B5" w:rsidRDefault="000900B5">
      <w:pPr>
        <w:pStyle w:val="BodyText"/>
        <w:rPr>
          <w:rFonts w:ascii="Arial"/>
          <w:sz w:val="18"/>
        </w:rPr>
      </w:pPr>
    </w:p>
    <w:p w14:paraId="6FCCCAB4" w14:textId="77777777" w:rsidR="000900B5" w:rsidRDefault="000900B5">
      <w:pPr>
        <w:pStyle w:val="BodyText"/>
        <w:rPr>
          <w:rFonts w:ascii="Arial"/>
          <w:sz w:val="18"/>
        </w:rPr>
      </w:pPr>
    </w:p>
    <w:p w14:paraId="6FCCCAB5" w14:textId="77777777" w:rsidR="000900B5" w:rsidRDefault="000900B5">
      <w:pPr>
        <w:pStyle w:val="BodyText"/>
        <w:rPr>
          <w:rFonts w:ascii="Arial"/>
          <w:sz w:val="18"/>
        </w:rPr>
      </w:pPr>
    </w:p>
    <w:p w14:paraId="6FCCCAB6" w14:textId="77777777" w:rsidR="000900B5" w:rsidRDefault="000900B5">
      <w:pPr>
        <w:pStyle w:val="BodyText"/>
        <w:spacing w:before="81"/>
        <w:rPr>
          <w:rFonts w:ascii="Arial"/>
          <w:sz w:val="18"/>
        </w:rPr>
      </w:pPr>
    </w:p>
    <w:p w14:paraId="6FCCCAB7" w14:textId="77777777" w:rsidR="000900B5" w:rsidRDefault="00000000">
      <w:pPr>
        <w:pStyle w:val="BodyText"/>
        <w:spacing w:before="1" w:line="216" w:lineRule="auto"/>
        <w:ind w:left="142" w:right="693" w:firstLine="218"/>
      </w:pPr>
      <w:r>
        <w:t>The</w:t>
      </w:r>
      <w:r>
        <w:rPr>
          <w:spacing w:val="-9"/>
        </w:rPr>
        <w:t xml:space="preserve"> </w:t>
      </w:r>
      <w:r>
        <w:t>edit</w:t>
      </w:r>
      <w:r>
        <w:rPr>
          <w:spacing w:val="-9"/>
        </w:rPr>
        <w:t xml:space="preserve"> </w:t>
      </w:r>
      <w:r>
        <w:t>menu</w:t>
      </w:r>
      <w:r>
        <w:rPr>
          <w:spacing w:val="-9"/>
        </w:rPr>
        <w:t xml:space="preserve"> </w:t>
      </w:r>
      <w:r>
        <w:t>shows</w:t>
      </w:r>
      <w:r>
        <w:rPr>
          <w:spacing w:val="-9"/>
        </w:rPr>
        <w:t xml:space="preserve"> </w:t>
      </w:r>
      <w:r>
        <w:t>how</w:t>
      </w:r>
      <w:r>
        <w:rPr>
          <w:spacing w:val="-9"/>
        </w:rPr>
        <w:t xml:space="preserve"> </w:t>
      </w:r>
      <w:r>
        <w:t>the</w:t>
      </w:r>
      <w:r>
        <w:rPr>
          <w:spacing w:val="-9"/>
        </w:rPr>
        <w:t xml:space="preserve"> </w:t>
      </w:r>
      <w:r>
        <w:t>measure</w:t>
      </w:r>
      <w:r>
        <w:rPr>
          <w:spacing w:val="-9"/>
        </w:rPr>
        <w:t xml:space="preserve"> </w:t>
      </w:r>
      <w:r>
        <w:t>is</w:t>
      </w:r>
      <w:r>
        <w:rPr>
          <w:spacing w:val="-9"/>
        </w:rPr>
        <w:t xml:space="preserve"> </w:t>
      </w:r>
      <w:r>
        <w:t>calculated.</w:t>
      </w:r>
      <w:r>
        <w:rPr>
          <w:spacing w:val="-2"/>
        </w:rPr>
        <w:t xml:space="preserve"> </w:t>
      </w:r>
      <w:r>
        <w:t>The</w:t>
      </w:r>
      <w:r>
        <w:rPr>
          <w:spacing w:val="-9"/>
        </w:rPr>
        <w:t xml:space="preserve"> </w:t>
      </w:r>
      <w:r>
        <w:t>selected</w:t>
      </w:r>
      <w:r>
        <w:rPr>
          <w:spacing w:val="-9"/>
        </w:rPr>
        <w:t xml:space="preserve"> </w:t>
      </w:r>
      <w:r>
        <w:t>measure</w:t>
      </w:r>
      <w:r>
        <w:rPr>
          <w:spacing w:val="-9"/>
        </w:rPr>
        <w:t xml:space="preserve"> </w:t>
      </w:r>
      <w:r>
        <w:t>is</w:t>
      </w:r>
      <w:r>
        <w:rPr>
          <w:spacing w:val="-9"/>
        </w:rPr>
        <w:t xml:space="preserve"> </w:t>
      </w:r>
      <w:r>
        <w:t>a</w:t>
      </w:r>
      <w:r>
        <w:rPr>
          <w:spacing w:val="-9"/>
        </w:rPr>
        <w:t xml:space="preserve"> </w:t>
      </w:r>
      <w:r>
        <w:t>percentage</w:t>
      </w:r>
      <w:r>
        <w:rPr>
          <w:spacing w:val="-9"/>
        </w:rPr>
        <w:t xml:space="preserve"> </w:t>
      </w:r>
      <w:bookmarkStart w:id="330" w:name="_bookmark49"/>
      <w:bookmarkStart w:id="331" w:name="_bookmark50"/>
      <w:bookmarkEnd w:id="330"/>
      <w:bookmarkEnd w:id="331"/>
      <w:r>
        <w:t xml:space="preserve">calculation, showing the difference between two other measures </w:t>
      </w:r>
      <w:hyperlink w:anchor="_bookmark51" w:history="1">
        <w:r>
          <w:t>5.</w:t>
        </w:r>
      </w:hyperlink>
      <w:r>
        <w:t>9.</w:t>
      </w:r>
    </w:p>
    <w:p w14:paraId="6FCCCAB8" w14:textId="77777777" w:rsidR="000900B5" w:rsidRDefault="000900B5">
      <w:pPr>
        <w:pStyle w:val="BodyText"/>
        <w:spacing w:line="216" w:lineRule="auto"/>
        <w:sectPr w:rsidR="000900B5">
          <w:pgSz w:w="11910" w:h="16840"/>
          <w:pgMar w:top="440" w:right="0" w:bottom="180" w:left="708" w:header="0" w:footer="0" w:gutter="0"/>
          <w:cols w:space="720"/>
        </w:sectPr>
      </w:pPr>
    </w:p>
    <w:p w14:paraId="6FCCCAB9" w14:textId="77777777" w:rsidR="000900B5" w:rsidRDefault="000900B5">
      <w:pPr>
        <w:pStyle w:val="BodyText"/>
        <w:spacing w:before="124"/>
        <w:rPr>
          <w:sz w:val="20"/>
        </w:rPr>
      </w:pPr>
    </w:p>
    <w:p w14:paraId="6FCCCABA" w14:textId="77777777" w:rsidR="000900B5" w:rsidRDefault="00000000">
      <w:pPr>
        <w:ind w:left="4147"/>
        <w:rPr>
          <w:sz w:val="20"/>
        </w:rPr>
      </w:pPr>
      <w:r>
        <w:rPr>
          <w:noProof/>
          <w:sz w:val="20"/>
        </w:rPr>
        <w:drawing>
          <wp:inline distT="0" distB="0" distL="0" distR="0" wp14:anchorId="6FCCCD88" wp14:editId="6FCCCD89">
            <wp:extent cx="1370076" cy="3191922"/>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8" cstate="print"/>
                    <a:stretch>
                      <a:fillRect/>
                    </a:stretch>
                  </pic:blipFill>
                  <pic:spPr>
                    <a:xfrm>
                      <a:off x="0" y="0"/>
                      <a:ext cx="1370076" cy="3191922"/>
                    </a:xfrm>
                    <a:prstGeom prst="rect">
                      <a:avLst/>
                    </a:prstGeom>
                  </pic:spPr>
                </pic:pic>
              </a:graphicData>
            </a:graphic>
          </wp:inline>
        </w:drawing>
      </w:r>
    </w:p>
    <w:p w14:paraId="6FCCCABB" w14:textId="77777777" w:rsidR="000900B5" w:rsidRDefault="00000000">
      <w:pPr>
        <w:spacing w:before="188"/>
        <w:ind w:left="142"/>
        <w:rPr>
          <w:rFonts w:ascii="Arial"/>
          <w:sz w:val="18"/>
        </w:rPr>
      </w:pPr>
      <w:r>
        <w:rPr>
          <w:rFonts w:ascii="Arial Black"/>
          <w:color w:val="687D91"/>
          <w:w w:val="90"/>
          <w:sz w:val="18"/>
        </w:rPr>
        <w:t>Figure</w:t>
      </w:r>
      <w:r>
        <w:rPr>
          <w:rFonts w:ascii="Arial Black"/>
          <w:color w:val="687D91"/>
          <w:spacing w:val="4"/>
          <w:sz w:val="18"/>
        </w:rPr>
        <w:t xml:space="preserve"> </w:t>
      </w:r>
      <w:r>
        <w:rPr>
          <w:rFonts w:ascii="Arial Black"/>
          <w:color w:val="687D91"/>
          <w:w w:val="90"/>
          <w:sz w:val="18"/>
        </w:rPr>
        <w:t>5.9.:</w:t>
      </w:r>
      <w:r>
        <w:rPr>
          <w:rFonts w:ascii="Arial Black"/>
          <w:color w:val="687D91"/>
          <w:spacing w:val="5"/>
          <w:sz w:val="18"/>
        </w:rPr>
        <w:t xml:space="preserve"> </w:t>
      </w:r>
      <w:r>
        <w:rPr>
          <w:rFonts w:ascii="Arial"/>
          <w:color w:val="687D91"/>
          <w:w w:val="90"/>
          <w:sz w:val="18"/>
        </w:rPr>
        <w:t>DSP</w:t>
      </w:r>
      <w:r>
        <w:rPr>
          <w:rFonts w:ascii="Arial"/>
          <w:color w:val="687D91"/>
          <w:spacing w:val="12"/>
          <w:sz w:val="18"/>
        </w:rPr>
        <w:t xml:space="preserve"> </w:t>
      </w:r>
      <w:r>
        <w:rPr>
          <w:rFonts w:ascii="Arial"/>
          <w:color w:val="687D91"/>
          <w:w w:val="90"/>
          <w:sz w:val="18"/>
        </w:rPr>
        <w:t>Join</w:t>
      </w:r>
      <w:r>
        <w:rPr>
          <w:rFonts w:ascii="Arial"/>
          <w:color w:val="687D91"/>
          <w:spacing w:val="12"/>
          <w:sz w:val="18"/>
        </w:rPr>
        <w:t xml:space="preserve"> </w:t>
      </w:r>
      <w:r>
        <w:rPr>
          <w:rFonts w:ascii="Arial"/>
          <w:color w:val="687D91"/>
          <w:w w:val="90"/>
          <w:sz w:val="18"/>
        </w:rPr>
        <w:t>Configuration</w:t>
      </w:r>
      <w:r>
        <w:rPr>
          <w:rFonts w:ascii="Arial"/>
          <w:color w:val="687D91"/>
          <w:spacing w:val="12"/>
          <w:sz w:val="18"/>
        </w:rPr>
        <w:t xml:space="preserve"> </w:t>
      </w:r>
      <w:r>
        <w:rPr>
          <w:rFonts w:ascii="Arial"/>
          <w:color w:val="687D91"/>
          <w:spacing w:val="-4"/>
          <w:w w:val="90"/>
          <w:sz w:val="18"/>
        </w:rPr>
        <w:t>View</w:t>
      </w:r>
    </w:p>
    <w:p w14:paraId="6FCCCABC" w14:textId="77777777" w:rsidR="000900B5" w:rsidRDefault="000900B5">
      <w:pPr>
        <w:pStyle w:val="BodyText"/>
        <w:rPr>
          <w:rFonts w:ascii="Arial"/>
          <w:sz w:val="18"/>
        </w:rPr>
      </w:pPr>
    </w:p>
    <w:p w14:paraId="6FCCCABD" w14:textId="77777777" w:rsidR="000900B5" w:rsidRDefault="000900B5">
      <w:pPr>
        <w:pStyle w:val="BodyText"/>
        <w:rPr>
          <w:rFonts w:ascii="Arial"/>
          <w:sz w:val="18"/>
        </w:rPr>
      </w:pPr>
    </w:p>
    <w:p w14:paraId="6FCCCABE" w14:textId="77777777" w:rsidR="000900B5" w:rsidRDefault="000900B5">
      <w:pPr>
        <w:pStyle w:val="BodyText"/>
        <w:rPr>
          <w:rFonts w:ascii="Arial"/>
          <w:sz w:val="18"/>
        </w:rPr>
      </w:pPr>
    </w:p>
    <w:p w14:paraId="6FCCCABF" w14:textId="77777777" w:rsidR="000900B5" w:rsidRDefault="000900B5">
      <w:pPr>
        <w:pStyle w:val="BodyText"/>
        <w:rPr>
          <w:rFonts w:ascii="Arial"/>
          <w:sz w:val="18"/>
        </w:rPr>
      </w:pPr>
    </w:p>
    <w:p w14:paraId="6FCCCAC0" w14:textId="77777777" w:rsidR="000900B5" w:rsidRDefault="000900B5">
      <w:pPr>
        <w:pStyle w:val="BodyText"/>
        <w:spacing w:before="159"/>
        <w:rPr>
          <w:rFonts w:ascii="Arial"/>
          <w:sz w:val="18"/>
        </w:rPr>
      </w:pPr>
    </w:p>
    <w:p w14:paraId="6FCCCAC1" w14:textId="77777777" w:rsidR="000900B5" w:rsidRDefault="00000000">
      <w:pPr>
        <w:pStyle w:val="BodyText"/>
        <w:spacing w:line="216" w:lineRule="auto"/>
        <w:ind w:left="142" w:right="693" w:firstLine="218"/>
      </w:pPr>
      <w:r>
        <w:rPr>
          <w:spacing w:val="-2"/>
        </w:rPr>
        <w:t>A</w:t>
      </w:r>
      <w:r>
        <w:rPr>
          <w:spacing w:val="-7"/>
        </w:rPr>
        <w:t xml:space="preserve"> </w:t>
      </w:r>
      <w:r>
        <w:rPr>
          <w:spacing w:val="-2"/>
        </w:rPr>
        <w:t>click</w:t>
      </w:r>
      <w:r>
        <w:rPr>
          <w:spacing w:val="-7"/>
        </w:rPr>
        <w:t xml:space="preserve"> </w:t>
      </w:r>
      <w:r>
        <w:rPr>
          <w:spacing w:val="-2"/>
        </w:rPr>
        <w:t>on</w:t>
      </w:r>
      <w:r>
        <w:rPr>
          <w:spacing w:val="-7"/>
        </w:rPr>
        <w:t xml:space="preserve"> </w:t>
      </w:r>
      <w:r>
        <w:rPr>
          <w:spacing w:val="-2"/>
        </w:rPr>
        <w:t>the</w:t>
      </w:r>
      <w:r>
        <w:rPr>
          <w:spacing w:val="-7"/>
        </w:rPr>
        <w:t xml:space="preserve"> </w:t>
      </w:r>
      <w:proofErr w:type="spellStart"/>
      <w:r>
        <w:rPr>
          <w:rFonts w:ascii="Cambria"/>
          <w:spacing w:val="-2"/>
        </w:rPr>
        <w:t>num_discharged</w:t>
      </w:r>
      <w:proofErr w:type="spellEnd"/>
      <w:r>
        <w:rPr>
          <w:rFonts w:ascii="Cambria"/>
          <w:spacing w:val="-5"/>
        </w:rPr>
        <w:t xml:space="preserve"> </w:t>
      </w:r>
      <w:r>
        <w:rPr>
          <w:spacing w:val="-2"/>
        </w:rPr>
        <w:t>measure</w:t>
      </w:r>
      <w:r>
        <w:rPr>
          <w:spacing w:val="-7"/>
        </w:rPr>
        <w:t xml:space="preserve"> </w:t>
      </w:r>
      <w:r>
        <w:rPr>
          <w:spacing w:val="-2"/>
        </w:rPr>
        <w:t>shows</w:t>
      </w:r>
      <w:r>
        <w:rPr>
          <w:spacing w:val="-7"/>
        </w:rPr>
        <w:t xml:space="preserve"> </w:t>
      </w:r>
      <w:r>
        <w:rPr>
          <w:spacing w:val="-2"/>
        </w:rPr>
        <w:t>its</w:t>
      </w:r>
      <w:r>
        <w:rPr>
          <w:spacing w:val="-7"/>
        </w:rPr>
        <w:t xml:space="preserve"> </w:t>
      </w:r>
      <w:r>
        <w:rPr>
          <w:spacing w:val="-2"/>
        </w:rPr>
        <w:t>source,</w:t>
      </w:r>
      <w:r>
        <w:rPr>
          <w:spacing w:val="-5"/>
        </w:rPr>
        <w:t xml:space="preserve"> </w:t>
      </w:r>
      <w:r>
        <w:rPr>
          <w:spacing w:val="-2"/>
        </w:rPr>
        <w:t>the</w:t>
      </w:r>
      <w:r>
        <w:rPr>
          <w:spacing w:val="-7"/>
        </w:rPr>
        <w:t xml:space="preserve"> </w:t>
      </w:r>
      <w:r>
        <w:rPr>
          <w:spacing w:val="-2"/>
        </w:rPr>
        <w:t>a</w:t>
      </w:r>
      <w:bookmarkStart w:id="332" w:name="_bookmark51"/>
      <w:bookmarkEnd w:id="332"/>
      <w:r>
        <w:rPr>
          <w:spacing w:val="-2"/>
        </w:rPr>
        <w:t>ggregation,</w:t>
      </w:r>
      <w:r>
        <w:rPr>
          <w:spacing w:val="-5"/>
        </w:rPr>
        <w:t xml:space="preserve"> </w:t>
      </w:r>
      <w:r>
        <w:rPr>
          <w:spacing w:val="-2"/>
        </w:rPr>
        <w:t>and</w:t>
      </w:r>
      <w:r>
        <w:rPr>
          <w:spacing w:val="-7"/>
        </w:rPr>
        <w:t xml:space="preserve"> </w:t>
      </w:r>
      <w:r>
        <w:rPr>
          <w:spacing w:val="-2"/>
        </w:rPr>
        <w:t>the</w:t>
      </w:r>
      <w:r>
        <w:rPr>
          <w:spacing w:val="-7"/>
        </w:rPr>
        <w:t xml:space="preserve"> </w:t>
      </w:r>
      <w:r>
        <w:rPr>
          <w:spacing w:val="-2"/>
        </w:rPr>
        <w:t>possible</w:t>
      </w:r>
      <w:r>
        <w:rPr>
          <w:spacing w:val="-7"/>
        </w:rPr>
        <w:t xml:space="preserve"> </w:t>
      </w:r>
      <w:r>
        <w:rPr>
          <w:spacing w:val="-2"/>
        </w:rPr>
        <w:t>name</w:t>
      </w:r>
      <w:r>
        <w:rPr>
          <w:spacing w:val="-7"/>
        </w:rPr>
        <w:t xml:space="preserve"> </w:t>
      </w:r>
      <w:r>
        <w:rPr>
          <w:spacing w:val="-2"/>
        </w:rPr>
        <w:t xml:space="preserve">change </w:t>
      </w:r>
      <w:r>
        <w:t xml:space="preserve">from technical name to business name </w:t>
      </w:r>
      <w:hyperlink w:anchor="_bookmark52" w:history="1">
        <w:r>
          <w:t>5.10.</w:t>
        </w:r>
      </w:hyperlink>
    </w:p>
    <w:p w14:paraId="6FCCCAC2" w14:textId="77777777" w:rsidR="000900B5" w:rsidRDefault="000900B5">
      <w:pPr>
        <w:pStyle w:val="BodyText"/>
        <w:rPr>
          <w:sz w:val="20"/>
        </w:rPr>
      </w:pPr>
    </w:p>
    <w:p w14:paraId="6FCCCAC3" w14:textId="77777777" w:rsidR="000900B5" w:rsidRDefault="00000000">
      <w:pPr>
        <w:pStyle w:val="BodyText"/>
        <w:spacing w:before="219"/>
        <w:rPr>
          <w:sz w:val="20"/>
        </w:rPr>
      </w:pPr>
      <w:r>
        <w:rPr>
          <w:noProof/>
          <w:sz w:val="20"/>
        </w:rPr>
        <w:drawing>
          <wp:anchor distT="0" distB="0" distL="0" distR="0" simplePos="0" relativeHeight="487599616" behindDoc="1" locked="0" layoutInCell="1" allowOverlap="1" wp14:anchorId="6FCCCD8A" wp14:editId="6FCCCD8B">
            <wp:simplePos x="0" y="0"/>
            <wp:positionH relativeFrom="page">
              <wp:posOffset>3110318</wp:posOffset>
            </wp:positionH>
            <wp:positionV relativeFrom="paragraph">
              <wp:posOffset>328802</wp:posOffset>
            </wp:positionV>
            <wp:extent cx="1325880" cy="321754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9" cstate="print"/>
                    <a:stretch>
                      <a:fillRect/>
                    </a:stretch>
                  </pic:blipFill>
                  <pic:spPr>
                    <a:xfrm>
                      <a:off x="0" y="0"/>
                      <a:ext cx="1325880" cy="3217545"/>
                    </a:xfrm>
                    <a:prstGeom prst="rect">
                      <a:avLst/>
                    </a:prstGeom>
                  </pic:spPr>
                </pic:pic>
              </a:graphicData>
            </a:graphic>
          </wp:anchor>
        </w:drawing>
      </w:r>
    </w:p>
    <w:p w14:paraId="6FCCCAC4" w14:textId="77777777" w:rsidR="000900B5" w:rsidRDefault="00000000">
      <w:pPr>
        <w:spacing w:before="148"/>
        <w:ind w:left="142"/>
        <w:rPr>
          <w:rFonts w:ascii="Arial"/>
          <w:sz w:val="18"/>
        </w:rPr>
      </w:pPr>
      <w:r>
        <w:rPr>
          <w:rFonts w:ascii="Arial Black"/>
          <w:color w:val="687D91"/>
          <w:w w:val="90"/>
          <w:sz w:val="18"/>
        </w:rPr>
        <w:t>Figure</w:t>
      </w:r>
      <w:r>
        <w:rPr>
          <w:rFonts w:ascii="Arial Black"/>
          <w:color w:val="687D91"/>
          <w:spacing w:val="10"/>
          <w:sz w:val="18"/>
        </w:rPr>
        <w:t xml:space="preserve"> </w:t>
      </w:r>
      <w:r>
        <w:rPr>
          <w:rFonts w:ascii="Arial Black"/>
          <w:color w:val="687D91"/>
          <w:w w:val="90"/>
          <w:sz w:val="18"/>
        </w:rPr>
        <w:t>5.10.:</w:t>
      </w:r>
      <w:r>
        <w:rPr>
          <w:rFonts w:ascii="Arial Black"/>
          <w:color w:val="687D91"/>
          <w:spacing w:val="10"/>
          <w:sz w:val="18"/>
        </w:rPr>
        <w:t xml:space="preserve"> </w:t>
      </w:r>
      <w:r>
        <w:rPr>
          <w:rFonts w:ascii="Arial"/>
          <w:color w:val="687D91"/>
          <w:w w:val="90"/>
          <w:sz w:val="18"/>
        </w:rPr>
        <w:t>DSP</w:t>
      </w:r>
      <w:r>
        <w:rPr>
          <w:rFonts w:ascii="Arial"/>
          <w:color w:val="687D91"/>
          <w:spacing w:val="17"/>
          <w:sz w:val="18"/>
        </w:rPr>
        <w:t xml:space="preserve"> </w:t>
      </w:r>
      <w:r>
        <w:rPr>
          <w:rFonts w:ascii="Arial"/>
          <w:color w:val="687D91"/>
          <w:w w:val="90"/>
          <w:sz w:val="18"/>
        </w:rPr>
        <w:t>Aggregation</w:t>
      </w:r>
      <w:r>
        <w:rPr>
          <w:rFonts w:ascii="Arial"/>
          <w:color w:val="687D91"/>
          <w:spacing w:val="17"/>
          <w:sz w:val="18"/>
        </w:rPr>
        <w:t xml:space="preserve"> </w:t>
      </w:r>
      <w:r>
        <w:rPr>
          <w:rFonts w:ascii="Arial"/>
          <w:color w:val="687D91"/>
          <w:spacing w:val="-2"/>
          <w:w w:val="90"/>
          <w:sz w:val="18"/>
        </w:rPr>
        <w:t>Settings</w:t>
      </w:r>
    </w:p>
    <w:p w14:paraId="6FCCCAC5" w14:textId="77777777" w:rsidR="000900B5" w:rsidRDefault="000900B5">
      <w:pPr>
        <w:pStyle w:val="BodyText"/>
        <w:rPr>
          <w:rFonts w:ascii="Arial"/>
          <w:sz w:val="18"/>
        </w:rPr>
      </w:pPr>
    </w:p>
    <w:p w14:paraId="6FCCCAC6" w14:textId="77777777" w:rsidR="000900B5" w:rsidRDefault="000900B5">
      <w:pPr>
        <w:pStyle w:val="BodyText"/>
        <w:rPr>
          <w:rFonts w:ascii="Arial"/>
          <w:sz w:val="18"/>
        </w:rPr>
      </w:pPr>
    </w:p>
    <w:p w14:paraId="6FCCCAC7" w14:textId="77777777" w:rsidR="000900B5" w:rsidRDefault="000900B5">
      <w:pPr>
        <w:pStyle w:val="BodyText"/>
        <w:rPr>
          <w:rFonts w:ascii="Arial"/>
          <w:sz w:val="18"/>
        </w:rPr>
      </w:pPr>
    </w:p>
    <w:p w14:paraId="6FCCCAC8" w14:textId="77777777" w:rsidR="000900B5" w:rsidRDefault="000900B5">
      <w:pPr>
        <w:pStyle w:val="BodyText"/>
        <w:rPr>
          <w:rFonts w:ascii="Arial"/>
          <w:sz w:val="18"/>
        </w:rPr>
      </w:pPr>
    </w:p>
    <w:p w14:paraId="6FCCCAC9" w14:textId="77777777" w:rsidR="000900B5" w:rsidRDefault="000900B5">
      <w:pPr>
        <w:pStyle w:val="BodyText"/>
        <w:spacing w:before="159"/>
        <w:rPr>
          <w:rFonts w:ascii="Arial"/>
          <w:sz w:val="18"/>
        </w:rPr>
      </w:pPr>
    </w:p>
    <w:p w14:paraId="6FCCCACA" w14:textId="77777777" w:rsidR="000900B5" w:rsidRDefault="00000000">
      <w:pPr>
        <w:pStyle w:val="BodyText"/>
        <w:spacing w:line="216" w:lineRule="auto"/>
        <w:ind w:left="142" w:right="883" w:firstLine="218"/>
      </w:pPr>
      <w:r>
        <w:t xml:space="preserve">The screenshot </w:t>
      </w:r>
      <w:hyperlink w:anchor="_bookmark53" w:history="1">
        <w:r>
          <w:t>5.11</w:t>
        </w:r>
      </w:hyperlink>
      <w:r>
        <w:t xml:space="preserve"> shows the source,</w:t>
      </w:r>
      <w:r>
        <w:rPr>
          <w:spacing w:val="15"/>
        </w:rPr>
        <w:t xml:space="preserve"> </w:t>
      </w:r>
      <w:r>
        <w:t>which can be click</w:t>
      </w:r>
      <w:bookmarkStart w:id="333" w:name="_bookmark52"/>
      <w:bookmarkEnd w:id="333"/>
      <w:r>
        <w:t>ed to jump into a view displaying this item directly in the data lineage view.</w:t>
      </w:r>
    </w:p>
    <w:p w14:paraId="6FCCCACB" w14:textId="77777777" w:rsidR="000900B5" w:rsidRDefault="000900B5">
      <w:pPr>
        <w:pStyle w:val="BodyText"/>
        <w:spacing w:line="216" w:lineRule="auto"/>
        <w:sectPr w:rsidR="000900B5">
          <w:pgSz w:w="11910" w:h="16840"/>
          <w:pgMar w:top="440" w:right="0" w:bottom="180" w:left="708" w:header="0" w:footer="0" w:gutter="0"/>
          <w:cols w:space="720"/>
        </w:sectPr>
      </w:pPr>
    </w:p>
    <w:p w14:paraId="6FCCCACC" w14:textId="77777777" w:rsidR="000900B5" w:rsidRDefault="000900B5">
      <w:pPr>
        <w:pStyle w:val="BodyText"/>
        <w:spacing w:before="124"/>
        <w:rPr>
          <w:sz w:val="20"/>
        </w:rPr>
      </w:pPr>
    </w:p>
    <w:p w14:paraId="6FCCCACD" w14:textId="77777777" w:rsidR="000900B5" w:rsidRDefault="00000000">
      <w:pPr>
        <w:ind w:left="4158"/>
        <w:rPr>
          <w:sz w:val="20"/>
        </w:rPr>
      </w:pPr>
      <w:r>
        <w:rPr>
          <w:noProof/>
          <w:sz w:val="20"/>
        </w:rPr>
        <w:drawing>
          <wp:inline distT="0" distB="0" distL="0" distR="0" wp14:anchorId="6FCCCD8C" wp14:editId="6FCCCD8D">
            <wp:extent cx="1343501" cy="316239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0" cstate="print"/>
                    <a:stretch>
                      <a:fillRect/>
                    </a:stretch>
                  </pic:blipFill>
                  <pic:spPr>
                    <a:xfrm>
                      <a:off x="0" y="0"/>
                      <a:ext cx="1343501" cy="3162395"/>
                    </a:xfrm>
                    <a:prstGeom prst="rect">
                      <a:avLst/>
                    </a:prstGeom>
                  </pic:spPr>
                </pic:pic>
              </a:graphicData>
            </a:graphic>
          </wp:inline>
        </w:drawing>
      </w:r>
    </w:p>
    <w:p w14:paraId="6FCCCACE" w14:textId="77777777" w:rsidR="000900B5" w:rsidRDefault="00000000">
      <w:pPr>
        <w:spacing w:before="234"/>
        <w:ind w:left="142"/>
        <w:rPr>
          <w:rFonts w:ascii="Arial"/>
          <w:sz w:val="18"/>
        </w:rPr>
      </w:pPr>
      <w:r>
        <w:rPr>
          <w:rFonts w:ascii="Arial Black"/>
          <w:color w:val="687D91"/>
          <w:spacing w:val="-6"/>
          <w:sz w:val="18"/>
        </w:rPr>
        <w:t>Figure</w:t>
      </w:r>
      <w:r>
        <w:rPr>
          <w:rFonts w:ascii="Arial Black"/>
          <w:color w:val="687D91"/>
          <w:spacing w:val="-10"/>
          <w:sz w:val="18"/>
        </w:rPr>
        <w:t xml:space="preserve"> </w:t>
      </w:r>
      <w:r>
        <w:rPr>
          <w:rFonts w:ascii="Arial Black"/>
          <w:color w:val="687D91"/>
          <w:spacing w:val="-6"/>
          <w:sz w:val="18"/>
        </w:rPr>
        <w:t>5.11.:</w:t>
      </w:r>
      <w:r>
        <w:rPr>
          <w:rFonts w:ascii="Arial Black"/>
          <w:color w:val="687D91"/>
          <w:spacing w:val="-9"/>
          <w:sz w:val="18"/>
        </w:rPr>
        <w:t xml:space="preserve"> </w:t>
      </w:r>
      <w:r>
        <w:rPr>
          <w:rFonts w:ascii="Arial"/>
          <w:color w:val="687D91"/>
          <w:spacing w:val="-6"/>
          <w:sz w:val="18"/>
        </w:rPr>
        <w:t>DSP</w:t>
      </w:r>
      <w:r>
        <w:rPr>
          <w:rFonts w:ascii="Arial"/>
          <w:color w:val="687D91"/>
          <w:spacing w:val="-2"/>
          <w:sz w:val="18"/>
        </w:rPr>
        <w:t xml:space="preserve"> </w:t>
      </w:r>
      <w:r>
        <w:rPr>
          <w:rFonts w:ascii="Arial"/>
          <w:color w:val="687D91"/>
          <w:spacing w:val="-6"/>
          <w:sz w:val="18"/>
        </w:rPr>
        <w:t>Preview</w:t>
      </w:r>
      <w:r>
        <w:rPr>
          <w:rFonts w:ascii="Arial"/>
          <w:color w:val="687D91"/>
          <w:spacing w:val="-1"/>
          <w:sz w:val="18"/>
        </w:rPr>
        <w:t xml:space="preserve"> </w:t>
      </w:r>
      <w:r>
        <w:rPr>
          <w:rFonts w:ascii="Arial"/>
          <w:color w:val="687D91"/>
          <w:spacing w:val="-6"/>
          <w:sz w:val="18"/>
        </w:rPr>
        <w:t>of</w:t>
      </w:r>
      <w:r>
        <w:rPr>
          <w:rFonts w:ascii="Arial"/>
          <w:color w:val="687D91"/>
          <w:spacing w:val="-2"/>
          <w:sz w:val="18"/>
        </w:rPr>
        <w:t xml:space="preserve"> </w:t>
      </w:r>
      <w:r>
        <w:rPr>
          <w:rFonts w:ascii="Arial"/>
          <w:color w:val="687D91"/>
          <w:spacing w:val="-6"/>
          <w:sz w:val="18"/>
        </w:rPr>
        <w:t>Transformed</w:t>
      </w:r>
      <w:r>
        <w:rPr>
          <w:rFonts w:ascii="Arial"/>
          <w:color w:val="687D91"/>
          <w:spacing w:val="-1"/>
          <w:sz w:val="18"/>
        </w:rPr>
        <w:t xml:space="preserve"> </w:t>
      </w:r>
      <w:r>
        <w:rPr>
          <w:rFonts w:ascii="Arial"/>
          <w:color w:val="687D91"/>
          <w:spacing w:val="-6"/>
          <w:sz w:val="18"/>
        </w:rPr>
        <w:t>Data</w:t>
      </w:r>
    </w:p>
    <w:p w14:paraId="6FCCCACF" w14:textId="77777777" w:rsidR="000900B5" w:rsidRDefault="000900B5">
      <w:pPr>
        <w:pStyle w:val="BodyText"/>
        <w:rPr>
          <w:rFonts w:ascii="Arial"/>
          <w:sz w:val="18"/>
        </w:rPr>
      </w:pPr>
    </w:p>
    <w:p w14:paraId="6FCCCAD0" w14:textId="77777777" w:rsidR="000900B5" w:rsidRDefault="000900B5">
      <w:pPr>
        <w:pStyle w:val="BodyText"/>
        <w:rPr>
          <w:rFonts w:ascii="Arial"/>
          <w:sz w:val="18"/>
        </w:rPr>
      </w:pPr>
    </w:p>
    <w:p w14:paraId="6FCCCAD1" w14:textId="77777777" w:rsidR="000900B5" w:rsidRDefault="000900B5">
      <w:pPr>
        <w:pStyle w:val="BodyText"/>
        <w:rPr>
          <w:rFonts w:ascii="Arial"/>
          <w:sz w:val="18"/>
        </w:rPr>
      </w:pPr>
    </w:p>
    <w:p w14:paraId="6FCCCAD2" w14:textId="77777777" w:rsidR="000900B5" w:rsidRDefault="000900B5">
      <w:pPr>
        <w:pStyle w:val="BodyText"/>
        <w:rPr>
          <w:rFonts w:ascii="Arial"/>
          <w:sz w:val="18"/>
        </w:rPr>
      </w:pPr>
    </w:p>
    <w:p w14:paraId="6FCCCAD3" w14:textId="77777777" w:rsidR="000900B5" w:rsidRDefault="000900B5">
      <w:pPr>
        <w:pStyle w:val="BodyText"/>
        <w:rPr>
          <w:rFonts w:ascii="Arial"/>
          <w:sz w:val="18"/>
        </w:rPr>
      </w:pPr>
    </w:p>
    <w:p w14:paraId="6FCCCAD4" w14:textId="77777777" w:rsidR="000900B5" w:rsidRDefault="000900B5">
      <w:pPr>
        <w:pStyle w:val="BodyText"/>
        <w:rPr>
          <w:rFonts w:ascii="Arial"/>
          <w:sz w:val="18"/>
        </w:rPr>
      </w:pPr>
    </w:p>
    <w:p w14:paraId="6FCCCAD5" w14:textId="77777777" w:rsidR="000900B5" w:rsidRDefault="000900B5">
      <w:pPr>
        <w:pStyle w:val="BodyText"/>
        <w:spacing w:before="102"/>
        <w:rPr>
          <w:rFonts w:ascii="Arial"/>
          <w:sz w:val="18"/>
        </w:rPr>
      </w:pPr>
    </w:p>
    <w:p w14:paraId="6FCCCAD6" w14:textId="77777777" w:rsidR="000900B5" w:rsidRDefault="00000000">
      <w:pPr>
        <w:pStyle w:val="BodyText"/>
        <w:spacing w:before="1"/>
        <w:ind w:left="360"/>
      </w:pPr>
      <w:r>
        <w:t>This</w:t>
      </w:r>
      <w:r>
        <w:rPr>
          <w:spacing w:val="-7"/>
        </w:rPr>
        <w:t xml:space="preserve"> </w:t>
      </w:r>
      <w:r>
        <w:t>view</w:t>
      </w:r>
      <w:r>
        <w:rPr>
          <w:spacing w:val="-7"/>
        </w:rPr>
        <w:t xml:space="preserve"> </w:t>
      </w:r>
      <w:r>
        <w:t>allows</w:t>
      </w:r>
      <w:r>
        <w:rPr>
          <w:spacing w:val="-7"/>
        </w:rPr>
        <w:t xml:space="preserve"> </w:t>
      </w:r>
      <w:r>
        <w:t>the</w:t>
      </w:r>
      <w:r>
        <w:rPr>
          <w:spacing w:val="-7"/>
        </w:rPr>
        <w:t xml:space="preserve"> </w:t>
      </w:r>
      <w:r>
        <w:t>user</w:t>
      </w:r>
      <w:r>
        <w:rPr>
          <w:spacing w:val="-7"/>
        </w:rPr>
        <w:t xml:space="preserve"> </w:t>
      </w:r>
      <w:r>
        <w:t>to</w:t>
      </w:r>
      <w:r>
        <w:rPr>
          <w:spacing w:val="-6"/>
        </w:rPr>
        <w:t xml:space="preserve"> </w:t>
      </w:r>
      <w:r>
        <w:t>select</w:t>
      </w:r>
      <w:r>
        <w:rPr>
          <w:spacing w:val="-7"/>
        </w:rPr>
        <w:t xml:space="preserve"> </w:t>
      </w:r>
      <w:r>
        <w:t>the</w:t>
      </w:r>
      <w:r>
        <w:rPr>
          <w:spacing w:val="-7"/>
        </w:rPr>
        <w:t xml:space="preserve"> </w:t>
      </w:r>
      <w:r>
        <w:t>measures</w:t>
      </w:r>
      <w:r>
        <w:rPr>
          <w:spacing w:val="-7"/>
        </w:rPr>
        <w:t xml:space="preserve"> </w:t>
      </w:r>
      <w:r>
        <w:t>in</w:t>
      </w:r>
      <w:r>
        <w:rPr>
          <w:spacing w:val="-7"/>
        </w:rPr>
        <w:t xml:space="preserve"> </w:t>
      </w:r>
      <w:r>
        <w:t>the</w:t>
      </w:r>
      <w:r>
        <w:rPr>
          <w:spacing w:val="-7"/>
        </w:rPr>
        <w:t xml:space="preserve"> </w:t>
      </w:r>
      <w:r>
        <w:t>items</w:t>
      </w:r>
      <w:r>
        <w:rPr>
          <w:spacing w:val="-6"/>
        </w:rPr>
        <w:t xml:space="preserve"> </w:t>
      </w:r>
      <w:bookmarkStart w:id="334" w:name="_bookmark53"/>
      <w:bookmarkEnd w:id="334"/>
      <w:r>
        <w:t>shown</w:t>
      </w:r>
      <w:r>
        <w:rPr>
          <w:spacing w:val="-7"/>
        </w:rPr>
        <w:t xml:space="preserve"> </w:t>
      </w:r>
      <w:r>
        <w:t>on</w:t>
      </w:r>
      <w:r>
        <w:rPr>
          <w:spacing w:val="-7"/>
        </w:rPr>
        <w:t xml:space="preserve"> </w:t>
      </w:r>
      <w:r>
        <w:t>the</w:t>
      </w:r>
      <w:r>
        <w:rPr>
          <w:spacing w:val="-7"/>
        </w:rPr>
        <w:t xml:space="preserve"> </w:t>
      </w:r>
      <w:r>
        <w:t>right</w:t>
      </w:r>
      <w:r>
        <w:rPr>
          <w:spacing w:val="-7"/>
        </w:rPr>
        <w:t xml:space="preserve"> </w:t>
      </w:r>
      <w:hyperlink w:anchor="_bookmark54" w:history="1">
        <w:r>
          <w:rPr>
            <w:spacing w:val="-2"/>
          </w:rPr>
          <w:t>5.12.</w:t>
        </w:r>
      </w:hyperlink>
    </w:p>
    <w:p w14:paraId="6FCCCAD7" w14:textId="77777777" w:rsidR="000900B5" w:rsidRDefault="000900B5">
      <w:pPr>
        <w:pStyle w:val="BodyText"/>
        <w:rPr>
          <w:sz w:val="20"/>
        </w:rPr>
      </w:pPr>
    </w:p>
    <w:p w14:paraId="6FCCCAD8" w14:textId="77777777" w:rsidR="000900B5" w:rsidRDefault="000900B5">
      <w:pPr>
        <w:pStyle w:val="BodyText"/>
        <w:rPr>
          <w:sz w:val="20"/>
        </w:rPr>
      </w:pPr>
    </w:p>
    <w:p w14:paraId="6FCCCAD9" w14:textId="77777777" w:rsidR="000900B5" w:rsidRDefault="00000000">
      <w:pPr>
        <w:pStyle w:val="BodyText"/>
        <w:spacing w:before="240"/>
        <w:rPr>
          <w:sz w:val="20"/>
        </w:rPr>
      </w:pPr>
      <w:r>
        <w:rPr>
          <w:noProof/>
          <w:sz w:val="20"/>
        </w:rPr>
        <w:drawing>
          <wp:anchor distT="0" distB="0" distL="0" distR="0" simplePos="0" relativeHeight="487600128" behindDoc="1" locked="0" layoutInCell="1" allowOverlap="1" wp14:anchorId="6FCCCD8E" wp14:editId="6FCCCD8F">
            <wp:simplePos x="0" y="0"/>
            <wp:positionH relativeFrom="page">
              <wp:posOffset>1171854</wp:posOffset>
            </wp:positionH>
            <wp:positionV relativeFrom="paragraph">
              <wp:posOffset>342001</wp:posOffset>
            </wp:positionV>
            <wp:extent cx="5193506" cy="2674143"/>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1" cstate="print"/>
                    <a:stretch>
                      <a:fillRect/>
                    </a:stretch>
                  </pic:blipFill>
                  <pic:spPr>
                    <a:xfrm>
                      <a:off x="0" y="0"/>
                      <a:ext cx="5193506" cy="2674143"/>
                    </a:xfrm>
                    <a:prstGeom prst="rect">
                      <a:avLst/>
                    </a:prstGeom>
                  </pic:spPr>
                </pic:pic>
              </a:graphicData>
            </a:graphic>
          </wp:anchor>
        </w:drawing>
      </w:r>
    </w:p>
    <w:p w14:paraId="6FCCCADA" w14:textId="77777777" w:rsidR="000900B5" w:rsidRDefault="00000000">
      <w:pPr>
        <w:spacing w:before="212"/>
        <w:ind w:left="142"/>
        <w:rPr>
          <w:rFonts w:ascii="Arial"/>
          <w:sz w:val="18"/>
        </w:rPr>
      </w:pPr>
      <w:commentRangeStart w:id="335"/>
      <w:r>
        <w:rPr>
          <w:rFonts w:ascii="Arial Black"/>
          <w:color w:val="687D91"/>
          <w:spacing w:val="-4"/>
          <w:sz w:val="18"/>
        </w:rPr>
        <w:t>Figure</w:t>
      </w:r>
      <w:r>
        <w:rPr>
          <w:rFonts w:ascii="Arial Black"/>
          <w:color w:val="687D91"/>
          <w:spacing w:val="-12"/>
          <w:sz w:val="18"/>
        </w:rPr>
        <w:t xml:space="preserve"> </w:t>
      </w:r>
      <w:r>
        <w:rPr>
          <w:rFonts w:ascii="Arial Black"/>
          <w:color w:val="687D91"/>
          <w:spacing w:val="-4"/>
          <w:sz w:val="18"/>
        </w:rPr>
        <w:t>5.12.:</w:t>
      </w:r>
      <w:r>
        <w:rPr>
          <w:rFonts w:ascii="Arial Black"/>
          <w:color w:val="687D91"/>
          <w:spacing w:val="-12"/>
          <w:sz w:val="18"/>
        </w:rPr>
        <w:t xml:space="preserve"> </w:t>
      </w:r>
      <w:r>
        <w:rPr>
          <w:rFonts w:ascii="Arial"/>
          <w:color w:val="687D91"/>
          <w:spacing w:val="-4"/>
          <w:sz w:val="18"/>
        </w:rPr>
        <w:t>DSP</w:t>
      </w:r>
      <w:r>
        <w:rPr>
          <w:rFonts w:ascii="Arial"/>
          <w:color w:val="687D91"/>
          <w:spacing w:val="-9"/>
          <w:sz w:val="18"/>
        </w:rPr>
        <w:t xml:space="preserve"> </w:t>
      </w:r>
      <w:r>
        <w:rPr>
          <w:rFonts w:ascii="Arial"/>
          <w:color w:val="687D91"/>
          <w:spacing w:val="-4"/>
          <w:sz w:val="18"/>
        </w:rPr>
        <w:t>Final</w:t>
      </w:r>
      <w:r>
        <w:rPr>
          <w:rFonts w:ascii="Arial"/>
          <w:color w:val="687D91"/>
          <w:spacing w:val="-8"/>
          <w:sz w:val="18"/>
        </w:rPr>
        <w:t xml:space="preserve"> </w:t>
      </w:r>
      <w:r>
        <w:rPr>
          <w:rFonts w:ascii="Arial"/>
          <w:color w:val="687D91"/>
          <w:spacing w:val="-4"/>
          <w:sz w:val="18"/>
        </w:rPr>
        <w:t>Output</w:t>
      </w:r>
      <w:r>
        <w:rPr>
          <w:rFonts w:ascii="Arial"/>
          <w:color w:val="687D91"/>
          <w:spacing w:val="-7"/>
          <w:sz w:val="18"/>
        </w:rPr>
        <w:t xml:space="preserve"> </w:t>
      </w:r>
      <w:commentRangeEnd w:id="335"/>
      <w:r w:rsidR="00BE4A24">
        <w:rPr>
          <w:rStyle w:val="CommentReference"/>
        </w:rPr>
        <w:commentReference w:id="335"/>
      </w:r>
      <w:r>
        <w:rPr>
          <w:rFonts w:ascii="Arial"/>
          <w:color w:val="687D91"/>
          <w:spacing w:val="-4"/>
          <w:sz w:val="18"/>
        </w:rPr>
        <w:t>Node</w:t>
      </w:r>
      <w:r>
        <w:rPr>
          <w:rFonts w:ascii="Arial"/>
          <w:color w:val="687D91"/>
          <w:spacing w:val="-7"/>
          <w:sz w:val="18"/>
        </w:rPr>
        <w:t xml:space="preserve"> </w:t>
      </w:r>
      <w:r>
        <w:rPr>
          <w:rFonts w:ascii="Arial"/>
          <w:color w:val="687D91"/>
          <w:spacing w:val="-4"/>
          <w:sz w:val="18"/>
        </w:rPr>
        <w:t>in</w:t>
      </w:r>
      <w:r>
        <w:rPr>
          <w:rFonts w:ascii="Arial"/>
          <w:color w:val="687D91"/>
          <w:spacing w:val="-6"/>
          <w:sz w:val="18"/>
        </w:rPr>
        <w:t xml:space="preserve"> </w:t>
      </w:r>
      <w:r>
        <w:rPr>
          <w:rFonts w:ascii="Arial"/>
          <w:color w:val="687D91"/>
          <w:spacing w:val="-4"/>
          <w:sz w:val="18"/>
        </w:rPr>
        <w:t>Lineage</w:t>
      </w:r>
      <w:r>
        <w:rPr>
          <w:rFonts w:ascii="Arial"/>
          <w:color w:val="687D91"/>
          <w:spacing w:val="-6"/>
          <w:sz w:val="18"/>
        </w:rPr>
        <w:t xml:space="preserve"> </w:t>
      </w:r>
      <w:r>
        <w:rPr>
          <w:rFonts w:ascii="Arial"/>
          <w:color w:val="687D91"/>
          <w:spacing w:val="-4"/>
          <w:sz w:val="18"/>
        </w:rPr>
        <w:t>View</w:t>
      </w:r>
    </w:p>
    <w:p w14:paraId="6FCCCADB" w14:textId="77777777" w:rsidR="000900B5" w:rsidRDefault="000900B5">
      <w:pPr>
        <w:pStyle w:val="BodyText"/>
        <w:rPr>
          <w:rFonts w:ascii="Arial"/>
          <w:sz w:val="18"/>
        </w:rPr>
      </w:pPr>
    </w:p>
    <w:p w14:paraId="6FCCCADC" w14:textId="77777777" w:rsidR="000900B5" w:rsidRDefault="000900B5">
      <w:pPr>
        <w:pStyle w:val="BodyText"/>
        <w:rPr>
          <w:rFonts w:ascii="Arial"/>
          <w:sz w:val="18"/>
        </w:rPr>
      </w:pPr>
    </w:p>
    <w:p w14:paraId="6FCCCADD" w14:textId="77777777" w:rsidR="000900B5" w:rsidRDefault="000900B5">
      <w:pPr>
        <w:pStyle w:val="BodyText"/>
        <w:rPr>
          <w:rFonts w:ascii="Arial"/>
          <w:sz w:val="18"/>
        </w:rPr>
      </w:pPr>
    </w:p>
    <w:p w14:paraId="6FCCCADE" w14:textId="77777777" w:rsidR="000900B5" w:rsidRDefault="000900B5">
      <w:pPr>
        <w:pStyle w:val="BodyText"/>
        <w:rPr>
          <w:rFonts w:ascii="Arial"/>
          <w:sz w:val="18"/>
        </w:rPr>
      </w:pPr>
    </w:p>
    <w:p w14:paraId="6FCCCADF" w14:textId="77777777" w:rsidR="000900B5" w:rsidRDefault="000900B5">
      <w:pPr>
        <w:pStyle w:val="BodyText"/>
        <w:rPr>
          <w:rFonts w:ascii="Arial"/>
          <w:sz w:val="18"/>
        </w:rPr>
      </w:pPr>
    </w:p>
    <w:p w14:paraId="6FCCCAE0" w14:textId="77777777" w:rsidR="000900B5" w:rsidRDefault="000900B5">
      <w:pPr>
        <w:pStyle w:val="BodyText"/>
        <w:rPr>
          <w:rFonts w:ascii="Arial"/>
          <w:sz w:val="18"/>
        </w:rPr>
      </w:pPr>
    </w:p>
    <w:p w14:paraId="6FCCCAE1" w14:textId="77777777" w:rsidR="000900B5" w:rsidRDefault="000900B5">
      <w:pPr>
        <w:pStyle w:val="BodyText"/>
        <w:spacing w:before="125"/>
        <w:rPr>
          <w:rFonts w:ascii="Arial"/>
          <w:sz w:val="18"/>
        </w:rPr>
      </w:pPr>
    </w:p>
    <w:p w14:paraId="6FCCCAE2" w14:textId="77777777" w:rsidR="000900B5" w:rsidRDefault="00000000">
      <w:pPr>
        <w:pStyle w:val="BodyText"/>
        <w:spacing w:line="216" w:lineRule="auto"/>
        <w:ind w:left="142" w:right="693" w:firstLine="218"/>
      </w:pPr>
      <w:r>
        <w:t>Selecting</w:t>
      </w:r>
      <w:r>
        <w:rPr>
          <w:spacing w:val="-2"/>
        </w:rPr>
        <w:t xml:space="preserve"> </w:t>
      </w:r>
      <w:r>
        <w:t>a</w:t>
      </w:r>
      <w:r>
        <w:rPr>
          <w:spacing w:val="-2"/>
        </w:rPr>
        <w:t xml:space="preserve"> </w:t>
      </w:r>
      <w:r>
        <w:t>measure</w:t>
      </w:r>
      <w:r>
        <w:rPr>
          <w:spacing w:val="-2"/>
        </w:rPr>
        <w:t xml:space="preserve"> </w:t>
      </w:r>
      <w:r>
        <w:t>in</w:t>
      </w:r>
      <w:r>
        <w:rPr>
          <w:spacing w:val="-2"/>
        </w:rPr>
        <w:t xml:space="preserve"> </w:t>
      </w:r>
      <w:r>
        <w:t>the</w:t>
      </w:r>
      <w:r>
        <w:rPr>
          <w:spacing w:val="-2"/>
        </w:rPr>
        <w:t xml:space="preserve"> </w:t>
      </w:r>
      <w:r>
        <w:t>right-side</w:t>
      </w:r>
      <w:r>
        <w:rPr>
          <w:spacing w:val="-2"/>
        </w:rPr>
        <w:t xml:space="preserve"> </w:t>
      </w:r>
      <w:r>
        <w:t>menu</w:t>
      </w:r>
      <w:r>
        <w:rPr>
          <w:spacing w:val="-2"/>
        </w:rPr>
        <w:t xml:space="preserve"> </w:t>
      </w:r>
      <w:r>
        <w:t>again</w:t>
      </w:r>
      <w:r>
        <w:rPr>
          <w:spacing w:val="-2"/>
        </w:rPr>
        <w:t xml:space="preserve"> </w:t>
      </w:r>
      <w:r>
        <w:t>highlights</w:t>
      </w:r>
      <w:r>
        <w:rPr>
          <w:spacing w:val="-2"/>
        </w:rPr>
        <w:t xml:space="preserve"> </w:t>
      </w:r>
      <w:r>
        <w:t>the</w:t>
      </w:r>
      <w:r>
        <w:rPr>
          <w:spacing w:val="-2"/>
        </w:rPr>
        <w:t xml:space="preserve"> </w:t>
      </w:r>
      <w:r>
        <w:t>items</w:t>
      </w:r>
      <w:r>
        <w:rPr>
          <w:spacing w:val="-2"/>
        </w:rPr>
        <w:t xml:space="preserve"> </w:t>
      </w:r>
      <w:r>
        <w:t>connected</w:t>
      </w:r>
      <w:r>
        <w:rPr>
          <w:spacing w:val="-2"/>
        </w:rPr>
        <w:t xml:space="preserve"> </w:t>
      </w:r>
      <w:r>
        <w:t>to</w:t>
      </w:r>
      <w:r>
        <w:rPr>
          <w:spacing w:val="-2"/>
        </w:rPr>
        <w:t xml:space="preserve"> </w:t>
      </w:r>
      <w:r>
        <w:t>it</w:t>
      </w:r>
      <w:r>
        <w:rPr>
          <w:spacing w:val="-2"/>
        </w:rPr>
        <w:t xml:space="preserve"> </w:t>
      </w:r>
      <w:r>
        <w:t>in</w:t>
      </w:r>
      <w:r>
        <w:rPr>
          <w:spacing w:val="-2"/>
        </w:rPr>
        <w:t xml:space="preserve"> </w:t>
      </w:r>
      <w:r>
        <w:t>the</w:t>
      </w:r>
      <w:r>
        <w:rPr>
          <w:spacing w:val="-2"/>
        </w:rPr>
        <w:t xml:space="preserve"> </w:t>
      </w:r>
      <w:bookmarkStart w:id="336" w:name="_bookmark54"/>
      <w:bookmarkEnd w:id="336"/>
      <w:r>
        <w:t>main</w:t>
      </w:r>
      <w:r>
        <w:rPr>
          <w:spacing w:val="-2"/>
        </w:rPr>
        <w:t xml:space="preserve"> </w:t>
      </w:r>
      <w:r>
        <w:t xml:space="preserve">view window </w:t>
      </w:r>
      <w:hyperlink w:anchor="_bookmark55" w:history="1">
        <w:r>
          <w:t>5.13.</w:t>
        </w:r>
      </w:hyperlink>
      <w:r>
        <w:t xml:space="preserve"> In the case of </w:t>
      </w:r>
      <w:proofErr w:type="spellStart"/>
      <w:r>
        <w:rPr>
          <w:rFonts w:ascii="Cambria"/>
        </w:rPr>
        <w:t>num_submitted</w:t>
      </w:r>
      <w:proofErr w:type="spellEnd"/>
      <w:r>
        <w:t xml:space="preserve">, it is observed that the only source is </w:t>
      </w:r>
      <w:proofErr w:type="spellStart"/>
      <w:r>
        <w:rPr>
          <w:rFonts w:ascii="Cambria"/>
        </w:rPr>
        <w:t>I_RT_AWS_LSOPS_se</w:t>
      </w:r>
      <w:proofErr w:type="spellEnd"/>
      <w:r>
        <w:rPr>
          <w:rFonts w:ascii="Cambria"/>
        </w:rPr>
        <w:t>...</w:t>
      </w:r>
      <w:r>
        <w:t>.</w:t>
      </w:r>
    </w:p>
    <w:p w14:paraId="6FCCCAE3" w14:textId="77777777" w:rsidR="000900B5" w:rsidRDefault="000900B5">
      <w:pPr>
        <w:pStyle w:val="BodyText"/>
        <w:spacing w:line="216" w:lineRule="auto"/>
        <w:sectPr w:rsidR="000900B5">
          <w:pgSz w:w="11910" w:h="16840"/>
          <w:pgMar w:top="440" w:right="0" w:bottom="180" w:left="708" w:header="0" w:footer="0" w:gutter="0"/>
          <w:cols w:space="720"/>
        </w:sectPr>
      </w:pPr>
    </w:p>
    <w:p w14:paraId="6FCCCAE4" w14:textId="77777777" w:rsidR="000900B5" w:rsidRDefault="000900B5">
      <w:pPr>
        <w:pStyle w:val="BodyText"/>
        <w:spacing w:before="124"/>
        <w:rPr>
          <w:sz w:val="20"/>
        </w:rPr>
      </w:pPr>
    </w:p>
    <w:p w14:paraId="6FCCCAE5" w14:textId="77777777" w:rsidR="000900B5" w:rsidRDefault="00000000">
      <w:pPr>
        <w:ind w:left="1137"/>
        <w:rPr>
          <w:sz w:val="20"/>
        </w:rPr>
      </w:pPr>
      <w:r>
        <w:rPr>
          <w:noProof/>
          <w:sz w:val="20"/>
        </w:rPr>
        <w:drawing>
          <wp:inline distT="0" distB="0" distL="0" distR="0" wp14:anchorId="6FCCCD90" wp14:editId="6FCCCD91">
            <wp:extent cx="5172075" cy="2671762"/>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2" cstate="print"/>
                    <a:stretch>
                      <a:fillRect/>
                    </a:stretch>
                  </pic:blipFill>
                  <pic:spPr>
                    <a:xfrm>
                      <a:off x="0" y="0"/>
                      <a:ext cx="5172075" cy="2671762"/>
                    </a:xfrm>
                    <a:prstGeom prst="rect">
                      <a:avLst/>
                    </a:prstGeom>
                  </pic:spPr>
                </pic:pic>
              </a:graphicData>
            </a:graphic>
          </wp:inline>
        </w:drawing>
      </w:r>
    </w:p>
    <w:p w14:paraId="6FCCCAE6" w14:textId="77777777" w:rsidR="000900B5" w:rsidRDefault="00000000">
      <w:pPr>
        <w:spacing w:before="229"/>
        <w:ind w:left="142"/>
        <w:jc w:val="both"/>
        <w:rPr>
          <w:rFonts w:ascii="Arial"/>
          <w:sz w:val="18"/>
        </w:rPr>
      </w:pPr>
      <w:r>
        <w:rPr>
          <w:rFonts w:ascii="Arial Black"/>
          <w:color w:val="687D91"/>
          <w:spacing w:val="-6"/>
          <w:sz w:val="18"/>
        </w:rPr>
        <w:t>Figure</w:t>
      </w:r>
      <w:r>
        <w:rPr>
          <w:rFonts w:ascii="Arial Black"/>
          <w:color w:val="687D91"/>
          <w:spacing w:val="-7"/>
          <w:sz w:val="18"/>
        </w:rPr>
        <w:t xml:space="preserve"> </w:t>
      </w:r>
      <w:r>
        <w:rPr>
          <w:rFonts w:ascii="Arial Black"/>
          <w:color w:val="687D91"/>
          <w:spacing w:val="-6"/>
          <w:sz w:val="18"/>
        </w:rPr>
        <w:t xml:space="preserve">5.13.: </w:t>
      </w:r>
      <w:r>
        <w:rPr>
          <w:rFonts w:ascii="Arial"/>
          <w:color w:val="687D91"/>
          <w:spacing w:val="-6"/>
          <w:sz w:val="18"/>
        </w:rPr>
        <w:t>DSP</w:t>
      </w:r>
      <w:r>
        <w:rPr>
          <w:rFonts w:ascii="Arial"/>
          <w:color w:val="687D91"/>
          <w:spacing w:val="1"/>
          <w:sz w:val="18"/>
        </w:rPr>
        <w:t xml:space="preserve"> </w:t>
      </w:r>
      <w:r>
        <w:rPr>
          <w:rFonts w:ascii="Arial"/>
          <w:color w:val="687D91"/>
          <w:spacing w:val="-6"/>
          <w:sz w:val="18"/>
        </w:rPr>
        <w:t>Data</w:t>
      </w:r>
      <w:r>
        <w:rPr>
          <w:rFonts w:ascii="Arial"/>
          <w:color w:val="687D91"/>
          <w:spacing w:val="1"/>
          <w:sz w:val="18"/>
        </w:rPr>
        <w:t xml:space="preserve"> </w:t>
      </w:r>
      <w:r>
        <w:rPr>
          <w:rFonts w:ascii="Arial"/>
          <w:color w:val="687D91"/>
          <w:spacing w:val="-6"/>
          <w:sz w:val="18"/>
        </w:rPr>
        <w:t>Model</w:t>
      </w:r>
      <w:r>
        <w:rPr>
          <w:rFonts w:ascii="Arial"/>
          <w:color w:val="687D91"/>
          <w:spacing w:val="1"/>
          <w:sz w:val="18"/>
        </w:rPr>
        <w:t xml:space="preserve"> </w:t>
      </w:r>
      <w:r>
        <w:rPr>
          <w:rFonts w:ascii="Arial"/>
          <w:color w:val="687D91"/>
          <w:spacing w:val="-6"/>
          <w:sz w:val="18"/>
        </w:rPr>
        <w:t>Detailed</w:t>
      </w:r>
      <w:r>
        <w:rPr>
          <w:rFonts w:ascii="Arial"/>
          <w:color w:val="687D91"/>
          <w:spacing w:val="2"/>
          <w:sz w:val="18"/>
        </w:rPr>
        <w:t xml:space="preserve"> </w:t>
      </w:r>
      <w:r>
        <w:rPr>
          <w:rFonts w:ascii="Arial"/>
          <w:color w:val="687D91"/>
          <w:spacing w:val="-6"/>
          <w:sz w:val="18"/>
        </w:rPr>
        <w:t>View</w:t>
      </w:r>
    </w:p>
    <w:p w14:paraId="6FCCCAE7" w14:textId="77777777" w:rsidR="000900B5" w:rsidRDefault="000900B5">
      <w:pPr>
        <w:pStyle w:val="BodyText"/>
        <w:spacing w:before="103"/>
        <w:rPr>
          <w:rFonts w:ascii="Arial"/>
          <w:sz w:val="18"/>
        </w:rPr>
      </w:pPr>
    </w:p>
    <w:p w14:paraId="6FCCCAE8" w14:textId="77777777" w:rsidR="000900B5" w:rsidRDefault="00000000">
      <w:pPr>
        <w:pStyle w:val="BodyText"/>
        <w:spacing w:line="216" w:lineRule="auto"/>
        <w:ind w:left="142" w:right="848" w:firstLine="218"/>
        <w:jc w:val="both"/>
      </w:pPr>
      <w:r>
        <w:t>This is the query on AWS S3 using Athena, which is followed up in the next section.</w:t>
      </w:r>
      <w:r>
        <w:rPr>
          <w:spacing w:val="40"/>
        </w:rPr>
        <w:t xml:space="preserve"> </w:t>
      </w:r>
      <w:r>
        <w:t>Howe</w:t>
      </w:r>
      <w:bookmarkStart w:id="337" w:name="_bookmark55"/>
      <w:bookmarkEnd w:id="337"/>
      <w:r>
        <w:t>ver, first a meeting</w:t>
      </w:r>
      <w:r>
        <w:rPr>
          <w:spacing w:val="-7"/>
        </w:rPr>
        <w:t xml:space="preserve"> </w:t>
      </w:r>
      <w:r>
        <w:t>with</w:t>
      </w:r>
      <w:r>
        <w:rPr>
          <w:spacing w:val="-7"/>
        </w:rPr>
        <w:t xml:space="preserve"> </w:t>
      </w:r>
      <w:r>
        <w:t>the</w:t>
      </w:r>
      <w:r>
        <w:rPr>
          <w:spacing w:val="-7"/>
        </w:rPr>
        <w:t xml:space="preserve"> </w:t>
      </w:r>
      <w:r>
        <w:t>business</w:t>
      </w:r>
      <w:r>
        <w:rPr>
          <w:spacing w:val="-7"/>
        </w:rPr>
        <w:t xml:space="preserve"> </w:t>
      </w:r>
      <w:r>
        <w:t>is</w:t>
      </w:r>
      <w:r>
        <w:rPr>
          <w:spacing w:val="-7"/>
        </w:rPr>
        <w:t xml:space="preserve"> </w:t>
      </w:r>
      <w:r>
        <w:t>held</w:t>
      </w:r>
      <w:r>
        <w:rPr>
          <w:spacing w:val="-7"/>
        </w:rPr>
        <w:t xml:space="preserve"> </w:t>
      </w:r>
      <w:r>
        <w:t>to</w:t>
      </w:r>
      <w:r>
        <w:rPr>
          <w:spacing w:val="-7"/>
        </w:rPr>
        <w:t xml:space="preserve"> </w:t>
      </w:r>
      <w:r>
        <w:t>update</w:t>
      </w:r>
      <w:r>
        <w:rPr>
          <w:spacing w:val="-7"/>
        </w:rPr>
        <w:t xml:space="preserve"> </w:t>
      </w:r>
      <w:r>
        <w:t>them</w:t>
      </w:r>
      <w:r>
        <w:rPr>
          <w:spacing w:val="-7"/>
        </w:rPr>
        <w:t xml:space="preserve"> </w:t>
      </w:r>
      <w:r>
        <w:t>on</w:t>
      </w:r>
      <w:r>
        <w:rPr>
          <w:spacing w:val="-7"/>
        </w:rPr>
        <w:t xml:space="preserve"> </w:t>
      </w:r>
      <w:r>
        <w:t>the</w:t>
      </w:r>
      <w:r>
        <w:rPr>
          <w:spacing w:val="-7"/>
        </w:rPr>
        <w:t xml:space="preserve"> </w:t>
      </w:r>
      <w:r>
        <w:t>current</w:t>
      </w:r>
      <w:r>
        <w:rPr>
          <w:spacing w:val="-7"/>
        </w:rPr>
        <w:t xml:space="preserve"> </w:t>
      </w:r>
      <w:r>
        <w:t>state</w:t>
      </w:r>
      <w:r>
        <w:rPr>
          <w:spacing w:val="-7"/>
        </w:rPr>
        <w:t xml:space="preserve"> </w:t>
      </w:r>
      <w:r>
        <w:t>and</w:t>
      </w:r>
      <w:r>
        <w:rPr>
          <w:spacing w:val="-7"/>
        </w:rPr>
        <w:t xml:space="preserve"> </w:t>
      </w:r>
      <w:r>
        <w:t>to</w:t>
      </w:r>
      <w:r>
        <w:rPr>
          <w:spacing w:val="-7"/>
        </w:rPr>
        <w:t xml:space="preserve"> </w:t>
      </w:r>
      <w:r>
        <w:t>obtain</w:t>
      </w:r>
      <w:r>
        <w:rPr>
          <w:spacing w:val="-7"/>
        </w:rPr>
        <w:t xml:space="preserve"> </w:t>
      </w:r>
      <w:r>
        <w:t>confirmation</w:t>
      </w:r>
      <w:r>
        <w:rPr>
          <w:spacing w:val="-7"/>
        </w:rPr>
        <w:t xml:space="preserve"> </w:t>
      </w:r>
      <w:r>
        <w:t>that</w:t>
      </w:r>
      <w:r>
        <w:rPr>
          <w:spacing w:val="-7"/>
        </w:rPr>
        <w:t xml:space="preserve"> </w:t>
      </w:r>
      <w:r>
        <w:t>the identified query is the correct one.</w:t>
      </w:r>
    </w:p>
    <w:p w14:paraId="6FCCCAE9" w14:textId="77777777" w:rsidR="000900B5" w:rsidRDefault="000900B5">
      <w:pPr>
        <w:pStyle w:val="BodyText"/>
        <w:spacing w:before="67"/>
      </w:pPr>
    </w:p>
    <w:p w14:paraId="6FCCCAEA" w14:textId="77777777" w:rsidR="000900B5" w:rsidRDefault="00000000">
      <w:pPr>
        <w:pStyle w:val="Heading2"/>
        <w:numPr>
          <w:ilvl w:val="1"/>
          <w:numId w:val="17"/>
        </w:numPr>
        <w:tabs>
          <w:tab w:val="left" w:pos="771"/>
        </w:tabs>
        <w:ind w:left="771" w:hanging="629"/>
        <w:rPr>
          <w:b w:val="0"/>
        </w:rPr>
      </w:pPr>
      <w:bookmarkStart w:id="338" w:name="Business_Analysis,_AWS_Athena"/>
      <w:bookmarkStart w:id="339" w:name="_bookmark56"/>
      <w:bookmarkEnd w:id="338"/>
      <w:bookmarkEnd w:id="339"/>
      <w:r>
        <w:rPr>
          <w:b w:val="0"/>
          <w:color w:val="687D91"/>
          <w:w w:val="85"/>
        </w:rPr>
        <w:t>Business</w:t>
      </w:r>
      <w:r>
        <w:rPr>
          <w:b w:val="0"/>
          <w:color w:val="687D91"/>
          <w:spacing w:val="21"/>
        </w:rPr>
        <w:t xml:space="preserve"> </w:t>
      </w:r>
      <w:r>
        <w:rPr>
          <w:b w:val="0"/>
          <w:color w:val="687D91"/>
          <w:w w:val="85"/>
        </w:rPr>
        <w:t>Analysis,</w:t>
      </w:r>
      <w:r>
        <w:rPr>
          <w:b w:val="0"/>
          <w:color w:val="687D91"/>
          <w:spacing w:val="22"/>
        </w:rPr>
        <w:t xml:space="preserve"> </w:t>
      </w:r>
      <w:r>
        <w:rPr>
          <w:b w:val="0"/>
          <w:color w:val="687D91"/>
          <w:w w:val="85"/>
        </w:rPr>
        <w:t>AWS</w:t>
      </w:r>
      <w:r>
        <w:rPr>
          <w:b w:val="0"/>
          <w:color w:val="687D91"/>
          <w:spacing w:val="22"/>
        </w:rPr>
        <w:t xml:space="preserve"> </w:t>
      </w:r>
      <w:r>
        <w:rPr>
          <w:b w:val="0"/>
          <w:color w:val="687D91"/>
          <w:spacing w:val="-2"/>
          <w:w w:val="85"/>
        </w:rPr>
        <w:t>Athena</w:t>
      </w:r>
    </w:p>
    <w:p w14:paraId="7BD2A982" w14:textId="77777777" w:rsidR="001866EF" w:rsidRPr="001866EF" w:rsidRDefault="001866EF" w:rsidP="001866EF">
      <w:pPr>
        <w:pStyle w:val="BodyText"/>
        <w:spacing w:before="225" w:line="216" w:lineRule="auto"/>
        <w:ind w:left="142" w:right="848"/>
        <w:rPr>
          <w:ins w:id="340" w:author="Ritley Kenneth" w:date="2025-12-11T15:45:00Z"/>
          <w:i/>
          <w:iCs/>
          <w:lang w:val="en-CH"/>
          <w:rPrChange w:id="341" w:author="Ritley Kenneth" w:date="2025-12-11T15:46:00Z" w16du:dateUtc="2025-12-11T14:46:00Z">
            <w:rPr>
              <w:ins w:id="342" w:author="Ritley Kenneth" w:date="2025-12-11T15:45:00Z"/>
              <w:lang w:val="en-CH"/>
            </w:rPr>
          </w:rPrChange>
        </w:rPr>
        <w:pPrChange w:id="343" w:author="Ritley Kenneth" w:date="2025-12-11T15:46:00Z" w16du:dateUtc="2025-12-11T14:46:00Z">
          <w:pPr>
            <w:pStyle w:val="BodyText"/>
            <w:spacing w:before="225" w:line="216" w:lineRule="auto"/>
            <w:ind w:left="142" w:right="848"/>
            <w:jc w:val="both"/>
          </w:pPr>
        </w:pPrChange>
      </w:pPr>
      <w:ins w:id="344" w:author="Ritley Kenneth" w:date="2025-12-11T15:45:00Z">
        <w:r w:rsidRPr="001866EF">
          <w:rPr>
            <w:b/>
            <w:bCs/>
            <w:i/>
            <w:iCs/>
            <w:lang w:val="en-CH"/>
            <w:rPrChange w:id="345" w:author="Ritley Kenneth" w:date="2025-12-11T15:46:00Z" w16du:dateUtc="2025-12-11T14:46:00Z">
              <w:rPr>
                <w:b/>
                <w:bCs/>
                <w:lang w:val="en-CH"/>
              </w:rPr>
            </w:rPrChange>
          </w:rPr>
          <w:t>Main goal of this step:</w:t>
        </w:r>
        <w:r w:rsidRPr="001866EF">
          <w:rPr>
            <w:i/>
            <w:iCs/>
            <w:lang w:val="en-CH"/>
            <w:rPrChange w:id="346" w:author="Ritley Kenneth" w:date="2025-12-11T15:46:00Z" w16du:dateUtc="2025-12-11T14:46:00Z">
              <w:rPr>
                <w:lang w:val="en-CH"/>
              </w:rPr>
            </w:rPrChange>
          </w:rPr>
          <w:br/>
          <w:t>To confirm the exact AWS Athena query that supplies the submitted and discharged values and to document it as the authoritative technical source behind the SAC report.</w:t>
        </w:r>
      </w:ins>
    </w:p>
    <w:p w14:paraId="5BBDE3F3" w14:textId="77777777" w:rsidR="001866EF" w:rsidRPr="001866EF" w:rsidRDefault="001866EF" w:rsidP="001866EF">
      <w:pPr>
        <w:pStyle w:val="BodyText"/>
        <w:spacing w:before="225" w:line="216" w:lineRule="auto"/>
        <w:ind w:left="142" w:right="848"/>
        <w:rPr>
          <w:ins w:id="347" w:author="Ritley Kenneth" w:date="2025-12-11T15:45:00Z"/>
          <w:i/>
          <w:iCs/>
          <w:lang w:val="en-CH"/>
          <w:rPrChange w:id="348" w:author="Ritley Kenneth" w:date="2025-12-11T15:46:00Z" w16du:dateUtc="2025-12-11T14:46:00Z">
            <w:rPr>
              <w:ins w:id="349" w:author="Ritley Kenneth" w:date="2025-12-11T15:45:00Z"/>
              <w:lang w:val="en-CH"/>
            </w:rPr>
          </w:rPrChange>
        </w:rPr>
        <w:pPrChange w:id="350" w:author="Ritley Kenneth" w:date="2025-12-11T15:46:00Z" w16du:dateUtc="2025-12-11T14:46:00Z">
          <w:pPr>
            <w:pStyle w:val="BodyText"/>
            <w:spacing w:before="225" w:line="216" w:lineRule="auto"/>
            <w:ind w:left="142" w:right="848"/>
            <w:jc w:val="both"/>
          </w:pPr>
        </w:pPrChange>
      </w:pPr>
      <w:ins w:id="351" w:author="Ritley Kenneth" w:date="2025-12-11T15:45:00Z">
        <w:r w:rsidRPr="001866EF">
          <w:rPr>
            <w:b/>
            <w:bCs/>
            <w:i/>
            <w:iCs/>
            <w:lang w:val="en-CH"/>
            <w:rPrChange w:id="352" w:author="Ritley Kenneth" w:date="2025-12-11T15:46:00Z" w16du:dateUtc="2025-12-11T14:46:00Z">
              <w:rPr>
                <w:b/>
                <w:bCs/>
                <w:lang w:val="en-CH"/>
              </w:rPr>
            </w:rPrChange>
          </w:rPr>
          <w:t>Main challenge of this step:</w:t>
        </w:r>
        <w:r w:rsidRPr="001866EF">
          <w:rPr>
            <w:i/>
            <w:iCs/>
            <w:lang w:val="en-CH"/>
            <w:rPrChange w:id="353" w:author="Ritley Kenneth" w:date="2025-12-11T15:46:00Z" w16du:dateUtc="2025-12-11T14:46:00Z">
              <w:rPr>
                <w:lang w:val="en-CH"/>
              </w:rPr>
            </w:rPrChange>
          </w:rPr>
          <w:br/>
          <w:t>The Athena source is an extensive view with many joins and aggregations. Extracting only the relevant logic requires careful filtering, business confirmation, and validation that no other hidden dependencies exist.</w:t>
        </w:r>
      </w:ins>
    </w:p>
    <w:p w14:paraId="32ECCBF2" w14:textId="77777777" w:rsidR="001866EF" w:rsidRDefault="001866EF">
      <w:pPr>
        <w:pStyle w:val="BodyText"/>
        <w:spacing w:before="225" w:line="216" w:lineRule="auto"/>
        <w:ind w:left="142" w:right="848"/>
        <w:jc w:val="both"/>
        <w:rPr>
          <w:ins w:id="354" w:author="Ritley Kenneth" w:date="2025-12-11T15:45:00Z" w16du:dateUtc="2025-12-11T14:45:00Z"/>
          <w:lang w:val="en-CH"/>
        </w:rPr>
      </w:pPr>
    </w:p>
    <w:p w14:paraId="6FCCCAEB" w14:textId="33CF4DEA" w:rsidR="000900B5" w:rsidRDefault="00000000">
      <w:pPr>
        <w:pStyle w:val="BodyText"/>
        <w:spacing w:before="225" w:line="216" w:lineRule="auto"/>
        <w:ind w:left="142" w:right="848"/>
        <w:jc w:val="both"/>
      </w:pPr>
      <w:r>
        <w:t xml:space="preserve">First, </w:t>
      </w:r>
      <w:proofErr w:type="gramStart"/>
      <w:r>
        <w:t>After</w:t>
      </w:r>
      <w:proofErr w:type="gramEnd"/>
      <w:r>
        <w:t xml:space="preserve"> identifying that only AWS Athena is the source for the submitted and discharged values, this </w:t>
      </w:r>
      <w:r>
        <w:rPr>
          <w:spacing w:val="-2"/>
        </w:rPr>
        <w:t>information</w:t>
      </w:r>
      <w:r>
        <w:rPr>
          <w:spacing w:val="-9"/>
        </w:rPr>
        <w:t xml:space="preserve"> </w:t>
      </w:r>
      <w:r>
        <w:rPr>
          <w:spacing w:val="-2"/>
        </w:rPr>
        <w:t>was</w:t>
      </w:r>
      <w:r>
        <w:rPr>
          <w:spacing w:val="-9"/>
        </w:rPr>
        <w:t xml:space="preserve"> </w:t>
      </w:r>
      <w:r>
        <w:rPr>
          <w:spacing w:val="-2"/>
        </w:rPr>
        <w:t>confirmed</w:t>
      </w:r>
      <w:r>
        <w:rPr>
          <w:spacing w:val="-10"/>
        </w:rPr>
        <w:t xml:space="preserve"> </w:t>
      </w:r>
      <w:r>
        <w:rPr>
          <w:spacing w:val="-2"/>
        </w:rPr>
        <w:t>with</w:t>
      </w:r>
      <w:r>
        <w:rPr>
          <w:spacing w:val="-9"/>
        </w:rPr>
        <w:t xml:space="preserve"> </w:t>
      </w:r>
      <w:r>
        <w:rPr>
          <w:spacing w:val="-2"/>
        </w:rPr>
        <w:t>the</w:t>
      </w:r>
      <w:r>
        <w:rPr>
          <w:spacing w:val="-9"/>
        </w:rPr>
        <w:t xml:space="preserve"> </w:t>
      </w:r>
      <w:r>
        <w:rPr>
          <w:spacing w:val="-2"/>
        </w:rPr>
        <w:t>business</w:t>
      </w:r>
      <w:r>
        <w:rPr>
          <w:spacing w:val="-9"/>
        </w:rPr>
        <w:t xml:space="preserve"> </w:t>
      </w:r>
      <w:r>
        <w:rPr>
          <w:spacing w:val="-2"/>
        </w:rPr>
        <w:t>in</w:t>
      </w:r>
      <w:r>
        <w:rPr>
          <w:spacing w:val="-9"/>
        </w:rPr>
        <w:t xml:space="preserve"> </w:t>
      </w:r>
      <w:r>
        <w:rPr>
          <w:spacing w:val="-2"/>
        </w:rPr>
        <w:t>a</w:t>
      </w:r>
      <w:r>
        <w:rPr>
          <w:spacing w:val="-9"/>
        </w:rPr>
        <w:t xml:space="preserve"> </w:t>
      </w:r>
      <w:r>
        <w:rPr>
          <w:spacing w:val="-2"/>
        </w:rPr>
        <w:t>meeting.</w:t>
      </w:r>
      <w:r>
        <w:rPr>
          <w:spacing w:val="7"/>
        </w:rPr>
        <w:t xml:space="preserve"> </w:t>
      </w:r>
      <w:r>
        <w:rPr>
          <w:spacing w:val="-2"/>
        </w:rPr>
        <w:t>Second,</w:t>
      </w:r>
      <w:r>
        <w:rPr>
          <w:spacing w:val="-7"/>
        </w:rPr>
        <w:t xml:space="preserve"> </w:t>
      </w:r>
      <w:r>
        <w:rPr>
          <w:spacing w:val="-2"/>
        </w:rPr>
        <w:t>the</w:t>
      </w:r>
      <w:r>
        <w:rPr>
          <w:spacing w:val="-9"/>
        </w:rPr>
        <w:t xml:space="preserve"> </w:t>
      </w:r>
      <w:r>
        <w:rPr>
          <w:spacing w:val="-2"/>
        </w:rPr>
        <w:t>query</w:t>
      </w:r>
      <w:r>
        <w:rPr>
          <w:spacing w:val="-10"/>
        </w:rPr>
        <w:t xml:space="preserve"> </w:t>
      </w:r>
      <w:r>
        <w:rPr>
          <w:spacing w:val="-2"/>
        </w:rPr>
        <w:t>was</w:t>
      </w:r>
      <w:r>
        <w:rPr>
          <w:spacing w:val="-9"/>
        </w:rPr>
        <w:t xml:space="preserve"> </w:t>
      </w:r>
      <w:r>
        <w:rPr>
          <w:spacing w:val="-2"/>
        </w:rPr>
        <w:t>evaluated</w:t>
      </w:r>
      <w:r>
        <w:rPr>
          <w:spacing w:val="-9"/>
        </w:rPr>
        <w:t xml:space="preserve"> </w:t>
      </w:r>
      <w:r>
        <w:rPr>
          <w:spacing w:val="-2"/>
        </w:rPr>
        <w:t>in</w:t>
      </w:r>
      <w:r>
        <w:rPr>
          <w:spacing w:val="-9"/>
        </w:rPr>
        <w:t xml:space="preserve"> </w:t>
      </w:r>
      <w:r>
        <w:rPr>
          <w:spacing w:val="-2"/>
        </w:rPr>
        <w:t>more</w:t>
      </w:r>
      <w:r>
        <w:rPr>
          <w:spacing w:val="-9"/>
        </w:rPr>
        <w:t xml:space="preserve"> </w:t>
      </w:r>
      <w:r>
        <w:rPr>
          <w:spacing w:val="-2"/>
        </w:rPr>
        <w:t xml:space="preserve">detail </w:t>
      </w:r>
      <w:r>
        <w:t xml:space="preserve">and described as needed. Third, it is then reduced to the </w:t>
      </w:r>
      <w:proofErr w:type="spellStart"/>
      <w:r>
        <w:t>esential</w:t>
      </w:r>
      <w:proofErr w:type="spellEnd"/>
      <w:r>
        <w:t xml:space="preserve"> values needed in the PoC.</w:t>
      </w:r>
    </w:p>
    <w:p w14:paraId="6FCCCAEC" w14:textId="77777777" w:rsidR="000900B5" w:rsidRDefault="000900B5">
      <w:pPr>
        <w:pStyle w:val="BodyText"/>
        <w:spacing w:before="5"/>
      </w:pPr>
    </w:p>
    <w:p w14:paraId="6FCCCAED" w14:textId="39BE060A" w:rsidR="000900B5" w:rsidRDefault="00000000">
      <w:pPr>
        <w:pStyle w:val="Heading3"/>
        <w:jc w:val="both"/>
        <w:rPr>
          <w:b w:val="0"/>
        </w:rPr>
      </w:pPr>
      <w:r>
        <w:rPr>
          <w:b w:val="0"/>
          <w:color w:val="687D91"/>
          <w:w w:val="80"/>
        </w:rPr>
        <w:t>Business</w:t>
      </w:r>
      <w:r>
        <w:rPr>
          <w:b w:val="0"/>
          <w:color w:val="687D91"/>
          <w:spacing w:val="7"/>
        </w:rPr>
        <w:t xml:space="preserve"> </w:t>
      </w:r>
      <w:del w:id="355" w:author="Ritley Kenneth" w:date="2025-12-11T15:32:00Z" w16du:dateUtc="2025-12-11T14:32:00Z">
        <w:r w:rsidDel="00CA19EE">
          <w:rPr>
            <w:b w:val="0"/>
            <w:color w:val="687D91"/>
            <w:spacing w:val="-2"/>
            <w:w w:val="95"/>
          </w:rPr>
          <w:delText>Meeting</w:delText>
        </w:r>
      </w:del>
      <w:ins w:id="356" w:author="Ritley Kenneth" w:date="2025-12-11T15:32:00Z" w16du:dateUtc="2025-12-11T14:32:00Z">
        <w:r w:rsidR="00CA19EE">
          <w:rPr>
            <w:b w:val="0"/>
            <w:color w:val="687D91"/>
            <w:spacing w:val="-2"/>
            <w:w w:val="95"/>
          </w:rPr>
          <w:t>m</w:t>
        </w:r>
        <w:r w:rsidR="00CA19EE">
          <w:rPr>
            <w:b w:val="0"/>
            <w:color w:val="687D91"/>
            <w:spacing w:val="-2"/>
            <w:w w:val="95"/>
          </w:rPr>
          <w:t>eeting</w:t>
        </w:r>
      </w:ins>
    </w:p>
    <w:p w14:paraId="6FCCCAEE" w14:textId="77777777" w:rsidR="000900B5" w:rsidRDefault="00000000">
      <w:pPr>
        <w:pStyle w:val="BodyText"/>
        <w:spacing w:before="154" w:line="216" w:lineRule="auto"/>
        <w:ind w:left="142" w:right="848"/>
        <w:jc w:val="both"/>
      </w:pPr>
      <w:r>
        <w:t>A</w:t>
      </w:r>
      <w:r>
        <w:rPr>
          <w:spacing w:val="-13"/>
        </w:rPr>
        <w:t xml:space="preserve"> </w:t>
      </w:r>
      <w:r>
        <w:t>business</w:t>
      </w:r>
      <w:r>
        <w:rPr>
          <w:spacing w:val="-13"/>
        </w:rPr>
        <w:t xml:space="preserve"> </w:t>
      </w:r>
      <w:r>
        <w:t>meeting</w:t>
      </w:r>
      <w:r>
        <w:rPr>
          <w:spacing w:val="-13"/>
        </w:rPr>
        <w:t xml:space="preserve"> </w:t>
      </w:r>
      <w:r>
        <w:t>was</w:t>
      </w:r>
      <w:r>
        <w:rPr>
          <w:spacing w:val="-12"/>
        </w:rPr>
        <w:t xml:space="preserve"> </w:t>
      </w:r>
      <w:r>
        <w:t>held,</w:t>
      </w:r>
      <w:r>
        <w:rPr>
          <w:spacing w:val="-12"/>
        </w:rPr>
        <w:t xml:space="preserve"> </w:t>
      </w:r>
      <w:r>
        <w:t>to</w:t>
      </w:r>
      <w:r>
        <w:rPr>
          <w:spacing w:val="-13"/>
        </w:rPr>
        <w:t xml:space="preserve"> </w:t>
      </w:r>
      <w:r>
        <w:t>update</w:t>
      </w:r>
      <w:r>
        <w:rPr>
          <w:spacing w:val="-13"/>
        </w:rPr>
        <w:t xml:space="preserve"> </w:t>
      </w:r>
      <w:r>
        <w:t>the</w:t>
      </w:r>
      <w:r>
        <w:rPr>
          <w:spacing w:val="-13"/>
        </w:rPr>
        <w:t xml:space="preserve"> </w:t>
      </w:r>
      <w:r>
        <w:t>PO</w:t>
      </w:r>
      <w:r>
        <w:rPr>
          <w:spacing w:val="-12"/>
        </w:rPr>
        <w:t xml:space="preserve"> </w:t>
      </w:r>
      <w:r>
        <w:t>on</w:t>
      </w:r>
      <w:r>
        <w:rPr>
          <w:spacing w:val="-13"/>
        </w:rPr>
        <w:t xml:space="preserve"> </w:t>
      </w:r>
      <w:r>
        <w:t>the</w:t>
      </w:r>
      <w:r>
        <w:rPr>
          <w:spacing w:val="-13"/>
        </w:rPr>
        <w:t xml:space="preserve"> </w:t>
      </w:r>
      <w:r>
        <w:t>current</w:t>
      </w:r>
      <w:r>
        <w:rPr>
          <w:spacing w:val="-13"/>
        </w:rPr>
        <w:t xml:space="preserve"> </w:t>
      </w:r>
      <w:r>
        <w:t>state</w:t>
      </w:r>
      <w:r>
        <w:rPr>
          <w:spacing w:val="-12"/>
        </w:rPr>
        <w:t xml:space="preserve"> </w:t>
      </w:r>
      <w:r>
        <w:t>of</w:t>
      </w:r>
      <w:r>
        <w:rPr>
          <w:spacing w:val="-13"/>
        </w:rPr>
        <w:t xml:space="preserve"> </w:t>
      </w:r>
      <w:r>
        <w:t>the</w:t>
      </w:r>
      <w:r>
        <w:rPr>
          <w:spacing w:val="-13"/>
        </w:rPr>
        <w:t xml:space="preserve"> </w:t>
      </w:r>
      <w:r>
        <w:t>project</w:t>
      </w:r>
      <w:r>
        <w:rPr>
          <w:spacing w:val="-13"/>
        </w:rPr>
        <w:t xml:space="preserve"> </w:t>
      </w:r>
      <w:r>
        <w:t>and</w:t>
      </w:r>
      <w:r>
        <w:rPr>
          <w:spacing w:val="-12"/>
        </w:rPr>
        <w:t xml:space="preserve"> </w:t>
      </w:r>
      <w:r>
        <w:t>next</w:t>
      </w:r>
      <w:r>
        <w:rPr>
          <w:spacing w:val="-13"/>
        </w:rPr>
        <w:t xml:space="preserve"> </w:t>
      </w:r>
      <w:r>
        <w:t>steps.</w:t>
      </w:r>
      <w:r>
        <w:rPr>
          <w:spacing w:val="-3"/>
        </w:rPr>
        <w:t xml:space="preserve"> </w:t>
      </w:r>
      <w:r>
        <w:t>Addition-ally, to</w:t>
      </w:r>
      <w:r>
        <w:rPr>
          <w:spacing w:val="-1"/>
        </w:rPr>
        <w:t xml:space="preserve"> </w:t>
      </w:r>
      <w:r>
        <w:t>get</w:t>
      </w:r>
      <w:r>
        <w:rPr>
          <w:spacing w:val="-1"/>
        </w:rPr>
        <w:t xml:space="preserve"> </w:t>
      </w:r>
      <w:r>
        <w:t>the</w:t>
      </w:r>
      <w:r>
        <w:rPr>
          <w:spacing w:val="-1"/>
        </w:rPr>
        <w:t xml:space="preserve"> </w:t>
      </w:r>
      <w:r>
        <w:t>confirmation</w:t>
      </w:r>
      <w:r>
        <w:rPr>
          <w:spacing w:val="-1"/>
        </w:rPr>
        <w:t xml:space="preserve"> </w:t>
      </w:r>
      <w:r>
        <w:t>that</w:t>
      </w:r>
      <w:r>
        <w:rPr>
          <w:spacing w:val="-1"/>
        </w:rPr>
        <w:t xml:space="preserve"> </w:t>
      </w:r>
      <w:r>
        <w:t>the</w:t>
      </w:r>
      <w:r>
        <w:rPr>
          <w:spacing w:val="-1"/>
        </w:rPr>
        <w:t xml:space="preserve"> </w:t>
      </w:r>
      <w:proofErr w:type="spellStart"/>
      <w:r>
        <w:t>analysed</w:t>
      </w:r>
      <w:proofErr w:type="spellEnd"/>
      <w:r>
        <w:rPr>
          <w:spacing w:val="-1"/>
        </w:rPr>
        <w:t xml:space="preserve"> </w:t>
      </w:r>
      <w:r>
        <w:t>data</w:t>
      </w:r>
      <w:r>
        <w:rPr>
          <w:spacing w:val="-1"/>
        </w:rPr>
        <w:t xml:space="preserve"> </w:t>
      </w:r>
      <w:r>
        <w:t>sources</w:t>
      </w:r>
      <w:r>
        <w:rPr>
          <w:spacing w:val="-1"/>
        </w:rPr>
        <w:t xml:space="preserve"> </w:t>
      </w:r>
      <w:r>
        <w:t>match</w:t>
      </w:r>
      <w:r>
        <w:rPr>
          <w:spacing w:val="-1"/>
        </w:rPr>
        <w:t xml:space="preserve"> </w:t>
      </w:r>
      <w:r>
        <w:t>with</w:t>
      </w:r>
      <w:r>
        <w:rPr>
          <w:spacing w:val="-1"/>
        </w:rPr>
        <w:t xml:space="preserve"> </w:t>
      </w:r>
      <w:r>
        <w:t>the</w:t>
      </w:r>
      <w:r>
        <w:rPr>
          <w:spacing w:val="-1"/>
        </w:rPr>
        <w:t xml:space="preserve"> </w:t>
      </w:r>
      <w:r>
        <w:t>current</w:t>
      </w:r>
      <w:r>
        <w:rPr>
          <w:spacing w:val="-1"/>
        </w:rPr>
        <w:t xml:space="preserve"> </w:t>
      </w:r>
      <w:r>
        <w:t>used.</w:t>
      </w:r>
      <w:r>
        <w:rPr>
          <w:spacing w:val="23"/>
        </w:rPr>
        <w:t xml:space="preserve"> </w:t>
      </w:r>
      <w:proofErr w:type="gramStart"/>
      <w:r>
        <w:t>Furthermore</w:t>
      </w:r>
      <w:proofErr w:type="gramEnd"/>
      <w:r>
        <w:rPr>
          <w:spacing w:val="-1"/>
        </w:rPr>
        <w:t xml:space="preserve"> </w:t>
      </w:r>
      <w:r>
        <w:t>it was used to get further ideas from the business and ensure their vision of DQM is implemented.</w:t>
      </w:r>
    </w:p>
    <w:p w14:paraId="6FCCCAEF" w14:textId="77777777" w:rsidR="000900B5" w:rsidRDefault="00000000">
      <w:pPr>
        <w:pStyle w:val="BodyText"/>
        <w:spacing w:line="281" w:lineRule="exact"/>
        <w:ind w:left="360"/>
        <w:jc w:val="both"/>
      </w:pPr>
      <w:r>
        <w:t>The</w:t>
      </w:r>
      <w:r>
        <w:rPr>
          <w:spacing w:val="-7"/>
        </w:rPr>
        <w:t xml:space="preserve"> </w:t>
      </w:r>
      <w:r>
        <w:t>main</w:t>
      </w:r>
      <w:r>
        <w:rPr>
          <w:spacing w:val="-6"/>
        </w:rPr>
        <w:t xml:space="preserve"> </w:t>
      </w:r>
      <w:r>
        <w:t>goals</w:t>
      </w:r>
      <w:r>
        <w:rPr>
          <w:spacing w:val="-6"/>
        </w:rPr>
        <w:t xml:space="preserve"> </w:t>
      </w:r>
      <w:r>
        <w:t>of</w:t>
      </w:r>
      <w:r>
        <w:rPr>
          <w:spacing w:val="-6"/>
        </w:rPr>
        <w:t xml:space="preserve"> </w:t>
      </w:r>
      <w:r>
        <w:t>the</w:t>
      </w:r>
      <w:r>
        <w:rPr>
          <w:spacing w:val="-6"/>
        </w:rPr>
        <w:t xml:space="preserve"> </w:t>
      </w:r>
      <w:r>
        <w:t>meeting</w:t>
      </w:r>
      <w:r>
        <w:rPr>
          <w:spacing w:val="-6"/>
        </w:rPr>
        <w:t xml:space="preserve"> </w:t>
      </w:r>
      <w:r>
        <w:rPr>
          <w:spacing w:val="-4"/>
        </w:rPr>
        <w:t>are:</w:t>
      </w:r>
    </w:p>
    <w:p w14:paraId="6FCCCAF0" w14:textId="77777777" w:rsidR="000900B5" w:rsidRDefault="00000000">
      <w:pPr>
        <w:pStyle w:val="BodyText"/>
        <w:spacing w:before="194"/>
        <w:ind w:left="409"/>
      </w:pPr>
      <w:r>
        <w:rPr>
          <w:rFonts w:ascii="Lucida Sans Unicode" w:hAnsi="Lucida Sans Unicode"/>
          <w:color w:val="FAC300"/>
          <w:position w:val="2"/>
        </w:rPr>
        <w:t>▶</w:t>
      </w:r>
      <w:r>
        <w:rPr>
          <w:rFonts w:ascii="Lucida Sans Unicode" w:hAnsi="Lucida Sans Unicode"/>
          <w:color w:val="FAC300"/>
          <w:spacing w:val="27"/>
          <w:position w:val="2"/>
        </w:rPr>
        <w:t xml:space="preserve"> </w:t>
      </w:r>
      <w:r>
        <w:t>providing</w:t>
      </w:r>
      <w:r>
        <w:rPr>
          <w:spacing w:val="-7"/>
        </w:rPr>
        <w:t xml:space="preserve"> </w:t>
      </w:r>
      <w:r>
        <w:t>a</w:t>
      </w:r>
      <w:r>
        <w:rPr>
          <w:spacing w:val="-6"/>
        </w:rPr>
        <w:t xml:space="preserve"> </w:t>
      </w:r>
      <w:r>
        <w:t>status</w:t>
      </w:r>
      <w:r>
        <w:rPr>
          <w:spacing w:val="-7"/>
        </w:rPr>
        <w:t xml:space="preserve"> </w:t>
      </w:r>
      <w:r>
        <w:t>update</w:t>
      </w:r>
      <w:r>
        <w:rPr>
          <w:spacing w:val="-6"/>
        </w:rPr>
        <w:t xml:space="preserve"> </w:t>
      </w:r>
      <w:r>
        <w:t>of</w:t>
      </w:r>
      <w:r>
        <w:rPr>
          <w:spacing w:val="-6"/>
        </w:rPr>
        <w:t xml:space="preserve"> </w:t>
      </w:r>
      <w:r>
        <w:t>the</w:t>
      </w:r>
      <w:r>
        <w:rPr>
          <w:spacing w:val="-7"/>
        </w:rPr>
        <w:t xml:space="preserve"> </w:t>
      </w:r>
      <w:r>
        <w:rPr>
          <w:spacing w:val="-2"/>
        </w:rPr>
        <w:t>project</w:t>
      </w:r>
    </w:p>
    <w:p w14:paraId="6FCCCAF1" w14:textId="77777777" w:rsidR="000900B5" w:rsidRDefault="00000000">
      <w:pPr>
        <w:pStyle w:val="BodyText"/>
        <w:spacing w:before="126"/>
        <w:ind w:left="409"/>
      </w:pPr>
      <w:r>
        <w:rPr>
          <w:rFonts w:ascii="Lucida Sans Unicode" w:hAnsi="Lucida Sans Unicode"/>
          <w:color w:val="FAC300"/>
          <w:position w:val="2"/>
        </w:rPr>
        <w:t>▶</w:t>
      </w:r>
      <w:r>
        <w:rPr>
          <w:rFonts w:ascii="Lucida Sans Unicode" w:hAnsi="Lucida Sans Unicode"/>
          <w:color w:val="FAC300"/>
          <w:spacing w:val="16"/>
          <w:position w:val="2"/>
        </w:rPr>
        <w:t xml:space="preserve"> </w:t>
      </w:r>
      <w:r>
        <w:t>confirm</w:t>
      </w:r>
      <w:r>
        <w:rPr>
          <w:spacing w:val="-11"/>
        </w:rPr>
        <w:t xml:space="preserve"> </w:t>
      </w:r>
      <w:r>
        <w:t>data</w:t>
      </w:r>
      <w:r>
        <w:rPr>
          <w:spacing w:val="-11"/>
        </w:rPr>
        <w:t xml:space="preserve"> </w:t>
      </w:r>
      <w:r>
        <w:t>sources</w:t>
      </w:r>
      <w:r>
        <w:rPr>
          <w:spacing w:val="-12"/>
        </w:rPr>
        <w:t xml:space="preserve"> </w:t>
      </w:r>
      <w:r>
        <w:t>identified</w:t>
      </w:r>
      <w:r>
        <w:rPr>
          <w:spacing w:val="-11"/>
        </w:rPr>
        <w:t xml:space="preserve"> </w:t>
      </w:r>
      <w:r>
        <w:t>are</w:t>
      </w:r>
      <w:r>
        <w:rPr>
          <w:spacing w:val="-11"/>
        </w:rPr>
        <w:t xml:space="preserve"> </w:t>
      </w:r>
      <w:r>
        <w:rPr>
          <w:spacing w:val="-2"/>
        </w:rPr>
        <w:t>correct</w:t>
      </w:r>
    </w:p>
    <w:p w14:paraId="6FCCCAF2" w14:textId="77777777" w:rsidR="000900B5" w:rsidRDefault="00000000">
      <w:pPr>
        <w:pStyle w:val="BodyText"/>
        <w:spacing w:before="127"/>
        <w:ind w:left="409"/>
      </w:pPr>
      <w:r>
        <w:rPr>
          <w:rFonts w:ascii="Lucida Sans Unicode" w:hAnsi="Lucida Sans Unicode"/>
          <w:color w:val="FAC300"/>
          <w:position w:val="2"/>
        </w:rPr>
        <w:t>▶</w:t>
      </w:r>
      <w:r>
        <w:rPr>
          <w:rFonts w:ascii="Lucida Sans Unicode" w:hAnsi="Lucida Sans Unicode"/>
          <w:color w:val="FAC300"/>
          <w:spacing w:val="22"/>
          <w:position w:val="2"/>
        </w:rPr>
        <w:t xml:space="preserve"> </w:t>
      </w:r>
      <w:r>
        <w:t>inform</w:t>
      </w:r>
      <w:r>
        <w:rPr>
          <w:spacing w:val="-9"/>
        </w:rPr>
        <w:t xml:space="preserve"> </w:t>
      </w:r>
      <w:r>
        <w:t>stakeholder</w:t>
      </w:r>
      <w:r>
        <w:rPr>
          <w:spacing w:val="-8"/>
        </w:rPr>
        <w:t xml:space="preserve"> </w:t>
      </w:r>
      <w:r>
        <w:t>on</w:t>
      </w:r>
      <w:r>
        <w:rPr>
          <w:spacing w:val="-9"/>
        </w:rPr>
        <w:t xml:space="preserve"> </w:t>
      </w:r>
      <w:r>
        <w:t>next</w:t>
      </w:r>
      <w:r>
        <w:rPr>
          <w:spacing w:val="-9"/>
        </w:rPr>
        <w:t xml:space="preserve"> </w:t>
      </w:r>
      <w:r>
        <w:rPr>
          <w:spacing w:val="-2"/>
        </w:rPr>
        <w:t>steps</w:t>
      </w:r>
    </w:p>
    <w:p w14:paraId="6FCCCAF3" w14:textId="77777777" w:rsidR="000900B5" w:rsidRDefault="00000000">
      <w:pPr>
        <w:pStyle w:val="BodyText"/>
        <w:spacing w:before="127"/>
        <w:ind w:left="409"/>
      </w:pPr>
      <w:r>
        <w:rPr>
          <w:rFonts w:ascii="Lucida Sans Unicode" w:hAnsi="Lucida Sans Unicode"/>
          <w:color w:val="FAC300"/>
          <w:position w:val="2"/>
        </w:rPr>
        <w:t>▶</w:t>
      </w:r>
      <w:r>
        <w:rPr>
          <w:rFonts w:ascii="Lucida Sans Unicode" w:hAnsi="Lucida Sans Unicode"/>
          <w:color w:val="FAC300"/>
          <w:spacing w:val="22"/>
          <w:position w:val="2"/>
        </w:rPr>
        <w:t xml:space="preserve"> </w:t>
      </w:r>
      <w:r>
        <w:t>collect</w:t>
      </w:r>
      <w:r>
        <w:rPr>
          <w:spacing w:val="-8"/>
        </w:rPr>
        <w:t xml:space="preserve"> </w:t>
      </w:r>
      <w:r>
        <w:t>feedback</w:t>
      </w:r>
      <w:r>
        <w:rPr>
          <w:spacing w:val="-9"/>
        </w:rPr>
        <w:t xml:space="preserve"> </w:t>
      </w:r>
      <w:r>
        <w:t>and</w:t>
      </w:r>
      <w:r>
        <w:rPr>
          <w:spacing w:val="-9"/>
        </w:rPr>
        <w:t xml:space="preserve"> </w:t>
      </w:r>
      <w:r>
        <w:t>ideas</w:t>
      </w:r>
      <w:r>
        <w:rPr>
          <w:spacing w:val="-8"/>
        </w:rPr>
        <w:t xml:space="preserve"> </w:t>
      </w:r>
      <w:r>
        <w:t>from</w:t>
      </w:r>
      <w:r>
        <w:rPr>
          <w:spacing w:val="-9"/>
        </w:rPr>
        <w:t xml:space="preserve"> </w:t>
      </w:r>
      <w:r>
        <w:rPr>
          <w:spacing w:val="-5"/>
        </w:rPr>
        <w:t>PO</w:t>
      </w:r>
    </w:p>
    <w:p w14:paraId="6FCCCAF4" w14:textId="77777777" w:rsidR="000900B5" w:rsidRDefault="00000000">
      <w:pPr>
        <w:pStyle w:val="BodyText"/>
        <w:spacing w:before="223" w:line="288" w:lineRule="exact"/>
        <w:ind w:left="360"/>
        <w:jc w:val="both"/>
      </w:pPr>
      <w:r>
        <w:t>The</w:t>
      </w:r>
      <w:r>
        <w:rPr>
          <w:spacing w:val="-8"/>
        </w:rPr>
        <w:t xml:space="preserve"> </w:t>
      </w:r>
      <w:r>
        <w:t>meetings</w:t>
      </w:r>
      <w:r>
        <w:rPr>
          <w:spacing w:val="-7"/>
        </w:rPr>
        <w:t xml:space="preserve"> </w:t>
      </w:r>
      <w:r>
        <w:t>documentation</w:t>
      </w:r>
      <w:r>
        <w:rPr>
          <w:spacing w:val="-8"/>
        </w:rPr>
        <w:t xml:space="preserve"> </w:t>
      </w:r>
      <w:r>
        <w:t>is</w:t>
      </w:r>
      <w:r>
        <w:rPr>
          <w:spacing w:val="-7"/>
        </w:rPr>
        <w:t xml:space="preserve"> </w:t>
      </w:r>
      <w:r>
        <w:t>in</w:t>
      </w:r>
      <w:r>
        <w:rPr>
          <w:spacing w:val="-8"/>
        </w:rPr>
        <w:t xml:space="preserve"> </w:t>
      </w:r>
      <w:r>
        <w:t>the</w:t>
      </w:r>
      <w:r>
        <w:rPr>
          <w:spacing w:val="-7"/>
        </w:rPr>
        <w:t xml:space="preserve"> </w:t>
      </w:r>
      <w:proofErr w:type="spellStart"/>
      <w:r>
        <w:t>apendix</w:t>
      </w:r>
      <w:proofErr w:type="spellEnd"/>
      <w:r>
        <w:rPr>
          <w:spacing w:val="-7"/>
        </w:rPr>
        <w:t xml:space="preserve"> </w:t>
      </w:r>
      <w:r>
        <w:t>at</w:t>
      </w:r>
      <w:r>
        <w:rPr>
          <w:spacing w:val="-8"/>
        </w:rPr>
        <w:t xml:space="preserve"> </w:t>
      </w:r>
      <w:hyperlink w:anchor="_bookmark79" w:history="1">
        <w:r>
          <w:rPr>
            <w:spacing w:val="-12"/>
          </w:rPr>
          <w:t>B</w:t>
        </w:r>
      </w:hyperlink>
    </w:p>
    <w:p w14:paraId="6FCCCAF5" w14:textId="77777777" w:rsidR="000900B5" w:rsidRDefault="00000000">
      <w:pPr>
        <w:pStyle w:val="BodyText"/>
        <w:spacing w:before="9" w:line="216" w:lineRule="auto"/>
        <w:ind w:left="142" w:right="848" w:firstLine="218"/>
        <w:jc w:val="both"/>
      </w:pPr>
      <w:r>
        <w:t xml:space="preserve">Main result of the meeting was the confirmation that the found data source in AWS Athena matches. Next, the query was evaluated and then a documentation for the DQM team created explaining the use </w:t>
      </w:r>
      <w:r>
        <w:rPr>
          <w:spacing w:val="-2"/>
        </w:rPr>
        <w:t>case.</w:t>
      </w:r>
    </w:p>
    <w:p w14:paraId="6FCCCAF6" w14:textId="77777777" w:rsidR="000900B5" w:rsidRDefault="000900B5">
      <w:pPr>
        <w:pStyle w:val="BodyText"/>
        <w:spacing w:before="5"/>
      </w:pPr>
    </w:p>
    <w:p w14:paraId="6FCCCAF7" w14:textId="48E827B9" w:rsidR="000900B5" w:rsidRDefault="00000000">
      <w:pPr>
        <w:pStyle w:val="Heading3"/>
        <w:jc w:val="both"/>
        <w:rPr>
          <w:b w:val="0"/>
        </w:rPr>
      </w:pPr>
      <w:r>
        <w:rPr>
          <w:b w:val="0"/>
          <w:color w:val="687D91"/>
          <w:w w:val="80"/>
        </w:rPr>
        <w:t>Confluence</w:t>
      </w:r>
      <w:r>
        <w:rPr>
          <w:b w:val="0"/>
          <w:color w:val="687D91"/>
          <w:spacing w:val="30"/>
        </w:rPr>
        <w:t xml:space="preserve"> </w:t>
      </w:r>
      <w:del w:id="357" w:author="Ritley Kenneth" w:date="2025-12-11T15:46:00Z" w16du:dateUtc="2025-12-11T14:46:00Z">
        <w:r w:rsidDel="001866EF">
          <w:rPr>
            <w:b w:val="0"/>
            <w:color w:val="687D91"/>
            <w:spacing w:val="-2"/>
            <w:w w:val="95"/>
          </w:rPr>
          <w:delText>Documentation</w:delText>
        </w:r>
      </w:del>
      <w:ins w:id="358" w:author="Ritley Kenneth" w:date="2025-12-11T15:46:00Z" w16du:dateUtc="2025-12-11T14:46:00Z">
        <w:r w:rsidR="001866EF">
          <w:rPr>
            <w:b w:val="0"/>
            <w:color w:val="687D91"/>
            <w:spacing w:val="-2"/>
            <w:w w:val="95"/>
          </w:rPr>
          <w:t>d</w:t>
        </w:r>
        <w:r w:rsidR="001866EF">
          <w:rPr>
            <w:b w:val="0"/>
            <w:color w:val="687D91"/>
            <w:spacing w:val="-2"/>
            <w:w w:val="95"/>
          </w:rPr>
          <w:t>ocumentation</w:t>
        </w:r>
      </w:ins>
    </w:p>
    <w:p w14:paraId="6FCCCAF8" w14:textId="77777777" w:rsidR="000900B5" w:rsidRDefault="00000000">
      <w:pPr>
        <w:pStyle w:val="BodyText"/>
        <w:spacing w:before="155" w:line="216" w:lineRule="auto"/>
        <w:ind w:left="142" w:right="848"/>
        <w:jc w:val="both"/>
      </w:pPr>
      <w:r>
        <w:t>Once</w:t>
      </w:r>
      <w:r>
        <w:rPr>
          <w:spacing w:val="-13"/>
        </w:rPr>
        <w:t xml:space="preserve"> </w:t>
      </w:r>
      <w:r>
        <w:t>all</w:t>
      </w:r>
      <w:r>
        <w:rPr>
          <w:spacing w:val="-13"/>
        </w:rPr>
        <w:t xml:space="preserve"> </w:t>
      </w:r>
      <w:r>
        <w:t>relevant</w:t>
      </w:r>
      <w:r>
        <w:rPr>
          <w:spacing w:val="-13"/>
        </w:rPr>
        <w:t xml:space="preserve"> </w:t>
      </w:r>
      <w:r>
        <w:t>information</w:t>
      </w:r>
      <w:r>
        <w:rPr>
          <w:spacing w:val="-12"/>
        </w:rPr>
        <w:t xml:space="preserve"> </w:t>
      </w:r>
      <w:r>
        <w:t>to</w:t>
      </w:r>
      <w:r>
        <w:rPr>
          <w:spacing w:val="-13"/>
        </w:rPr>
        <w:t xml:space="preserve"> </w:t>
      </w:r>
      <w:r>
        <w:t>present</w:t>
      </w:r>
      <w:r>
        <w:rPr>
          <w:spacing w:val="-13"/>
        </w:rPr>
        <w:t xml:space="preserve"> </w:t>
      </w:r>
      <w:r>
        <w:t>this</w:t>
      </w:r>
      <w:r>
        <w:rPr>
          <w:spacing w:val="-13"/>
        </w:rPr>
        <w:t xml:space="preserve"> </w:t>
      </w:r>
      <w:r>
        <w:t>case</w:t>
      </w:r>
      <w:r>
        <w:rPr>
          <w:spacing w:val="-12"/>
        </w:rPr>
        <w:t xml:space="preserve"> </w:t>
      </w:r>
      <w:r>
        <w:t>to</w:t>
      </w:r>
      <w:r>
        <w:rPr>
          <w:spacing w:val="-13"/>
        </w:rPr>
        <w:t xml:space="preserve"> </w:t>
      </w:r>
      <w:r>
        <w:t>the</w:t>
      </w:r>
      <w:r>
        <w:rPr>
          <w:spacing w:val="-13"/>
        </w:rPr>
        <w:t xml:space="preserve"> </w:t>
      </w:r>
      <w:r>
        <w:t>DQM</w:t>
      </w:r>
      <w:r>
        <w:rPr>
          <w:spacing w:val="-13"/>
        </w:rPr>
        <w:t xml:space="preserve"> </w:t>
      </w:r>
      <w:r>
        <w:t>team</w:t>
      </w:r>
      <w:r>
        <w:rPr>
          <w:spacing w:val="-12"/>
        </w:rPr>
        <w:t xml:space="preserve"> </w:t>
      </w:r>
      <w:r>
        <w:t>was</w:t>
      </w:r>
      <w:r>
        <w:rPr>
          <w:spacing w:val="-13"/>
        </w:rPr>
        <w:t xml:space="preserve"> </w:t>
      </w:r>
      <w:r>
        <w:t>available,</w:t>
      </w:r>
      <w:r>
        <w:rPr>
          <w:spacing w:val="-13"/>
        </w:rPr>
        <w:t xml:space="preserve"> </w:t>
      </w:r>
      <w:r>
        <w:t>it</w:t>
      </w:r>
      <w:r>
        <w:rPr>
          <w:spacing w:val="-13"/>
        </w:rPr>
        <w:t xml:space="preserve"> </w:t>
      </w:r>
      <w:r>
        <w:t>had</w:t>
      </w:r>
      <w:r>
        <w:rPr>
          <w:spacing w:val="-13"/>
        </w:rPr>
        <w:t xml:space="preserve"> </w:t>
      </w:r>
      <w:r>
        <w:t>to</w:t>
      </w:r>
      <w:r>
        <w:rPr>
          <w:spacing w:val="-12"/>
        </w:rPr>
        <w:t xml:space="preserve"> </w:t>
      </w:r>
      <w:r>
        <w:t>be</w:t>
      </w:r>
      <w:r>
        <w:rPr>
          <w:spacing w:val="-13"/>
        </w:rPr>
        <w:t xml:space="preserve"> </w:t>
      </w:r>
      <w:r>
        <w:t>brought</w:t>
      </w:r>
      <w:r>
        <w:rPr>
          <w:spacing w:val="-13"/>
        </w:rPr>
        <w:t xml:space="preserve"> </w:t>
      </w:r>
      <w:r>
        <w:t>into a</w:t>
      </w:r>
      <w:r>
        <w:rPr>
          <w:spacing w:val="-13"/>
        </w:rPr>
        <w:t xml:space="preserve"> </w:t>
      </w:r>
      <w:r>
        <w:t>consumable</w:t>
      </w:r>
      <w:r>
        <w:rPr>
          <w:spacing w:val="-12"/>
        </w:rPr>
        <w:t xml:space="preserve"> </w:t>
      </w:r>
      <w:r>
        <w:t>state.</w:t>
      </w:r>
      <w:r>
        <w:rPr>
          <w:spacing w:val="-5"/>
        </w:rPr>
        <w:t xml:space="preserve"> </w:t>
      </w:r>
      <w:r>
        <w:t>Therefore,</w:t>
      </w:r>
      <w:r>
        <w:rPr>
          <w:spacing w:val="-13"/>
        </w:rPr>
        <w:t xml:space="preserve"> </w:t>
      </w:r>
      <w:r>
        <w:t>all</w:t>
      </w:r>
      <w:r>
        <w:rPr>
          <w:spacing w:val="-12"/>
        </w:rPr>
        <w:t xml:space="preserve"> </w:t>
      </w:r>
      <w:r>
        <w:t>information</w:t>
      </w:r>
      <w:r>
        <w:rPr>
          <w:spacing w:val="-13"/>
        </w:rPr>
        <w:t xml:space="preserve"> </w:t>
      </w:r>
      <w:r>
        <w:t>was</w:t>
      </w:r>
      <w:r>
        <w:rPr>
          <w:spacing w:val="-12"/>
        </w:rPr>
        <w:t xml:space="preserve"> </w:t>
      </w:r>
      <w:r>
        <w:t>documented</w:t>
      </w:r>
      <w:r>
        <w:rPr>
          <w:spacing w:val="-13"/>
        </w:rPr>
        <w:t xml:space="preserve"> </w:t>
      </w:r>
      <w:r>
        <w:t>in</w:t>
      </w:r>
      <w:r>
        <w:rPr>
          <w:spacing w:val="-12"/>
        </w:rPr>
        <w:t xml:space="preserve"> </w:t>
      </w:r>
      <w:r>
        <w:t>Confluence</w:t>
      </w:r>
      <w:r>
        <w:rPr>
          <w:spacing w:val="-13"/>
        </w:rPr>
        <w:t xml:space="preserve"> </w:t>
      </w:r>
      <w:r>
        <w:t>as</w:t>
      </w:r>
      <w:r>
        <w:rPr>
          <w:spacing w:val="-12"/>
        </w:rPr>
        <w:t xml:space="preserve"> </w:t>
      </w:r>
      <w:r>
        <w:t>a</w:t>
      </w:r>
      <w:r>
        <w:rPr>
          <w:spacing w:val="-13"/>
        </w:rPr>
        <w:t xml:space="preserve"> </w:t>
      </w:r>
      <w:r>
        <w:t>first</w:t>
      </w:r>
      <w:r>
        <w:rPr>
          <w:spacing w:val="-12"/>
        </w:rPr>
        <w:t xml:space="preserve"> </w:t>
      </w:r>
      <w:r>
        <w:t>use</w:t>
      </w:r>
      <w:r>
        <w:rPr>
          <w:spacing w:val="-13"/>
        </w:rPr>
        <w:t xml:space="preserve"> </w:t>
      </w:r>
      <w:r>
        <w:t>case.</w:t>
      </w:r>
      <w:r>
        <w:rPr>
          <w:spacing w:val="-5"/>
        </w:rPr>
        <w:t xml:space="preserve"> </w:t>
      </w:r>
      <w:r>
        <w:t>The</w:t>
      </w:r>
      <w:r>
        <w:rPr>
          <w:spacing w:val="-13"/>
        </w:rPr>
        <w:t xml:space="preserve"> </w:t>
      </w:r>
      <w:r>
        <w:t>use case</w:t>
      </w:r>
      <w:r>
        <w:rPr>
          <w:spacing w:val="-13"/>
        </w:rPr>
        <w:t xml:space="preserve"> </w:t>
      </w:r>
      <w:r>
        <w:t>was</w:t>
      </w:r>
      <w:r>
        <w:rPr>
          <w:spacing w:val="-13"/>
        </w:rPr>
        <w:t xml:space="preserve"> </w:t>
      </w:r>
      <w:r>
        <w:t>then</w:t>
      </w:r>
      <w:r>
        <w:rPr>
          <w:spacing w:val="-13"/>
        </w:rPr>
        <w:t xml:space="preserve"> </w:t>
      </w:r>
      <w:r>
        <w:t>presented</w:t>
      </w:r>
      <w:r>
        <w:rPr>
          <w:spacing w:val="-12"/>
        </w:rPr>
        <w:t xml:space="preserve"> </w:t>
      </w:r>
      <w:r>
        <w:t>to</w:t>
      </w:r>
      <w:r>
        <w:rPr>
          <w:spacing w:val="-13"/>
        </w:rPr>
        <w:t xml:space="preserve"> </w:t>
      </w:r>
      <w:r>
        <w:t>the</w:t>
      </w:r>
      <w:r>
        <w:rPr>
          <w:spacing w:val="-13"/>
        </w:rPr>
        <w:t xml:space="preserve"> </w:t>
      </w:r>
      <w:r>
        <w:t>DQM</w:t>
      </w:r>
      <w:r>
        <w:rPr>
          <w:spacing w:val="-13"/>
        </w:rPr>
        <w:t xml:space="preserve"> </w:t>
      </w:r>
      <w:r>
        <w:t>team</w:t>
      </w:r>
      <w:r>
        <w:rPr>
          <w:spacing w:val="-12"/>
        </w:rPr>
        <w:t xml:space="preserve"> </w:t>
      </w:r>
      <w:hyperlink w:anchor="_bookmark80" w:history="1">
        <w:r>
          <w:t>B,</w:t>
        </w:r>
      </w:hyperlink>
      <w:r>
        <w:rPr>
          <w:spacing w:val="-13"/>
        </w:rPr>
        <w:t xml:space="preserve"> </w:t>
      </w:r>
      <w:r>
        <w:t>which</w:t>
      </w:r>
      <w:r>
        <w:rPr>
          <w:spacing w:val="-13"/>
        </w:rPr>
        <w:t xml:space="preserve"> </w:t>
      </w:r>
      <w:r>
        <w:t>led</w:t>
      </w:r>
      <w:r>
        <w:rPr>
          <w:spacing w:val="-13"/>
        </w:rPr>
        <w:t xml:space="preserve"> </w:t>
      </w:r>
      <w:r>
        <w:t>to</w:t>
      </w:r>
      <w:r>
        <w:rPr>
          <w:spacing w:val="-12"/>
        </w:rPr>
        <w:t xml:space="preserve"> </w:t>
      </w:r>
      <w:r>
        <w:t>some</w:t>
      </w:r>
      <w:r>
        <w:rPr>
          <w:spacing w:val="-13"/>
        </w:rPr>
        <w:t xml:space="preserve"> </w:t>
      </w:r>
      <w:r>
        <w:t>updates</w:t>
      </w:r>
      <w:r>
        <w:rPr>
          <w:spacing w:val="-13"/>
        </w:rPr>
        <w:t xml:space="preserve"> </w:t>
      </w:r>
      <w:r>
        <w:t>in</w:t>
      </w:r>
      <w:r>
        <w:rPr>
          <w:spacing w:val="-13"/>
        </w:rPr>
        <w:t xml:space="preserve"> </w:t>
      </w:r>
      <w:r>
        <w:t>the</w:t>
      </w:r>
      <w:r>
        <w:rPr>
          <w:spacing w:val="-12"/>
        </w:rPr>
        <w:t xml:space="preserve"> </w:t>
      </w:r>
      <w:r>
        <w:t>documentation,</w:t>
      </w:r>
      <w:r>
        <w:rPr>
          <w:spacing w:val="-12"/>
        </w:rPr>
        <w:t xml:space="preserve"> </w:t>
      </w:r>
      <w:r>
        <w:t>e.g.</w:t>
      </w:r>
      <w:r>
        <w:rPr>
          <w:spacing w:val="-4"/>
        </w:rPr>
        <w:t xml:space="preserve"> </w:t>
      </w:r>
      <w:r>
        <w:t>adding the</w:t>
      </w:r>
      <w:r>
        <w:rPr>
          <w:spacing w:val="-8"/>
        </w:rPr>
        <w:t xml:space="preserve"> </w:t>
      </w:r>
      <w:r>
        <w:t>exact</w:t>
      </w:r>
      <w:r>
        <w:rPr>
          <w:spacing w:val="-9"/>
        </w:rPr>
        <w:t xml:space="preserve"> </w:t>
      </w:r>
      <w:r>
        <w:lastRenderedPageBreak/>
        <w:t>IAM</w:t>
      </w:r>
      <w:r>
        <w:rPr>
          <w:spacing w:val="-8"/>
        </w:rPr>
        <w:t xml:space="preserve"> </w:t>
      </w:r>
      <w:r>
        <w:t>roles</w:t>
      </w:r>
      <w:r>
        <w:rPr>
          <w:spacing w:val="-8"/>
        </w:rPr>
        <w:t xml:space="preserve"> </w:t>
      </w:r>
      <w:r>
        <w:t>required</w:t>
      </w:r>
      <w:r>
        <w:rPr>
          <w:spacing w:val="-8"/>
        </w:rPr>
        <w:t xml:space="preserve"> </w:t>
      </w:r>
      <w:r>
        <w:t>for</w:t>
      </w:r>
      <w:r>
        <w:rPr>
          <w:spacing w:val="-9"/>
        </w:rPr>
        <w:t xml:space="preserve"> </w:t>
      </w:r>
      <w:r>
        <w:t>access. Furthermore,</w:t>
      </w:r>
      <w:r>
        <w:rPr>
          <w:spacing w:val="-8"/>
        </w:rPr>
        <w:t xml:space="preserve"> </w:t>
      </w:r>
      <w:r>
        <w:t>to</w:t>
      </w:r>
      <w:r>
        <w:rPr>
          <w:spacing w:val="-8"/>
        </w:rPr>
        <w:t xml:space="preserve"> </w:t>
      </w:r>
      <w:r>
        <w:t>establish</w:t>
      </w:r>
      <w:r>
        <w:rPr>
          <w:spacing w:val="-9"/>
        </w:rPr>
        <w:t xml:space="preserve"> </w:t>
      </w:r>
      <w:r>
        <w:t>a</w:t>
      </w:r>
      <w:r>
        <w:rPr>
          <w:spacing w:val="-8"/>
        </w:rPr>
        <w:t xml:space="preserve"> </w:t>
      </w:r>
      <w:proofErr w:type="spellStart"/>
      <w:r>
        <w:t>generalisable</w:t>
      </w:r>
      <w:proofErr w:type="spellEnd"/>
      <w:r>
        <w:rPr>
          <w:spacing w:val="-8"/>
        </w:rPr>
        <w:t xml:space="preserve"> </w:t>
      </w:r>
      <w:r>
        <w:t>rule</w:t>
      </w:r>
      <w:r>
        <w:rPr>
          <w:spacing w:val="-8"/>
        </w:rPr>
        <w:t xml:space="preserve"> </w:t>
      </w:r>
      <w:r>
        <w:t>and</w:t>
      </w:r>
      <w:r>
        <w:rPr>
          <w:spacing w:val="-9"/>
        </w:rPr>
        <w:t xml:space="preserve"> </w:t>
      </w:r>
      <w:r>
        <w:t>to</w:t>
      </w:r>
      <w:r>
        <w:rPr>
          <w:spacing w:val="-8"/>
        </w:rPr>
        <w:t xml:space="preserve"> </w:t>
      </w:r>
      <w:r>
        <w:t>ensure</w:t>
      </w:r>
      <w:r>
        <w:rPr>
          <w:spacing w:val="-8"/>
        </w:rPr>
        <w:t xml:space="preserve"> </w:t>
      </w:r>
      <w:r>
        <w:t>that the query only shows the required data, further investigation of the query had to be conducted.</w:t>
      </w:r>
    </w:p>
    <w:p w14:paraId="6FCCCAF9" w14:textId="77777777" w:rsidR="000900B5" w:rsidRDefault="00000000">
      <w:pPr>
        <w:pStyle w:val="BodyText"/>
        <w:spacing w:line="280" w:lineRule="exact"/>
        <w:ind w:left="360"/>
        <w:jc w:val="both"/>
      </w:pPr>
      <w:r>
        <w:t>.....</w:t>
      </w:r>
      <w:r>
        <w:rPr>
          <w:spacing w:val="-6"/>
        </w:rPr>
        <w:t xml:space="preserve"> </w:t>
      </w:r>
      <w:r>
        <w:t>TODO</w:t>
      </w:r>
      <w:r>
        <w:rPr>
          <w:spacing w:val="-12"/>
        </w:rPr>
        <w:t xml:space="preserve"> </w:t>
      </w:r>
      <w:r>
        <w:t>Screenshot</w:t>
      </w:r>
      <w:r>
        <w:rPr>
          <w:spacing w:val="-12"/>
        </w:rPr>
        <w:t xml:space="preserve"> </w:t>
      </w:r>
      <w:r>
        <w:t>of</w:t>
      </w:r>
      <w:r>
        <w:rPr>
          <w:spacing w:val="-12"/>
        </w:rPr>
        <w:t xml:space="preserve"> </w:t>
      </w:r>
      <w:r>
        <w:t>Confluence</w:t>
      </w:r>
      <w:r>
        <w:rPr>
          <w:spacing w:val="-12"/>
        </w:rPr>
        <w:t xml:space="preserve"> </w:t>
      </w:r>
      <w:r>
        <w:t>page</w:t>
      </w:r>
      <w:r>
        <w:rPr>
          <w:spacing w:val="-12"/>
        </w:rPr>
        <w:t xml:space="preserve"> </w:t>
      </w:r>
      <w:r>
        <w:t>Link</w:t>
      </w:r>
      <w:r>
        <w:rPr>
          <w:spacing w:val="-12"/>
        </w:rPr>
        <w:t xml:space="preserve"> </w:t>
      </w:r>
      <w:r>
        <w:t>to</w:t>
      </w:r>
      <w:r>
        <w:rPr>
          <w:spacing w:val="-12"/>
        </w:rPr>
        <w:t xml:space="preserve"> </w:t>
      </w:r>
      <w:r>
        <w:t>confluence</w:t>
      </w:r>
      <w:r>
        <w:rPr>
          <w:spacing w:val="-12"/>
        </w:rPr>
        <w:t xml:space="preserve"> </w:t>
      </w:r>
      <w:r>
        <w:t>documentation</w:t>
      </w:r>
      <w:r>
        <w:rPr>
          <w:spacing w:val="-12"/>
        </w:rPr>
        <w:t xml:space="preserve"> </w:t>
      </w:r>
      <w:r>
        <w:t>in</w:t>
      </w:r>
      <w:r>
        <w:rPr>
          <w:spacing w:val="-12"/>
        </w:rPr>
        <w:t xml:space="preserve"> </w:t>
      </w:r>
      <w:r>
        <w:t>Anex</w:t>
      </w:r>
      <w:r>
        <w:rPr>
          <w:spacing w:val="-12"/>
        </w:rPr>
        <w:t xml:space="preserve"> </w:t>
      </w:r>
      <w:proofErr w:type="gramStart"/>
      <w:r>
        <w:rPr>
          <w:spacing w:val="-2"/>
        </w:rPr>
        <w:t>.....</w:t>
      </w:r>
      <w:proofErr w:type="gramEnd"/>
    </w:p>
    <w:p w14:paraId="6FCCCAFA" w14:textId="77777777" w:rsidR="000900B5" w:rsidRDefault="000900B5">
      <w:pPr>
        <w:pStyle w:val="BodyText"/>
        <w:spacing w:line="280" w:lineRule="exact"/>
        <w:jc w:val="both"/>
        <w:sectPr w:rsidR="000900B5">
          <w:headerReference w:type="even" r:id="rId73"/>
          <w:headerReference w:type="default" r:id="rId74"/>
          <w:footerReference w:type="even" r:id="rId75"/>
          <w:footerReference w:type="default" r:id="rId76"/>
          <w:pgSz w:w="11910" w:h="16840"/>
          <w:pgMar w:top="440" w:right="0" w:bottom="180" w:left="708" w:header="182" w:footer="0" w:gutter="0"/>
          <w:pgNumType w:start="25"/>
          <w:cols w:space="720"/>
        </w:sectPr>
      </w:pPr>
    </w:p>
    <w:p w14:paraId="6FCCCAFB" w14:textId="77777777" w:rsidR="000900B5" w:rsidRDefault="000900B5">
      <w:pPr>
        <w:pStyle w:val="BodyText"/>
        <w:spacing w:before="24"/>
        <w:rPr>
          <w:sz w:val="24"/>
        </w:rPr>
      </w:pPr>
    </w:p>
    <w:p w14:paraId="6FCCCAFC" w14:textId="0150716F" w:rsidR="000900B5" w:rsidRDefault="00000000">
      <w:pPr>
        <w:pStyle w:val="Heading3"/>
        <w:jc w:val="both"/>
        <w:rPr>
          <w:b w:val="0"/>
        </w:rPr>
      </w:pPr>
      <w:r>
        <w:rPr>
          <w:b w:val="0"/>
          <w:color w:val="687D91"/>
          <w:w w:val="85"/>
        </w:rPr>
        <w:t>Athena</w:t>
      </w:r>
      <w:r>
        <w:rPr>
          <w:b w:val="0"/>
          <w:color w:val="687D91"/>
          <w:spacing w:val="-4"/>
        </w:rPr>
        <w:t xml:space="preserve"> </w:t>
      </w:r>
      <w:del w:id="359" w:author="Ritley Kenneth" w:date="2025-12-11T15:46:00Z" w16du:dateUtc="2025-12-11T14:46:00Z">
        <w:r w:rsidDel="001866EF">
          <w:rPr>
            <w:b w:val="0"/>
            <w:color w:val="687D91"/>
            <w:spacing w:val="-2"/>
            <w:w w:val="90"/>
          </w:rPr>
          <w:delText>Query</w:delText>
        </w:r>
      </w:del>
      <w:ins w:id="360" w:author="Ritley Kenneth" w:date="2025-12-11T15:46:00Z" w16du:dateUtc="2025-12-11T14:46:00Z">
        <w:r w:rsidR="001866EF">
          <w:rPr>
            <w:b w:val="0"/>
            <w:color w:val="687D91"/>
            <w:spacing w:val="-2"/>
            <w:w w:val="90"/>
          </w:rPr>
          <w:t>q</w:t>
        </w:r>
        <w:r w:rsidR="001866EF">
          <w:rPr>
            <w:b w:val="0"/>
            <w:color w:val="687D91"/>
            <w:spacing w:val="-2"/>
            <w:w w:val="90"/>
          </w:rPr>
          <w:t>uery</w:t>
        </w:r>
      </w:ins>
    </w:p>
    <w:p w14:paraId="6FCCCAFD" w14:textId="77777777" w:rsidR="000900B5" w:rsidRDefault="00000000">
      <w:pPr>
        <w:pStyle w:val="BodyText"/>
        <w:spacing w:before="155" w:line="216" w:lineRule="auto"/>
        <w:ind w:left="142" w:right="848"/>
        <w:jc w:val="both"/>
      </w:pPr>
      <w:r>
        <w:t>AWS</w:t>
      </w:r>
      <w:r>
        <w:rPr>
          <w:spacing w:val="-10"/>
        </w:rPr>
        <w:t xml:space="preserve"> </w:t>
      </w:r>
      <w:r>
        <w:t>Athena</w:t>
      </w:r>
      <w:r>
        <w:rPr>
          <w:spacing w:val="-10"/>
        </w:rPr>
        <w:t xml:space="preserve"> </w:t>
      </w:r>
      <w:r>
        <w:t>allows</w:t>
      </w:r>
      <w:r>
        <w:rPr>
          <w:spacing w:val="-10"/>
        </w:rPr>
        <w:t xml:space="preserve"> </w:t>
      </w:r>
      <w:r>
        <w:t>to</w:t>
      </w:r>
      <w:r>
        <w:rPr>
          <w:spacing w:val="-10"/>
        </w:rPr>
        <w:t xml:space="preserve"> </w:t>
      </w:r>
      <w:r>
        <w:t>query</w:t>
      </w:r>
      <w:r>
        <w:rPr>
          <w:spacing w:val="-10"/>
        </w:rPr>
        <w:t xml:space="preserve"> </w:t>
      </w:r>
      <w:r>
        <w:t>data</w:t>
      </w:r>
      <w:r>
        <w:rPr>
          <w:spacing w:val="-11"/>
        </w:rPr>
        <w:t xml:space="preserve"> </w:t>
      </w:r>
      <w:r>
        <w:t>on</w:t>
      </w:r>
      <w:r>
        <w:rPr>
          <w:spacing w:val="-10"/>
        </w:rPr>
        <w:t xml:space="preserve"> </w:t>
      </w:r>
      <w:r>
        <w:t>AWS</w:t>
      </w:r>
      <w:r>
        <w:rPr>
          <w:spacing w:val="-10"/>
        </w:rPr>
        <w:t xml:space="preserve"> </w:t>
      </w:r>
      <w:r>
        <w:t>S3,</w:t>
      </w:r>
      <w:r>
        <w:rPr>
          <w:spacing w:val="-10"/>
        </w:rPr>
        <w:t xml:space="preserve"> </w:t>
      </w:r>
      <w:r>
        <w:t>which</w:t>
      </w:r>
      <w:r>
        <w:rPr>
          <w:spacing w:val="-10"/>
        </w:rPr>
        <w:t xml:space="preserve"> </w:t>
      </w:r>
      <w:r>
        <w:t>is</w:t>
      </w:r>
      <w:r>
        <w:rPr>
          <w:spacing w:val="-10"/>
        </w:rPr>
        <w:t xml:space="preserve"> </w:t>
      </w:r>
      <w:r>
        <w:t>the</w:t>
      </w:r>
      <w:r>
        <w:rPr>
          <w:spacing w:val="-11"/>
        </w:rPr>
        <w:t xml:space="preserve"> </w:t>
      </w:r>
      <w:r>
        <w:t>saving</w:t>
      </w:r>
      <w:r>
        <w:rPr>
          <w:spacing w:val="-10"/>
        </w:rPr>
        <w:t xml:space="preserve"> </w:t>
      </w:r>
      <w:r>
        <w:t>method</w:t>
      </w:r>
      <w:r>
        <w:rPr>
          <w:spacing w:val="-10"/>
        </w:rPr>
        <w:t xml:space="preserve"> </w:t>
      </w:r>
      <w:r>
        <w:t>for</w:t>
      </w:r>
      <w:r>
        <w:rPr>
          <w:spacing w:val="-10"/>
        </w:rPr>
        <w:t xml:space="preserve"> </w:t>
      </w:r>
      <w:r>
        <w:t>the</w:t>
      </w:r>
      <w:r>
        <w:rPr>
          <w:spacing w:val="-10"/>
        </w:rPr>
        <w:t xml:space="preserve"> </w:t>
      </w:r>
      <w:r>
        <w:t>big</w:t>
      </w:r>
      <w:r>
        <w:rPr>
          <w:spacing w:val="-10"/>
        </w:rPr>
        <w:t xml:space="preserve"> </w:t>
      </w:r>
      <w:r>
        <w:t>data</w:t>
      </w:r>
      <w:r>
        <w:rPr>
          <w:spacing w:val="-10"/>
        </w:rPr>
        <w:t xml:space="preserve"> </w:t>
      </w:r>
      <w:r>
        <w:t>the</w:t>
      </w:r>
      <w:r>
        <w:rPr>
          <w:spacing w:val="-10"/>
        </w:rPr>
        <w:t xml:space="preserve"> </w:t>
      </w:r>
      <w:r>
        <w:t>DWH</w:t>
      </w:r>
      <w:r>
        <w:rPr>
          <w:spacing w:val="-10"/>
        </w:rPr>
        <w:t xml:space="preserve"> </w:t>
      </w:r>
      <w:r>
        <w:t>LS</w:t>
      </w:r>
      <w:r>
        <w:rPr>
          <w:spacing w:val="-10"/>
        </w:rPr>
        <w:t xml:space="preserve"> </w:t>
      </w:r>
      <w:r>
        <w:t>OPS is</w:t>
      </w:r>
      <w:r>
        <w:rPr>
          <w:spacing w:val="-8"/>
        </w:rPr>
        <w:t xml:space="preserve"> </w:t>
      </w:r>
      <w:r>
        <w:t>creating</w:t>
      </w:r>
      <w:r>
        <w:rPr>
          <w:spacing w:val="-8"/>
        </w:rPr>
        <w:t xml:space="preserve"> </w:t>
      </w:r>
      <w:r>
        <w:t>reports</w:t>
      </w:r>
      <w:r>
        <w:rPr>
          <w:spacing w:val="-8"/>
        </w:rPr>
        <w:t xml:space="preserve"> </w:t>
      </w:r>
      <w:r>
        <w:t>on.</w:t>
      </w:r>
      <w:r>
        <w:rPr>
          <w:spacing w:val="-1"/>
        </w:rPr>
        <w:t xml:space="preserve"> </w:t>
      </w:r>
      <w:r>
        <w:t>The</w:t>
      </w:r>
      <w:r>
        <w:rPr>
          <w:spacing w:val="-8"/>
        </w:rPr>
        <w:t xml:space="preserve"> </w:t>
      </w:r>
      <w:r>
        <w:t>query</w:t>
      </w:r>
      <w:r>
        <w:rPr>
          <w:spacing w:val="-8"/>
        </w:rPr>
        <w:t xml:space="preserve"> </w:t>
      </w:r>
      <w:r>
        <w:t>used</w:t>
      </w:r>
      <w:r>
        <w:rPr>
          <w:spacing w:val="-8"/>
        </w:rPr>
        <w:t xml:space="preserve"> </w:t>
      </w:r>
      <w:r>
        <w:t>for</w:t>
      </w:r>
      <w:r>
        <w:rPr>
          <w:spacing w:val="-8"/>
        </w:rPr>
        <w:t xml:space="preserve"> </w:t>
      </w:r>
      <w:r>
        <w:t>DSP</w:t>
      </w:r>
      <w:r>
        <w:rPr>
          <w:spacing w:val="-8"/>
        </w:rPr>
        <w:t xml:space="preserve"> </w:t>
      </w:r>
      <w:r>
        <w:t>is</w:t>
      </w:r>
      <w:r>
        <w:rPr>
          <w:spacing w:val="-8"/>
        </w:rPr>
        <w:t xml:space="preserve"> </w:t>
      </w:r>
      <w:r>
        <w:t>in</w:t>
      </w:r>
      <w:r>
        <w:rPr>
          <w:spacing w:val="-8"/>
        </w:rPr>
        <w:t xml:space="preserve"> </w:t>
      </w:r>
      <w:r>
        <w:t>fact</w:t>
      </w:r>
      <w:r>
        <w:rPr>
          <w:spacing w:val="-8"/>
        </w:rPr>
        <w:t xml:space="preserve"> </w:t>
      </w:r>
      <w:r>
        <w:t>a</w:t>
      </w:r>
      <w:r>
        <w:rPr>
          <w:spacing w:val="-8"/>
        </w:rPr>
        <w:t xml:space="preserve"> </w:t>
      </w:r>
      <w:r>
        <w:t>database</w:t>
      </w:r>
      <w:r>
        <w:rPr>
          <w:spacing w:val="-8"/>
        </w:rPr>
        <w:t xml:space="preserve"> </w:t>
      </w:r>
      <w:r>
        <w:t>view.</w:t>
      </w:r>
      <w:r>
        <w:rPr>
          <w:spacing w:val="-1"/>
        </w:rPr>
        <w:t xml:space="preserve"> </w:t>
      </w:r>
      <w:r>
        <w:t>The</w:t>
      </w:r>
      <w:r>
        <w:rPr>
          <w:spacing w:val="-8"/>
        </w:rPr>
        <w:t xml:space="preserve"> </w:t>
      </w:r>
      <w:r>
        <w:t>views</w:t>
      </w:r>
      <w:r>
        <w:rPr>
          <w:spacing w:val="-8"/>
        </w:rPr>
        <w:t xml:space="preserve"> </w:t>
      </w:r>
      <w:r>
        <w:t>query</w:t>
      </w:r>
      <w:r>
        <w:rPr>
          <w:spacing w:val="-8"/>
        </w:rPr>
        <w:t xml:space="preserve"> </w:t>
      </w:r>
      <w:r>
        <w:t>can</w:t>
      </w:r>
      <w:r>
        <w:rPr>
          <w:spacing w:val="-8"/>
        </w:rPr>
        <w:t xml:space="preserve"> </w:t>
      </w:r>
      <w:r>
        <w:t>be</w:t>
      </w:r>
      <w:r>
        <w:rPr>
          <w:spacing w:val="-8"/>
        </w:rPr>
        <w:t xml:space="preserve"> </w:t>
      </w:r>
      <w:r>
        <w:t>obtained from</w:t>
      </w:r>
      <w:r>
        <w:rPr>
          <w:spacing w:val="-13"/>
        </w:rPr>
        <w:t xml:space="preserve"> </w:t>
      </w:r>
      <w:r>
        <w:t>Athena.</w:t>
      </w:r>
      <w:r>
        <w:rPr>
          <w:spacing w:val="-13"/>
        </w:rPr>
        <w:t xml:space="preserve"> </w:t>
      </w:r>
      <w:r>
        <w:t>The</w:t>
      </w:r>
      <w:r>
        <w:rPr>
          <w:spacing w:val="-13"/>
        </w:rPr>
        <w:t xml:space="preserve"> </w:t>
      </w:r>
      <w:r>
        <w:t>SQL</w:t>
      </w:r>
      <w:r>
        <w:rPr>
          <w:spacing w:val="-13"/>
        </w:rPr>
        <w:t xml:space="preserve"> </w:t>
      </w:r>
      <w:r>
        <w:t>view</w:t>
      </w:r>
      <w:r>
        <w:rPr>
          <w:spacing w:val="-13"/>
        </w:rPr>
        <w:t xml:space="preserve"> </w:t>
      </w:r>
      <w:r>
        <w:t>used</w:t>
      </w:r>
      <w:r>
        <w:rPr>
          <w:spacing w:val="-12"/>
        </w:rPr>
        <w:t xml:space="preserve"> </w:t>
      </w:r>
      <w:r>
        <w:t>for</w:t>
      </w:r>
      <w:r>
        <w:rPr>
          <w:spacing w:val="-13"/>
        </w:rPr>
        <w:t xml:space="preserve"> </w:t>
      </w:r>
      <w:r>
        <w:t>DSP</w:t>
      </w:r>
      <w:r>
        <w:rPr>
          <w:spacing w:val="-13"/>
        </w:rPr>
        <w:t xml:space="preserve"> </w:t>
      </w:r>
      <w:r>
        <w:t>and</w:t>
      </w:r>
      <w:r>
        <w:rPr>
          <w:spacing w:val="-13"/>
        </w:rPr>
        <w:t xml:space="preserve"> </w:t>
      </w:r>
      <w:r>
        <w:t>confirmed</w:t>
      </w:r>
      <w:r>
        <w:rPr>
          <w:spacing w:val="-13"/>
        </w:rPr>
        <w:t xml:space="preserve"> </w:t>
      </w:r>
      <w:r>
        <w:t>in</w:t>
      </w:r>
      <w:r>
        <w:rPr>
          <w:spacing w:val="-12"/>
        </w:rPr>
        <w:t xml:space="preserve"> </w:t>
      </w:r>
      <w:r>
        <w:t>business</w:t>
      </w:r>
      <w:r>
        <w:rPr>
          <w:spacing w:val="-13"/>
        </w:rPr>
        <w:t xml:space="preserve"> </w:t>
      </w:r>
      <w:r>
        <w:t>meeting</w:t>
      </w:r>
      <w:r>
        <w:rPr>
          <w:spacing w:val="-13"/>
        </w:rPr>
        <w:t xml:space="preserve"> </w:t>
      </w:r>
      <w:r>
        <w:t>was</w:t>
      </w:r>
      <w:r>
        <w:rPr>
          <w:spacing w:val="-13"/>
        </w:rPr>
        <w:t xml:space="preserve"> </w:t>
      </w:r>
      <w:r>
        <w:t>identified</w:t>
      </w:r>
      <w:r>
        <w:rPr>
          <w:spacing w:val="-13"/>
        </w:rPr>
        <w:t xml:space="preserve"> </w:t>
      </w:r>
      <w:r>
        <w:t>as</w:t>
      </w:r>
      <w:r>
        <w:rPr>
          <w:spacing w:val="-13"/>
        </w:rPr>
        <w:t xml:space="preserve"> </w:t>
      </w:r>
      <w:r>
        <w:t>only</w:t>
      </w:r>
      <w:r>
        <w:rPr>
          <w:spacing w:val="-12"/>
        </w:rPr>
        <w:t xml:space="preserve"> </w:t>
      </w:r>
      <w:r>
        <w:t>source for the sum of discharged and submitted.</w:t>
      </w:r>
      <w:r>
        <w:rPr>
          <w:spacing w:val="34"/>
        </w:rPr>
        <w:t xml:space="preserve"> </w:t>
      </w:r>
      <w:r>
        <w:t>The following query is showing a sample of the data which is used in the SAC report.</w:t>
      </w:r>
    </w:p>
    <w:p w14:paraId="6FCCCAFE" w14:textId="77777777" w:rsidR="000900B5" w:rsidRDefault="00000000">
      <w:pPr>
        <w:pStyle w:val="BodyText"/>
        <w:rPr>
          <w:sz w:val="4"/>
        </w:rPr>
      </w:pPr>
      <w:r>
        <w:rPr>
          <w:noProof/>
          <w:sz w:val="4"/>
        </w:rPr>
        <mc:AlternateContent>
          <mc:Choice Requires="wps">
            <w:drawing>
              <wp:anchor distT="0" distB="0" distL="0" distR="0" simplePos="0" relativeHeight="487600640" behindDoc="1" locked="0" layoutInCell="1" allowOverlap="1" wp14:anchorId="6FCCCD92" wp14:editId="6FCCCD93">
                <wp:simplePos x="0" y="0"/>
                <wp:positionH relativeFrom="page">
                  <wp:posOffset>499516</wp:posOffset>
                </wp:positionH>
                <wp:positionV relativeFrom="paragraph">
                  <wp:posOffset>53106</wp:posOffset>
                </wp:positionV>
                <wp:extent cx="6561455" cy="536575"/>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1455" cy="536575"/>
                        </a:xfrm>
                        <a:prstGeom prst="rect">
                          <a:avLst/>
                        </a:prstGeom>
                        <a:ln w="5054">
                          <a:solidFill>
                            <a:srgbClr val="000000"/>
                          </a:solidFill>
                          <a:prstDash val="solid"/>
                        </a:ln>
                      </wps:spPr>
                      <wps:txbx>
                        <w:txbxContent>
                          <w:p w14:paraId="6FCCCE9F" w14:textId="77777777" w:rsidR="000900B5" w:rsidRPr="001F4C31" w:rsidRDefault="00000000">
                            <w:pPr>
                              <w:spacing w:before="37"/>
                              <w:ind w:left="77"/>
                              <w:rPr>
                                <w:rFonts w:ascii="Cambria"/>
                                <w:sz w:val="20"/>
                                <w:lang w:val="de-CH"/>
                                <w:rPrChange w:id="361" w:author="Ritley Kenneth" w:date="2025-12-11T15:20:00Z" w16du:dateUtc="2025-12-11T14:20:00Z">
                                  <w:rPr>
                                    <w:rFonts w:ascii="Cambria"/>
                                    <w:sz w:val="20"/>
                                  </w:rPr>
                                </w:rPrChange>
                              </w:rPr>
                            </w:pPr>
                            <w:r w:rsidRPr="001F4C31">
                              <w:rPr>
                                <w:rFonts w:ascii="Cambria"/>
                                <w:color w:val="0000FF"/>
                                <w:spacing w:val="14"/>
                                <w:sz w:val="20"/>
                                <w:lang w:val="de-CH"/>
                                <w:rPrChange w:id="362" w:author="Ritley Kenneth" w:date="2025-12-11T15:20:00Z" w16du:dateUtc="2025-12-11T14:20:00Z">
                                  <w:rPr>
                                    <w:rFonts w:ascii="Cambria"/>
                                    <w:color w:val="0000FF"/>
                                    <w:spacing w:val="14"/>
                                    <w:sz w:val="20"/>
                                  </w:rPr>
                                </w:rPrChange>
                              </w:rPr>
                              <w:t>SELECT</w:t>
                            </w:r>
                            <w:r w:rsidRPr="001F4C31">
                              <w:rPr>
                                <w:rFonts w:ascii="Cambria"/>
                                <w:color w:val="0000FF"/>
                                <w:spacing w:val="65"/>
                                <w:sz w:val="20"/>
                                <w:lang w:val="de-CH"/>
                                <w:rPrChange w:id="363" w:author="Ritley Kenneth" w:date="2025-12-11T15:20:00Z" w16du:dateUtc="2025-12-11T14:20:00Z">
                                  <w:rPr>
                                    <w:rFonts w:ascii="Cambria"/>
                                    <w:color w:val="0000FF"/>
                                    <w:spacing w:val="65"/>
                                    <w:sz w:val="20"/>
                                  </w:rPr>
                                </w:rPrChange>
                              </w:rPr>
                              <w:t xml:space="preserve"> </w:t>
                            </w:r>
                            <w:r w:rsidRPr="001F4C31">
                              <w:rPr>
                                <w:rFonts w:ascii="Cambria"/>
                                <w:spacing w:val="-10"/>
                                <w:sz w:val="20"/>
                                <w:lang w:val="de-CH"/>
                                <w:rPrChange w:id="364" w:author="Ritley Kenneth" w:date="2025-12-11T15:20:00Z" w16du:dateUtc="2025-12-11T14:20:00Z">
                                  <w:rPr>
                                    <w:rFonts w:ascii="Cambria"/>
                                    <w:spacing w:val="-10"/>
                                    <w:sz w:val="20"/>
                                  </w:rPr>
                                </w:rPrChange>
                              </w:rPr>
                              <w:t>*</w:t>
                            </w:r>
                          </w:p>
                          <w:p w14:paraId="6FCCCEA0" w14:textId="77777777" w:rsidR="000900B5" w:rsidRPr="001F4C31" w:rsidRDefault="00000000">
                            <w:pPr>
                              <w:spacing w:before="4" w:line="244" w:lineRule="auto"/>
                              <w:ind w:left="77" w:right="3246" w:hanging="1"/>
                              <w:rPr>
                                <w:rFonts w:ascii="Cambria"/>
                                <w:sz w:val="20"/>
                                <w:lang w:val="de-CH"/>
                                <w:rPrChange w:id="365" w:author="Ritley Kenneth" w:date="2025-12-11T15:20:00Z" w16du:dateUtc="2025-12-11T14:20:00Z">
                                  <w:rPr>
                                    <w:rFonts w:ascii="Cambria"/>
                                    <w:sz w:val="20"/>
                                  </w:rPr>
                                </w:rPrChange>
                              </w:rPr>
                            </w:pPr>
                            <w:r w:rsidRPr="001F4C31">
                              <w:rPr>
                                <w:rFonts w:ascii="Cambria"/>
                                <w:color w:val="0000FF"/>
                                <w:spacing w:val="12"/>
                                <w:w w:val="110"/>
                                <w:sz w:val="20"/>
                                <w:lang w:val="de-CH"/>
                                <w:rPrChange w:id="366" w:author="Ritley Kenneth" w:date="2025-12-11T15:20:00Z" w16du:dateUtc="2025-12-11T14:20:00Z">
                                  <w:rPr>
                                    <w:rFonts w:ascii="Cambria"/>
                                    <w:color w:val="0000FF"/>
                                    <w:spacing w:val="12"/>
                                    <w:w w:val="110"/>
                                    <w:sz w:val="20"/>
                                  </w:rPr>
                                </w:rPrChange>
                              </w:rPr>
                              <w:t>FROM</w:t>
                            </w:r>
                            <w:r w:rsidRPr="001F4C31">
                              <w:rPr>
                                <w:rFonts w:ascii="Cambria"/>
                                <w:color w:val="0000FF"/>
                                <w:spacing w:val="80"/>
                                <w:w w:val="110"/>
                                <w:sz w:val="20"/>
                                <w:lang w:val="de-CH"/>
                                <w:rPrChange w:id="367" w:author="Ritley Kenneth" w:date="2025-12-11T15:20:00Z" w16du:dateUtc="2025-12-11T14:20:00Z">
                                  <w:rPr>
                                    <w:rFonts w:ascii="Cambria"/>
                                    <w:color w:val="0000FF"/>
                                    <w:spacing w:val="80"/>
                                    <w:w w:val="110"/>
                                    <w:sz w:val="20"/>
                                  </w:rPr>
                                </w:rPrChange>
                              </w:rPr>
                              <w:t xml:space="preserve"> </w:t>
                            </w:r>
                            <w:r w:rsidRPr="001F4C31">
                              <w:rPr>
                                <w:rFonts w:ascii="Cambria"/>
                                <w:color w:val="FF0000"/>
                                <w:w w:val="110"/>
                                <w:sz w:val="20"/>
                                <w:lang w:val="de-CH"/>
                                <w:rPrChange w:id="368" w:author="Ritley Kenneth" w:date="2025-12-11T15:20:00Z" w16du:dateUtc="2025-12-11T14:20:00Z">
                                  <w:rPr>
                                    <w:rFonts w:ascii="Cambria"/>
                                    <w:color w:val="FF0000"/>
                                    <w:w w:val="110"/>
                                    <w:sz w:val="20"/>
                                  </w:rPr>
                                </w:rPrChange>
                              </w:rPr>
                              <w:t>"</w:t>
                            </w:r>
                            <w:r w:rsidRPr="001F4C31">
                              <w:rPr>
                                <w:rFonts w:ascii="Cambria"/>
                                <w:color w:val="FF0000"/>
                                <w:spacing w:val="-19"/>
                                <w:w w:val="110"/>
                                <w:sz w:val="20"/>
                                <w:lang w:val="de-CH"/>
                                <w:rPrChange w:id="369" w:author="Ritley Kenneth" w:date="2025-12-11T15:20:00Z" w16du:dateUtc="2025-12-11T14:20:00Z">
                                  <w:rPr>
                                    <w:rFonts w:ascii="Cambria"/>
                                    <w:color w:val="FF0000"/>
                                    <w:spacing w:val="-19"/>
                                    <w:w w:val="110"/>
                                    <w:sz w:val="20"/>
                                  </w:rPr>
                                </w:rPrChange>
                              </w:rPr>
                              <w:t xml:space="preserve"> </w:t>
                            </w:r>
                            <w:r w:rsidRPr="001F4C31">
                              <w:rPr>
                                <w:rFonts w:ascii="Cambria"/>
                                <w:color w:val="FF0000"/>
                                <w:spacing w:val="18"/>
                                <w:w w:val="110"/>
                                <w:sz w:val="20"/>
                                <w:lang w:val="de-CH"/>
                                <w:rPrChange w:id="370" w:author="Ritley Kenneth" w:date="2025-12-11T15:20:00Z" w16du:dateUtc="2025-12-11T14:20:00Z">
                                  <w:rPr>
                                    <w:rFonts w:ascii="Cambria"/>
                                    <w:color w:val="FF0000"/>
                                    <w:spacing w:val="18"/>
                                    <w:w w:val="110"/>
                                    <w:sz w:val="20"/>
                                  </w:rPr>
                                </w:rPrChange>
                              </w:rPr>
                              <w:t>reporting_lsops"</w:t>
                            </w:r>
                            <w:r w:rsidRPr="001F4C31">
                              <w:rPr>
                                <w:rFonts w:ascii="Cambria"/>
                                <w:spacing w:val="18"/>
                                <w:w w:val="110"/>
                                <w:sz w:val="20"/>
                                <w:lang w:val="de-CH"/>
                                <w:rPrChange w:id="371" w:author="Ritley Kenneth" w:date="2025-12-11T15:20:00Z" w16du:dateUtc="2025-12-11T14:20:00Z">
                                  <w:rPr>
                                    <w:rFonts w:ascii="Cambria"/>
                                    <w:spacing w:val="18"/>
                                    <w:w w:val="110"/>
                                    <w:sz w:val="20"/>
                                  </w:rPr>
                                </w:rPrChange>
                              </w:rPr>
                              <w:t>.</w:t>
                            </w:r>
                            <w:r w:rsidRPr="001F4C31">
                              <w:rPr>
                                <w:rFonts w:ascii="Cambria"/>
                                <w:color w:val="FF0000"/>
                                <w:spacing w:val="18"/>
                                <w:w w:val="110"/>
                                <w:sz w:val="20"/>
                                <w:lang w:val="de-CH"/>
                                <w:rPrChange w:id="372" w:author="Ritley Kenneth" w:date="2025-12-11T15:20:00Z" w16du:dateUtc="2025-12-11T14:20:00Z">
                                  <w:rPr>
                                    <w:rFonts w:ascii="Cambria"/>
                                    <w:color w:val="FF0000"/>
                                    <w:spacing w:val="18"/>
                                    <w:w w:val="110"/>
                                    <w:sz w:val="20"/>
                                  </w:rPr>
                                </w:rPrChange>
                              </w:rPr>
                              <w:t>"</w:t>
                            </w:r>
                            <w:r w:rsidRPr="001F4C31">
                              <w:rPr>
                                <w:rFonts w:ascii="Cambria"/>
                                <w:color w:val="FF0000"/>
                                <w:spacing w:val="-18"/>
                                <w:w w:val="110"/>
                                <w:sz w:val="20"/>
                                <w:lang w:val="de-CH"/>
                                <w:rPrChange w:id="373" w:author="Ritley Kenneth" w:date="2025-12-11T15:20:00Z" w16du:dateUtc="2025-12-11T14:20:00Z">
                                  <w:rPr>
                                    <w:rFonts w:ascii="Cambria"/>
                                    <w:color w:val="FF0000"/>
                                    <w:spacing w:val="-18"/>
                                    <w:w w:val="110"/>
                                    <w:sz w:val="20"/>
                                  </w:rPr>
                                </w:rPrChange>
                              </w:rPr>
                              <w:t xml:space="preserve"> </w:t>
                            </w:r>
                            <w:r w:rsidRPr="001F4C31">
                              <w:rPr>
                                <w:rFonts w:ascii="Cambria"/>
                                <w:color w:val="FF0000"/>
                                <w:spacing w:val="19"/>
                                <w:w w:val="110"/>
                                <w:sz w:val="20"/>
                                <w:lang w:val="de-CH"/>
                                <w:rPrChange w:id="374" w:author="Ritley Kenneth" w:date="2025-12-11T15:20:00Z" w16du:dateUtc="2025-12-11T14:20:00Z">
                                  <w:rPr>
                                    <w:rFonts w:ascii="Cambria"/>
                                    <w:color w:val="FF0000"/>
                                    <w:spacing w:val="19"/>
                                    <w:w w:val="110"/>
                                    <w:sz w:val="20"/>
                                  </w:rPr>
                                </w:rPrChange>
                              </w:rPr>
                              <w:t>sendungsverarbeitung_dqm_v</w:t>
                            </w:r>
                            <w:r w:rsidRPr="001F4C31">
                              <w:rPr>
                                <w:rFonts w:ascii="Cambria"/>
                                <w:color w:val="FF0000"/>
                                <w:spacing w:val="-19"/>
                                <w:w w:val="110"/>
                                <w:sz w:val="20"/>
                                <w:lang w:val="de-CH"/>
                                <w:rPrChange w:id="375" w:author="Ritley Kenneth" w:date="2025-12-11T15:20:00Z" w16du:dateUtc="2025-12-11T14:20:00Z">
                                  <w:rPr>
                                    <w:rFonts w:ascii="Cambria"/>
                                    <w:color w:val="FF0000"/>
                                    <w:spacing w:val="-19"/>
                                    <w:w w:val="110"/>
                                    <w:sz w:val="20"/>
                                  </w:rPr>
                                </w:rPrChange>
                              </w:rPr>
                              <w:t xml:space="preserve"> </w:t>
                            </w:r>
                            <w:r w:rsidRPr="001F4C31">
                              <w:rPr>
                                <w:rFonts w:ascii="Cambria"/>
                                <w:color w:val="FF0000"/>
                                <w:w w:val="110"/>
                                <w:sz w:val="20"/>
                                <w:lang w:val="de-CH"/>
                                <w:rPrChange w:id="376" w:author="Ritley Kenneth" w:date="2025-12-11T15:20:00Z" w16du:dateUtc="2025-12-11T14:20:00Z">
                                  <w:rPr>
                                    <w:rFonts w:ascii="Cambria"/>
                                    <w:color w:val="FF0000"/>
                                    <w:w w:val="110"/>
                                    <w:sz w:val="20"/>
                                  </w:rPr>
                                </w:rPrChange>
                              </w:rPr>
                              <w:t xml:space="preserve">" </w:t>
                            </w:r>
                            <w:r w:rsidRPr="001F4C31">
                              <w:rPr>
                                <w:rFonts w:ascii="Cambria"/>
                                <w:color w:val="0000FF"/>
                                <w:spacing w:val="13"/>
                                <w:w w:val="120"/>
                                <w:sz w:val="20"/>
                                <w:lang w:val="de-CH"/>
                                <w:rPrChange w:id="377" w:author="Ritley Kenneth" w:date="2025-12-11T15:20:00Z" w16du:dateUtc="2025-12-11T14:20:00Z">
                                  <w:rPr>
                                    <w:rFonts w:ascii="Cambria"/>
                                    <w:color w:val="0000FF"/>
                                    <w:spacing w:val="13"/>
                                    <w:w w:val="120"/>
                                    <w:sz w:val="20"/>
                                  </w:rPr>
                                </w:rPrChange>
                              </w:rPr>
                              <w:t>LIMIT</w:t>
                            </w:r>
                            <w:r w:rsidRPr="001F4C31">
                              <w:rPr>
                                <w:rFonts w:ascii="Cambria"/>
                                <w:color w:val="0000FF"/>
                                <w:spacing w:val="80"/>
                                <w:w w:val="120"/>
                                <w:sz w:val="20"/>
                                <w:lang w:val="de-CH"/>
                                <w:rPrChange w:id="378" w:author="Ritley Kenneth" w:date="2025-12-11T15:20:00Z" w16du:dateUtc="2025-12-11T14:20:00Z">
                                  <w:rPr>
                                    <w:rFonts w:ascii="Cambria"/>
                                    <w:color w:val="0000FF"/>
                                    <w:spacing w:val="80"/>
                                    <w:w w:val="120"/>
                                    <w:sz w:val="20"/>
                                  </w:rPr>
                                </w:rPrChange>
                              </w:rPr>
                              <w:t xml:space="preserve"> </w:t>
                            </w:r>
                            <w:r w:rsidRPr="001F4C31">
                              <w:rPr>
                                <w:rFonts w:ascii="Cambria"/>
                                <w:spacing w:val="10"/>
                                <w:w w:val="120"/>
                                <w:sz w:val="20"/>
                                <w:lang w:val="de-CH"/>
                                <w:rPrChange w:id="379" w:author="Ritley Kenneth" w:date="2025-12-11T15:20:00Z" w16du:dateUtc="2025-12-11T14:20:00Z">
                                  <w:rPr>
                                    <w:rFonts w:ascii="Cambria"/>
                                    <w:spacing w:val="10"/>
                                    <w:w w:val="120"/>
                                    <w:sz w:val="20"/>
                                  </w:rPr>
                                </w:rPrChange>
                              </w:rPr>
                              <w:t>10;</w:t>
                            </w:r>
                          </w:p>
                        </w:txbxContent>
                      </wps:txbx>
                      <wps:bodyPr wrap="square" lIns="0" tIns="0" rIns="0" bIns="0" rtlCol="0">
                        <a:noAutofit/>
                      </wps:bodyPr>
                    </wps:wsp>
                  </a:graphicData>
                </a:graphic>
              </wp:anchor>
            </w:drawing>
          </mc:Choice>
          <mc:Fallback>
            <w:pict>
              <v:shape w14:anchorId="6FCCCD92" id="Textbox 75" o:spid="_x0000_s1028" type="#_x0000_t202" style="position:absolute;margin-left:39.35pt;margin-top:4.2pt;width:516.65pt;height:42.2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" filled="f" strokeweight=".14039mm">
                <v:path arrowok="t"/>
                <v:textbox inset="0,0,0,0">
                  <w:txbxContent>
                    <w:p w14:paraId="6FCCCE9F" w14:textId="77777777" w:rsidR="000900B5" w:rsidRPr="001F4C31" w:rsidRDefault="00000000">
                      <w:pPr>
                        <w:spacing w:before="37"/>
                        <w:ind w:left="77"/>
                        <w:rPr>
                          <w:rFonts w:ascii="Cambria"/>
                          <w:sz w:val="20"/>
                          <w:lang w:val="de-CH"/>
                          <w:rPrChange w:id="380" w:author="Ritley Kenneth" w:date="2025-12-11T15:20:00Z" w16du:dateUtc="2025-12-11T14:20:00Z">
                            <w:rPr>
                              <w:rFonts w:ascii="Cambria"/>
                              <w:sz w:val="20"/>
                            </w:rPr>
                          </w:rPrChange>
                        </w:rPr>
                      </w:pPr>
                      <w:r w:rsidRPr="001F4C31">
                        <w:rPr>
                          <w:rFonts w:ascii="Cambria"/>
                          <w:color w:val="0000FF"/>
                          <w:spacing w:val="14"/>
                          <w:sz w:val="20"/>
                          <w:lang w:val="de-CH"/>
                          <w:rPrChange w:id="381" w:author="Ritley Kenneth" w:date="2025-12-11T15:20:00Z" w16du:dateUtc="2025-12-11T14:20:00Z">
                            <w:rPr>
                              <w:rFonts w:ascii="Cambria"/>
                              <w:color w:val="0000FF"/>
                              <w:spacing w:val="14"/>
                              <w:sz w:val="20"/>
                            </w:rPr>
                          </w:rPrChange>
                        </w:rPr>
                        <w:t>SELECT</w:t>
                      </w:r>
                      <w:r w:rsidRPr="001F4C31">
                        <w:rPr>
                          <w:rFonts w:ascii="Cambria"/>
                          <w:color w:val="0000FF"/>
                          <w:spacing w:val="65"/>
                          <w:sz w:val="20"/>
                          <w:lang w:val="de-CH"/>
                          <w:rPrChange w:id="382" w:author="Ritley Kenneth" w:date="2025-12-11T15:20:00Z" w16du:dateUtc="2025-12-11T14:20:00Z">
                            <w:rPr>
                              <w:rFonts w:ascii="Cambria"/>
                              <w:color w:val="0000FF"/>
                              <w:spacing w:val="65"/>
                              <w:sz w:val="20"/>
                            </w:rPr>
                          </w:rPrChange>
                        </w:rPr>
                        <w:t xml:space="preserve"> </w:t>
                      </w:r>
                      <w:r w:rsidRPr="001F4C31">
                        <w:rPr>
                          <w:rFonts w:ascii="Cambria"/>
                          <w:spacing w:val="-10"/>
                          <w:sz w:val="20"/>
                          <w:lang w:val="de-CH"/>
                          <w:rPrChange w:id="383" w:author="Ritley Kenneth" w:date="2025-12-11T15:20:00Z" w16du:dateUtc="2025-12-11T14:20:00Z">
                            <w:rPr>
                              <w:rFonts w:ascii="Cambria"/>
                              <w:spacing w:val="-10"/>
                              <w:sz w:val="20"/>
                            </w:rPr>
                          </w:rPrChange>
                        </w:rPr>
                        <w:t>*</w:t>
                      </w:r>
                    </w:p>
                    <w:p w14:paraId="6FCCCEA0" w14:textId="77777777" w:rsidR="000900B5" w:rsidRPr="001F4C31" w:rsidRDefault="00000000">
                      <w:pPr>
                        <w:spacing w:before="4" w:line="244" w:lineRule="auto"/>
                        <w:ind w:left="77" w:right="3246" w:hanging="1"/>
                        <w:rPr>
                          <w:rFonts w:ascii="Cambria"/>
                          <w:sz w:val="20"/>
                          <w:lang w:val="de-CH"/>
                          <w:rPrChange w:id="384" w:author="Ritley Kenneth" w:date="2025-12-11T15:20:00Z" w16du:dateUtc="2025-12-11T14:20:00Z">
                            <w:rPr>
                              <w:rFonts w:ascii="Cambria"/>
                              <w:sz w:val="20"/>
                            </w:rPr>
                          </w:rPrChange>
                        </w:rPr>
                      </w:pPr>
                      <w:r w:rsidRPr="001F4C31">
                        <w:rPr>
                          <w:rFonts w:ascii="Cambria"/>
                          <w:color w:val="0000FF"/>
                          <w:spacing w:val="12"/>
                          <w:w w:val="110"/>
                          <w:sz w:val="20"/>
                          <w:lang w:val="de-CH"/>
                          <w:rPrChange w:id="385" w:author="Ritley Kenneth" w:date="2025-12-11T15:20:00Z" w16du:dateUtc="2025-12-11T14:20:00Z">
                            <w:rPr>
                              <w:rFonts w:ascii="Cambria"/>
                              <w:color w:val="0000FF"/>
                              <w:spacing w:val="12"/>
                              <w:w w:val="110"/>
                              <w:sz w:val="20"/>
                            </w:rPr>
                          </w:rPrChange>
                        </w:rPr>
                        <w:t>FROM</w:t>
                      </w:r>
                      <w:r w:rsidRPr="001F4C31">
                        <w:rPr>
                          <w:rFonts w:ascii="Cambria"/>
                          <w:color w:val="0000FF"/>
                          <w:spacing w:val="80"/>
                          <w:w w:val="110"/>
                          <w:sz w:val="20"/>
                          <w:lang w:val="de-CH"/>
                          <w:rPrChange w:id="386" w:author="Ritley Kenneth" w:date="2025-12-11T15:20:00Z" w16du:dateUtc="2025-12-11T14:20:00Z">
                            <w:rPr>
                              <w:rFonts w:ascii="Cambria"/>
                              <w:color w:val="0000FF"/>
                              <w:spacing w:val="80"/>
                              <w:w w:val="110"/>
                              <w:sz w:val="20"/>
                            </w:rPr>
                          </w:rPrChange>
                        </w:rPr>
                        <w:t xml:space="preserve"> </w:t>
                      </w:r>
                      <w:r w:rsidRPr="001F4C31">
                        <w:rPr>
                          <w:rFonts w:ascii="Cambria"/>
                          <w:color w:val="FF0000"/>
                          <w:w w:val="110"/>
                          <w:sz w:val="20"/>
                          <w:lang w:val="de-CH"/>
                          <w:rPrChange w:id="387" w:author="Ritley Kenneth" w:date="2025-12-11T15:20:00Z" w16du:dateUtc="2025-12-11T14:20:00Z">
                            <w:rPr>
                              <w:rFonts w:ascii="Cambria"/>
                              <w:color w:val="FF0000"/>
                              <w:w w:val="110"/>
                              <w:sz w:val="20"/>
                            </w:rPr>
                          </w:rPrChange>
                        </w:rPr>
                        <w:t>"</w:t>
                      </w:r>
                      <w:r w:rsidRPr="001F4C31">
                        <w:rPr>
                          <w:rFonts w:ascii="Cambria"/>
                          <w:color w:val="FF0000"/>
                          <w:spacing w:val="-19"/>
                          <w:w w:val="110"/>
                          <w:sz w:val="20"/>
                          <w:lang w:val="de-CH"/>
                          <w:rPrChange w:id="388" w:author="Ritley Kenneth" w:date="2025-12-11T15:20:00Z" w16du:dateUtc="2025-12-11T14:20:00Z">
                            <w:rPr>
                              <w:rFonts w:ascii="Cambria"/>
                              <w:color w:val="FF0000"/>
                              <w:spacing w:val="-19"/>
                              <w:w w:val="110"/>
                              <w:sz w:val="20"/>
                            </w:rPr>
                          </w:rPrChange>
                        </w:rPr>
                        <w:t xml:space="preserve"> </w:t>
                      </w:r>
                      <w:r w:rsidRPr="001F4C31">
                        <w:rPr>
                          <w:rFonts w:ascii="Cambria"/>
                          <w:color w:val="FF0000"/>
                          <w:spacing w:val="18"/>
                          <w:w w:val="110"/>
                          <w:sz w:val="20"/>
                          <w:lang w:val="de-CH"/>
                          <w:rPrChange w:id="389" w:author="Ritley Kenneth" w:date="2025-12-11T15:20:00Z" w16du:dateUtc="2025-12-11T14:20:00Z">
                            <w:rPr>
                              <w:rFonts w:ascii="Cambria"/>
                              <w:color w:val="FF0000"/>
                              <w:spacing w:val="18"/>
                              <w:w w:val="110"/>
                              <w:sz w:val="20"/>
                            </w:rPr>
                          </w:rPrChange>
                        </w:rPr>
                        <w:t>reporting_lsops"</w:t>
                      </w:r>
                      <w:r w:rsidRPr="001F4C31">
                        <w:rPr>
                          <w:rFonts w:ascii="Cambria"/>
                          <w:spacing w:val="18"/>
                          <w:w w:val="110"/>
                          <w:sz w:val="20"/>
                          <w:lang w:val="de-CH"/>
                          <w:rPrChange w:id="390" w:author="Ritley Kenneth" w:date="2025-12-11T15:20:00Z" w16du:dateUtc="2025-12-11T14:20:00Z">
                            <w:rPr>
                              <w:rFonts w:ascii="Cambria"/>
                              <w:spacing w:val="18"/>
                              <w:w w:val="110"/>
                              <w:sz w:val="20"/>
                            </w:rPr>
                          </w:rPrChange>
                        </w:rPr>
                        <w:t>.</w:t>
                      </w:r>
                      <w:r w:rsidRPr="001F4C31">
                        <w:rPr>
                          <w:rFonts w:ascii="Cambria"/>
                          <w:color w:val="FF0000"/>
                          <w:spacing w:val="18"/>
                          <w:w w:val="110"/>
                          <w:sz w:val="20"/>
                          <w:lang w:val="de-CH"/>
                          <w:rPrChange w:id="391" w:author="Ritley Kenneth" w:date="2025-12-11T15:20:00Z" w16du:dateUtc="2025-12-11T14:20:00Z">
                            <w:rPr>
                              <w:rFonts w:ascii="Cambria"/>
                              <w:color w:val="FF0000"/>
                              <w:spacing w:val="18"/>
                              <w:w w:val="110"/>
                              <w:sz w:val="20"/>
                            </w:rPr>
                          </w:rPrChange>
                        </w:rPr>
                        <w:t>"</w:t>
                      </w:r>
                      <w:r w:rsidRPr="001F4C31">
                        <w:rPr>
                          <w:rFonts w:ascii="Cambria"/>
                          <w:color w:val="FF0000"/>
                          <w:spacing w:val="-18"/>
                          <w:w w:val="110"/>
                          <w:sz w:val="20"/>
                          <w:lang w:val="de-CH"/>
                          <w:rPrChange w:id="392" w:author="Ritley Kenneth" w:date="2025-12-11T15:20:00Z" w16du:dateUtc="2025-12-11T14:20:00Z">
                            <w:rPr>
                              <w:rFonts w:ascii="Cambria"/>
                              <w:color w:val="FF0000"/>
                              <w:spacing w:val="-18"/>
                              <w:w w:val="110"/>
                              <w:sz w:val="20"/>
                            </w:rPr>
                          </w:rPrChange>
                        </w:rPr>
                        <w:t xml:space="preserve"> </w:t>
                      </w:r>
                      <w:r w:rsidRPr="001F4C31">
                        <w:rPr>
                          <w:rFonts w:ascii="Cambria"/>
                          <w:color w:val="FF0000"/>
                          <w:spacing w:val="19"/>
                          <w:w w:val="110"/>
                          <w:sz w:val="20"/>
                          <w:lang w:val="de-CH"/>
                          <w:rPrChange w:id="393" w:author="Ritley Kenneth" w:date="2025-12-11T15:20:00Z" w16du:dateUtc="2025-12-11T14:20:00Z">
                            <w:rPr>
                              <w:rFonts w:ascii="Cambria"/>
                              <w:color w:val="FF0000"/>
                              <w:spacing w:val="19"/>
                              <w:w w:val="110"/>
                              <w:sz w:val="20"/>
                            </w:rPr>
                          </w:rPrChange>
                        </w:rPr>
                        <w:t>sendungsverarbeitung_dqm_v</w:t>
                      </w:r>
                      <w:r w:rsidRPr="001F4C31">
                        <w:rPr>
                          <w:rFonts w:ascii="Cambria"/>
                          <w:color w:val="FF0000"/>
                          <w:spacing w:val="-19"/>
                          <w:w w:val="110"/>
                          <w:sz w:val="20"/>
                          <w:lang w:val="de-CH"/>
                          <w:rPrChange w:id="394" w:author="Ritley Kenneth" w:date="2025-12-11T15:20:00Z" w16du:dateUtc="2025-12-11T14:20:00Z">
                            <w:rPr>
                              <w:rFonts w:ascii="Cambria"/>
                              <w:color w:val="FF0000"/>
                              <w:spacing w:val="-19"/>
                              <w:w w:val="110"/>
                              <w:sz w:val="20"/>
                            </w:rPr>
                          </w:rPrChange>
                        </w:rPr>
                        <w:t xml:space="preserve"> </w:t>
                      </w:r>
                      <w:r w:rsidRPr="001F4C31">
                        <w:rPr>
                          <w:rFonts w:ascii="Cambria"/>
                          <w:color w:val="FF0000"/>
                          <w:w w:val="110"/>
                          <w:sz w:val="20"/>
                          <w:lang w:val="de-CH"/>
                          <w:rPrChange w:id="395" w:author="Ritley Kenneth" w:date="2025-12-11T15:20:00Z" w16du:dateUtc="2025-12-11T14:20:00Z">
                            <w:rPr>
                              <w:rFonts w:ascii="Cambria"/>
                              <w:color w:val="FF0000"/>
                              <w:w w:val="110"/>
                              <w:sz w:val="20"/>
                            </w:rPr>
                          </w:rPrChange>
                        </w:rPr>
                        <w:t xml:space="preserve">" </w:t>
                      </w:r>
                      <w:r w:rsidRPr="001F4C31">
                        <w:rPr>
                          <w:rFonts w:ascii="Cambria"/>
                          <w:color w:val="0000FF"/>
                          <w:spacing w:val="13"/>
                          <w:w w:val="120"/>
                          <w:sz w:val="20"/>
                          <w:lang w:val="de-CH"/>
                          <w:rPrChange w:id="396" w:author="Ritley Kenneth" w:date="2025-12-11T15:20:00Z" w16du:dateUtc="2025-12-11T14:20:00Z">
                            <w:rPr>
                              <w:rFonts w:ascii="Cambria"/>
                              <w:color w:val="0000FF"/>
                              <w:spacing w:val="13"/>
                              <w:w w:val="120"/>
                              <w:sz w:val="20"/>
                            </w:rPr>
                          </w:rPrChange>
                        </w:rPr>
                        <w:t>LIMIT</w:t>
                      </w:r>
                      <w:r w:rsidRPr="001F4C31">
                        <w:rPr>
                          <w:rFonts w:ascii="Cambria"/>
                          <w:color w:val="0000FF"/>
                          <w:spacing w:val="80"/>
                          <w:w w:val="120"/>
                          <w:sz w:val="20"/>
                          <w:lang w:val="de-CH"/>
                          <w:rPrChange w:id="397" w:author="Ritley Kenneth" w:date="2025-12-11T15:20:00Z" w16du:dateUtc="2025-12-11T14:20:00Z">
                            <w:rPr>
                              <w:rFonts w:ascii="Cambria"/>
                              <w:color w:val="0000FF"/>
                              <w:spacing w:val="80"/>
                              <w:w w:val="120"/>
                              <w:sz w:val="20"/>
                            </w:rPr>
                          </w:rPrChange>
                        </w:rPr>
                        <w:t xml:space="preserve"> </w:t>
                      </w:r>
                      <w:r w:rsidRPr="001F4C31">
                        <w:rPr>
                          <w:rFonts w:ascii="Cambria"/>
                          <w:spacing w:val="10"/>
                          <w:w w:val="120"/>
                          <w:sz w:val="20"/>
                          <w:lang w:val="de-CH"/>
                          <w:rPrChange w:id="398" w:author="Ritley Kenneth" w:date="2025-12-11T15:20:00Z" w16du:dateUtc="2025-12-11T14:20:00Z">
                            <w:rPr>
                              <w:rFonts w:ascii="Cambria"/>
                              <w:spacing w:val="10"/>
                              <w:w w:val="120"/>
                              <w:sz w:val="20"/>
                            </w:rPr>
                          </w:rPrChange>
                        </w:rPr>
                        <w:t>10;</w:t>
                      </w:r>
                    </w:p>
                  </w:txbxContent>
                </v:textbox>
                <w10:wrap type="topAndBottom" anchorx="page"/>
              </v:shape>
            </w:pict>
          </mc:Fallback>
        </mc:AlternateContent>
      </w:r>
    </w:p>
    <w:p w14:paraId="6FCCCAFF" w14:textId="77777777" w:rsidR="000900B5" w:rsidRDefault="00000000">
      <w:pPr>
        <w:pStyle w:val="BodyText"/>
        <w:tabs>
          <w:tab w:val="left" w:leader="dot" w:pos="9902"/>
        </w:tabs>
        <w:spacing w:before="110" w:line="286" w:lineRule="exact"/>
        <w:ind w:left="360"/>
        <w:jc w:val="both"/>
      </w:pPr>
      <w:r>
        <w:rPr>
          <w:spacing w:val="-2"/>
        </w:rPr>
        <w:t>The</w:t>
      </w:r>
      <w:r>
        <w:rPr>
          <w:spacing w:val="-8"/>
        </w:rPr>
        <w:t xml:space="preserve"> </w:t>
      </w:r>
      <w:r>
        <w:rPr>
          <w:spacing w:val="-2"/>
        </w:rPr>
        <w:t>query</w:t>
      </w:r>
      <w:r>
        <w:rPr>
          <w:spacing w:val="-7"/>
        </w:rPr>
        <w:t xml:space="preserve"> </w:t>
      </w:r>
      <w:r>
        <w:rPr>
          <w:spacing w:val="-2"/>
        </w:rPr>
        <w:t>is</w:t>
      </w:r>
      <w:r>
        <w:rPr>
          <w:spacing w:val="-7"/>
        </w:rPr>
        <w:t xml:space="preserve"> </w:t>
      </w:r>
      <w:r>
        <w:rPr>
          <w:spacing w:val="-2"/>
        </w:rPr>
        <w:t>selecting</w:t>
      </w:r>
      <w:r>
        <w:rPr>
          <w:spacing w:val="-7"/>
        </w:rPr>
        <w:t xml:space="preserve"> </w:t>
      </w:r>
      <w:r>
        <w:rPr>
          <w:spacing w:val="-2"/>
        </w:rPr>
        <w:t>a</w:t>
      </w:r>
      <w:r>
        <w:rPr>
          <w:spacing w:val="-7"/>
        </w:rPr>
        <w:t xml:space="preserve"> </w:t>
      </w:r>
      <w:r>
        <w:rPr>
          <w:spacing w:val="-2"/>
        </w:rPr>
        <w:t>subset</w:t>
      </w:r>
      <w:r>
        <w:rPr>
          <w:spacing w:val="-7"/>
        </w:rPr>
        <w:t xml:space="preserve"> </w:t>
      </w:r>
      <w:r>
        <w:rPr>
          <w:spacing w:val="-2"/>
        </w:rPr>
        <w:t>of</w:t>
      </w:r>
      <w:r>
        <w:rPr>
          <w:spacing w:val="-7"/>
        </w:rPr>
        <w:t xml:space="preserve"> </w:t>
      </w:r>
      <w:r>
        <w:rPr>
          <w:spacing w:val="-2"/>
        </w:rPr>
        <w:t>the</w:t>
      </w:r>
      <w:r>
        <w:rPr>
          <w:spacing w:val="-7"/>
        </w:rPr>
        <w:t xml:space="preserve"> </w:t>
      </w:r>
      <w:r>
        <w:rPr>
          <w:spacing w:val="-2"/>
        </w:rPr>
        <w:t>result,</w:t>
      </w:r>
      <w:r>
        <w:rPr>
          <w:spacing w:val="-6"/>
        </w:rPr>
        <w:t xml:space="preserve"> </w:t>
      </w:r>
      <w:r>
        <w:rPr>
          <w:spacing w:val="-2"/>
        </w:rPr>
        <w:t>using</w:t>
      </w:r>
      <w:r>
        <w:rPr>
          <w:spacing w:val="-7"/>
        </w:rPr>
        <w:t xml:space="preserve"> </w:t>
      </w:r>
      <w:r>
        <w:rPr>
          <w:spacing w:val="-2"/>
        </w:rPr>
        <w:t>LIMIT</w:t>
      </w:r>
      <w:r>
        <w:rPr>
          <w:spacing w:val="-7"/>
        </w:rPr>
        <w:t xml:space="preserve"> </w:t>
      </w:r>
      <w:r>
        <w:rPr>
          <w:spacing w:val="-2"/>
        </w:rPr>
        <w:t>10.</w:t>
      </w:r>
      <w:r>
        <w:rPr>
          <w:spacing w:val="6"/>
        </w:rPr>
        <w:t xml:space="preserve"> </w:t>
      </w:r>
      <w:r>
        <w:rPr>
          <w:spacing w:val="-2"/>
        </w:rPr>
        <w:t>The</w:t>
      </w:r>
      <w:r>
        <w:rPr>
          <w:spacing w:val="-7"/>
        </w:rPr>
        <w:t xml:space="preserve"> </w:t>
      </w:r>
      <w:r>
        <w:rPr>
          <w:spacing w:val="-2"/>
        </w:rPr>
        <w:t>data</w:t>
      </w:r>
      <w:r>
        <w:rPr>
          <w:spacing w:val="-7"/>
        </w:rPr>
        <w:t xml:space="preserve"> </w:t>
      </w:r>
      <w:proofErr w:type="spellStart"/>
      <w:r>
        <w:rPr>
          <w:spacing w:val="-2"/>
        </w:rPr>
        <w:t>recieved</w:t>
      </w:r>
      <w:proofErr w:type="spellEnd"/>
      <w:r>
        <w:rPr>
          <w:rFonts w:ascii="Times New Roman"/>
        </w:rPr>
        <w:tab/>
      </w:r>
      <w:r>
        <w:rPr>
          <w:spacing w:val="-2"/>
        </w:rPr>
        <w:t>First</w:t>
      </w:r>
    </w:p>
    <w:p w14:paraId="6FCCCB00" w14:textId="77777777" w:rsidR="000900B5" w:rsidRDefault="00000000">
      <w:pPr>
        <w:pStyle w:val="BodyText"/>
        <w:spacing w:line="273" w:lineRule="exact"/>
        <w:ind w:left="142"/>
        <w:jc w:val="both"/>
      </w:pPr>
      <w:r>
        <w:rPr>
          <w:spacing w:val="-2"/>
        </w:rPr>
        <w:t>Screenshot</w:t>
      </w:r>
      <w:r>
        <w:rPr>
          <w:spacing w:val="-1"/>
        </w:rPr>
        <w:t xml:space="preserve"> </w:t>
      </w:r>
      <w:r>
        <w:rPr>
          <w:spacing w:val="-2"/>
        </w:rPr>
        <w:t>..............................</w:t>
      </w:r>
    </w:p>
    <w:p w14:paraId="6FCCCB01" w14:textId="77777777" w:rsidR="000900B5" w:rsidRDefault="00000000">
      <w:pPr>
        <w:pStyle w:val="BodyText"/>
        <w:spacing w:before="10" w:line="216" w:lineRule="auto"/>
        <w:ind w:left="142" w:right="848" w:firstLine="218"/>
        <w:jc w:val="both"/>
      </w:pPr>
      <w:r>
        <w:t>Out</w:t>
      </w:r>
      <w:r>
        <w:rPr>
          <w:spacing w:val="-3"/>
        </w:rPr>
        <w:t xml:space="preserve"> </w:t>
      </w:r>
      <w:r>
        <w:t>of</w:t>
      </w:r>
      <w:r>
        <w:rPr>
          <w:spacing w:val="-3"/>
        </w:rPr>
        <w:t xml:space="preserve"> </w:t>
      </w:r>
      <w:r>
        <w:t>this</w:t>
      </w:r>
      <w:r>
        <w:rPr>
          <w:spacing w:val="-3"/>
        </w:rPr>
        <w:t xml:space="preserve"> </w:t>
      </w:r>
      <w:r>
        <w:t>query</w:t>
      </w:r>
      <w:r>
        <w:rPr>
          <w:spacing w:val="-3"/>
        </w:rPr>
        <w:t xml:space="preserve"> </w:t>
      </w:r>
      <w:r>
        <w:t>result,</w:t>
      </w:r>
      <w:r>
        <w:rPr>
          <w:spacing w:val="-2"/>
        </w:rPr>
        <w:t xml:space="preserve"> </w:t>
      </w:r>
      <w:r>
        <w:t>all</w:t>
      </w:r>
      <w:r>
        <w:rPr>
          <w:spacing w:val="-3"/>
        </w:rPr>
        <w:t xml:space="preserve"> </w:t>
      </w:r>
      <w:r>
        <w:t>values</w:t>
      </w:r>
      <w:r>
        <w:rPr>
          <w:spacing w:val="-3"/>
        </w:rPr>
        <w:t xml:space="preserve"> </w:t>
      </w:r>
      <w:r>
        <w:t>left</w:t>
      </w:r>
      <w:r>
        <w:rPr>
          <w:spacing w:val="-3"/>
        </w:rPr>
        <w:t xml:space="preserve"> </w:t>
      </w:r>
      <w:r>
        <w:t>of</w:t>
      </w:r>
      <w:r>
        <w:rPr>
          <w:spacing w:val="-3"/>
        </w:rPr>
        <w:t xml:space="preserve"> </w:t>
      </w:r>
      <w:proofErr w:type="spellStart"/>
      <w:r>
        <w:rPr>
          <w:rFonts w:ascii="Cambria"/>
        </w:rPr>
        <w:t>num_discharged</w:t>
      </w:r>
      <w:proofErr w:type="spellEnd"/>
      <w:r>
        <w:rPr>
          <w:rFonts w:ascii="Cambria"/>
        </w:rPr>
        <w:t xml:space="preserve"> </w:t>
      </w:r>
      <w:r>
        <w:t>and</w:t>
      </w:r>
      <w:r>
        <w:rPr>
          <w:spacing w:val="-3"/>
        </w:rPr>
        <w:t xml:space="preserve"> </w:t>
      </w:r>
      <w:proofErr w:type="spellStart"/>
      <w:r>
        <w:rPr>
          <w:rFonts w:ascii="Cambria"/>
        </w:rPr>
        <w:t>num_submitted</w:t>
      </w:r>
      <w:proofErr w:type="spellEnd"/>
      <w:r>
        <w:rPr>
          <w:rFonts w:ascii="Cambria"/>
        </w:rPr>
        <w:t xml:space="preserve"> </w:t>
      </w:r>
      <w:r>
        <w:t>are</w:t>
      </w:r>
      <w:r>
        <w:rPr>
          <w:spacing w:val="-3"/>
        </w:rPr>
        <w:t xml:space="preserve"> </w:t>
      </w:r>
      <w:r>
        <w:t>required</w:t>
      </w:r>
      <w:r>
        <w:rPr>
          <w:spacing w:val="-3"/>
        </w:rPr>
        <w:t xml:space="preserve"> </w:t>
      </w:r>
      <w:r>
        <w:t>for</w:t>
      </w:r>
      <w:r>
        <w:rPr>
          <w:spacing w:val="-3"/>
        </w:rPr>
        <w:t xml:space="preserve"> </w:t>
      </w:r>
      <w:r>
        <w:t>the</w:t>
      </w:r>
      <w:r>
        <w:rPr>
          <w:spacing w:val="-3"/>
        </w:rPr>
        <w:t xml:space="preserve"> </w:t>
      </w:r>
      <w:proofErr w:type="spellStart"/>
      <w:r>
        <w:t>iden-tification</w:t>
      </w:r>
      <w:proofErr w:type="spellEnd"/>
      <w:r>
        <w:rPr>
          <w:spacing w:val="-6"/>
        </w:rPr>
        <w:t xml:space="preserve"> </w:t>
      </w:r>
      <w:r>
        <w:t>of</w:t>
      </w:r>
      <w:r>
        <w:rPr>
          <w:spacing w:val="-6"/>
        </w:rPr>
        <w:t xml:space="preserve"> </w:t>
      </w:r>
      <w:r>
        <w:t>the</w:t>
      </w:r>
      <w:r>
        <w:rPr>
          <w:spacing w:val="-6"/>
        </w:rPr>
        <w:t xml:space="preserve"> </w:t>
      </w:r>
      <w:r>
        <w:t>values,</w:t>
      </w:r>
      <w:r>
        <w:rPr>
          <w:spacing w:val="-5"/>
        </w:rPr>
        <w:t xml:space="preserve"> </w:t>
      </w:r>
      <w:r>
        <w:t>such</w:t>
      </w:r>
      <w:r>
        <w:rPr>
          <w:spacing w:val="-6"/>
        </w:rPr>
        <w:t xml:space="preserve"> </w:t>
      </w:r>
      <w:r>
        <w:t>as</w:t>
      </w:r>
      <w:r>
        <w:rPr>
          <w:spacing w:val="-6"/>
        </w:rPr>
        <w:t xml:space="preserve"> </w:t>
      </w:r>
      <w:r>
        <w:t>sorting</w:t>
      </w:r>
      <w:r>
        <w:rPr>
          <w:spacing w:val="-6"/>
        </w:rPr>
        <w:t xml:space="preserve"> </w:t>
      </w:r>
      <w:r>
        <w:t>centers</w:t>
      </w:r>
      <w:r>
        <w:rPr>
          <w:spacing w:val="-6"/>
        </w:rPr>
        <w:t xml:space="preserve"> </w:t>
      </w:r>
      <w:r>
        <w:t>and</w:t>
      </w:r>
      <w:r>
        <w:rPr>
          <w:spacing w:val="-6"/>
        </w:rPr>
        <w:t xml:space="preserve"> </w:t>
      </w:r>
      <w:r>
        <w:t>date. The</w:t>
      </w:r>
      <w:r>
        <w:rPr>
          <w:spacing w:val="-6"/>
        </w:rPr>
        <w:t xml:space="preserve"> </w:t>
      </w:r>
      <w:r>
        <w:t>values</w:t>
      </w:r>
      <w:r>
        <w:rPr>
          <w:spacing w:val="-6"/>
        </w:rPr>
        <w:t xml:space="preserve"> </w:t>
      </w:r>
      <w:r>
        <w:t>to</w:t>
      </w:r>
      <w:r>
        <w:rPr>
          <w:spacing w:val="-6"/>
        </w:rPr>
        <w:t xml:space="preserve"> </w:t>
      </w:r>
      <w:r>
        <w:t>the</w:t>
      </w:r>
      <w:r>
        <w:rPr>
          <w:spacing w:val="-6"/>
        </w:rPr>
        <w:t xml:space="preserve"> </w:t>
      </w:r>
      <w:r>
        <w:t>right</w:t>
      </w:r>
      <w:r>
        <w:rPr>
          <w:spacing w:val="-6"/>
        </w:rPr>
        <w:t xml:space="preserve"> </w:t>
      </w:r>
      <w:r>
        <w:t>of</w:t>
      </w:r>
      <w:r>
        <w:rPr>
          <w:spacing w:val="-6"/>
        </w:rPr>
        <w:t xml:space="preserve"> </w:t>
      </w:r>
      <w:r>
        <w:t>the</w:t>
      </w:r>
      <w:r>
        <w:rPr>
          <w:spacing w:val="-6"/>
        </w:rPr>
        <w:t xml:space="preserve"> </w:t>
      </w:r>
      <w:r>
        <w:t>two</w:t>
      </w:r>
      <w:r>
        <w:rPr>
          <w:spacing w:val="-6"/>
        </w:rPr>
        <w:t xml:space="preserve"> </w:t>
      </w:r>
      <w:r>
        <w:t>red</w:t>
      </w:r>
      <w:r>
        <w:rPr>
          <w:spacing w:val="-6"/>
        </w:rPr>
        <w:t xml:space="preserve"> </w:t>
      </w:r>
      <w:r>
        <w:t>arrows</w:t>
      </w:r>
      <w:r>
        <w:rPr>
          <w:spacing w:val="-6"/>
        </w:rPr>
        <w:t xml:space="preserve"> </w:t>
      </w:r>
      <w:r>
        <w:t xml:space="preserve">are </w:t>
      </w:r>
      <w:proofErr w:type="spellStart"/>
      <w:r>
        <w:t>suplements</w:t>
      </w:r>
      <w:proofErr w:type="spellEnd"/>
      <w:r>
        <w:t xml:space="preserve"> which are not needed for the </w:t>
      </w:r>
      <w:proofErr w:type="gramStart"/>
      <w:r>
        <w:t>PoC, and</w:t>
      </w:r>
      <w:proofErr w:type="gramEnd"/>
      <w:r>
        <w:t xml:space="preserve"> are therefore removed.</w:t>
      </w:r>
    </w:p>
    <w:p w14:paraId="6FCCCB02" w14:textId="77777777" w:rsidR="000900B5" w:rsidRDefault="00000000">
      <w:pPr>
        <w:pStyle w:val="BodyText"/>
        <w:spacing w:line="268" w:lineRule="exact"/>
        <w:ind w:left="360"/>
        <w:jc w:val="both"/>
      </w:pPr>
      <w:r>
        <w:rPr>
          <w:spacing w:val="-2"/>
        </w:rPr>
        <w:t>..............................</w:t>
      </w:r>
      <w:r>
        <w:rPr>
          <w:spacing w:val="24"/>
        </w:rPr>
        <w:t xml:space="preserve"> </w:t>
      </w:r>
      <w:r>
        <w:rPr>
          <w:spacing w:val="-2"/>
        </w:rPr>
        <w:t>Second</w:t>
      </w:r>
      <w:r>
        <w:rPr>
          <w:spacing w:val="13"/>
        </w:rPr>
        <w:t xml:space="preserve"> </w:t>
      </w:r>
      <w:r>
        <w:rPr>
          <w:spacing w:val="-2"/>
        </w:rPr>
        <w:t>Screenshot</w:t>
      </w:r>
      <w:r>
        <w:rPr>
          <w:spacing w:val="14"/>
        </w:rPr>
        <w:t xml:space="preserve"> </w:t>
      </w:r>
      <w:r>
        <w:rPr>
          <w:spacing w:val="-2"/>
        </w:rPr>
        <w:t>..............................</w:t>
      </w:r>
    </w:p>
    <w:p w14:paraId="6FCCCB03" w14:textId="77777777" w:rsidR="000900B5" w:rsidRDefault="00000000">
      <w:pPr>
        <w:pStyle w:val="BodyText"/>
        <w:spacing w:before="9" w:line="216" w:lineRule="auto"/>
        <w:ind w:left="142" w:right="848" w:firstLine="218"/>
        <w:jc w:val="both"/>
      </w:pPr>
      <w:r>
        <w:t>The first query is showing contents of a database view.</w:t>
      </w:r>
      <w:r>
        <w:rPr>
          <w:spacing w:val="40"/>
        </w:rPr>
        <w:t xml:space="preserve"> </w:t>
      </w:r>
      <w:r>
        <w:t>Athena allows to display the query which is executed for this view.</w:t>
      </w:r>
      <w:r>
        <w:rPr>
          <w:spacing w:val="40"/>
        </w:rPr>
        <w:t xml:space="preserve"> </w:t>
      </w:r>
      <w:r>
        <w:t>Next the full query which builds the view.</w:t>
      </w:r>
      <w:r>
        <w:rPr>
          <w:spacing w:val="40"/>
        </w:rPr>
        <w:t xml:space="preserve"> </w:t>
      </w:r>
      <w:r>
        <w:t>It is combining multiple tables and aggregates</w:t>
      </w:r>
      <w:r>
        <w:rPr>
          <w:spacing w:val="-13"/>
        </w:rPr>
        <w:t xml:space="preserve"> </w:t>
      </w:r>
      <w:r>
        <w:t>their</w:t>
      </w:r>
      <w:r>
        <w:rPr>
          <w:spacing w:val="-13"/>
        </w:rPr>
        <w:t xml:space="preserve"> </w:t>
      </w:r>
      <w:r>
        <w:t>entries</w:t>
      </w:r>
      <w:r>
        <w:rPr>
          <w:spacing w:val="-12"/>
        </w:rPr>
        <w:t xml:space="preserve"> </w:t>
      </w:r>
      <w:r>
        <w:t>into</w:t>
      </w:r>
      <w:r>
        <w:rPr>
          <w:spacing w:val="-13"/>
        </w:rPr>
        <w:t xml:space="preserve"> </w:t>
      </w:r>
      <w:r>
        <w:t>sums</w:t>
      </w:r>
      <w:r>
        <w:rPr>
          <w:spacing w:val="-13"/>
        </w:rPr>
        <w:t xml:space="preserve"> </w:t>
      </w:r>
      <w:r>
        <w:t>per</w:t>
      </w:r>
      <w:r>
        <w:rPr>
          <w:spacing w:val="-12"/>
        </w:rPr>
        <w:t xml:space="preserve"> </w:t>
      </w:r>
      <w:r>
        <w:t>day</w:t>
      </w:r>
      <w:r>
        <w:rPr>
          <w:spacing w:val="-13"/>
        </w:rPr>
        <w:t xml:space="preserve"> </w:t>
      </w:r>
      <w:r>
        <w:t>and</w:t>
      </w:r>
      <w:r>
        <w:rPr>
          <w:spacing w:val="-13"/>
        </w:rPr>
        <w:t xml:space="preserve"> </w:t>
      </w:r>
      <w:r>
        <w:t>sorting</w:t>
      </w:r>
      <w:r>
        <w:rPr>
          <w:spacing w:val="-12"/>
        </w:rPr>
        <w:t xml:space="preserve"> </w:t>
      </w:r>
      <w:r>
        <w:t>centers.</w:t>
      </w:r>
      <w:r>
        <w:rPr>
          <w:spacing w:val="-3"/>
        </w:rPr>
        <w:t xml:space="preserve"> </w:t>
      </w:r>
      <w:r>
        <w:t>Due</w:t>
      </w:r>
      <w:r>
        <w:rPr>
          <w:spacing w:val="-13"/>
        </w:rPr>
        <w:t xml:space="preserve"> </w:t>
      </w:r>
      <w:r>
        <w:t>to</w:t>
      </w:r>
      <w:r>
        <w:rPr>
          <w:spacing w:val="-13"/>
        </w:rPr>
        <w:t xml:space="preserve"> </w:t>
      </w:r>
      <w:r>
        <w:t>the</w:t>
      </w:r>
      <w:r>
        <w:rPr>
          <w:spacing w:val="-12"/>
        </w:rPr>
        <w:t xml:space="preserve"> </w:t>
      </w:r>
      <w:r>
        <w:t>size</w:t>
      </w:r>
      <w:r>
        <w:rPr>
          <w:spacing w:val="-13"/>
        </w:rPr>
        <w:t xml:space="preserve"> </w:t>
      </w:r>
      <w:r>
        <w:t>of</w:t>
      </w:r>
      <w:r>
        <w:rPr>
          <w:spacing w:val="-13"/>
        </w:rPr>
        <w:t xml:space="preserve"> </w:t>
      </w:r>
      <w:r>
        <w:t>the</w:t>
      </w:r>
      <w:r>
        <w:rPr>
          <w:spacing w:val="-12"/>
        </w:rPr>
        <w:t xml:space="preserve"> </w:t>
      </w:r>
      <w:r>
        <w:t>full</w:t>
      </w:r>
      <w:r>
        <w:rPr>
          <w:spacing w:val="-13"/>
        </w:rPr>
        <w:t xml:space="preserve"> </w:t>
      </w:r>
      <w:r>
        <w:t>query,</w:t>
      </w:r>
      <w:r>
        <w:rPr>
          <w:spacing w:val="-12"/>
        </w:rPr>
        <w:t xml:space="preserve"> </w:t>
      </w:r>
      <w:r>
        <w:t>it</w:t>
      </w:r>
      <w:r>
        <w:rPr>
          <w:spacing w:val="-13"/>
        </w:rPr>
        <w:t xml:space="preserve"> </w:t>
      </w:r>
      <w:r>
        <w:t>has</w:t>
      </w:r>
      <w:r>
        <w:rPr>
          <w:spacing w:val="-13"/>
        </w:rPr>
        <w:t xml:space="preserve"> </w:t>
      </w:r>
      <w:r>
        <w:t>been moved to the appendix.</w:t>
      </w:r>
    </w:p>
    <w:p w14:paraId="6FCCCB04" w14:textId="77777777" w:rsidR="000900B5" w:rsidRDefault="00000000">
      <w:pPr>
        <w:pStyle w:val="BodyText"/>
        <w:spacing w:before="1"/>
        <w:rPr>
          <w:sz w:val="4"/>
        </w:rPr>
      </w:pPr>
      <w:r>
        <w:rPr>
          <w:noProof/>
          <w:sz w:val="4"/>
        </w:rPr>
        <mc:AlternateContent>
          <mc:Choice Requires="wps">
            <w:drawing>
              <wp:anchor distT="0" distB="0" distL="0" distR="0" simplePos="0" relativeHeight="487601152" behindDoc="1" locked="0" layoutInCell="1" allowOverlap="1" wp14:anchorId="6FCCCD94" wp14:editId="6FCCCD95">
                <wp:simplePos x="0" y="0"/>
                <wp:positionH relativeFrom="page">
                  <wp:posOffset>499516</wp:posOffset>
                </wp:positionH>
                <wp:positionV relativeFrom="paragraph">
                  <wp:posOffset>53390</wp:posOffset>
                </wp:positionV>
                <wp:extent cx="6561455" cy="536575"/>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1455" cy="536575"/>
                        </a:xfrm>
                        <a:prstGeom prst="rect">
                          <a:avLst/>
                        </a:prstGeom>
                        <a:ln w="5054">
                          <a:solidFill>
                            <a:srgbClr val="000000"/>
                          </a:solidFill>
                          <a:prstDash val="solid"/>
                        </a:ln>
                      </wps:spPr>
                      <wps:txbx>
                        <w:txbxContent>
                          <w:p w14:paraId="6FCCCEA1" w14:textId="77777777" w:rsidR="000900B5" w:rsidRDefault="00000000">
                            <w:pPr>
                              <w:spacing w:before="37"/>
                              <w:ind w:left="77"/>
                              <w:rPr>
                                <w:rFonts w:ascii="Cambria"/>
                                <w:sz w:val="20"/>
                              </w:rPr>
                            </w:pPr>
                            <w:r>
                              <w:rPr>
                                <w:rFonts w:ascii="Cambria"/>
                                <w:color w:val="0000FF"/>
                                <w:spacing w:val="14"/>
                                <w:sz w:val="20"/>
                              </w:rPr>
                              <w:t>SELECT</w:t>
                            </w:r>
                            <w:r>
                              <w:rPr>
                                <w:rFonts w:ascii="Cambria"/>
                                <w:color w:val="0000FF"/>
                                <w:spacing w:val="65"/>
                                <w:sz w:val="20"/>
                              </w:rPr>
                              <w:t xml:space="preserve"> </w:t>
                            </w:r>
                            <w:r>
                              <w:rPr>
                                <w:rFonts w:ascii="Cambria"/>
                                <w:spacing w:val="-10"/>
                                <w:sz w:val="20"/>
                              </w:rPr>
                              <w:t>*</w:t>
                            </w:r>
                          </w:p>
                          <w:p w14:paraId="6FCCCEA2" w14:textId="77777777" w:rsidR="000900B5" w:rsidRDefault="00000000">
                            <w:pPr>
                              <w:spacing w:before="4" w:line="244" w:lineRule="auto"/>
                              <w:ind w:left="77" w:right="4374" w:hanging="1"/>
                              <w:rPr>
                                <w:rFonts w:ascii="Cambria"/>
                                <w:sz w:val="20"/>
                              </w:rPr>
                            </w:pPr>
                            <w:r>
                              <w:rPr>
                                <w:rFonts w:ascii="Cambria"/>
                                <w:color w:val="0000FF"/>
                                <w:spacing w:val="12"/>
                                <w:w w:val="110"/>
                                <w:sz w:val="20"/>
                              </w:rPr>
                              <w:t>FROM</w:t>
                            </w:r>
                            <w:r>
                              <w:rPr>
                                <w:rFonts w:ascii="Cambria"/>
                                <w:color w:val="0000FF"/>
                                <w:spacing w:val="64"/>
                                <w:w w:val="115"/>
                                <w:sz w:val="20"/>
                              </w:rPr>
                              <w:t xml:space="preserve"> </w:t>
                            </w:r>
                            <w:r>
                              <w:rPr>
                                <w:rFonts w:ascii="Cambria"/>
                                <w:color w:val="FF0000"/>
                                <w:w w:val="115"/>
                                <w:sz w:val="20"/>
                              </w:rPr>
                              <w:t>"</w:t>
                            </w:r>
                            <w:r>
                              <w:rPr>
                                <w:rFonts w:ascii="Cambria"/>
                                <w:color w:val="FF0000"/>
                                <w:spacing w:val="-22"/>
                                <w:w w:val="115"/>
                                <w:sz w:val="20"/>
                              </w:rPr>
                              <w:t xml:space="preserve"> </w:t>
                            </w:r>
                            <w:proofErr w:type="spellStart"/>
                            <w:r>
                              <w:rPr>
                                <w:rFonts w:ascii="Cambria"/>
                                <w:color w:val="FF0000"/>
                                <w:spacing w:val="18"/>
                                <w:w w:val="115"/>
                                <w:sz w:val="20"/>
                              </w:rPr>
                              <w:t>the_longest</w:t>
                            </w:r>
                            <w:proofErr w:type="spellEnd"/>
                            <w:r>
                              <w:rPr>
                                <w:rFonts w:ascii="Cambria"/>
                                <w:color w:val="FF0000"/>
                                <w:spacing w:val="18"/>
                                <w:w w:val="115"/>
                                <w:sz w:val="20"/>
                              </w:rPr>
                              <w:t>"</w:t>
                            </w:r>
                            <w:r>
                              <w:rPr>
                                <w:rFonts w:ascii="Cambria"/>
                                <w:spacing w:val="18"/>
                                <w:w w:val="115"/>
                                <w:sz w:val="20"/>
                              </w:rPr>
                              <w:t>.</w:t>
                            </w:r>
                            <w:r>
                              <w:rPr>
                                <w:rFonts w:ascii="Cambria"/>
                                <w:color w:val="FF0000"/>
                                <w:spacing w:val="18"/>
                                <w:w w:val="115"/>
                                <w:sz w:val="20"/>
                              </w:rPr>
                              <w:t>"</w:t>
                            </w:r>
                            <w:r>
                              <w:rPr>
                                <w:rFonts w:ascii="Cambria"/>
                                <w:color w:val="FF0000"/>
                                <w:spacing w:val="-20"/>
                                <w:w w:val="115"/>
                                <w:sz w:val="20"/>
                              </w:rPr>
                              <w:t xml:space="preserve"> </w:t>
                            </w:r>
                            <w:proofErr w:type="spellStart"/>
                            <w:r>
                              <w:rPr>
                                <w:rFonts w:ascii="Cambria"/>
                                <w:color w:val="FF0000"/>
                                <w:spacing w:val="18"/>
                                <w:w w:val="115"/>
                                <w:sz w:val="20"/>
                              </w:rPr>
                              <w:t>query_ever_for_a_view</w:t>
                            </w:r>
                            <w:proofErr w:type="spellEnd"/>
                            <w:r>
                              <w:rPr>
                                <w:rFonts w:ascii="Cambria"/>
                                <w:color w:val="FF0000"/>
                                <w:spacing w:val="-21"/>
                                <w:w w:val="115"/>
                                <w:sz w:val="20"/>
                              </w:rPr>
                              <w:t xml:space="preserve"> </w:t>
                            </w:r>
                            <w:r>
                              <w:rPr>
                                <w:rFonts w:ascii="Cambria"/>
                                <w:color w:val="FF0000"/>
                                <w:w w:val="115"/>
                                <w:sz w:val="20"/>
                              </w:rPr>
                              <w:t xml:space="preserve">" </w:t>
                            </w:r>
                            <w:r>
                              <w:rPr>
                                <w:rFonts w:ascii="Cambria"/>
                                <w:color w:val="0000FF"/>
                                <w:spacing w:val="13"/>
                                <w:w w:val="120"/>
                                <w:sz w:val="20"/>
                              </w:rPr>
                              <w:t>LIMIT</w:t>
                            </w:r>
                            <w:r>
                              <w:rPr>
                                <w:rFonts w:ascii="Cambria"/>
                                <w:color w:val="0000FF"/>
                                <w:spacing w:val="80"/>
                                <w:w w:val="120"/>
                                <w:sz w:val="20"/>
                              </w:rPr>
                              <w:t xml:space="preserve"> </w:t>
                            </w:r>
                            <w:proofErr w:type="gramStart"/>
                            <w:r>
                              <w:rPr>
                                <w:rFonts w:ascii="Cambria"/>
                                <w:spacing w:val="10"/>
                                <w:w w:val="120"/>
                                <w:sz w:val="20"/>
                              </w:rPr>
                              <w:t>10;</w:t>
                            </w:r>
                            <w:proofErr w:type="gramEnd"/>
                          </w:p>
                        </w:txbxContent>
                      </wps:txbx>
                      <wps:bodyPr wrap="square" lIns="0" tIns="0" rIns="0" bIns="0" rtlCol="0">
                        <a:noAutofit/>
                      </wps:bodyPr>
                    </wps:wsp>
                  </a:graphicData>
                </a:graphic>
              </wp:anchor>
            </w:drawing>
          </mc:Choice>
          <mc:Fallback>
            <w:pict>
              <v:shape w14:anchorId="6FCCCD94" id="Textbox 76" o:spid="_x0000_s1029" type="#_x0000_t202" style="position:absolute;margin-left:39.35pt;margin-top:4.2pt;width:516.65pt;height:42.2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" filled="f" strokeweight=".14039mm">
                <v:path arrowok="t"/>
                <v:textbox inset="0,0,0,0">
                  <w:txbxContent>
                    <w:p w14:paraId="6FCCCEA1" w14:textId="77777777" w:rsidR="000900B5" w:rsidRDefault="00000000">
                      <w:pPr>
                        <w:spacing w:before="37"/>
                        <w:ind w:left="77"/>
                        <w:rPr>
                          <w:rFonts w:ascii="Cambria"/>
                          <w:sz w:val="20"/>
                        </w:rPr>
                      </w:pPr>
                      <w:r>
                        <w:rPr>
                          <w:rFonts w:ascii="Cambria"/>
                          <w:color w:val="0000FF"/>
                          <w:spacing w:val="14"/>
                          <w:sz w:val="20"/>
                        </w:rPr>
                        <w:t>SELECT</w:t>
                      </w:r>
                      <w:r>
                        <w:rPr>
                          <w:rFonts w:ascii="Cambria"/>
                          <w:color w:val="0000FF"/>
                          <w:spacing w:val="65"/>
                          <w:sz w:val="20"/>
                        </w:rPr>
                        <w:t xml:space="preserve"> </w:t>
                      </w:r>
                      <w:r>
                        <w:rPr>
                          <w:rFonts w:ascii="Cambria"/>
                          <w:spacing w:val="-10"/>
                          <w:sz w:val="20"/>
                        </w:rPr>
                        <w:t>*</w:t>
                      </w:r>
                    </w:p>
                    <w:p w14:paraId="6FCCCEA2" w14:textId="77777777" w:rsidR="000900B5" w:rsidRDefault="00000000">
                      <w:pPr>
                        <w:spacing w:before="4" w:line="244" w:lineRule="auto"/>
                        <w:ind w:left="77" w:right="4374" w:hanging="1"/>
                        <w:rPr>
                          <w:rFonts w:ascii="Cambria"/>
                          <w:sz w:val="20"/>
                        </w:rPr>
                      </w:pPr>
                      <w:r>
                        <w:rPr>
                          <w:rFonts w:ascii="Cambria"/>
                          <w:color w:val="0000FF"/>
                          <w:spacing w:val="12"/>
                          <w:w w:val="110"/>
                          <w:sz w:val="20"/>
                        </w:rPr>
                        <w:t>FROM</w:t>
                      </w:r>
                      <w:r>
                        <w:rPr>
                          <w:rFonts w:ascii="Cambria"/>
                          <w:color w:val="0000FF"/>
                          <w:spacing w:val="64"/>
                          <w:w w:val="115"/>
                          <w:sz w:val="20"/>
                        </w:rPr>
                        <w:t xml:space="preserve"> </w:t>
                      </w:r>
                      <w:r>
                        <w:rPr>
                          <w:rFonts w:ascii="Cambria"/>
                          <w:color w:val="FF0000"/>
                          <w:w w:val="115"/>
                          <w:sz w:val="20"/>
                        </w:rPr>
                        <w:t>"</w:t>
                      </w:r>
                      <w:r>
                        <w:rPr>
                          <w:rFonts w:ascii="Cambria"/>
                          <w:color w:val="FF0000"/>
                          <w:spacing w:val="-22"/>
                          <w:w w:val="115"/>
                          <w:sz w:val="20"/>
                        </w:rPr>
                        <w:t xml:space="preserve"> </w:t>
                      </w:r>
                      <w:proofErr w:type="spellStart"/>
                      <w:r>
                        <w:rPr>
                          <w:rFonts w:ascii="Cambria"/>
                          <w:color w:val="FF0000"/>
                          <w:spacing w:val="18"/>
                          <w:w w:val="115"/>
                          <w:sz w:val="20"/>
                        </w:rPr>
                        <w:t>the_longest</w:t>
                      </w:r>
                      <w:proofErr w:type="spellEnd"/>
                      <w:r>
                        <w:rPr>
                          <w:rFonts w:ascii="Cambria"/>
                          <w:color w:val="FF0000"/>
                          <w:spacing w:val="18"/>
                          <w:w w:val="115"/>
                          <w:sz w:val="20"/>
                        </w:rPr>
                        <w:t>"</w:t>
                      </w:r>
                      <w:r>
                        <w:rPr>
                          <w:rFonts w:ascii="Cambria"/>
                          <w:spacing w:val="18"/>
                          <w:w w:val="115"/>
                          <w:sz w:val="20"/>
                        </w:rPr>
                        <w:t>.</w:t>
                      </w:r>
                      <w:r>
                        <w:rPr>
                          <w:rFonts w:ascii="Cambria"/>
                          <w:color w:val="FF0000"/>
                          <w:spacing w:val="18"/>
                          <w:w w:val="115"/>
                          <w:sz w:val="20"/>
                        </w:rPr>
                        <w:t>"</w:t>
                      </w:r>
                      <w:r>
                        <w:rPr>
                          <w:rFonts w:ascii="Cambria"/>
                          <w:color w:val="FF0000"/>
                          <w:spacing w:val="-20"/>
                          <w:w w:val="115"/>
                          <w:sz w:val="20"/>
                        </w:rPr>
                        <w:t xml:space="preserve"> </w:t>
                      </w:r>
                      <w:proofErr w:type="spellStart"/>
                      <w:r>
                        <w:rPr>
                          <w:rFonts w:ascii="Cambria"/>
                          <w:color w:val="FF0000"/>
                          <w:spacing w:val="18"/>
                          <w:w w:val="115"/>
                          <w:sz w:val="20"/>
                        </w:rPr>
                        <w:t>query_ever_for_a_view</w:t>
                      </w:r>
                      <w:proofErr w:type="spellEnd"/>
                      <w:r>
                        <w:rPr>
                          <w:rFonts w:ascii="Cambria"/>
                          <w:color w:val="FF0000"/>
                          <w:spacing w:val="-21"/>
                          <w:w w:val="115"/>
                          <w:sz w:val="20"/>
                        </w:rPr>
                        <w:t xml:space="preserve"> </w:t>
                      </w:r>
                      <w:r>
                        <w:rPr>
                          <w:rFonts w:ascii="Cambria"/>
                          <w:color w:val="FF0000"/>
                          <w:w w:val="115"/>
                          <w:sz w:val="20"/>
                        </w:rPr>
                        <w:t xml:space="preserve">" </w:t>
                      </w:r>
                      <w:r>
                        <w:rPr>
                          <w:rFonts w:ascii="Cambria"/>
                          <w:color w:val="0000FF"/>
                          <w:spacing w:val="13"/>
                          <w:w w:val="120"/>
                          <w:sz w:val="20"/>
                        </w:rPr>
                        <w:t>LIMIT</w:t>
                      </w:r>
                      <w:r>
                        <w:rPr>
                          <w:rFonts w:ascii="Cambria"/>
                          <w:color w:val="0000FF"/>
                          <w:spacing w:val="80"/>
                          <w:w w:val="120"/>
                          <w:sz w:val="20"/>
                        </w:rPr>
                        <w:t xml:space="preserve"> </w:t>
                      </w:r>
                      <w:proofErr w:type="gramStart"/>
                      <w:r>
                        <w:rPr>
                          <w:rFonts w:ascii="Cambria"/>
                          <w:spacing w:val="10"/>
                          <w:w w:val="120"/>
                          <w:sz w:val="20"/>
                        </w:rPr>
                        <w:t>10;</w:t>
                      </w:r>
                      <w:proofErr w:type="gramEnd"/>
                    </w:p>
                  </w:txbxContent>
                </v:textbox>
                <w10:wrap type="topAndBottom" anchorx="page"/>
              </v:shape>
            </w:pict>
          </mc:Fallback>
        </mc:AlternateContent>
      </w:r>
    </w:p>
    <w:p w14:paraId="6FCCCB05" w14:textId="77777777" w:rsidR="000900B5" w:rsidRDefault="000900B5">
      <w:pPr>
        <w:pStyle w:val="BodyText"/>
        <w:spacing w:before="117"/>
        <w:rPr>
          <w:sz w:val="28"/>
        </w:rPr>
      </w:pPr>
    </w:p>
    <w:p w14:paraId="6FCCCB06" w14:textId="2D0CD4A1" w:rsidR="000900B5" w:rsidRDefault="00000000">
      <w:pPr>
        <w:pStyle w:val="Heading2"/>
        <w:numPr>
          <w:ilvl w:val="1"/>
          <w:numId w:val="17"/>
        </w:numPr>
        <w:tabs>
          <w:tab w:val="left" w:pos="771"/>
        </w:tabs>
        <w:ind w:left="771" w:hanging="629"/>
        <w:rPr>
          <w:b w:val="0"/>
        </w:rPr>
      </w:pPr>
      <w:bookmarkStart w:id="399" w:name="Development_to_Get_to_Generalisable_Rule"/>
      <w:bookmarkStart w:id="400" w:name="_bookmark57"/>
      <w:bookmarkEnd w:id="399"/>
      <w:bookmarkEnd w:id="400"/>
      <w:r>
        <w:rPr>
          <w:b w:val="0"/>
          <w:color w:val="687D91"/>
          <w:w w:val="85"/>
        </w:rPr>
        <w:t>Development</w:t>
      </w:r>
      <w:r>
        <w:rPr>
          <w:b w:val="0"/>
          <w:color w:val="687D91"/>
          <w:spacing w:val="9"/>
        </w:rPr>
        <w:t xml:space="preserve"> </w:t>
      </w:r>
      <w:r>
        <w:rPr>
          <w:b w:val="0"/>
          <w:color w:val="687D91"/>
          <w:w w:val="85"/>
        </w:rPr>
        <w:t>to</w:t>
      </w:r>
      <w:r>
        <w:rPr>
          <w:b w:val="0"/>
          <w:color w:val="687D91"/>
          <w:spacing w:val="9"/>
        </w:rPr>
        <w:t xml:space="preserve"> </w:t>
      </w:r>
      <w:del w:id="401" w:author="Ritley Kenneth" w:date="2025-12-11T15:46:00Z" w16du:dateUtc="2025-12-11T14:46:00Z">
        <w:r w:rsidDel="001866EF">
          <w:rPr>
            <w:b w:val="0"/>
            <w:color w:val="687D91"/>
            <w:w w:val="85"/>
          </w:rPr>
          <w:delText>Get</w:delText>
        </w:r>
        <w:r w:rsidDel="001866EF">
          <w:rPr>
            <w:b w:val="0"/>
            <w:color w:val="687D91"/>
            <w:spacing w:val="9"/>
          </w:rPr>
          <w:delText xml:space="preserve"> </w:delText>
        </w:r>
      </w:del>
      <w:ins w:id="402" w:author="Ritley Kenneth" w:date="2025-12-11T15:46:00Z" w16du:dateUtc="2025-12-11T14:46:00Z">
        <w:r w:rsidR="001866EF">
          <w:rPr>
            <w:b w:val="0"/>
            <w:color w:val="687D91"/>
            <w:w w:val="85"/>
          </w:rPr>
          <w:t>obtain</w:t>
        </w:r>
      </w:ins>
      <w:del w:id="403" w:author="Ritley Kenneth" w:date="2025-12-11T15:46:00Z" w16du:dateUtc="2025-12-11T14:46:00Z">
        <w:r w:rsidDel="001866EF">
          <w:rPr>
            <w:b w:val="0"/>
            <w:color w:val="687D91"/>
            <w:w w:val="85"/>
          </w:rPr>
          <w:delText>to</w:delText>
        </w:r>
      </w:del>
      <w:r>
        <w:rPr>
          <w:b w:val="0"/>
          <w:color w:val="687D91"/>
          <w:spacing w:val="9"/>
        </w:rPr>
        <w:t xml:space="preserve"> </w:t>
      </w:r>
      <w:del w:id="404" w:author="Ritley Kenneth" w:date="2025-12-11T15:46:00Z" w16du:dateUtc="2025-12-11T14:46:00Z">
        <w:r w:rsidDel="001866EF">
          <w:rPr>
            <w:b w:val="0"/>
            <w:color w:val="687D91"/>
            <w:w w:val="85"/>
          </w:rPr>
          <w:delText>Generalisable</w:delText>
        </w:r>
        <w:r w:rsidDel="001866EF">
          <w:rPr>
            <w:b w:val="0"/>
            <w:color w:val="687D91"/>
            <w:spacing w:val="9"/>
          </w:rPr>
          <w:delText xml:space="preserve"> </w:delText>
        </w:r>
      </w:del>
      <w:proofErr w:type="spellStart"/>
      <w:ins w:id="405" w:author="Ritley Kenneth" w:date="2025-12-11T15:46:00Z" w16du:dateUtc="2025-12-11T14:46:00Z">
        <w:r w:rsidR="001866EF">
          <w:rPr>
            <w:b w:val="0"/>
            <w:color w:val="687D91"/>
            <w:w w:val="85"/>
          </w:rPr>
          <w:t>g</w:t>
        </w:r>
        <w:r w:rsidR="001866EF">
          <w:rPr>
            <w:b w:val="0"/>
            <w:color w:val="687D91"/>
            <w:w w:val="85"/>
          </w:rPr>
          <w:t>eneralisable</w:t>
        </w:r>
        <w:proofErr w:type="spellEnd"/>
        <w:r w:rsidR="001866EF">
          <w:rPr>
            <w:b w:val="0"/>
            <w:color w:val="687D91"/>
            <w:spacing w:val="9"/>
          </w:rPr>
          <w:t xml:space="preserve"> </w:t>
        </w:r>
      </w:ins>
      <w:del w:id="406" w:author="Ritley Kenneth" w:date="2025-12-11T15:46:00Z" w16du:dateUtc="2025-12-11T14:46:00Z">
        <w:r w:rsidDel="001866EF">
          <w:rPr>
            <w:b w:val="0"/>
            <w:color w:val="687D91"/>
            <w:spacing w:val="-2"/>
            <w:w w:val="85"/>
          </w:rPr>
          <w:delText>Rules</w:delText>
        </w:r>
      </w:del>
      <w:ins w:id="407" w:author="Ritley Kenneth" w:date="2025-12-11T15:46:00Z" w16du:dateUtc="2025-12-11T14:46:00Z">
        <w:r w:rsidR="001866EF">
          <w:rPr>
            <w:b w:val="0"/>
            <w:color w:val="687D91"/>
            <w:spacing w:val="-2"/>
            <w:w w:val="85"/>
          </w:rPr>
          <w:t>r</w:t>
        </w:r>
        <w:r w:rsidR="001866EF">
          <w:rPr>
            <w:b w:val="0"/>
            <w:color w:val="687D91"/>
            <w:spacing w:val="-2"/>
            <w:w w:val="85"/>
          </w:rPr>
          <w:t>ules</w:t>
        </w:r>
      </w:ins>
    </w:p>
    <w:p w14:paraId="153B7375" w14:textId="77777777" w:rsidR="00075320" w:rsidRPr="00075320" w:rsidRDefault="00075320" w:rsidP="00075320">
      <w:pPr>
        <w:pStyle w:val="BodyText"/>
        <w:spacing w:before="226" w:line="216" w:lineRule="auto"/>
        <w:ind w:left="142" w:right="848"/>
        <w:rPr>
          <w:ins w:id="408" w:author="Ritley Kenneth" w:date="2025-12-11T15:46:00Z"/>
          <w:i/>
          <w:iCs/>
          <w:lang w:val="en-CH"/>
          <w:rPrChange w:id="409" w:author="Ritley Kenneth" w:date="2025-12-11T15:46:00Z" w16du:dateUtc="2025-12-11T14:46:00Z">
            <w:rPr>
              <w:ins w:id="410" w:author="Ritley Kenneth" w:date="2025-12-11T15:46:00Z"/>
              <w:lang w:val="en-CH"/>
            </w:rPr>
          </w:rPrChange>
        </w:rPr>
        <w:pPrChange w:id="411" w:author="Ritley Kenneth" w:date="2025-12-11T15:46:00Z" w16du:dateUtc="2025-12-11T14:46:00Z">
          <w:pPr>
            <w:pStyle w:val="BodyText"/>
            <w:spacing w:before="226" w:line="216" w:lineRule="auto"/>
            <w:ind w:left="142" w:right="848"/>
            <w:jc w:val="both"/>
          </w:pPr>
        </w:pPrChange>
      </w:pPr>
      <w:ins w:id="412" w:author="Ritley Kenneth" w:date="2025-12-11T15:46:00Z">
        <w:r w:rsidRPr="00075320">
          <w:rPr>
            <w:b/>
            <w:bCs/>
            <w:i/>
            <w:iCs/>
            <w:lang w:val="en-CH"/>
            <w:rPrChange w:id="413" w:author="Ritley Kenneth" w:date="2025-12-11T15:46:00Z" w16du:dateUtc="2025-12-11T14:46:00Z">
              <w:rPr>
                <w:b/>
                <w:bCs/>
                <w:lang w:val="en-CH"/>
              </w:rPr>
            </w:rPrChange>
          </w:rPr>
          <w:t>Main goal of this step:</w:t>
        </w:r>
        <w:r w:rsidRPr="00075320">
          <w:rPr>
            <w:i/>
            <w:iCs/>
            <w:lang w:val="en-CH"/>
            <w:rPrChange w:id="414" w:author="Ritley Kenneth" w:date="2025-12-11T15:46:00Z" w16du:dateUtc="2025-12-11T14:46:00Z">
              <w:rPr>
                <w:lang w:val="en-CH"/>
              </w:rPr>
            </w:rPrChange>
          </w:rPr>
          <w:br/>
          <w:t>To transform the business’s implicit, case-specific check into a formally defined, generalisable rule that can be applied automatically across locations and future scenarios.</w:t>
        </w:r>
      </w:ins>
    </w:p>
    <w:p w14:paraId="24C91677" w14:textId="4D533522" w:rsidR="00075320" w:rsidRPr="00075320" w:rsidRDefault="00075320" w:rsidP="00075320">
      <w:pPr>
        <w:pStyle w:val="BodyText"/>
        <w:spacing w:before="226" w:line="216" w:lineRule="auto"/>
        <w:ind w:left="142" w:right="848"/>
        <w:rPr>
          <w:ins w:id="415" w:author="Ritley Kenneth" w:date="2025-12-11T15:46:00Z"/>
          <w:i/>
          <w:iCs/>
          <w:lang w:val="en-CH"/>
          <w:rPrChange w:id="416" w:author="Ritley Kenneth" w:date="2025-12-11T15:46:00Z" w16du:dateUtc="2025-12-11T14:46:00Z">
            <w:rPr>
              <w:ins w:id="417" w:author="Ritley Kenneth" w:date="2025-12-11T15:46:00Z"/>
              <w:lang w:val="en-CH"/>
            </w:rPr>
          </w:rPrChange>
        </w:rPr>
        <w:pPrChange w:id="418" w:author="Ritley Kenneth" w:date="2025-12-11T15:46:00Z" w16du:dateUtc="2025-12-11T14:46:00Z">
          <w:pPr>
            <w:pStyle w:val="BodyText"/>
            <w:spacing w:before="226" w:line="216" w:lineRule="auto"/>
            <w:ind w:left="142" w:right="848"/>
            <w:jc w:val="both"/>
          </w:pPr>
        </w:pPrChange>
      </w:pPr>
      <w:ins w:id="419" w:author="Ritley Kenneth" w:date="2025-12-11T15:46:00Z">
        <w:r w:rsidRPr="00075320">
          <w:rPr>
            <w:b/>
            <w:bCs/>
            <w:i/>
            <w:iCs/>
            <w:lang w:val="en-CH"/>
            <w:rPrChange w:id="420" w:author="Ritley Kenneth" w:date="2025-12-11T15:46:00Z" w16du:dateUtc="2025-12-11T14:46:00Z">
              <w:rPr>
                <w:b/>
                <w:bCs/>
                <w:lang w:val="en-CH"/>
              </w:rPr>
            </w:rPrChange>
          </w:rPr>
          <w:t>Main challenge of this step:</w:t>
        </w:r>
        <w:r w:rsidRPr="00075320">
          <w:rPr>
            <w:i/>
            <w:iCs/>
            <w:lang w:val="en-CH"/>
            <w:rPrChange w:id="421" w:author="Ritley Kenneth" w:date="2025-12-11T15:46:00Z" w16du:dateUtc="2025-12-11T14:46:00Z">
              <w:rPr>
                <w:lang w:val="en-CH"/>
              </w:rPr>
            </w:rPrChange>
          </w:rPr>
          <w:br/>
          <w:t>The original check is not general</w:t>
        </w:r>
      </w:ins>
      <w:ins w:id="422" w:author="Ritley Kenneth" w:date="2025-12-11T15:48:00Z" w16du:dateUtc="2025-12-11T14:48:00Z">
        <w:r w:rsidR="00AC5D62">
          <w:rPr>
            <w:i/>
            <w:iCs/>
            <w:lang w:val="en-CH"/>
          </w:rPr>
          <w:t xml:space="preserve"> -- </w:t>
        </w:r>
      </w:ins>
      <w:ins w:id="423" w:author="Ritley Kenneth" w:date="2025-12-11T15:46:00Z">
        <w:r w:rsidRPr="00075320">
          <w:rPr>
            <w:i/>
            <w:iCs/>
            <w:lang w:val="en-CH"/>
            <w:rPrChange w:id="424" w:author="Ritley Kenneth" w:date="2025-12-11T15:46:00Z" w16du:dateUtc="2025-12-11T14:46:00Z">
              <w:rPr>
                <w:lang w:val="en-CH"/>
              </w:rPr>
            </w:rPrChange>
          </w:rPr>
          <w:t>it mixes thresholds, exceptions, business interpretation, and operational intuition. Deconstructing it into atomic, reusable logic requires careful abstraction without losing meaning.</w:t>
        </w:r>
      </w:ins>
    </w:p>
    <w:p w14:paraId="41EFE585" w14:textId="77777777" w:rsidR="00075320" w:rsidRPr="00075320" w:rsidRDefault="00075320" w:rsidP="00075320">
      <w:pPr>
        <w:pStyle w:val="BodyText"/>
        <w:spacing w:before="226" w:line="216" w:lineRule="auto"/>
        <w:ind w:left="142" w:right="848"/>
        <w:rPr>
          <w:ins w:id="425" w:author="Ritley Kenneth" w:date="2025-12-11T15:46:00Z" w16du:dateUtc="2025-12-11T14:46:00Z"/>
          <w:i/>
          <w:iCs/>
          <w:lang w:val="en-CH"/>
          <w:rPrChange w:id="426" w:author="Ritley Kenneth" w:date="2025-12-11T15:46:00Z" w16du:dateUtc="2025-12-11T14:46:00Z">
            <w:rPr>
              <w:ins w:id="427" w:author="Ritley Kenneth" w:date="2025-12-11T15:46:00Z" w16du:dateUtc="2025-12-11T14:46:00Z"/>
              <w:lang w:val="en-CH"/>
            </w:rPr>
          </w:rPrChange>
        </w:rPr>
        <w:pPrChange w:id="428" w:author="Ritley Kenneth" w:date="2025-12-11T15:46:00Z" w16du:dateUtc="2025-12-11T14:46:00Z">
          <w:pPr>
            <w:pStyle w:val="BodyText"/>
            <w:spacing w:before="226" w:line="216" w:lineRule="auto"/>
            <w:ind w:left="142" w:right="848"/>
            <w:jc w:val="both"/>
          </w:pPr>
        </w:pPrChange>
      </w:pPr>
    </w:p>
    <w:p w14:paraId="6FCCCB07" w14:textId="5AE94459" w:rsidR="000900B5" w:rsidRDefault="00000000">
      <w:pPr>
        <w:pStyle w:val="BodyText"/>
        <w:spacing w:before="226" w:line="216" w:lineRule="auto"/>
        <w:ind w:left="142" w:right="848"/>
        <w:jc w:val="both"/>
      </w:pPr>
      <w:r>
        <w:t>The</w:t>
      </w:r>
      <w:r>
        <w:rPr>
          <w:spacing w:val="-7"/>
        </w:rPr>
        <w:t xml:space="preserve"> </w:t>
      </w:r>
      <w:r>
        <w:t>development</w:t>
      </w:r>
      <w:r>
        <w:rPr>
          <w:spacing w:val="-7"/>
        </w:rPr>
        <w:t xml:space="preserve"> </w:t>
      </w:r>
      <w:r>
        <w:t>of</w:t>
      </w:r>
      <w:r>
        <w:rPr>
          <w:spacing w:val="-7"/>
        </w:rPr>
        <w:t xml:space="preserve"> </w:t>
      </w:r>
      <w:r>
        <w:t>the</w:t>
      </w:r>
      <w:r>
        <w:rPr>
          <w:spacing w:val="-7"/>
        </w:rPr>
        <w:t xml:space="preserve"> </w:t>
      </w:r>
      <w:proofErr w:type="spellStart"/>
      <w:r>
        <w:t>generalisable</w:t>
      </w:r>
      <w:proofErr w:type="spellEnd"/>
      <w:r>
        <w:rPr>
          <w:spacing w:val="-7"/>
        </w:rPr>
        <w:t xml:space="preserve"> </w:t>
      </w:r>
      <w:r>
        <w:t>rule,</w:t>
      </w:r>
      <w:r>
        <w:rPr>
          <w:spacing w:val="-6"/>
        </w:rPr>
        <w:t xml:space="preserve"> </w:t>
      </w:r>
      <w:r>
        <w:t>which</w:t>
      </w:r>
      <w:r>
        <w:rPr>
          <w:spacing w:val="-7"/>
        </w:rPr>
        <w:t xml:space="preserve"> </w:t>
      </w:r>
      <w:r>
        <w:t>was</w:t>
      </w:r>
      <w:r>
        <w:rPr>
          <w:spacing w:val="-7"/>
        </w:rPr>
        <w:t xml:space="preserve"> </w:t>
      </w:r>
      <w:r>
        <w:t>the</w:t>
      </w:r>
      <w:r>
        <w:rPr>
          <w:spacing w:val="-7"/>
        </w:rPr>
        <w:t xml:space="preserve"> </w:t>
      </w:r>
      <w:r>
        <w:t>requirement</w:t>
      </w:r>
      <w:r>
        <w:rPr>
          <w:spacing w:val="-7"/>
        </w:rPr>
        <w:t xml:space="preserve"> </w:t>
      </w:r>
      <w:r>
        <w:t>of</w:t>
      </w:r>
      <w:r>
        <w:rPr>
          <w:spacing w:val="-7"/>
        </w:rPr>
        <w:t xml:space="preserve"> </w:t>
      </w:r>
      <w:r>
        <w:t>the</w:t>
      </w:r>
      <w:r>
        <w:rPr>
          <w:spacing w:val="-7"/>
        </w:rPr>
        <w:t xml:space="preserve"> </w:t>
      </w:r>
      <w:r>
        <w:t>DQM</w:t>
      </w:r>
      <w:r>
        <w:rPr>
          <w:spacing w:val="-7"/>
        </w:rPr>
        <w:t xml:space="preserve"> </w:t>
      </w:r>
      <w:r>
        <w:t>team</w:t>
      </w:r>
      <w:r>
        <w:rPr>
          <w:spacing w:val="-7"/>
        </w:rPr>
        <w:t xml:space="preserve"> </w:t>
      </w:r>
      <w:r>
        <w:t>to</w:t>
      </w:r>
      <w:r>
        <w:rPr>
          <w:spacing w:val="-7"/>
        </w:rPr>
        <w:t xml:space="preserve"> </w:t>
      </w:r>
      <w:r>
        <w:t>proceed,</w:t>
      </w:r>
      <w:r>
        <w:rPr>
          <w:spacing w:val="-6"/>
        </w:rPr>
        <w:t xml:space="preserve"> </w:t>
      </w:r>
      <w:r>
        <w:t>was the next task.</w:t>
      </w:r>
      <w:r>
        <w:rPr>
          <w:spacing w:val="35"/>
        </w:rPr>
        <w:t xml:space="preserve"> </w:t>
      </w:r>
      <w:r>
        <w:t xml:space="preserve">The next step was therefore to remove the unnecessary aggregations from the full query. Then, the checks to be executed on the query results had to be brought into a </w:t>
      </w:r>
      <w:proofErr w:type="spellStart"/>
      <w:r>
        <w:t>generalisable</w:t>
      </w:r>
      <w:proofErr w:type="spellEnd"/>
      <w:r>
        <w:t xml:space="preserve"> format.</w:t>
      </w:r>
    </w:p>
    <w:p w14:paraId="6FCCCB08" w14:textId="77777777" w:rsidR="000900B5" w:rsidRDefault="000900B5">
      <w:pPr>
        <w:pStyle w:val="BodyText"/>
        <w:spacing w:before="7"/>
      </w:pPr>
    </w:p>
    <w:p w14:paraId="6FCCCB09" w14:textId="3DC0AB7B" w:rsidR="000900B5" w:rsidRDefault="00000000">
      <w:pPr>
        <w:pStyle w:val="Heading3"/>
        <w:jc w:val="both"/>
        <w:rPr>
          <w:b w:val="0"/>
        </w:rPr>
      </w:pPr>
      <w:r>
        <w:rPr>
          <w:b w:val="0"/>
          <w:color w:val="687D91"/>
          <w:w w:val="85"/>
        </w:rPr>
        <w:t>Shorter</w:t>
      </w:r>
      <w:r>
        <w:rPr>
          <w:b w:val="0"/>
          <w:color w:val="687D91"/>
          <w:spacing w:val="-1"/>
          <w:w w:val="95"/>
        </w:rPr>
        <w:t xml:space="preserve"> </w:t>
      </w:r>
      <w:del w:id="429" w:author="Ritley Kenneth" w:date="2025-12-11T15:32:00Z" w16du:dateUtc="2025-12-11T14:32:00Z">
        <w:r w:rsidDel="00CA19EE">
          <w:rPr>
            <w:b w:val="0"/>
            <w:color w:val="687D91"/>
            <w:spacing w:val="-2"/>
            <w:w w:val="95"/>
          </w:rPr>
          <w:delText>Query</w:delText>
        </w:r>
      </w:del>
      <w:ins w:id="430" w:author="Ritley Kenneth" w:date="2025-12-11T15:32:00Z" w16du:dateUtc="2025-12-11T14:32:00Z">
        <w:r w:rsidR="00CA19EE">
          <w:rPr>
            <w:b w:val="0"/>
            <w:color w:val="687D91"/>
            <w:spacing w:val="-2"/>
            <w:w w:val="95"/>
          </w:rPr>
          <w:t>q</w:t>
        </w:r>
        <w:r w:rsidR="00CA19EE">
          <w:rPr>
            <w:b w:val="0"/>
            <w:color w:val="687D91"/>
            <w:spacing w:val="-2"/>
            <w:w w:val="95"/>
          </w:rPr>
          <w:t>uery</w:t>
        </w:r>
      </w:ins>
    </w:p>
    <w:p w14:paraId="6FCCCB0A" w14:textId="5CBD5DD0" w:rsidR="000900B5" w:rsidRDefault="00000000">
      <w:pPr>
        <w:pStyle w:val="BodyText"/>
        <w:spacing w:before="155" w:line="216" w:lineRule="auto"/>
        <w:ind w:left="142" w:right="848"/>
        <w:jc w:val="both"/>
      </w:pPr>
      <w:r>
        <w:t>To</w:t>
      </w:r>
      <w:r>
        <w:rPr>
          <w:spacing w:val="-11"/>
        </w:rPr>
        <w:t xml:space="preserve"> </w:t>
      </w:r>
      <w:r>
        <w:t>reduce</w:t>
      </w:r>
      <w:r>
        <w:rPr>
          <w:spacing w:val="-11"/>
        </w:rPr>
        <w:t xml:space="preserve"> </w:t>
      </w:r>
      <w:r>
        <w:t>the</w:t>
      </w:r>
      <w:r>
        <w:rPr>
          <w:spacing w:val="-11"/>
        </w:rPr>
        <w:t xml:space="preserve"> </w:t>
      </w:r>
      <w:r>
        <w:t>data</w:t>
      </w:r>
      <w:r>
        <w:rPr>
          <w:spacing w:val="-11"/>
        </w:rPr>
        <w:t xml:space="preserve"> </w:t>
      </w:r>
      <w:r>
        <w:t>queried</w:t>
      </w:r>
      <w:r>
        <w:rPr>
          <w:spacing w:val="-11"/>
        </w:rPr>
        <w:t xml:space="preserve"> </w:t>
      </w:r>
      <w:r>
        <w:t>for</w:t>
      </w:r>
      <w:r>
        <w:rPr>
          <w:spacing w:val="-11"/>
        </w:rPr>
        <w:t xml:space="preserve"> </w:t>
      </w:r>
      <w:r>
        <w:t>the</w:t>
      </w:r>
      <w:r>
        <w:rPr>
          <w:spacing w:val="-11"/>
        </w:rPr>
        <w:t xml:space="preserve"> </w:t>
      </w:r>
      <w:r>
        <w:t>MVP,</w:t>
      </w:r>
      <w:r>
        <w:rPr>
          <w:spacing w:val="-11"/>
        </w:rPr>
        <w:t xml:space="preserve"> </w:t>
      </w:r>
      <w:r>
        <w:t>many</w:t>
      </w:r>
      <w:r>
        <w:rPr>
          <w:spacing w:val="-11"/>
        </w:rPr>
        <w:t xml:space="preserve"> </w:t>
      </w:r>
      <w:r>
        <w:t>aggregations</w:t>
      </w:r>
      <w:r>
        <w:rPr>
          <w:spacing w:val="-11"/>
        </w:rPr>
        <w:t xml:space="preserve"> </w:t>
      </w:r>
      <w:r>
        <w:t>had</w:t>
      </w:r>
      <w:r>
        <w:rPr>
          <w:spacing w:val="-11"/>
        </w:rPr>
        <w:t xml:space="preserve"> </w:t>
      </w:r>
      <w:r>
        <w:t>to</w:t>
      </w:r>
      <w:r>
        <w:rPr>
          <w:spacing w:val="-11"/>
        </w:rPr>
        <w:t xml:space="preserve"> </w:t>
      </w:r>
      <w:r>
        <w:t>be</w:t>
      </w:r>
      <w:r>
        <w:rPr>
          <w:spacing w:val="-11"/>
        </w:rPr>
        <w:t xml:space="preserve"> </w:t>
      </w:r>
      <w:r>
        <w:t>removed. Only</w:t>
      </w:r>
      <w:r>
        <w:rPr>
          <w:spacing w:val="-11"/>
        </w:rPr>
        <w:t xml:space="preserve"> </w:t>
      </w:r>
      <w:r>
        <w:t>the</w:t>
      </w:r>
      <w:r>
        <w:rPr>
          <w:spacing w:val="-11"/>
        </w:rPr>
        <w:t xml:space="preserve"> </w:t>
      </w:r>
      <w:r>
        <w:t>aggregations</w:t>
      </w:r>
      <w:r>
        <w:rPr>
          <w:spacing w:val="-11"/>
        </w:rPr>
        <w:t xml:space="preserve"> </w:t>
      </w:r>
      <w:r>
        <w:t xml:space="preserve">for submitted and discharged were kept. Thus, the </w:t>
      </w:r>
      <w:ins w:id="431" w:author="Ritley Kenneth" w:date="2025-12-11T15:52:00Z" w16du:dateUtc="2025-12-11T14:52:00Z">
        <w:r w:rsidR="005059FA">
          <w:t xml:space="preserve">necessary query is </w:t>
        </w:r>
      </w:ins>
      <w:del w:id="432" w:author="Ritley Kenneth" w:date="2025-12-11T15:52:00Z" w16du:dateUtc="2025-12-11T14:52:00Z">
        <w:r w:rsidDel="005059FA">
          <w:delText xml:space="preserve">following query is </w:delText>
        </w:r>
      </w:del>
      <w:r>
        <w:t>much shorter</w:t>
      </w:r>
      <w:ins w:id="433" w:author="Ritley Kenneth" w:date="2025-12-11T15:52:00Z" w16du:dateUtc="2025-12-11T14:52:00Z">
        <w:r w:rsidR="005059FA">
          <w:t>; due to its length</w:t>
        </w:r>
      </w:ins>
      <w:del w:id="434" w:author="Ritley Kenneth" w:date="2025-12-11T15:52:00Z" w16du:dateUtc="2025-12-11T14:52:00Z">
        <w:r w:rsidDel="005059FA">
          <w:delText>.</w:delText>
        </w:r>
      </w:del>
    </w:p>
    <w:p w14:paraId="6FCCCB0B" w14:textId="77777777" w:rsidR="000900B5" w:rsidRDefault="00000000">
      <w:pPr>
        <w:pStyle w:val="BodyText"/>
        <w:spacing w:before="11"/>
        <w:rPr>
          <w:sz w:val="3"/>
        </w:rPr>
      </w:pPr>
      <w:r>
        <w:rPr>
          <w:noProof/>
          <w:sz w:val="3"/>
        </w:rPr>
        <w:lastRenderedPageBreak/>
        <mc:AlternateContent>
          <mc:Choice Requires="wpg">
            <w:drawing>
              <wp:anchor distT="0" distB="0" distL="0" distR="0" simplePos="0" relativeHeight="487601664" behindDoc="1" locked="0" layoutInCell="1" allowOverlap="1" wp14:anchorId="6FCCCD96" wp14:editId="6FCCCD97">
                <wp:simplePos x="0" y="0"/>
                <wp:positionH relativeFrom="page">
                  <wp:posOffset>496976</wp:posOffset>
                </wp:positionH>
                <wp:positionV relativeFrom="paragraph">
                  <wp:posOffset>50882</wp:posOffset>
                </wp:positionV>
                <wp:extent cx="6566534" cy="3383915"/>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3383915"/>
                          <a:chOff x="0" y="0"/>
                          <a:chExt cx="6566534" cy="3383915"/>
                        </a:xfrm>
                      </wpg:grpSpPr>
                      <wps:wsp>
                        <wps:cNvPr id="78" name="Graphic 78"/>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9" name="Graphic 79"/>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80" name="Graphic 80"/>
                        <wps:cNvSpPr/>
                        <wps:spPr>
                          <a:xfrm>
                            <a:off x="43027" y="2527"/>
                            <a:ext cx="6480175" cy="1270"/>
                          </a:xfrm>
                          <a:custGeom>
                            <a:avLst/>
                            <a:gdLst/>
                            <a:ahLst/>
                            <a:cxnLst/>
                            <a:rect l="l" t="t" r="r" b="b"/>
                            <a:pathLst>
                              <a:path w="6480175">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81" name="Graphic 81"/>
                        <wps:cNvSpPr/>
                        <wps:spPr>
                          <a:xfrm>
                            <a:off x="6523025"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82" name="Graphic 82"/>
                        <wps:cNvSpPr/>
                        <wps:spPr>
                          <a:xfrm>
                            <a:off x="6563512"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 name="Graphic 83"/>
                        <wps:cNvSpPr/>
                        <wps:spPr>
                          <a:xfrm>
                            <a:off x="2540" y="4301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4" name="Graphic 84"/>
                        <wps:cNvSpPr/>
                        <wps:spPr>
                          <a:xfrm>
                            <a:off x="6563512" y="4301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2540" y="19485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 name="Graphic 86"/>
                        <wps:cNvSpPr/>
                        <wps:spPr>
                          <a:xfrm>
                            <a:off x="6563512" y="19485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7" name="Graphic 87"/>
                        <wps:cNvSpPr/>
                        <wps:spPr>
                          <a:xfrm>
                            <a:off x="2540" y="34668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8" name="Graphic 88"/>
                        <wps:cNvSpPr/>
                        <wps:spPr>
                          <a:xfrm>
                            <a:off x="6563512" y="34668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9" name="Graphic 89"/>
                        <wps:cNvSpPr/>
                        <wps:spPr>
                          <a:xfrm>
                            <a:off x="2540" y="49851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0" name="Graphic 90"/>
                        <wps:cNvSpPr/>
                        <wps:spPr>
                          <a:xfrm>
                            <a:off x="6563512" y="49851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1" name="Graphic 91"/>
                        <wps:cNvSpPr/>
                        <wps:spPr>
                          <a:xfrm>
                            <a:off x="2540" y="65034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6563512" y="65034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3" name="Graphic 93"/>
                        <wps:cNvSpPr/>
                        <wps:spPr>
                          <a:xfrm>
                            <a:off x="2540" y="80217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4" name="Graphic 94"/>
                        <wps:cNvSpPr/>
                        <wps:spPr>
                          <a:xfrm>
                            <a:off x="6563512" y="80217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 name="Graphic 95"/>
                        <wps:cNvSpPr/>
                        <wps:spPr>
                          <a:xfrm>
                            <a:off x="2540" y="95399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6" name="Graphic 96"/>
                        <wps:cNvSpPr/>
                        <wps:spPr>
                          <a:xfrm>
                            <a:off x="6563512" y="95399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7" name="Graphic 97"/>
                        <wps:cNvSpPr/>
                        <wps:spPr>
                          <a:xfrm>
                            <a:off x="2540" y="110583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6563512" y="110583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2540" y="125766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0" name="Graphic 100"/>
                        <wps:cNvSpPr/>
                        <wps:spPr>
                          <a:xfrm>
                            <a:off x="6563512" y="125766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2540" y="140949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2" name="Graphic 102"/>
                        <wps:cNvSpPr/>
                        <wps:spPr>
                          <a:xfrm>
                            <a:off x="6563512" y="140949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 name="Graphic 103"/>
                        <wps:cNvSpPr/>
                        <wps:spPr>
                          <a:xfrm>
                            <a:off x="2540" y="156132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 name="Graphic 104"/>
                        <wps:cNvSpPr/>
                        <wps:spPr>
                          <a:xfrm>
                            <a:off x="6563512" y="156132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5" name="Graphic 105"/>
                        <wps:cNvSpPr/>
                        <wps:spPr>
                          <a:xfrm>
                            <a:off x="2540" y="171315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6" name="Graphic 106"/>
                        <wps:cNvSpPr/>
                        <wps:spPr>
                          <a:xfrm>
                            <a:off x="6563512" y="171315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 name="Graphic 107"/>
                        <wps:cNvSpPr/>
                        <wps:spPr>
                          <a:xfrm>
                            <a:off x="2540" y="186498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8" name="Graphic 108"/>
                        <wps:cNvSpPr/>
                        <wps:spPr>
                          <a:xfrm>
                            <a:off x="6563512" y="186498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9" name="Graphic 109"/>
                        <wps:cNvSpPr/>
                        <wps:spPr>
                          <a:xfrm>
                            <a:off x="2540" y="201682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0" name="Graphic 110"/>
                        <wps:cNvSpPr/>
                        <wps:spPr>
                          <a:xfrm>
                            <a:off x="6563512" y="201682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1" name="Graphic 111"/>
                        <wps:cNvSpPr/>
                        <wps:spPr>
                          <a:xfrm>
                            <a:off x="2540" y="216865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2" name="Graphic 112"/>
                        <wps:cNvSpPr/>
                        <wps:spPr>
                          <a:xfrm>
                            <a:off x="6563512" y="216865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3" name="Graphic 113"/>
                        <wps:cNvSpPr/>
                        <wps:spPr>
                          <a:xfrm>
                            <a:off x="2540" y="232048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4" name="Graphic 114"/>
                        <wps:cNvSpPr/>
                        <wps:spPr>
                          <a:xfrm>
                            <a:off x="6563512" y="232048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5" name="Graphic 115"/>
                        <wps:cNvSpPr/>
                        <wps:spPr>
                          <a:xfrm>
                            <a:off x="2540" y="247230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6" name="Graphic 116"/>
                        <wps:cNvSpPr/>
                        <wps:spPr>
                          <a:xfrm>
                            <a:off x="6563512" y="247230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7" name="Graphic 117"/>
                        <wps:cNvSpPr/>
                        <wps:spPr>
                          <a:xfrm>
                            <a:off x="2540" y="262413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8" name="Graphic 118"/>
                        <wps:cNvSpPr/>
                        <wps:spPr>
                          <a:xfrm>
                            <a:off x="6563512" y="262413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19" name="Graphic 119"/>
                        <wps:cNvSpPr/>
                        <wps:spPr>
                          <a:xfrm>
                            <a:off x="2540" y="277596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0" name="Graphic 120"/>
                        <wps:cNvSpPr/>
                        <wps:spPr>
                          <a:xfrm>
                            <a:off x="6563512" y="277596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1" name="Graphic 121"/>
                        <wps:cNvSpPr/>
                        <wps:spPr>
                          <a:xfrm>
                            <a:off x="2540" y="292780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2" name="Graphic 122"/>
                        <wps:cNvSpPr/>
                        <wps:spPr>
                          <a:xfrm>
                            <a:off x="6563512" y="292780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3" name="Graphic 123"/>
                        <wps:cNvSpPr/>
                        <wps:spPr>
                          <a:xfrm>
                            <a:off x="2540" y="307963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4" name="Graphic 124"/>
                        <wps:cNvSpPr/>
                        <wps:spPr>
                          <a:xfrm>
                            <a:off x="6563512" y="307963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5" name="Graphic 125"/>
                        <wps:cNvSpPr/>
                        <wps:spPr>
                          <a:xfrm>
                            <a:off x="2540" y="323146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 name="Graphic 126"/>
                        <wps:cNvSpPr/>
                        <wps:spPr>
                          <a:xfrm>
                            <a:off x="6563512" y="323146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7" name="Textbox 127"/>
                        <wps:cNvSpPr txBox="1"/>
                        <wps:spPr>
                          <a:xfrm>
                            <a:off x="53644" y="43273"/>
                            <a:ext cx="1350645" cy="303530"/>
                          </a:xfrm>
                          <a:prstGeom prst="rect">
                            <a:avLst/>
                          </a:prstGeom>
                        </wps:spPr>
                        <wps:txbx>
                          <w:txbxContent>
                            <w:p w14:paraId="6FCCCEA3" w14:textId="77777777" w:rsidR="000900B5" w:rsidRDefault="00000000">
                              <w:pPr>
                                <w:spacing w:line="211" w:lineRule="exact"/>
                                <w:rPr>
                                  <w:rFonts w:ascii="Cambria"/>
                                  <w:sz w:val="20"/>
                                </w:rPr>
                              </w:pPr>
                              <w:r>
                                <w:rPr>
                                  <w:rFonts w:ascii="Cambria"/>
                                  <w:spacing w:val="8"/>
                                  <w:sz w:val="20"/>
                                </w:rPr>
                                <w:t>WITH</w:t>
                              </w:r>
                            </w:p>
                            <w:p w14:paraId="6FCCCEA4" w14:textId="77777777" w:rsidR="000900B5" w:rsidRDefault="00000000">
                              <w:pPr>
                                <w:spacing w:before="4"/>
                                <w:ind w:left="253"/>
                                <w:rPr>
                                  <w:rFonts w:ascii="Cambria"/>
                                  <w:sz w:val="20"/>
                                </w:rPr>
                              </w:pPr>
                              <w:proofErr w:type="spellStart"/>
                              <w:r>
                                <w:rPr>
                                  <w:rFonts w:ascii="Cambria"/>
                                  <w:spacing w:val="16"/>
                                  <w:w w:val="120"/>
                                  <w:sz w:val="20"/>
                                </w:rPr>
                                <w:t>key_to_plz</w:t>
                              </w:r>
                              <w:proofErr w:type="spellEnd"/>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txbxContent>
                        </wps:txbx>
                        <wps:bodyPr wrap="square" lIns="0" tIns="0" rIns="0" bIns="0" rtlCol="0">
                          <a:noAutofit/>
                        </wps:bodyPr>
                      </wps:wsp>
                      <wps:wsp>
                        <wps:cNvPr id="128" name="Textbox 128"/>
                        <wps:cNvSpPr txBox="1"/>
                        <wps:spPr>
                          <a:xfrm>
                            <a:off x="373176" y="346930"/>
                            <a:ext cx="2707005" cy="1973580"/>
                          </a:xfrm>
                          <a:prstGeom prst="rect">
                            <a:avLst/>
                          </a:prstGeom>
                        </wps:spPr>
                        <wps:txbx>
                          <w:txbxContent>
                            <w:p w14:paraId="6FCCCEA5" w14:textId="77777777" w:rsidR="000900B5" w:rsidRDefault="00000000">
                              <w:pPr>
                                <w:spacing w:line="211" w:lineRule="exact"/>
                                <w:jc w:val="both"/>
                                <w:rPr>
                                  <w:rFonts w:ascii="Cambria" w:hAnsi="Cambria"/>
                                  <w:sz w:val="20"/>
                                </w:rPr>
                              </w:pPr>
                              <w:proofErr w:type="gramStart"/>
                              <w:r>
                                <w:rPr>
                                  <w:rFonts w:ascii="Cambria" w:hAnsi="Cambria"/>
                                  <w:color w:val="0000FF"/>
                                  <w:spacing w:val="14"/>
                                  <w:w w:val="110"/>
                                  <w:sz w:val="20"/>
                                </w:rPr>
                                <w:t>SELECT</w:t>
                              </w:r>
                              <w:r>
                                <w:rPr>
                                  <w:rFonts w:ascii="Cambria" w:hAnsi="Cambria"/>
                                  <w:color w:val="0000FF"/>
                                  <w:spacing w:val="47"/>
                                  <w:w w:val="125"/>
                                  <w:sz w:val="20"/>
                                </w:rPr>
                                <w:t xml:space="preserve"> </w:t>
                              </w:r>
                              <w:r>
                                <w:rPr>
                                  <w:rFonts w:ascii="Cambria" w:hAnsi="Cambria"/>
                                  <w:color w:val="FF0000"/>
                                  <w:w w:val="125"/>
                                  <w:sz w:val="20"/>
                                </w:rPr>
                                <w:t>’</w:t>
                              </w:r>
                              <w:proofErr w:type="gramEnd"/>
                              <w:r>
                                <w:rPr>
                                  <w:rFonts w:ascii="Cambria" w:hAnsi="Cambria"/>
                                  <w:color w:val="FF0000"/>
                                  <w:spacing w:val="-33"/>
                                  <w:w w:val="125"/>
                                  <w:sz w:val="20"/>
                                </w:rPr>
                                <w:t xml:space="preserve"> </w:t>
                              </w:r>
                              <w:proofErr w:type="gramStart"/>
                              <w:r>
                                <w:rPr>
                                  <w:rFonts w:ascii="Cambria" w:hAnsi="Cambria"/>
                                  <w:color w:val="FF0000"/>
                                  <w:spacing w:val="10"/>
                                  <w:w w:val="110"/>
                                  <w:sz w:val="20"/>
                                </w:rPr>
                                <w:t>VET</w:t>
                              </w:r>
                              <w:r>
                                <w:rPr>
                                  <w:rFonts w:ascii="Cambria" w:hAnsi="Cambria"/>
                                  <w:color w:val="FF0000"/>
                                  <w:spacing w:val="-20"/>
                                  <w:w w:val="110"/>
                                  <w:sz w:val="20"/>
                                </w:rPr>
                                <w:t xml:space="preserve"> </w:t>
                              </w:r>
                              <w:r>
                                <w:rPr>
                                  <w:rFonts w:ascii="Cambria" w:hAnsi="Cambria"/>
                                  <w:color w:val="FF0000"/>
                                  <w:w w:val="125"/>
                                  <w:sz w:val="20"/>
                                </w:rPr>
                                <w:t>’</w:t>
                              </w:r>
                              <w:proofErr w:type="gramEnd"/>
                              <w:r>
                                <w:rPr>
                                  <w:rFonts w:ascii="Cambria" w:hAnsi="Cambria"/>
                                  <w:color w:val="FF0000"/>
                                  <w:spacing w:val="43"/>
                                  <w:w w:val="125"/>
                                  <w:sz w:val="20"/>
                                </w:rPr>
                                <w:t xml:space="preserve"> </w:t>
                              </w:r>
                              <w:r>
                                <w:rPr>
                                  <w:rFonts w:ascii="Cambria" w:hAnsi="Cambria"/>
                                  <w:spacing w:val="14"/>
                                  <w:w w:val="125"/>
                                  <w:sz w:val="20"/>
                                </w:rPr>
                                <w:t>location</w:t>
                              </w:r>
                              <w:r>
                                <w:rPr>
                                  <w:rFonts w:ascii="Cambria" w:hAnsi="Cambria"/>
                                  <w:spacing w:val="-38"/>
                                  <w:w w:val="125"/>
                                  <w:sz w:val="20"/>
                                </w:rPr>
                                <w:t xml:space="preserve"> </w:t>
                              </w:r>
                              <w:proofErr w:type="gramStart"/>
                              <w:r>
                                <w:rPr>
                                  <w:rFonts w:ascii="Cambria" w:hAnsi="Cambria"/>
                                  <w:spacing w:val="11"/>
                                  <w:w w:val="110"/>
                                  <w:sz w:val="20"/>
                                </w:rPr>
                                <w:t>Key</w:t>
                              </w:r>
                              <w:r>
                                <w:rPr>
                                  <w:rFonts w:ascii="Cambria" w:hAnsi="Cambria"/>
                                  <w:spacing w:val="-13"/>
                                  <w:w w:val="110"/>
                                  <w:sz w:val="20"/>
                                </w:rPr>
                                <w:t xml:space="preserve"> </w:t>
                              </w:r>
                              <w:r>
                                <w:rPr>
                                  <w:rFonts w:ascii="Cambria" w:hAnsi="Cambria"/>
                                  <w:w w:val="125"/>
                                  <w:sz w:val="20"/>
                                </w:rPr>
                                <w:t>,</w:t>
                              </w:r>
                              <w:proofErr w:type="gramEnd"/>
                              <w:r>
                                <w:rPr>
                                  <w:rFonts w:ascii="Cambria" w:hAnsi="Cambria"/>
                                  <w:spacing w:val="56"/>
                                  <w:w w:val="125"/>
                                  <w:sz w:val="20"/>
                                </w:rPr>
                                <w:t xml:space="preserve"> </w:t>
                              </w:r>
                              <w:r>
                                <w:rPr>
                                  <w:rFonts w:ascii="Cambria" w:hAnsi="Cambria"/>
                                  <w:color w:val="FF0000"/>
                                  <w:w w:val="125"/>
                                  <w:sz w:val="20"/>
                                </w:rPr>
                                <w:t>’</w:t>
                              </w:r>
                              <w:r>
                                <w:rPr>
                                  <w:rFonts w:ascii="Cambria" w:hAnsi="Cambria"/>
                                  <w:color w:val="FF0000"/>
                                  <w:spacing w:val="-31"/>
                                  <w:w w:val="125"/>
                                  <w:sz w:val="20"/>
                                </w:rPr>
                                <w:t xml:space="preserve"> </w:t>
                              </w:r>
                              <w:proofErr w:type="gramStart"/>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spacing w:val="-10"/>
                                  <w:w w:val="125"/>
                                  <w:sz w:val="20"/>
                                </w:rPr>
                                <w:t>’</w:t>
                              </w:r>
                              <w:proofErr w:type="gramEnd"/>
                            </w:p>
                            <w:p w14:paraId="6FCCCEA6" w14:textId="77777777" w:rsidR="000900B5" w:rsidRDefault="00000000">
                              <w:pPr>
                                <w:spacing w:before="4" w:line="244" w:lineRule="auto"/>
                                <w:ind w:right="18"/>
                                <w:jc w:val="both"/>
                                <w:rPr>
                                  <w:rFonts w:ascii="Cambria" w:hAnsi="Cambria"/>
                                  <w:sz w:val="20"/>
                                </w:rPr>
                              </w:pP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color w:val="FF0000"/>
                                  <w:spacing w:val="10"/>
                                  <w:sz w:val="20"/>
                                </w:rPr>
                                <w:t>HRK</w:t>
                              </w:r>
                              <w:r>
                                <w:rPr>
                                  <w:rFonts w:ascii="Cambria" w:hAnsi="Cambria"/>
                                  <w:color w:val="FF0000"/>
                                  <w:spacing w:val="-11"/>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0"/>
                                  <w:sz w:val="20"/>
                                </w:rPr>
                                <w:t>,</w:t>
                              </w:r>
                              <w:r>
                                <w:rPr>
                                  <w:rFonts w:ascii="Cambria" w:hAnsi="Cambria"/>
                                  <w:spacing w:val="-22"/>
                                  <w:w w:val="200"/>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color w:val="FF0000"/>
                                  <w:spacing w:val="14"/>
                                  <w:sz w:val="20"/>
                                </w:rPr>
                                <w:t>462150</w:t>
                              </w:r>
                              <w:r>
                                <w:rPr>
                                  <w:rFonts w:ascii="Cambria" w:hAnsi="Cambria"/>
                                  <w:color w:val="FF0000"/>
                                  <w:spacing w:val="-11"/>
                                  <w:sz w:val="20"/>
                                </w:rPr>
                                <w:t xml:space="preserve"> </w:t>
                              </w:r>
                              <w:r>
                                <w:rPr>
                                  <w:rFonts w:ascii="Cambria" w:hAnsi="Cambria"/>
                                  <w:color w:val="FF0000"/>
                                  <w:w w:val="200"/>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205"/>
                                  <w:sz w:val="20"/>
                                </w:rPr>
                                <w:t>’</w:t>
                              </w:r>
                              <w:r>
                                <w:rPr>
                                  <w:rFonts w:ascii="Cambria" w:hAnsi="Cambria"/>
                                  <w:color w:val="FF0000"/>
                                  <w:spacing w:val="-23"/>
                                  <w:w w:val="2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5"/>
                                  <w:sz w:val="20"/>
                                </w:rPr>
                                <w:t>,</w:t>
                              </w:r>
                              <w:r>
                                <w:rPr>
                                  <w:rFonts w:ascii="Cambria" w:hAnsi="Cambria"/>
                                  <w:spacing w:val="-23"/>
                                  <w:w w:val="205"/>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w w:val="205"/>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190"/>
                                  <w:sz w:val="20"/>
                                </w:rPr>
                                <w:t>’</w:t>
                              </w:r>
                              <w:r>
                                <w:rPr>
                                  <w:rFonts w:ascii="Cambria" w:hAnsi="Cambria"/>
                                  <w:color w:val="FF0000"/>
                                  <w:spacing w:val="-20"/>
                                  <w:w w:val="19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190"/>
                                  <w:sz w:val="20"/>
                                </w:rPr>
                                <w:t>’</w:t>
                              </w:r>
                              <w:r>
                                <w:rPr>
                                  <w:rFonts w:ascii="Cambria" w:hAnsi="Cambria"/>
                                  <w:color w:val="FF0000"/>
                                  <w:spacing w:val="-21"/>
                                  <w:w w:val="190"/>
                                  <w:sz w:val="20"/>
                                </w:rPr>
                                <w:t xml:space="preserve"> </w:t>
                              </w:r>
                              <w:r>
                                <w:rPr>
                                  <w:rFonts w:ascii="Cambria" w:hAnsi="Cambria"/>
                                  <w:spacing w:val="14"/>
                                  <w:w w:val="140"/>
                                  <w:sz w:val="20"/>
                                </w:rPr>
                                <w:t>location</w:t>
                              </w:r>
                              <w:r>
                                <w:rPr>
                                  <w:rFonts w:ascii="Cambria" w:hAnsi="Cambria"/>
                                  <w:spacing w:val="-16"/>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190"/>
                                  <w:sz w:val="20"/>
                                </w:rPr>
                                <w:t>,</w:t>
                              </w:r>
                              <w:r>
                                <w:rPr>
                                  <w:rFonts w:ascii="Cambria" w:hAnsi="Cambria"/>
                                  <w:spacing w:val="-21"/>
                                  <w:w w:val="190"/>
                                  <w:sz w:val="20"/>
                                </w:rPr>
                                <w:t xml:space="preserve"> </w:t>
                              </w:r>
                              <w:r>
                                <w:rPr>
                                  <w:rFonts w:ascii="Cambria" w:hAnsi="Cambria"/>
                                  <w:color w:val="FF0000"/>
                                  <w:w w:val="190"/>
                                  <w:sz w:val="20"/>
                                </w:rPr>
                                <w:t>’</w:t>
                              </w:r>
                              <w:r>
                                <w:rPr>
                                  <w:rFonts w:ascii="Cambria" w:hAnsi="Cambria"/>
                                  <w:color w:val="FF0000"/>
                                  <w:spacing w:val="-21"/>
                                  <w:w w:val="19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w w:val="190"/>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w w:val="205"/>
                                  <w:sz w:val="20"/>
                                </w:rPr>
                                <w:t>’</w:t>
                              </w:r>
                              <w:r>
                                <w:rPr>
                                  <w:rFonts w:ascii="Cambria" w:hAnsi="Cambria"/>
                                  <w:color w:val="FF0000"/>
                                  <w:spacing w:val="-23"/>
                                  <w:w w:val="2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5"/>
                                  <w:sz w:val="20"/>
                                </w:rPr>
                                <w:t>,</w:t>
                              </w:r>
                              <w:r>
                                <w:rPr>
                                  <w:rFonts w:ascii="Cambria" w:hAnsi="Cambria"/>
                                  <w:spacing w:val="-23"/>
                                  <w:w w:val="205"/>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w w:val="205"/>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10"/>
                                  <w:sz w:val="20"/>
                                </w:rPr>
                                <w:t>,</w:t>
                              </w:r>
                              <w:r>
                                <w:rPr>
                                  <w:rFonts w:ascii="Cambria" w:hAnsi="Cambria"/>
                                  <w:spacing w:val="-23"/>
                                  <w:w w:val="210"/>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w w:val="210"/>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205"/>
                                  <w:sz w:val="20"/>
                                </w:rPr>
                                <w:t>’</w:t>
                              </w:r>
                              <w:r>
                                <w:rPr>
                                  <w:rFonts w:ascii="Cambria" w:hAnsi="Cambria"/>
                                  <w:color w:val="FF0000"/>
                                  <w:spacing w:val="-23"/>
                                  <w:w w:val="2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5"/>
                                  <w:sz w:val="20"/>
                                </w:rPr>
                                <w:t>,</w:t>
                              </w:r>
                              <w:r>
                                <w:rPr>
                                  <w:rFonts w:ascii="Cambria" w:hAnsi="Cambria"/>
                                  <w:spacing w:val="-23"/>
                                  <w:w w:val="205"/>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w w:val="205"/>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10"/>
                                  <w:sz w:val="20"/>
                                </w:rPr>
                                <w:t>,</w:t>
                              </w:r>
                              <w:r>
                                <w:rPr>
                                  <w:rFonts w:ascii="Cambria" w:hAnsi="Cambria"/>
                                  <w:spacing w:val="-23"/>
                                  <w:w w:val="210"/>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w w:val="210"/>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195"/>
                                  <w:sz w:val="20"/>
                                </w:rPr>
                                <w:t>’</w:t>
                              </w:r>
                              <w:r>
                                <w:rPr>
                                  <w:rFonts w:ascii="Cambria" w:hAnsi="Cambria"/>
                                  <w:color w:val="FF0000"/>
                                  <w:spacing w:val="-21"/>
                                  <w:w w:val="195"/>
                                  <w:sz w:val="20"/>
                                </w:rPr>
                                <w:t xml:space="preserve"> </w:t>
                              </w:r>
                              <w:r>
                                <w:rPr>
                                  <w:rFonts w:ascii="Cambria" w:hAnsi="Cambria"/>
                                  <w:color w:val="FF0000"/>
                                  <w:spacing w:val="14"/>
                                  <w:w w:val="140"/>
                                  <w:sz w:val="20"/>
                                </w:rPr>
                                <w:t>DAI’</w:t>
                              </w:r>
                              <w:r>
                                <w:rPr>
                                  <w:rFonts w:ascii="Cambria" w:hAnsi="Cambria"/>
                                  <w:color w:val="FF0000"/>
                                  <w:spacing w:val="-15"/>
                                  <w:w w:val="140"/>
                                  <w:sz w:val="20"/>
                                </w:rPr>
                                <w:t xml:space="preserve"> </w:t>
                              </w:r>
                              <w:r>
                                <w:rPr>
                                  <w:rFonts w:ascii="Cambria" w:hAnsi="Cambria"/>
                                  <w:spacing w:val="14"/>
                                  <w:w w:val="140"/>
                                  <w:sz w:val="20"/>
                                </w:rPr>
                                <w:t>location</w:t>
                              </w:r>
                              <w:r>
                                <w:rPr>
                                  <w:rFonts w:ascii="Cambria" w:hAnsi="Cambria"/>
                                  <w:spacing w:val="-16"/>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195"/>
                                  <w:sz w:val="20"/>
                                </w:rPr>
                                <w:t>,</w:t>
                              </w:r>
                              <w:r>
                                <w:rPr>
                                  <w:rFonts w:ascii="Cambria" w:hAnsi="Cambria"/>
                                  <w:spacing w:val="-21"/>
                                  <w:w w:val="19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w w:val="195"/>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0"/>
                                  <w:sz w:val="20"/>
                                </w:rPr>
                                <w:t>,</w:t>
                              </w:r>
                              <w:r>
                                <w:rPr>
                                  <w:rFonts w:ascii="Cambria" w:hAnsi="Cambria"/>
                                  <w:spacing w:val="-22"/>
                                  <w:w w:val="200"/>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w w:val="200"/>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w w:val="205"/>
                                  <w:sz w:val="20"/>
                                </w:rPr>
                                <w:t>’</w:t>
                              </w:r>
                              <w:r>
                                <w:rPr>
                                  <w:rFonts w:ascii="Cambria" w:hAnsi="Cambria"/>
                                  <w:color w:val="FF0000"/>
                                  <w:spacing w:val="-23"/>
                                  <w:w w:val="2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5"/>
                                  <w:sz w:val="20"/>
                                </w:rPr>
                                <w:t>,</w:t>
                              </w:r>
                              <w:r>
                                <w:rPr>
                                  <w:rFonts w:ascii="Cambria" w:hAnsi="Cambria"/>
                                  <w:spacing w:val="-23"/>
                                  <w:w w:val="205"/>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w w:val="205"/>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w w:val="205"/>
                                  <w:sz w:val="20"/>
                                </w:rPr>
                                <w:t>’</w:t>
                              </w:r>
                              <w:r>
                                <w:rPr>
                                  <w:rFonts w:ascii="Cambria" w:hAnsi="Cambria"/>
                                  <w:color w:val="FF0000"/>
                                  <w:spacing w:val="-23"/>
                                  <w:w w:val="2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5"/>
                                  <w:sz w:val="20"/>
                                </w:rPr>
                                <w:t>,</w:t>
                              </w:r>
                              <w:r>
                                <w:rPr>
                                  <w:rFonts w:ascii="Cambria" w:hAnsi="Cambria"/>
                                  <w:spacing w:val="-23"/>
                                  <w:w w:val="205"/>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w w:val="205"/>
                                  <w:sz w:val="20"/>
                                </w:rPr>
                                <w:t xml:space="preserve">’ </w:t>
                              </w:r>
                              <w:r>
                                <w:rPr>
                                  <w:rFonts w:ascii="Cambria" w:hAnsi="Cambria"/>
                                  <w:color w:val="0000FF"/>
                                  <w:spacing w:val="14"/>
                                  <w:sz w:val="20"/>
                                </w:rPr>
                                <w:t>SELECT</w:t>
                              </w:r>
                              <w:r>
                                <w:rPr>
                                  <w:rFonts w:ascii="Cambria" w:hAnsi="Cambria"/>
                                  <w:color w:val="0000FF"/>
                                  <w:spacing w:val="38"/>
                                  <w:w w:val="145"/>
                                  <w:sz w:val="20"/>
                                </w:rPr>
                                <w:t xml:space="preserve"> </w:t>
                              </w:r>
                              <w:r>
                                <w:rPr>
                                  <w:rFonts w:ascii="Cambria" w:hAnsi="Cambria"/>
                                  <w:color w:val="FF0000"/>
                                  <w:w w:val="145"/>
                                  <w:sz w:val="20"/>
                                </w:rPr>
                                <w:t>’</w:t>
                              </w:r>
                              <w:r>
                                <w:rPr>
                                  <w:rFonts w:ascii="Cambria" w:hAnsi="Cambria"/>
                                  <w:color w:val="FF0000"/>
                                  <w:spacing w:val="-42"/>
                                  <w:w w:val="14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5"/>
                                  <w:sz w:val="20"/>
                                </w:rPr>
                                <w:t>’</w:t>
                              </w:r>
                              <w:r>
                                <w:rPr>
                                  <w:rFonts w:ascii="Cambria" w:hAnsi="Cambria"/>
                                  <w:color w:val="FF0000"/>
                                  <w:spacing w:val="34"/>
                                  <w:w w:val="145"/>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145"/>
                                  <w:sz w:val="20"/>
                                </w:rPr>
                                <w:t>,</w:t>
                              </w:r>
                              <w:r>
                                <w:rPr>
                                  <w:rFonts w:ascii="Cambria" w:hAnsi="Cambria"/>
                                  <w:spacing w:val="45"/>
                                  <w:w w:val="145"/>
                                  <w:sz w:val="20"/>
                                </w:rPr>
                                <w:t xml:space="preserve"> </w:t>
                              </w:r>
                              <w:r>
                                <w:rPr>
                                  <w:rFonts w:ascii="Cambria" w:hAnsi="Cambria"/>
                                  <w:color w:val="FF0000"/>
                                  <w:w w:val="145"/>
                                  <w:sz w:val="20"/>
                                </w:rPr>
                                <w:t>’</w:t>
                              </w:r>
                              <w:r>
                                <w:rPr>
                                  <w:rFonts w:ascii="Cambria" w:hAnsi="Cambria"/>
                                  <w:color w:val="FF0000"/>
                                  <w:spacing w:val="-40"/>
                                  <w:w w:val="145"/>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45"/>
                                  <w:sz w:val="20"/>
                                </w:rPr>
                                <w:t>’</w:t>
                              </w:r>
                            </w:p>
                          </w:txbxContent>
                        </wps:txbx>
                        <wps:bodyPr wrap="square" lIns="0" tIns="0" rIns="0" bIns="0" rtlCol="0">
                          <a:noAutofit/>
                        </wps:bodyPr>
                      </wps:wsp>
                      <wps:wsp>
                        <wps:cNvPr id="129" name="Textbox 129"/>
                        <wps:cNvSpPr txBox="1"/>
                        <wps:spPr>
                          <a:xfrm>
                            <a:off x="3161016" y="346930"/>
                            <a:ext cx="232410" cy="1973580"/>
                          </a:xfrm>
                          <a:prstGeom prst="rect">
                            <a:avLst/>
                          </a:prstGeom>
                        </wps:spPr>
                        <wps:txbx>
                          <w:txbxContent>
                            <w:p w14:paraId="6FCCCEA7" w14:textId="77777777" w:rsidR="000900B5" w:rsidRDefault="00000000">
                              <w:pPr>
                                <w:spacing w:line="211" w:lineRule="exact"/>
                                <w:rPr>
                                  <w:rFonts w:ascii="Cambria"/>
                                  <w:sz w:val="20"/>
                                </w:rPr>
                              </w:pPr>
                              <w:proofErr w:type="spellStart"/>
                              <w:r>
                                <w:rPr>
                                  <w:rFonts w:ascii="Cambria"/>
                                  <w:spacing w:val="5"/>
                                  <w:w w:val="130"/>
                                  <w:sz w:val="20"/>
                                </w:rPr>
                                <w:t>plz</w:t>
                              </w:r>
                              <w:proofErr w:type="spellEnd"/>
                            </w:p>
                            <w:p w14:paraId="6FCCCEA8" w14:textId="77777777" w:rsidR="000900B5" w:rsidRDefault="00000000">
                              <w:pPr>
                                <w:spacing w:before="4" w:line="244" w:lineRule="auto"/>
                                <w:ind w:right="18"/>
                                <w:jc w:val="both"/>
                                <w:rPr>
                                  <w:rFonts w:ascii="Cambria"/>
                                  <w:sz w:val="20"/>
                                </w:rPr>
                              </w:pP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5"/>
                                  <w:w w:val="120"/>
                                  <w:sz w:val="20"/>
                                </w:rPr>
                                <w:t>plz</w:t>
                              </w:r>
                              <w:proofErr w:type="spellEnd"/>
                            </w:p>
                          </w:txbxContent>
                        </wps:txbx>
                        <wps:bodyPr wrap="square" lIns="0" tIns="0" rIns="0" bIns="0" rtlCol="0">
                          <a:noAutofit/>
                        </wps:bodyPr>
                      </wps:wsp>
                      <wps:wsp>
                        <wps:cNvPr id="130" name="Textbox 130"/>
                        <wps:cNvSpPr txBox="1"/>
                        <wps:spPr>
                          <a:xfrm>
                            <a:off x="3480834" y="346930"/>
                            <a:ext cx="709295" cy="1821814"/>
                          </a:xfrm>
                          <a:prstGeom prst="rect">
                            <a:avLst/>
                          </a:prstGeom>
                        </wps:spPr>
                        <wps:txbx>
                          <w:txbxContent>
                            <w:p w14:paraId="6FCCCEA9" w14:textId="77777777" w:rsidR="000900B5" w:rsidRDefault="00000000">
                              <w:pPr>
                                <w:spacing w:line="211" w:lineRule="exact"/>
                                <w:jc w:val="both"/>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p w14:paraId="6FCCCEAA" w14:textId="77777777" w:rsidR="000900B5" w:rsidRDefault="00000000">
                              <w:pPr>
                                <w:spacing w:before="4" w:line="244" w:lineRule="auto"/>
                                <w:ind w:right="18"/>
                                <w:jc w:val="both"/>
                                <w:rPr>
                                  <w:rFonts w:ascii="Cambria"/>
                                  <w:sz w:val="20"/>
                                </w:rPr>
                              </w:pP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xbxContent>
                        </wps:txbx>
                        <wps:bodyPr wrap="square" lIns="0" tIns="0" rIns="0" bIns="0" rtlCol="0">
                          <a:noAutofit/>
                        </wps:bodyPr>
                      </wps:wsp>
                      <wps:wsp>
                        <wps:cNvPr id="131" name="Textbox 131"/>
                        <wps:cNvSpPr txBox="1"/>
                        <wps:spPr>
                          <a:xfrm>
                            <a:off x="209054" y="2320726"/>
                            <a:ext cx="3980815" cy="1062990"/>
                          </a:xfrm>
                          <a:prstGeom prst="rect">
                            <a:avLst/>
                          </a:prstGeom>
                        </wps:spPr>
                        <wps:txbx>
                          <w:txbxContent>
                            <w:p w14:paraId="6FCCCEAB" w14:textId="77777777" w:rsidR="000900B5" w:rsidRDefault="00000000">
                              <w:pPr>
                                <w:spacing w:line="211" w:lineRule="exact"/>
                                <w:rPr>
                                  <w:rFonts w:ascii="Cambria"/>
                                  <w:sz w:val="20"/>
                                </w:rPr>
                              </w:pPr>
                              <w:r>
                                <w:rPr>
                                  <w:rFonts w:ascii="Cambria"/>
                                  <w:spacing w:val="5"/>
                                  <w:w w:val="195"/>
                                  <w:sz w:val="20"/>
                                </w:rPr>
                                <w:t>),</w:t>
                              </w:r>
                            </w:p>
                            <w:p w14:paraId="6FCCCEAC" w14:textId="77777777" w:rsidR="000900B5" w:rsidRDefault="000900B5">
                              <w:pPr>
                                <w:spacing w:before="9"/>
                                <w:rPr>
                                  <w:rFonts w:ascii="Cambria"/>
                                  <w:sz w:val="20"/>
                                </w:rPr>
                              </w:pPr>
                            </w:p>
                            <w:p w14:paraId="6FCCCEAD" w14:textId="77777777" w:rsidR="000900B5" w:rsidRDefault="00000000">
                              <w:pPr>
                                <w:ind w:left="8"/>
                                <w:rPr>
                                  <w:rFonts w:ascii="Cambria"/>
                                  <w:sz w:val="20"/>
                                </w:rPr>
                              </w:pPr>
                              <w:proofErr w:type="spellStart"/>
                              <w:r>
                                <w:rPr>
                                  <w:rFonts w:ascii="Cambria"/>
                                  <w:spacing w:val="16"/>
                                  <w:w w:val="120"/>
                                  <w:sz w:val="20"/>
                                </w:rPr>
                                <w:t>plz_to_key</w:t>
                              </w:r>
                              <w:proofErr w:type="spellEnd"/>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6FCCCEAE" w14:textId="77777777" w:rsidR="000900B5" w:rsidRDefault="00000000">
                              <w:pPr>
                                <w:spacing w:before="5" w:line="244" w:lineRule="auto"/>
                                <w:ind w:left="258" w:right="18"/>
                                <w:jc w:val="both"/>
                                <w:rPr>
                                  <w:rFonts w:ascii="Cambria" w:hAnsi="Cambria"/>
                                  <w:sz w:val="20"/>
                                </w:rPr>
                              </w:pPr>
                              <w:proofErr w:type="gramStart"/>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25"/>
                                  <w:sz w:val="20"/>
                                </w:rPr>
                                <w:t>’</w:t>
                              </w:r>
                              <w:proofErr w:type="gramEnd"/>
                              <w:r>
                                <w:rPr>
                                  <w:rFonts w:ascii="Cambria" w:hAnsi="Cambria"/>
                                  <w:color w:val="FF0000"/>
                                  <w:spacing w:val="-24"/>
                                  <w:w w:val="225"/>
                                  <w:sz w:val="20"/>
                                </w:rPr>
                                <w:t xml:space="preserve"> </w:t>
                              </w:r>
                              <w:proofErr w:type="gramStart"/>
                              <w:r>
                                <w:rPr>
                                  <w:rFonts w:ascii="Cambria" w:hAnsi="Cambria"/>
                                  <w:color w:val="FF0000"/>
                                  <w:spacing w:val="14"/>
                                  <w:sz w:val="20"/>
                                </w:rPr>
                                <w:t>196000</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proofErr w:type="spellStart"/>
                              <w:proofErr w:type="gramStart"/>
                              <w:r>
                                <w:rPr>
                                  <w:rFonts w:ascii="Cambria" w:hAnsi="Cambria"/>
                                  <w:w w:val="140"/>
                                  <w:sz w:val="20"/>
                                </w:rPr>
                                <w:t>plz</w:t>
                              </w:r>
                              <w:proofErr w:type="spellEnd"/>
                              <w:r>
                                <w:rPr>
                                  <w:rFonts w:ascii="Cambria" w:hAnsi="Cambria"/>
                                  <w:spacing w:val="-15"/>
                                  <w:w w:val="140"/>
                                  <w:sz w:val="20"/>
                                </w:rPr>
                                <w:t xml:space="preserve"> </w:t>
                              </w:r>
                              <w:r>
                                <w:rPr>
                                  <w:rFonts w:ascii="Cambria" w:hAnsi="Cambria"/>
                                  <w:w w:val="225"/>
                                  <w:sz w:val="20"/>
                                </w:rPr>
                                <w:t>,</w:t>
                              </w:r>
                              <w:proofErr w:type="gramEnd"/>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proofErr w:type="gramStart"/>
                              <w:r>
                                <w:rPr>
                                  <w:rFonts w:ascii="Cambria" w:hAnsi="Cambria"/>
                                  <w:color w:val="FF0000"/>
                                  <w:spacing w:val="10"/>
                                  <w:sz w:val="20"/>
                                </w:rPr>
                                <w:t>VET</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r>
                                <w:rPr>
                                  <w:rFonts w:ascii="Cambria" w:hAnsi="Cambria"/>
                                  <w:spacing w:val="16"/>
                                  <w:w w:val="140"/>
                                  <w:sz w:val="20"/>
                                </w:rPr>
                                <w:t>location</w:t>
                              </w:r>
                              <w:r>
                                <w:rPr>
                                  <w:rFonts w:ascii="Cambria" w:hAnsi="Cambria"/>
                                  <w:spacing w:val="-15"/>
                                  <w:w w:val="140"/>
                                  <w:sz w:val="20"/>
                                </w:rPr>
                                <w:t xml:space="preserve"> </w:t>
                              </w:r>
                              <w:r>
                                <w:rPr>
                                  <w:rFonts w:ascii="Cambria" w:hAnsi="Cambria"/>
                                  <w:spacing w:val="12"/>
                                  <w:sz w:val="20"/>
                                </w:rPr>
                                <w:t>Key</w:t>
                              </w:r>
                              <w:r>
                                <w:rPr>
                                  <w:rFonts w:ascii="Cambria" w:hAnsi="Cambria"/>
                                  <w:spacing w:val="22"/>
                                  <w:sz w:val="20"/>
                                </w:rPr>
                                <w:t xml:space="preserve"> </w:t>
                              </w:r>
                              <w:r>
                                <w:rPr>
                                  <w:rFonts w:ascii="Cambria" w:hAnsi="Cambria"/>
                                  <w:color w:val="0000FF"/>
                                  <w:spacing w:val="13"/>
                                  <w:sz w:val="20"/>
                                </w:rPr>
                                <w:t>UNION</w:t>
                              </w:r>
                              <w:r>
                                <w:rPr>
                                  <w:rFonts w:ascii="Cambria" w:hAnsi="Cambria"/>
                                  <w:color w:val="0000FF"/>
                                  <w:spacing w:val="63"/>
                                  <w:sz w:val="20"/>
                                </w:rPr>
                                <w:t xml:space="preserve"> </w:t>
                              </w:r>
                              <w:r>
                                <w:rPr>
                                  <w:rFonts w:ascii="Cambria" w:hAnsi="Cambria"/>
                                  <w:color w:val="0000FF"/>
                                  <w:spacing w:val="10"/>
                                  <w:sz w:val="20"/>
                                </w:rPr>
                                <w:t xml:space="preserve">ALL </w:t>
                              </w:r>
                              <w:proofErr w:type="gramStart"/>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25"/>
                                  <w:sz w:val="20"/>
                                </w:rPr>
                                <w:t>’</w:t>
                              </w:r>
                              <w:proofErr w:type="gramEnd"/>
                              <w:r>
                                <w:rPr>
                                  <w:rFonts w:ascii="Cambria" w:hAnsi="Cambria"/>
                                  <w:color w:val="FF0000"/>
                                  <w:spacing w:val="-24"/>
                                  <w:w w:val="225"/>
                                  <w:sz w:val="20"/>
                                </w:rPr>
                                <w:t xml:space="preserve"> </w:t>
                              </w:r>
                              <w:proofErr w:type="gramStart"/>
                              <w:r>
                                <w:rPr>
                                  <w:rFonts w:ascii="Cambria" w:hAnsi="Cambria"/>
                                  <w:color w:val="FF0000"/>
                                  <w:spacing w:val="14"/>
                                  <w:sz w:val="20"/>
                                </w:rPr>
                                <w:t>462150</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proofErr w:type="spellStart"/>
                              <w:proofErr w:type="gramStart"/>
                              <w:r>
                                <w:rPr>
                                  <w:rFonts w:ascii="Cambria" w:hAnsi="Cambria"/>
                                  <w:w w:val="140"/>
                                  <w:sz w:val="20"/>
                                </w:rPr>
                                <w:t>plz</w:t>
                              </w:r>
                              <w:proofErr w:type="spellEnd"/>
                              <w:r>
                                <w:rPr>
                                  <w:rFonts w:ascii="Cambria" w:hAnsi="Cambria"/>
                                  <w:spacing w:val="-15"/>
                                  <w:w w:val="140"/>
                                  <w:sz w:val="20"/>
                                </w:rPr>
                                <w:t xml:space="preserve"> </w:t>
                              </w:r>
                              <w:r>
                                <w:rPr>
                                  <w:rFonts w:ascii="Cambria" w:hAnsi="Cambria"/>
                                  <w:w w:val="225"/>
                                  <w:sz w:val="20"/>
                                </w:rPr>
                                <w:t>,</w:t>
                              </w:r>
                              <w:proofErr w:type="gramEnd"/>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proofErr w:type="gramStart"/>
                              <w:r>
                                <w:rPr>
                                  <w:rFonts w:ascii="Cambria" w:hAnsi="Cambria"/>
                                  <w:color w:val="FF0000"/>
                                  <w:spacing w:val="10"/>
                                  <w:sz w:val="20"/>
                                </w:rPr>
                                <w:t>HRK</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r>
                                <w:rPr>
                                  <w:rFonts w:ascii="Cambria" w:hAnsi="Cambria"/>
                                  <w:spacing w:val="16"/>
                                  <w:w w:val="140"/>
                                  <w:sz w:val="20"/>
                                </w:rPr>
                                <w:t>location</w:t>
                              </w:r>
                              <w:r>
                                <w:rPr>
                                  <w:rFonts w:ascii="Cambria" w:hAnsi="Cambria"/>
                                  <w:spacing w:val="-15"/>
                                  <w:w w:val="140"/>
                                  <w:sz w:val="20"/>
                                </w:rPr>
                                <w:t xml:space="preserve"> </w:t>
                              </w:r>
                              <w:r>
                                <w:rPr>
                                  <w:rFonts w:ascii="Cambria" w:hAnsi="Cambria"/>
                                  <w:spacing w:val="12"/>
                                  <w:sz w:val="20"/>
                                </w:rPr>
                                <w:t>Key</w:t>
                              </w:r>
                              <w:r>
                                <w:rPr>
                                  <w:rFonts w:ascii="Cambria" w:hAnsi="Cambria"/>
                                  <w:spacing w:val="-7"/>
                                  <w:sz w:val="20"/>
                                </w:rPr>
                                <w:t xml:space="preserve"> </w:t>
                              </w:r>
                              <w:r>
                                <w:rPr>
                                  <w:rFonts w:ascii="Cambria" w:hAnsi="Cambria"/>
                                  <w:color w:val="0000FF"/>
                                  <w:spacing w:val="13"/>
                                  <w:sz w:val="20"/>
                                </w:rPr>
                                <w:t>UNION</w:t>
                              </w:r>
                              <w:r>
                                <w:rPr>
                                  <w:rFonts w:ascii="Cambria" w:hAnsi="Cambria"/>
                                  <w:color w:val="0000FF"/>
                                  <w:spacing w:val="59"/>
                                  <w:sz w:val="20"/>
                                </w:rPr>
                                <w:t xml:space="preserve"> </w:t>
                              </w:r>
                              <w:r>
                                <w:rPr>
                                  <w:rFonts w:ascii="Cambria" w:hAnsi="Cambria"/>
                                  <w:color w:val="0000FF"/>
                                  <w:spacing w:val="10"/>
                                  <w:sz w:val="20"/>
                                </w:rPr>
                                <w:t xml:space="preserve">ALL </w:t>
                              </w:r>
                              <w:proofErr w:type="gramStart"/>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25"/>
                                  <w:sz w:val="20"/>
                                </w:rPr>
                                <w:t>’</w:t>
                              </w:r>
                              <w:proofErr w:type="gramEnd"/>
                              <w:r>
                                <w:rPr>
                                  <w:rFonts w:ascii="Cambria" w:hAnsi="Cambria"/>
                                  <w:color w:val="FF0000"/>
                                  <w:spacing w:val="-24"/>
                                  <w:w w:val="225"/>
                                  <w:sz w:val="20"/>
                                </w:rPr>
                                <w:t xml:space="preserve"> </w:t>
                              </w:r>
                              <w:proofErr w:type="gramStart"/>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proofErr w:type="spellStart"/>
                              <w:proofErr w:type="gramStart"/>
                              <w:r>
                                <w:rPr>
                                  <w:rFonts w:ascii="Cambria" w:hAnsi="Cambria"/>
                                  <w:w w:val="140"/>
                                  <w:sz w:val="20"/>
                                </w:rPr>
                                <w:t>plz</w:t>
                              </w:r>
                              <w:proofErr w:type="spellEnd"/>
                              <w:r>
                                <w:rPr>
                                  <w:rFonts w:ascii="Cambria" w:hAnsi="Cambria"/>
                                  <w:spacing w:val="-15"/>
                                  <w:w w:val="140"/>
                                  <w:sz w:val="20"/>
                                </w:rPr>
                                <w:t xml:space="preserve"> </w:t>
                              </w:r>
                              <w:r>
                                <w:rPr>
                                  <w:rFonts w:ascii="Cambria" w:hAnsi="Cambria"/>
                                  <w:w w:val="225"/>
                                  <w:sz w:val="20"/>
                                </w:rPr>
                                <w:t>,</w:t>
                              </w:r>
                              <w:proofErr w:type="gramEnd"/>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proofErr w:type="gramStart"/>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r>
                                <w:rPr>
                                  <w:rFonts w:ascii="Cambria" w:hAnsi="Cambria"/>
                                  <w:spacing w:val="16"/>
                                  <w:w w:val="140"/>
                                  <w:sz w:val="20"/>
                                </w:rPr>
                                <w:t>location</w:t>
                              </w:r>
                              <w:r>
                                <w:rPr>
                                  <w:rFonts w:ascii="Cambria" w:hAnsi="Cambria"/>
                                  <w:spacing w:val="-15"/>
                                  <w:w w:val="140"/>
                                  <w:sz w:val="20"/>
                                </w:rPr>
                                <w:t xml:space="preserve"> </w:t>
                              </w:r>
                              <w:r>
                                <w:rPr>
                                  <w:rFonts w:ascii="Cambria" w:hAnsi="Cambria"/>
                                  <w:spacing w:val="12"/>
                                  <w:sz w:val="20"/>
                                </w:rPr>
                                <w:t>Key</w:t>
                              </w:r>
                              <w:r>
                                <w:rPr>
                                  <w:rFonts w:ascii="Cambria" w:hAnsi="Cambria"/>
                                  <w:spacing w:val="9"/>
                                  <w:sz w:val="20"/>
                                </w:rPr>
                                <w:t xml:space="preserve"> </w:t>
                              </w:r>
                              <w:r>
                                <w:rPr>
                                  <w:rFonts w:ascii="Cambria" w:hAnsi="Cambria"/>
                                  <w:color w:val="0000FF"/>
                                  <w:spacing w:val="13"/>
                                  <w:sz w:val="20"/>
                                </w:rPr>
                                <w:t>UNION</w:t>
                              </w:r>
                              <w:r>
                                <w:rPr>
                                  <w:rFonts w:ascii="Cambria" w:hAnsi="Cambria"/>
                                  <w:color w:val="0000FF"/>
                                  <w:spacing w:val="61"/>
                                  <w:sz w:val="20"/>
                                </w:rPr>
                                <w:t xml:space="preserve"> </w:t>
                              </w:r>
                              <w:r>
                                <w:rPr>
                                  <w:rFonts w:ascii="Cambria" w:hAnsi="Cambria"/>
                                  <w:color w:val="0000FF"/>
                                  <w:spacing w:val="10"/>
                                  <w:sz w:val="20"/>
                                </w:rPr>
                                <w:t xml:space="preserve">ALL </w:t>
                              </w:r>
                              <w:proofErr w:type="gramStart"/>
                              <w:r>
                                <w:rPr>
                                  <w:rFonts w:ascii="Cambria" w:hAnsi="Cambria"/>
                                  <w:color w:val="0000FF"/>
                                  <w:spacing w:val="14"/>
                                  <w:sz w:val="20"/>
                                </w:rPr>
                                <w:t>SELECT</w:t>
                              </w:r>
                              <w:r>
                                <w:rPr>
                                  <w:rFonts w:ascii="Cambria" w:hAnsi="Cambria"/>
                                  <w:color w:val="0000FF"/>
                                  <w:spacing w:val="25"/>
                                  <w:w w:val="175"/>
                                  <w:sz w:val="20"/>
                                </w:rPr>
                                <w:t xml:space="preserve"> </w:t>
                              </w:r>
                              <w:r>
                                <w:rPr>
                                  <w:rFonts w:ascii="Cambria" w:hAnsi="Cambria"/>
                                  <w:color w:val="FF0000"/>
                                  <w:w w:val="175"/>
                                  <w:sz w:val="20"/>
                                </w:rPr>
                                <w:t>’</w:t>
                              </w:r>
                              <w:proofErr w:type="gramEnd"/>
                              <w:r>
                                <w:rPr>
                                  <w:rFonts w:ascii="Cambria" w:hAnsi="Cambria"/>
                                  <w:color w:val="FF0000"/>
                                  <w:spacing w:val="-54"/>
                                  <w:w w:val="175"/>
                                  <w:sz w:val="20"/>
                                </w:rPr>
                                <w:t xml:space="preserve"> </w:t>
                              </w:r>
                              <w:proofErr w:type="gramStart"/>
                              <w:r>
                                <w:rPr>
                                  <w:rFonts w:ascii="Cambria" w:hAnsi="Cambria"/>
                                  <w:color w:val="FF0000"/>
                                  <w:spacing w:val="14"/>
                                  <w:sz w:val="20"/>
                                </w:rPr>
                                <w:t>830470</w:t>
                              </w:r>
                              <w:r>
                                <w:rPr>
                                  <w:rFonts w:ascii="Cambria" w:hAnsi="Cambria"/>
                                  <w:color w:val="FF0000"/>
                                  <w:spacing w:val="-13"/>
                                  <w:sz w:val="20"/>
                                </w:rPr>
                                <w:t xml:space="preserve"> </w:t>
                              </w:r>
                              <w:r>
                                <w:rPr>
                                  <w:rFonts w:ascii="Cambria" w:hAnsi="Cambria"/>
                                  <w:color w:val="FF0000"/>
                                  <w:w w:val="175"/>
                                  <w:sz w:val="20"/>
                                </w:rPr>
                                <w:t>’</w:t>
                              </w:r>
                              <w:proofErr w:type="gramEnd"/>
                              <w:r>
                                <w:rPr>
                                  <w:rFonts w:ascii="Cambria" w:hAnsi="Cambria"/>
                                  <w:color w:val="FF0000"/>
                                  <w:spacing w:val="17"/>
                                  <w:w w:val="175"/>
                                  <w:sz w:val="20"/>
                                </w:rPr>
                                <w:t xml:space="preserve"> </w:t>
                              </w:r>
                              <w:proofErr w:type="spellStart"/>
                              <w:proofErr w:type="gramStart"/>
                              <w:r>
                                <w:rPr>
                                  <w:rFonts w:ascii="Cambria" w:hAnsi="Cambria"/>
                                  <w:w w:val="140"/>
                                  <w:sz w:val="20"/>
                                </w:rPr>
                                <w:t>plz</w:t>
                              </w:r>
                              <w:proofErr w:type="spellEnd"/>
                              <w:r>
                                <w:rPr>
                                  <w:rFonts w:ascii="Cambria" w:hAnsi="Cambria"/>
                                  <w:spacing w:val="-27"/>
                                  <w:w w:val="140"/>
                                  <w:sz w:val="20"/>
                                </w:rPr>
                                <w:t xml:space="preserve"> </w:t>
                              </w:r>
                              <w:r>
                                <w:rPr>
                                  <w:rFonts w:ascii="Cambria" w:hAnsi="Cambria"/>
                                  <w:w w:val="175"/>
                                  <w:sz w:val="20"/>
                                </w:rPr>
                                <w:t>,</w:t>
                              </w:r>
                              <w:proofErr w:type="gramEnd"/>
                              <w:r>
                                <w:rPr>
                                  <w:rFonts w:ascii="Cambria" w:hAnsi="Cambria"/>
                                  <w:spacing w:val="21"/>
                                  <w:w w:val="175"/>
                                  <w:sz w:val="20"/>
                                </w:rPr>
                                <w:t xml:space="preserve"> </w:t>
                              </w:r>
                              <w:r>
                                <w:rPr>
                                  <w:rFonts w:ascii="Cambria" w:hAnsi="Cambria"/>
                                  <w:color w:val="FF0000"/>
                                  <w:w w:val="175"/>
                                  <w:sz w:val="20"/>
                                </w:rPr>
                                <w:t>’</w:t>
                              </w:r>
                              <w:r>
                                <w:rPr>
                                  <w:rFonts w:ascii="Cambria" w:hAnsi="Cambria"/>
                                  <w:color w:val="FF0000"/>
                                  <w:spacing w:val="-55"/>
                                  <w:w w:val="175"/>
                                  <w:sz w:val="20"/>
                                </w:rPr>
                                <w:t xml:space="preserve"> </w:t>
                              </w:r>
                              <w:proofErr w:type="gramStart"/>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75"/>
                                  <w:sz w:val="20"/>
                                </w:rPr>
                                <w:t>’</w:t>
                              </w:r>
                              <w:proofErr w:type="gramEnd"/>
                              <w:r>
                                <w:rPr>
                                  <w:rFonts w:ascii="Cambria" w:hAnsi="Cambria"/>
                                  <w:color w:val="FF0000"/>
                                  <w:spacing w:val="35"/>
                                  <w:w w:val="175"/>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12"/>
                                  <w:sz w:val="20"/>
                                </w:rPr>
                                <w:t>Key</w:t>
                              </w:r>
                              <w:r>
                                <w:rPr>
                                  <w:rFonts w:ascii="Cambria" w:hAnsi="Cambria"/>
                                  <w:spacing w:val="76"/>
                                  <w:sz w:val="20"/>
                                </w:rPr>
                                <w:t xml:space="preserve"> </w:t>
                              </w:r>
                              <w:r>
                                <w:rPr>
                                  <w:rFonts w:ascii="Cambria" w:hAnsi="Cambria"/>
                                  <w:color w:val="0000FF"/>
                                  <w:spacing w:val="13"/>
                                  <w:sz w:val="20"/>
                                </w:rPr>
                                <w:t>UNION</w:t>
                              </w:r>
                              <w:r>
                                <w:rPr>
                                  <w:rFonts w:ascii="Cambria" w:hAnsi="Cambria"/>
                                  <w:color w:val="0000FF"/>
                                  <w:spacing w:val="73"/>
                                  <w:sz w:val="20"/>
                                </w:rPr>
                                <w:t xml:space="preserve"> </w:t>
                              </w:r>
                              <w:r>
                                <w:rPr>
                                  <w:rFonts w:ascii="Cambria" w:hAnsi="Cambria"/>
                                  <w:color w:val="0000FF"/>
                                  <w:spacing w:val="5"/>
                                  <w:sz w:val="20"/>
                                </w:rPr>
                                <w:t>ALL</w:t>
                              </w:r>
                            </w:p>
                          </w:txbxContent>
                        </wps:txbx>
                        <wps:bodyPr wrap="square" lIns="0" tIns="0" rIns="0" bIns="0" rtlCol="0">
                          <a:noAutofit/>
                        </wps:bodyPr>
                      </wps:wsp>
                    </wpg:wgp>
                  </a:graphicData>
                </a:graphic>
              </wp:anchor>
            </w:drawing>
          </mc:Choice>
          <mc:Fallback>
            <w:pict>
              <v:group w14:anchorId="6FCCCD96" id="Group 77" o:spid="_x0000_s1030" style="position:absolute;margin-left:39.15pt;margin-top:4pt;width:517.05pt;height:266.45pt;z-index:-15714816;mso-wrap-distance-left:0;mso-wrap-distance-right:0;mso-position-horizontal-relative:page" coordsize="65665,338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">
                <v:shape id="Graphic 78" o:spid="_x0000_s1031" style="position:absolute;left:25;width:13;height:431;visibility:visible;mso-wrap-style:square;v-text-anchor:top" coordsize="1270,43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" path="m,43014l,e" filled="f" strokeweight=".14039mm">
                  <v:path arrowok="t"/>
                </v:shape>
                <v:shape id="Graphic 79" o:spid="_x0000_s1032" style="position:absolute;top:25;width:431;height:12;visibility:visible;mso-wrap-style:square;v-text-anchor:top" coordsize="431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" path="m,l43014,e" filled="f" strokeweight=".14039mm">
                  <v:path arrowok="t"/>
                </v:shape>
                <v:shape id="Graphic 80" o:spid="_x0000_s1033" style="position:absolute;left:430;top:25;width:64802;height:12;visibility:visible;mso-wrap-style:square;v-text-anchor:top" coordsize="64801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" path="m,l6479997,e" filled="f" strokeweight=".14039mm">
                  <v:path arrowok="t"/>
                </v:shape>
                <v:shape id="Graphic 81" o:spid="_x0000_s1034" style="position:absolute;left:65230;top:25;width:432;height:12;visibility:visible;mso-wrap-style:square;v-text-anchor:top" coordsize="431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" path="m,l43014,e" filled="f" strokeweight=".14039mm">
                  <v:path arrowok="t"/>
                </v:shape>
                <v:shape id="Graphic 82" o:spid="_x0000_s1035" style="position:absolute;left:65635;width:12;height:431;visibility:visible;mso-wrap-style:square;v-text-anchor:top" coordsize="1270,43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" path="m,43014l,e" filled="f" strokeweight=".14039mm">
                  <v:path arrowok="t"/>
                </v:shape>
                <v:shape id="Graphic 83" o:spid="_x0000_s1036" style="position:absolute;left:25;top:430;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" path="m,151828l,e" filled="f" strokeweight=".14039mm">
                  <v:path arrowok="t"/>
                </v:shape>
                <v:shape id="Graphic 84" o:spid="_x0000_s1037" style="position:absolute;left:65635;top:430;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" path="m,151828l,e" filled="f" strokeweight=".14039mm">
                  <v:path arrowok="t"/>
                </v:shape>
                <v:shape id="Graphic 85" o:spid="_x0000_s1038" style="position:absolute;left:25;top:1948;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" path="m,151828l,e" filled="f" strokeweight=".14039mm">
                  <v:path arrowok="t"/>
                </v:shape>
                <v:shape id="Graphic 86" o:spid="_x0000_s1039" style="position:absolute;left:65635;top:1948;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" path="m,151828l,e" filled="f" strokeweight=".14039mm">
                  <v:path arrowok="t"/>
                </v:shape>
                <v:shape id="Graphic 87" o:spid="_x0000_s1040" style="position:absolute;left:25;top:3466;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" path="m,151828l,e" filled="f" strokeweight=".14039mm">
                  <v:path arrowok="t"/>
                </v:shape>
                <v:shape id="Graphic 88" o:spid="_x0000_s1041" style="position:absolute;left:65635;top:3466;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" path="m,151828l,e" filled="f" strokeweight=".14039mm">
                  <v:path arrowok="t"/>
                </v:shape>
                <v:shape id="Graphic 89" o:spid="_x0000_s1042" style="position:absolute;left:25;top:4985;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" path="m,151828l,e" filled="f" strokeweight=".14039mm">
                  <v:path arrowok="t"/>
                </v:shape>
                <v:shape id="Graphic 90" o:spid="_x0000_s1043" style="position:absolute;left:65635;top:4985;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" path="m,151828l,e" filled="f" strokeweight=".14039mm">
                  <v:path arrowok="t"/>
                </v:shape>
                <v:shape id="Graphic 91" o:spid="_x0000_s1044" style="position:absolute;left:25;top:6503;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" path="m,151828l,e" filled="f" strokeweight=".14039mm">
                  <v:path arrowok="t"/>
                </v:shape>
                <v:shape id="Graphic 92" o:spid="_x0000_s1045" style="position:absolute;left:65635;top:6503;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" path="m,151828l,e" filled="f" strokeweight=".14039mm">
                  <v:path arrowok="t"/>
                </v:shape>
                <v:shape id="Graphic 93" o:spid="_x0000_s1046" style="position:absolute;left:25;top:8021;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" path="m,151828l,e" filled="f" strokeweight=".14039mm">
                  <v:path arrowok="t"/>
                </v:shape>
                <v:shape id="Graphic 94" o:spid="_x0000_s1047" style="position:absolute;left:65635;top:8021;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" path="m,151828l,e" filled="f" strokeweight=".14039mm">
                  <v:path arrowok="t"/>
                </v:shape>
                <v:shape id="Graphic 95" o:spid="_x0000_s1048" style="position:absolute;left:25;top:9539;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" path="m,151828l,e" filled="f" strokeweight=".14039mm">
                  <v:path arrowok="t"/>
                </v:shape>
                <v:shape id="Graphic 96" o:spid="_x0000_s1049" style="position:absolute;left:65635;top:9539;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" path="m,151828l,e" filled="f" strokeweight=".14039mm">
                  <v:path arrowok="t"/>
                </v:shape>
                <v:shape id="Graphic 97" o:spid="_x0000_s1050" style="position:absolute;left:25;top:11058;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" path="m,151828l,e" filled="f" strokeweight=".14039mm">
                  <v:path arrowok="t"/>
                </v:shape>
                <v:shape id="Graphic 98" o:spid="_x0000_s1051" style="position:absolute;left:65635;top:11058;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" path="m,151828l,e" filled="f" strokeweight=".14039mm">
                  <v:path arrowok="t"/>
                </v:shape>
                <v:shape id="Graphic 99" o:spid="_x0000_s1052" style="position:absolute;left:25;top:12576;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" path="m,151828l,e" filled="f" strokeweight=".14039mm">
                  <v:path arrowok="t"/>
                </v:shape>
                <v:shape id="Graphic 100" o:spid="_x0000_s1053" style="position:absolute;left:65635;top:12576;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" path="m,151828l,e" filled="f" strokeweight=".14039mm">
                  <v:path arrowok="t"/>
                </v:shape>
                <v:shape id="Graphic 101" o:spid="_x0000_s1054" style="position:absolute;left:25;top:14094;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" path="m,151828l,e" filled="f" strokeweight=".14039mm">
                  <v:path arrowok="t"/>
                </v:shape>
                <v:shape id="Graphic 102" o:spid="_x0000_s1055" style="position:absolute;left:65635;top:14094;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" path="m,151828l,e" filled="f" strokeweight=".14039mm">
                  <v:path arrowok="t"/>
                </v:shape>
                <v:shape id="Graphic 103" o:spid="_x0000_s1056" style="position:absolute;left:25;top:15613;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" path="m,151828l,e" filled="f" strokeweight=".14039mm">
                  <v:path arrowok="t"/>
                </v:shape>
                <v:shape id="Graphic 104" o:spid="_x0000_s1057" style="position:absolute;left:65635;top:15613;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" path="m,151828l,e" filled="f" strokeweight=".14039mm">
                  <v:path arrowok="t"/>
                </v:shape>
                <v:shape id="Graphic 105" o:spid="_x0000_s1058" style="position:absolute;left:25;top:17131;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" path="m,151828l,e" filled="f" strokeweight=".14039mm">
                  <v:path arrowok="t"/>
                </v:shape>
                <v:shape id="Graphic 106" o:spid="_x0000_s1059" style="position:absolute;left:65635;top:17131;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" path="m,151828l,e" filled="f" strokeweight=".14039mm">
                  <v:path arrowok="t"/>
                </v:shape>
                <v:shape id="Graphic 107" o:spid="_x0000_s1060" style="position:absolute;left:25;top:18649;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" path="m,151828l,e" filled="f" strokeweight=".14039mm">
                  <v:path arrowok="t"/>
                </v:shape>
                <v:shape id="Graphic 108" o:spid="_x0000_s1061" style="position:absolute;left:65635;top:18649;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" path="m,151828l,e" filled="f" strokeweight=".14039mm">
                  <v:path arrowok="t"/>
                </v:shape>
                <v:shape id="Graphic 109" o:spid="_x0000_s1062" style="position:absolute;left:25;top:20168;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" path="m,151828l,e" filled="f" strokeweight=".14039mm">
                  <v:path arrowok="t"/>
                </v:shape>
                <v:shape id="Graphic 110" o:spid="_x0000_s1063" style="position:absolute;left:65635;top:20168;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" path="m,151828l,e" filled="f" strokeweight=".14039mm">
                  <v:path arrowok="t"/>
                </v:shape>
                <v:shape id="Graphic 111" o:spid="_x0000_s1064" style="position:absolute;left:25;top:21686;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" path="m,151828l,e" filled="f" strokeweight=".14039mm">
                  <v:path arrowok="t"/>
                </v:shape>
                <v:shape id="Graphic 112" o:spid="_x0000_s1065" style="position:absolute;left:65635;top:21686;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" path="m,151828l,e" filled="f" strokeweight=".14039mm">
                  <v:path arrowok="t"/>
                </v:shape>
                <v:shape id="Graphic 113" o:spid="_x0000_s1066" style="position:absolute;left:25;top:23204;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" path="m,151828l,e" filled="f" strokeweight=".14039mm">
                  <v:path arrowok="t"/>
                </v:shape>
                <v:shape id="Graphic 114" o:spid="_x0000_s1067" style="position:absolute;left:65635;top:23204;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" path="m,151828l,e" filled="f" strokeweight=".14039mm">
                  <v:path arrowok="t"/>
                </v:shape>
                <v:shape id="Graphic 115" o:spid="_x0000_s1068" style="position:absolute;left:25;top:24723;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" path="m,151828l,e" filled="f" strokeweight=".14039mm">
                  <v:path arrowok="t"/>
                </v:shape>
                <v:shape id="Graphic 116" o:spid="_x0000_s1069" style="position:absolute;left:65635;top:24723;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" path="m,151828l,e" filled="f" strokeweight=".14039mm">
                  <v:path arrowok="t"/>
                </v:shape>
                <v:shape id="Graphic 117" o:spid="_x0000_s1070" style="position:absolute;left:25;top:26241;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" path="m,151828l,e" filled="f" strokeweight=".14039mm">
                  <v:path arrowok="t"/>
                </v:shape>
                <v:shape id="Graphic 118" o:spid="_x0000_s1071" style="position:absolute;left:65635;top:26241;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" path="m,151828l,e" filled="f" strokeweight=".14039mm">
                  <v:path arrowok="t"/>
                </v:shape>
                <v:shape id="Graphic 119" o:spid="_x0000_s1072" style="position:absolute;left:25;top:27759;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" path="m,151828l,e" filled="f" strokeweight=".14039mm">
                  <v:path arrowok="t"/>
                </v:shape>
                <v:shape id="Graphic 120" o:spid="_x0000_s1073" style="position:absolute;left:65635;top:27759;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" path="m,151828l,e" filled="f" strokeweight=".14039mm">
                  <v:path arrowok="t"/>
                </v:shape>
                <v:shape id="Graphic 121" o:spid="_x0000_s1074" style="position:absolute;left:25;top:29278;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" path="m,151828l,e" filled="f" strokeweight=".14039mm">
                  <v:path arrowok="t"/>
                </v:shape>
                <v:shape id="Graphic 122" o:spid="_x0000_s1075" style="position:absolute;left:65635;top:29278;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" path="m,151828l,e" filled="f" strokeweight=".14039mm">
                  <v:path arrowok="t"/>
                </v:shape>
                <v:shape id="Graphic 123" o:spid="_x0000_s1076" style="position:absolute;left:25;top:30796;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" path="m,151828l,e" filled="f" strokeweight=".14039mm">
                  <v:path arrowok="t"/>
                </v:shape>
                <v:shape id="Graphic 124" o:spid="_x0000_s1077" style="position:absolute;left:65635;top:30796;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" path="m,151828l,e" filled="f" strokeweight=".14039mm">
                  <v:path arrowok="t"/>
                </v:shape>
                <v:shape id="Graphic 125" o:spid="_x0000_s1078" style="position:absolute;left:25;top:32314;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" path="m,151828l,e" filled="f" strokeweight=".14039mm">
                  <v:path arrowok="t"/>
                </v:shape>
                <v:shape id="Graphic 126" o:spid="_x0000_s1079" style="position:absolute;left:65635;top:32314;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" path="m,151828l,e" filled="f" strokeweight=".14039mm">
                  <v:path arrowok="t"/>
                </v:shape>
                <v:shape id="Textbox 127" o:spid="_x0000_s1080" type="#_x0000_t202" style="position:absolute;left:536;top:432;width:13506;height:30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" filled="f" stroked="f">
                  <v:textbox inset="0,0,0,0">
                    <w:txbxContent>
                      <w:p w14:paraId="6FCCCEA3" w14:textId="77777777" w:rsidR="000900B5" w:rsidRDefault="00000000">
                        <w:pPr>
                          <w:spacing w:line="211" w:lineRule="exact"/>
                          <w:rPr>
                            <w:rFonts w:ascii="Cambria"/>
                            <w:sz w:val="20"/>
                          </w:rPr>
                        </w:pPr>
                        <w:r>
                          <w:rPr>
                            <w:rFonts w:ascii="Cambria"/>
                            <w:spacing w:val="8"/>
                            <w:sz w:val="20"/>
                          </w:rPr>
                          <w:t>WITH</w:t>
                        </w:r>
                      </w:p>
                      <w:p w14:paraId="6FCCCEA4" w14:textId="77777777" w:rsidR="000900B5" w:rsidRDefault="00000000">
                        <w:pPr>
                          <w:spacing w:before="4"/>
                          <w:ind w:left="253"/>
                          <w:rPr>
                            <w:rFonts w:ascii="Cambria"/>
                            <w:sz w:val="20"/>
                          </w:rPr>
                        </w:pPr>
                        <w:proofErr w:type="spellStart"/>
                        <w:r>
                          <w:rPr>
                            <w:rFonts w:ascii="Cambria"/>
                            <w:spacing w:val="16"/>
                            <w:w w:val="120"/>
                            <w:sz w:val="20"/>
                          </w:rPr>
                          <w:t>key_to_plz</w:t>
                        </w:r>
                        <w:proofErr w:type="spellEnd"/>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txbxContent>
                  </v:textbox>
                </v:shape>
                <v:shape id="Textbox 128" o:spid="_x0000_s1081" type="#_x0000_t202" style="position:absolute;left:3731;top:3469;width:27070;height:197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" filled="f" stroked="f">
                  <v:textbox inset="0,0,0,0">
                    <w:txbxContent>
                      <w:p w14:paraId="6FCCCEA5" w14:textId="77777777" w:rsidR="000900B5" w:rsidRDefault="00000000">
                        <w:pPr>
                          <w:spacing w:line="211" w:lineRule="exact"/>
                          <w:jc w:val="both"/>
                          <w:rPr>
                            <w:rFonts w:ascii="Cambria" w:hAnsi="Cambria"/>
                            <w:sz w:val="20"/>
                          </w:rPr>
                        </w:pPr>
                        <w:proofErr w:type="gramStart"/>
                        <w:r>
                          <w:rPr>
                            <w:rFonts w:ascii="Cambria" w:hAnsi="Cambria"/>
                            <w:color w:val="0000FF"/>
                            <w:spacing w:val="14"/>
                            <w:w w:val="110"/>
                            <w:sz w:val="20"/>
                          </w:rPr>
                          <w:t>SELECT</w:t>
                        </w:r>
                        <w:r>
                          <w:rPr>
                            <w:rFonts w:ascii="Cambria" w:hAnsi="Cambria"/>
                            <w:color w:val="0000FF"/>
                            <w:spacing w:val="47"/>
                            <w:w w:val="125"/>
                            <w:sz w:val="20"/>
                          </w:rPr>
                          <w:t xml:space="preserve"> </w:t>
                        </w:r>
                        <w:r>
                          <w:rPr>
                            <w:rFonts w:ascii="Cambria" w:hAnsi="Cambria"/>
                            <w:color w:val="FF0000"/>
                            <w:w w:val="125"/>
                            <w:sz w:val="20"/>
                          </w:rPr>
                          <w:t>’</w:t>
                        </w:r>
                        <w:proofErr w:type="gramEnd"/>
                        <w:r>
                          <w:rPr>
                            <w:rFonts w:ascii="Cambria" w:hAnsi="Cambria"/>
                            <w:color w:val="FF0000"/>
                            <w:spacing w:val="-33"/>
                            <w:w w:val="125"/>
                            <w:sz w:val="20"/>
                          </w:rPr>
                          <w:t xml:space="preserve"> </w:t>
                        </w:r>
                        <w:proofErr w:type="gramStart"/>
                        <w:r>
                          <w:rPr>
                            <w:rFonts w:ascii="Cambria" w:hAnsi="Cambria"/>
                            <w:color w:val="FF0000"/>
                            <w:spacing w:val="10"/>
                            <w:w w:val="110"/>
                            <w:sz w:val="20"/>
                          </w:rPr>
                          <w:t>VET</w:t>
                        </w:r>
                        <w:r>
                          <w:rPr>
                            <w:rFonts w:ascii="Cambria" w:hAnsi="Cambria"/>
                            <w:color w:val="FF0000"/>
                            <w:spacing w:val="-20"/>
                            <w:w w:val="110"/>
                            <w:sz w:val="20"/>
                          </w:rPr>
                          <w:t xml:space="preserve"> </w:t>
                        </w:r>
                        <w:r>
                          <w:rPr>
                            <w:rFonts w:ascii="Cambria" w:hAnsi="Cambria"/>
                            <w:color w:val="FF0000"/>
                            <w:w w:val="125"/>
                            <w:sz w:val="20"/>
                          </w:rPr>
                          <w:t>’</w:t>
                        </w:r>
                        <w:proofErr w:type="gramEnd"/>
                        <w:r>
                          <w:rPr>
                            <w:rFonts w:ascii="Cambria" w:hAnsi="Cambria"/>
                            <w:color w:val="FF0000"/>
                            <w:spacing w:val="43"/>
                            <w:w w:val="125"/>
                            <w:sz w:val="20"/>
                          </w:rPr>
                          <w:t xml:space="preserve"> </w:t>
                        </w:r>
                        <w:r>
                          <w:rPr>
                            <w:rFonts w:ascii="Cambria" w:hAnsi="Cambria"/>
                            <w:spacing w:val="14"/>
                            <w:w w:val="125"/>
                            <w:sz w:val="20"/>
                          </w:rPr>
                          <w:t>location</w:t>
                        </w:r>
                        <w:r>
                          <w:rPr>
                            <w:rFonts w:ascii="Cambria" w:hAnsi="Cambria"/>
                            <w:spacing w:val="-38"/>
                            <w:w w:val="125"/>
                            <w:sz w:val="20"/>
                          </w:rPr>
                          <w:t xml:space="preserve"> </w:t>
                        </w:r>
                        <w:proofErr w:type="gramStart"/>
                        <w:r>
                          <w:rPr>
                            <w:rFonts w:ascii="Cambria" w:hAnsi="Cambria"/>
                            <w:spacing w:val="11"/>
                            <w:w w:val="110"/>
                            <w:sz w:val="20"/>
                          </w:rPr>
                          <w:t>Key</w:t>
                        </w:r>
                        <w:r>
                          <w:rPr>
                            <w:rFonts w:ascii="Cambria" w:hAnsi="Cambria"/>
                            <w:spacing w:val="-13"/>
                            <w:w w:val="110"/>
                            <w:sz w:val="20"/>
                          </w:rPr>
                          <w:t xml:space="preserve"> </w:t>
                        </w:r>
                        <w:r>
                          <w:rPr>
                            <w:rFonts w:ascii="Cambria" w:hAnsi="Cambria"/>
                            <w:w w:val="125"/>
                            <w:sz w:val="20"/>
                          </w:rPr>
                          <w:t>,</w:t>
                        </w:r>
                        <w:proofErr w:type="gramEnd"/>
                        <w:r>
                          <w:rPr>
                            <w:rFonts w:ascii="Cambria" w:hAnsi="Cambria"/>
                            <w:spacing w:val="56"/>
                            <w:w w:val="125"/>
                            <w:sz w:val="20"/>
                          </w:rPr>
                          <w:t xml:space="preserve"> </w:t>
                        </w:r>
                        <w:r>
                          <w:rPr>
                            <w:rFonts w:ascii="Cambria" w:hAnsi="Cambria"/>
                            <w:color w:val="FF0000"/>
                            <w:w w:val="125"/>
                            <w:sz w:val="20"/>
                          </w:rPr>
                          <w:t>’</w:t>
                        </w:r>
                        <w:r>
                          <w:rPr>
                            <w:rFonts w:ascii="Cambria" w:hAnsi="Cambria"/>
                            <w:color w:val="FF0000"/>
                            <w:spacing w:val="-31"/>
                            <w:w w:val="125"/>
                            <w:sz w:val="20"/>
                          </w:rPr>
                          <w:t xml:space="preserve"> </w:t>
                        </w:r>
                        <w:proofErr w:type="gramStart"/>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spacing w:val="-10"/>
                            <w:w w:val="125"/>
                            <w:sz w:val="20"/>
                          </w:rPr>
                          <w:t>’</w:t>
                        </w:r>
                        <w:proofErr w:type="gramEnd"/>
                      </w:p>
                      <w:p w14:paraId="6FCCCEA6" w14:textId="77777777" w:rsidR="000900B5" w:rsidRDefault="00000000">
                        <w:pPr>
                          <w:spacing w:before="4" w:line="244" w:lineRule="auto"/>
                          <w:ind w:right="18"/>
                          <w:jc w:val="both"/>
                          <w:rPr>
                            <w:rFonts w:ascii="Cambria" w:hAnsi="Cambria"/>
                            <w:sz w:val="20"/>
                          </w:rPr>
                        </w:pP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color w:val="FF0000"/>
                            <w:spacing w:val="10"/>
                            <w:sz w:val="20"/>
                          </w:rPr>
                          <w:t>HRK</w:t>
                        </w:r>
                        <w:r>
                          <w:rPr>
                            <w:rFonts w:ascii="Cambria" w:hAnsi="Cambria"/>
                            <w:color w:val="FF0000"/>
                            <w:spacing w:val="-11"/>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0"/>
                            <w:sz w:val="20"/>
                          </w:rPr>
                          <w:t>,</w:t>
                        </w:r>
                        <w:r>
                          <w:rPr>
                            <w:rFonts w:ascii="Cambria" w:hAnsi="Cambria"/>
                            <w:spacing w:val="-22"/>
                            <w:w w:val="200"/>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color w:val="FF0000"/>
                            <w:spacing w:val="14"/>
                            <w:sz w:val="20"/>
                          </w:rPr>
                          <w:t>462150</w:t>
                        </w:r>
                        <w:r>
                          <w:rPr>
                            <w:rFonts w:ascii="Cambria" w:hAnsi="Cambria"/>
                            <w:color w:val="FF0000"/>
                            <w:spacing w:val="-11"/>
                            <w:sz w:val="20"/>
                          </w:rPr>
                          <w:t xml:space="preserve"> </w:t>
                        </w:r>
                        <w:r>
                          <w:rPr>
                            <w:rFonts w:ascii="Cambria" w:hAnsi="Cambria"/>
                            <w:color w:val="FF0000"/>
                            <w:w w:val="200"/>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205"/>
                            <w:sz w:val="20"/>
                          </w:rPr>
                          <w:t>’</w:t>
                        </w:r>
                        <w:r>
                          <w:rPr>
                            <w:rFonts w:ascii="Cambria" w:hAnsi="Cambria"/>
                            <w:color w:val="FF0000"/>
                            <w:spacing w:val="-23"/>
                            <w:w w:val="2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5"/>
                            <w:sz w:val="20"/>
                          </w:rPr>
                          <w:t>,</w:t>
                        </w:r>
                        <w:r>
                          <w:rPr>
                            <w:rFonts w:ascii="Cambria" w:hAnsi="Cambria"/>
                            <w:spacing w:val="-23"/>
                            <w:w w:val="205"/>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w w:val="205"/>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190"/>
                            <w:sz w:val="20"/>
                          </w:rPr>
                          <w:t>’</w:t>
                        </w:r>
                        <w:r>
                          <w:rPr>
                            <w:rFonts w:ascii="Cambria" w:hAnsi="Cambria"/>
                            <w:color w:val="FF0000"/>
                            <w:spacing w:val="-20"/>
                            <w:w w:val="19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190"/>
                            <w:sz w:val="20"/>
                          </w:rPr>
                          <w:t>’</w:t>
                        </w:r>
                        <w:r>
                          <w:rPr>
                            <w:rFonts w:ascii="Cambria" w:hAnsi="Cambria"/>
                            <w:color w:val="FF0000"/>
                            <w:spacing w:val="-21"/>
                            <w:w w:val="190"/>
                            <w:sz w:val="20"/>
                          </w:rPr>
                          <w:t xml:space="preserve"> </w:t>
                        </w:r>
                        <w:r>
                          <w:rPr>
                            <w:rFonts w:ascii="Cambria" w:hAnsi="Cambria"/>
                            <w:spacing w:val="14"/>
                            <w:w w:val="140"/>
                            <w:sz w:val="20"/>
                          </w:rPr>
                          <w:t>location</w:t>
                        </w:r>
                        <w:r>
                          <w:rPr>
                            <w:rFonts w:ascii="Cambria" w:hAnsi="Cambria"/>
                            <w:spacing w:val="-16"/>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190"/>
                            <w:sz w:val="20"/>
                          </w:rPr>
                          <w:t>,</w:t>
                        </w:r>
                        <w:r>
                          <w:rPr>
                            <w:rFonts w:ascii="Cambria" w:hAnsi="Cambria"/>
                            <w:spacing w:val="-21"/>
                            <w:w w:val="190"/>
                            <w:sz w:val="20"/>
                          </w:rPr>
                          <w:t xml:space="preserve"> </w:t>
                        </w:r>
                        <w:r>
                          <w:rPr>
                            <w:rFonts w:ascii="Cambria" w:hAnsi="Cambria"/>
                            <w:color w:val="FF0000"/>
                            <w:w w:val="190"/>
                            <w:sz w:val="20"/>
                          </w:rPr>
                          <w:t>’</w:t>
                        </w:r>
                        <w:r>
                          <w:rPr>
                            <w:rFonts w:ascii="Cambria" w:hAnsi="Cambria"/>
                            <w:color w:val="FF0000"/>
                            <w:spacing w:val="-21"/>
                            <w:w w:val="19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w w:val="190"/>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w w:val="205"/>
                            <w:sz w:val="20"/>
                          </w:rPr>
                          <w:t>’</w:t>
                        </w:r>
                        <w:r>
                          <w:rPr>
                            <w:rFonts w:ascii="Cambria" w:hAnsi="Cambria"/>
                            <w:color w:val="FF0000"/>
                            <w:spacing w:val="-23"/>
                            <w:w w:val="2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5"/>
                            <w:sz w:val="20"/>
                          </w:rPr>
                          <w:t>,</w:t>
                        </w:r>
                        <w:r>
                          <w:rPr>
                            <w:rFonts w:ascii="Cambria" w:hAnsi="Cambria"/>
                            <w:spacing w:val="-23"/>
                            <w:w w:val="205"/>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w w:val="205"/>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10"/>
                            <w:sz w:val="20"/>
                          </w:rPr>
                          <w:t>,</w:t>
                        </w:r>
                        <w:r>
                          <w:rPr>
                            <w:rFonts w:ascii="Cambria" w:hAnsi="Cambria"/>
                            <w:spacing w:val="-23"/>
                            <w:w w:val="210"/>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w w:val="210"/>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205"/>
                            <w:sz w:val="20"/>
                          </w:rPr>
                          <w:t>’</w:t>
                        </w:r>
                        <w:r>
                          <w:rPr>
                            <w:rFonts w:ascii="Cambria" w:hAnsi="Cambria"/>
                            <w:color w:val="FF0000"/>
                            <w:spacing w:val="-23"/>
                            <w:w w:val="2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5"/>
                            <w:sz w:val="20"/>
                          </w:rPr>
                          <w:t>,</w:t>
                        </w:r>
                        <w:r>
                          <w:rPr>
                            <w:rFonts w:ascii="Cambria" w:hAnsi="Cambria"/>
                            <w:spacing w:val="-23"/>
                            <w:w w:val="205"/>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w w:val="205"/>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10"/>
                            <w:sz w:val="20"/>
                          </w:rPr>
                          <w:t>,</w:t>
                        </w:r>
                        <w:r>
                          <w:rPr>
                            <w:rFonts w:ascii="Cambria" w:hAnsi="Cambria"/>
                            <w:spacing w:val="-23"/>
                            <w:w w:val="210"/>
                            <w:sz w:val="20"/>
                          </w:rPr>
                          <w:t xml:space="preserve"> </w:t>
                        </w:r>
                        <w:r>
                          <w:rPr>
                            <w:rFonts w:ascii="Cambria" w:hAnsi="Cambria"/>
                            <w:color w:val="FF0000"/>
                            <w:w w:val="210"/>
                            <w:sz w:val="20"/>
                          </w:rPr>
                          <w:t>’</w:t>
                        </w:r>
                        <w:r>
                          <w:rPr>
                            <w:rFonts w:ascii="Cambria" w:hAnsi="Cambria"/>
                            <w:color w:val="FF0000"/>
                            <w:spacing w:val="-23"/>
                            <w:w w:val="21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w w:val="210"/>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195"/>
                            <w:sz w:val="20"/>
                          </w:rPr>
                          <w:t>’</w:t>
                        </w:r>
                        <w:r>
                          <w:rPr>
                            <w:rFonts w:ascii="Cambria" w:hAnsi="Cambria"/>
                            <w:color w:val="FF0000"/>
                            <w:spacing w:val="-21"/>
                            <w:w w:val="195"/>
                            <w:sz w:val="20"/>
                          </w:rPr>
                          <w:t xml:space="preserve"> </w:t>
                        </w:r>
                        <w:r>
                          <w:rPr>
                            <w:rFonts w:ascii="Cambria" w:hAnsi="Cambria"/>
                            <w:color w:val="FF0000"/>
                            <w:spacing w:val="14"/>
                            <w:w w:val="140"/>
                            <w:sz w:val="20"/>
                          </w:rPr>
                          <w:t>DAI’</w:t>
                        </w:r>
                        <w:r>
                          <w:rPr>
                            <w:rFonts w:ascii="Cambria" w:hAnsi="Cambria"/>
                            <w:color w:val="FF0000"/>
                            <w:spacing w:val="-15"/>
                            <w:w w:val="140"/>
                            <w:sz w:val="20"/>
                          </w:rPr>
                          <w:t xml:space="preserve"> </w:t>
                        </w:r>
                        <w:r>
                          <w:rPr>
                            <w:rFonts w:ascii="Cambria" w:hAnsi="Cambria"/>
                            <w:spacing w:val="14"/>
                            <w:w w:val="140"/>
                            <w:sz w:val="20"/>
                          </w:rPr>
                          <w:t>location</w:t>
                        </w:r>
                        <w:r>
                          <w:rPr>
                            <w:rFonts w:ascii="Cambria" w:hAnsi="Cambria"/>
                            <w:spacing w:val="-16"/>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195"/>
                            <w:sz w:val="20"/>
                          </w:rPr>
                          <w:t>,</w:t>
                        </w:r>
                        <w:r>
                          <w:rPr>
                            <w:rFonts w:ascii="Cambria" w:hAnsi="Cambria"/>
                            <w:spacing w:val="-21"/>
                            <w:w w:val="19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w w:val="195"/>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0"/>
                            <w:sz w:val="20"/>
                          </w:rPr>
                          <w:t>,</w:t>
                        </w:r>
                        <w:r>
                          <w:rPr>
                            <w:rFonts w:ascii="Cambria" w:hAnsi="Cambria"/>
                            <w:spacing w:val="-22"/>
                            <w:w w:val="200"/>
                            <w:sz w:val="20"/>
                          </w:rPr>
                          <w:t xml:space="preserve"> </w:t>
                        </w:r>
                        <w:r>
                          <w:rPr>
                            <w:rFonts w:ascii="Cambria" w:hAnsi="Cambria"/>
                            <w:color w:val="FF0000"/>
                            <w:w w:val="200"/>
                            <w:sz w:val="20"/>
                          </w:rPr>
                          <w:t>’</w:t>
                        </w:r>
                        <w:r>
                          <w:rPr>
                            <w:rFonts w:ascii="Cambria" w:hAnsi="Cambria"/>
                            <w:color w:val="FF0000"/>
                            <w:spacing w:val="-22"/>
                            <w:w w:val="20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w w:val="200"/>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w w:val="205"/>
                            <w:sz w:val="20"/>
                          </w:rPr>
                          <w:t>’</w:t>
                        </w:r>
                        <w:r>
                          <w:rPr>
                            <w:rFonts w:ascii="Cambria" w:hAnsi="Cambria"/>
                            <w:color w:val="FF0000"/>
                            <w:spacing w:val="-23"/>
                            <w:w w:val="2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5"/>
                            <w:sz w:val="20"/>
                          </w:rPr>
                          <w:t>,</w:t>
                        </w:r>
                        <w:r>
                          <w:rPr>
                            <w:rFonts w:ascii="Cambria" w:hAnsi="Cambria"/>
                            <w:spacing w:val="-23"/>
                            <w:w w:val="205"/>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w w:val="205"/>
                            <w:sz w:val="20"/>
                          </w:rPr>
                          <w:t xml:space="preserve">’ </w:t>
                        </w:r>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w w:val="205"/>
                            <w:sz w:val="20"/>
                          </w:rPr>
                          <w:t>’</w:t>
                        </w:r>
                        <w:r>
                          <w:rPr>
                            <w:rFonts w:ascii="Cambria" w:hAnsi="Cambria"/>
                            <w:color w:val="FF0000"/>
                            <w:spacing w:val="-23"/>
                            <w:w w:val="2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205"/>
                            <w:sz w:val="20"/>
                          </w:rPr>
                          <w:t>,</w:t>
                        </w:r>
                        <w:r>
                          <w:rPr>
                            <w:rFonts w:ascii="Cambria" w:hAnsi="Cambria"/>
                            <w:spacing w:val="-23"/>
                            <w:w w:val="205"/>
                            <w:sz w:val="20"/>
                          </w:rPr>
                          <w:t xml:space="preserve"> </w:t>
                        </w:r>
                        <w:r>
                          <w:rPr>
                            <w:rFonts w:ascii="Cambria" w:hAnsi="Cambria"/>
                            <w:color w:val="FF0000"/>
                            <w:w w:val="205"/>
                            <w:sz w:val="20"/>
                          </w:rPr>
                          <w:t>’</w:t>
                        </w:r>
                        <w:r>
                          <w:rPr>
                            <w:rFonts w:ascii="Cambria" w:hAnsi="Cambria"/>
                            <w:color w:val="FF0000"/>
                            <w:spacing w:val="-22"/>
                            <w:w w:val="205"/>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w w:val="205"/>
                            <w:sz w:val="20"/>
                          </w:rPr>
                          <w:t xml:space="preserve">’ </w:t>
                        </w:r>
                        <w:r>
                          <w:rPr>
                            <w:rFonts w:ascii="Cambria" w:hAnsi="Cambria"/>
                            <w:color w:val="0000FF"/>
                            <w:spacing w:val="14"/>
                            <w:sz w:val="20"/>
                          </w:rPr>
                          <w:t>SELECT</w:t>
                        </w:r>
                        <w:r>
                          <w:rPr>
                            <w:rFonts w:ascii="Cambria" w:hAnsi="Cambria"/>
                            <w:color w:val="0000FF"/>
                            <w:spacing w:val="38"/>
                            <w:w w:val="145"/>
                            <w:sz w:val="20"/>
                          </w:rPr>
                          <w:t xml:space="preserve"> </w:t>
                        </w:r>
                        <w:r>
                          <w:rPr>
                            <w:rFonts w:ascii="Cambria" w:hAnsi="Cambria"/>
                            <w:color w:val="FF0000"/>
                            <w:w w:val="145"/>
                            <w:sz w:val="20"/>
                          </w:rPr>
                          <w:t>’</w:t>
                        </w:r>
                        <w:r>
                          <w:rPr>
                            <w:rFonts w:ascii="Cambria" w:hAnsi="Cambria"/>
                            <w:color w:val="FF0000"/>
                            <w:spacing w:val="-42"/>
                            <w:w w:val="14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5"/>
                            <w:sz w:val="20"/>
                          </w:rPr>
                          <w:t>’</w:t>
                        </w:r>
                        <w:r>
                          <w:rPr>
                            <w:rFonts w:ascii="Cambria" w:hAnsi="Cambria"/>
                            <w:color w:val="FF0000"/>
                            <w:spacing w:val="34"/>
                            <w:w w:val="145"/>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sz w:val="20"/>
                          </w:rPr>
                          <w:t>Key</w:t>
                        </w:r>
                        <w:r>
                          <w:rPr>
                            <w:rFonts w:ascii="Cambria" w:hAnsi="Cambria"/>
                            <w:spacing w:val="-11"/>
                            <w:sz w:val="20"/>
                          </w:rPr>
                          <w:t xml:space="preserve"> </w:t>
                        </w:r>
                        <w:r>
                          <w:rPr>
                            <w:rFonts w:ascii="Cambria" w:hAnsi="Cambria"/>
                            <w:w w:val="145"/>
                            <w:sz w:val="20"/>
                          </w:rPr>
                          <w:t>,</w:t>
                        </w:r>
                        <w:r>
                          <w:rPr>
                            <w:rFonts w:ascii="Cambria" w:hAnsi="Cambria"/>
                            <w:spacing w:val="45"/>
                            <w:w w:val="145"/>
                            <w:sz w:val="20"/>
                          </w:rPr>
                          <w:t xml:space="preserve"> </w:t>
                        </w:r>
                        <w:r>
                          <w:rPr>
                            <w:rFonts w:ascii="Cambria" w:hAnsi="Cambria"/>
                            <w:color w:val="FF0000"/>
                            <w:w w:val="145"/>
                            <w:sz w:val="20"/>
                          </w:rPr>
                          <w:t>’</w:t>
                        </w:r>
                        <w:r>
                          <w:rPr>
                            <w:rFonts w:ascii="Cambria" w:hAnsi="Cambria"/>
                            <w:color w:val="FF0000"/>
                            <w:spacing w:val="-40"/>
                            <w:w w:val="145"/>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45"/>
                            <w:sz w:val="20"/>
                          </w:rPr>
                          <w:t>’</w:t>
                        </w:r>
                      </w:p>
                    </w:txbxContent>
                  </v:textbox>
                </v:shape>
                <v:shape id="Textbox 129" o:spid="_x0000_s1082" type="#_x0000_t202" style="position:absolute;left:31610;top:3469;width:2324;height:197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" filled="f" stroked="f">
                  <v:textbox inset="0,0,0,0">
                    <w:txbxContent>
                      <w:p w14:paraId="6FCCCEA7" w14:textId="77777777" w:rsidR="000900B5" w:rsidRDefault="00000000">
                        <w:pPr>
                          <w:spacing w:line="211" w:lineRule="exact"/>
                          <w:rPr>
                            <w:rFonts w:ascii="Cambria"/>
                            <w:sz w:val="20"/>
                          </w:rPr>
                        </w:pPr>
                        <w:proofErr w:type="spellStart"/>
                        <w:r>
                          <w:rPr>
                            <w:rFonts w:ascii="Cambria"/>
                            <w:spacing w:val="5"/>
                            <w:w w:val="130"/>
                            <w:sz w:val="20"/>
                          </w:rPr>
                          <w:t>plz</w:t>
                        </w:r>
                        <w:proofErr w:type="spellEnd"/>
                      </w:p>
                      <w:p w14:paraId="6FCCCEA8" w14:textId="77777777" w:rsidR="000900B5" w:rsidRDefault="00000000">
                        <w:pPr>
                          <w:spacing w:before="4" w:line="244" w:lineRule="auto"/>
                          <w:ind w:right="18"/>
                          <w:jc w:val="both"/>
                          <w:rPr>
                            <w:rFonts w:ascii="Cambria"/>
                            <w:sz w:val="20"/>
                          </w:rPr>
                        </w:pP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6"/>
                            <w:w w:val="120"/>
                            <w:sz w:val="20"/>
                          </w:rPr>
                          <w:t>plz</w:t>
                        </w:r>
                        <w:proofErr w:type="spellEnd"/>
                        <w:r>
                          <w:rPr>
                            <w:rFonts w:ascii="Cambria"/>
                            <w:spacing w:val="6"/>
                            <w:w w:val="120"/>
                            <w:sz w:val="20"/>
                          </w:rPr>
                          <w:t xml:space="preserve"> </w:t>
                        </w:r>
                        <w:proofErr w:type="spellStart"/>
                        <w:r>
                          <w:rPr>
                            <w:rFonts w:ascii="Cambria"/>
                            <w:spacing w:val="5"/>
                            <w:w w:val="120"/>
                            <w:sz w:val="20"/>
                          </w:rPr>
                          <w:t>plz</w:t>
                        </w:r>
                        <w:proofErr w:type="spellEnd"/>
                      </w:p>
                    </w:txbxContent>
                  </v:textbox>
                </v:shape>
                <v:shape id="Textbox 130" o:spid="_x0000_s1083" type="#_x0000_t202" style="position:absolute;left:34808;top:3469;width:7093;height:18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" filled="f" stroked="f">
                  <v:textbox inset="0,0,0,0">
                    <w:txbxContent>
                      <w:p w14:paraId="6FCCCEA9" w14:textId="77777777" w:rsidR="000900B5" w:rsidRDefault="00000000">
                        <w:pPr>
                          <w:spacing w:line="211" w:lineRule="exact"/>
                          <w:jc w:val="both"/>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p w14:paraId="6FCCCEAA" w14:textId="77777777" w:rsidR="000900B5" w:rsidRDefault="00000000">
                        <w:pPr>
                          <w:spacing w:before="4" w:line="244" w:lineRule="auto"/>
                          <w:ind w:right="18"/>
                          <w:jc w:val="both"/>
                          <w:rPr>
                            <w:rFonts w:ascii="Cambria"/>
                            <w:sz w:val="20"/>
                          </w:rPr>
                        </w:pP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r>
                          <w:rPr>
                            <w:rFonts w:ascii="Cambria"/>
                            <w:color w:val="0000FF"/>
                            <w:spacing w:val="13"/>
                            <w:sz w:val="20"/>
                          </w:rPr>
                          <w:t xml:space="preserve">UNION </w:t>
                        </w:r>
                        <w:r>
                          <w:rPr>
                            <w:rFonts w:ascii="Cambria"/>
                            <w:color w:val="0000FF"/>
                            <w:sz w:val="20"/>
                          </w:rPr>
                          <w:t xml:space="preserve">ALL </w:t>
                        </w: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xbxContent>
                  </v:textbox>
                </v:shape>
                <v:shape id="Textbox 131" o:spid="_x0000_s1084" type="#_x0000_t202" style="position:absolute;left:2090;top:23207;width:39808;height:106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" filled="f" stroked="f">
                  <v:textbox inset="0,0,0,0">
                    <w:txbxContent>
                      <w:p w14:paraId="6FCCCEAB" w14:textId="77777777" w:rsidR="000900B5" w:rsidRDefault="00000000">
                        <w:pPr>
                          <w:spacing w:line="211" w:lineRule="exact"/>
                          <w:rPr>
                            <w:rFonts w:ascii="Cambria"/>
                            <w:sz w:val="20"/>
                          </w:rPr>
                        </w:pPr>
                        <w:r>
                          <w:rPr>
                            <w:rFonts w:ascii="Cambria"/>
                            <w:spacing w:val="5"/>
                            <w:w w:val="195"/>
                            <w:sz w:val="20"/>
                          </w:rPr>
                          <w:t>),</w:t>
                        </w:r>
                      </w:p>
                      <w:p w14:paraId="6FCCCEAC" w14:textId="77777777" w:rsidR="000900B5" w:rsidRDefault="000900B5">
                        <w:pPr>
                          <w:spacing w:before="9"/>
                          <w:rPr>
                            <w:rFonts w:ascii="Cambria"/>
                            <w:sz w:val="20"/>
                          </w:rPr>
                        </w:pPr>
                      </w:p>
                      <w:p w14:paraId="6FCCCEAD" w14:textId="77777777" w:rsidR="000900B5" w:rsidRDefault="00000000">
                        <w:pPr>
                          <w:ind w:left="8"/>
                          <w:rPr>
                            <w:rFonts w:ascii="Cambria"/>
                            <w:sz w:val="20"/>
                          </w:rPr>
                        </w:pPr>
                        <w:proofErr w:type="spellStart"/>
                        <w:r>
                          <w:rPr>
                            <w:rFonts w:ascii="Cambria"/>
                            <w:spacing w:val="16"/>
                            <w:w w:val="120"/>
                            <w:sz w:val="20"/>
                          </w:rPr>
                          <w:t>plz_to_key</w:t>
                        </w:r>
                        <w:proofErr w:type="spellEnd"/>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6FCCCEAE" w14:textId="77777777" w:rsidR="000900B5" w:rsidRDefault="00000000">
                        <w:pPr>
                          <w:spacing w:before="5" w:line="244" w:lineRule="auto"/>
                          <w:ind w:left="258" w:right="18"/>
                          <w:jc w:val="both"/>
                          <w:rPr>
                            <w:rFonts w:ascii="Cambria" w:hAnsi="Cambria"/>
                            <w:sz w:val="20"/>
                          </w:rPr>
                        </w:pPr>
                        <w:proofErr w:type="gramStart"/>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25"/>
                            <w:sz w:val="20"/>
                          </w:rPr>
                          <w:t>’</w:t>
                        </w:r>
                        <w:proofErr w:type="gramEnd"/>
                        <w:r>
                          <w:rPr>
                            <w:rFonts w:ascii="Cambria" w:hAnsi="Cambria"/>
                            <w:color w:val="FF0000"/>
                            <w:spacing w:val="-24"/>
                            <w:w w:val="225"/>
                            <w:sz w:val="20"/>
                          </w:rPr>
                          <w:t xml:space="preserve"> </w:t>
                        </w:r>
                        <w:proofErr w:type="gramStart"/>
                        <w:r>
                          <w:rPr>
                            <w:rFonts w:ascii="Cambria" w:hAnsi="Cambria"/>
                            <w:color w:val="FF0000"/>
                            <w:spacing w:val="14"/>
                            <w:sz w:val="20"/>
                          </w:rPr>
                          <w:t>196000</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proofErr w:type="spellStart"/>
                        <w:proofErr w:type="gramStart"/>
                        <w:r>
                          <w:rPr>
                            <w:rFonts w:ascii="Cambria" w:hAnsi="Cambria"/>
                            <w:w w:val="140"/>
                            <w:sz w:val="20"/>
                          </w:rPr>
                          <w:t>plz</w:t>
                        </w:r>
                        <w:proofErr w:type="spellEnd"/>
                        <w:r>
                          <w:rPr>
                            <w:rFonts w:ascii="Cambria" w:hAnsi="Cambria"/>
                            <w:spacing w:val="-15"/>
                            <w:w w:val="140"/>
                            <w:sz w:val="20"/>
                          </w:rPr>
                          <w:t xml:space="preserve"> </w:t>
                        </w:r>
                        <w:r>
                          <w:rPr>
                            <w:rFonts w:ascii="Cambria" w:hAnsi="Cambria"/>
                            <w:w w:val="225"/>
                            <w:sz w:val="20"/>
                          </w:rPr>
                          <w:t>,</w:t>
                        </w:r>
                        <w:proofErr w:type="gramEnd"/>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proofErr w:type="gramStart"/>
                        <w:r>
                          <w:rPr>
                            <w:rFonts w:ascii="Cambria" w:hAnsi="Cambria"/>
                            <w:color w:val="FF0000"/>
                            <w:spacing w:val="10"/>
                            <w:sz w:val="20"/>
                          </w:rPr>
                          <w:t>VET</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r>
                          <w:rPr>
                            <w:rFonts w:ascii="Cambria" w:hAnsi="Cambria"/>
                            <w:spacing w:val="16"/>
                            <w:w w:val="140"/>
                            <w:sz w:val="20"/>
                          </w:rPr>
                          <w:t>location</w:t>
                        </w:r>
                        <w:r>
                          <w:rPr>
                            <w:rFonts w:ascii="Cambria" w:hAnsi="Cambria"/>
                            <w:spacing w:val="-15"/>
                            <w:w w:val="140"/>
                            <w:sz w:val="20"/>
                          </w:rPr>
                          <w:t xml:space="preserve"> </w:t>
                        </w:r>
                        <w:r>
                          <w:rPr>
                            <w:rFonts w:ascii="Cambria" w:hAnsi="Cambria"/>
                            <w:spacing w:val="12"/>
                            <w:sz w:val="20"/>
                          </w:rPr>
                          <w:t>Key</w:t>
                        </w:r>
                        <w:r>
                          <w:rPr>
                            <w:rFonts w:ascii="Cambria" w:hAnsi="Cambria"/>
                            <w:spacing w:val="22"/>
                            <w:sz w:val="20"/>
                          </w:rPr>
                          <w:t xml:space="preserve"> </w:t>
                        </w:r>
                        <w:r>
                          <w:rPr>
                            <w:rFonts w:ascii="Cambria" w:hAnsi="Cambria"/>
                            <w:color w:val="0000FF"/>
                            <w:spacing w:val="13"/>
                            <w:sz w:val="20"/>
                          </w:rPr>
                          <w:t>UNION</w:t>
                        </w:r>
                        <w:r>
                          <w:rPr>
                            <w:rFonts w:ascii="Cambria" w:hAnsi="Cambria"/>
                            <w:color w:val="0000FF"/>
                            <w:spacing w:val="63"/>
                            <w:sz w:val="20"/>
                          </w:rPr>
                          <w:t xml:space="preserve"> </w:t>
                        </w:r>
                        <w:r>
                          <w:rPr>
                            <w:rFonts w:ascii="Cambria" w:hAnsi="Cambria"/>
                            <w:color w:val="0000FF"/>
                            <w:spacing w:val="10"/>
                            <w:sz w:val="20"/>
                          </w:rPr>
                          <w:t xml:space="preserve">ALL </w:t>
                        </w:r>
                        <w:proofErr w:type="gramStart"/>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25"/>
                            <w:sz w:val="20"/>
                          </w:rPr>
                          <w:t>’</w:t>
                        </w:r>
                        <w:proofErr w:type="gramEnd"/>
                        <w:r>
                          <w:rPr>
                            <w:rFonts w:ascii="Cambria" w:hAnsi="Cambria"/>
                            <w:color w:val="FF0000"/>
                            <w:spacing w:val="-24"/>
                            <w:w w:val="225"/>
                            <w:sz w:val="20"/>
                          </w:rPr>
                          <w:t xml:space="preserve"> </w:t>
                        </w:r>
                        <w:proofErr w:type="gramStart"/>
                        <w:r>
                          <w:rPr>
                            <w:rFonts w:ascii="Cambria" w:hAnsi="Cambria"/>
                            <w:color w:val="FF0000"/>
                            <w:spacing w:val="14"/>
                            <w:sz w:val="20"/>
                          </w:rPr>
                          <w:t>462150</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proofErr w:type="spellStart"/>
                        <w:proofErr w:type="gramStart"/>
                        <w:r>
                          <w:rPr>
                            <w:rFonts w:ascii="Cambria" w:hAnsi="Cambria"/>
                            <w:w w:val="140"/>
                            <w:sz w:val="20"/>
                          </w:rPr>
                          <w:t>plz</w:t>
                        </w:r>
                        <w:proofErr w:type="spellEnd"/>
                        <w:r>
                          <w:rPr>
                            <w:rFonts w:ascii="Cambria" w:hAnsi="Cambria"/>
                            <w:spacing w:val="-15"/>
                            <w:w w:val="140"/>
                            <w:sz w:val="20"/>
                          </w:rPr>
                          <w:t xml:space="preserve"> </w:t>
                        </w:r>
                        <w:r>
                          <w:rPr>
                            <w:rFonts w:ascii="Cambria" w:hAnsi="Cambria"/>
                            <w:w w:val="225"/>
                            <w:sz w:val="20"/>
                          </w:rPr>
                          <w:t>,</w:t>
                        </w:r>
                        <w:proofErr w:type="gramEnd"/>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proofErr w:type="gramStart"/>
                        <w:r>
                          <w:rPr>
                            <w:rFonts w:ascii="Cambria" w:hAnsi="Cambria"/>
                            <w:color w:val="FF0000"/>
                            <w:spacing w:val="10"/>
                            <w:sz w:val="20"/>
                          </w:rPr>
                          <w:t>HRK</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r>
                          <w:rPr>
                            <w:rFonts w:ascii="Cambria" w:hAnsi="Cambria"/>
                            <w:spacing w:val="16"/>
                            <w:w w:val="140"/>
                            <w:sz w:val="20"/>
                          </w:rPr>
                          <w:t>location</w:t>
                        </w:r>
                        <w:r>
                          <w:rPr>
                            <w:rFonts w:ascii="Cambria" w:hAnsi="Cambria"/>
                            <w:spacing w:val="-15"/>
                            <w:w w:val="140"/>
                            <w:sz w:val="20"/>
                          </w:rPr>
                          <w:t xml:space="preserve"> </w:t>
                        </w:r>
                        <w:r>
                          <w:rPr>
                            <w:rFonts w:ascii="Cambria" w:hAnsi="Cambria"/>
                            <w:spacing w:val="12"/>
                            <w:sz w:val="20"/>
                          </w:rPr>
                          <w:t>Key</w:t>
                        </w:r>
                        <w:r>
                          <w:rPr>
                            <w:rFonts w:ascii="Cambria" w:hAnsi="Cambria"/>
                            <w:spacing w:val="-7"/>
                            <w:sz w:val="20"/>
                          </w:rPr>
                          <w:t xml:space="preserve"> </w:t>
                        </w:r>
                        <w:r>
                          <w:rPr>
                            <w:rFonts w:ascii="Cambria" w:hAnsi="Cambria"/>
                            <w:color w:val="0000FF"/>
                            <w:spacing w:val="13"/>
                            <w:sz w:val="20"/>
                          </w:rPr>
                          <w:t>UNION</w:t>
                        </w:r>
                        <w:r>
                          <w:rPr>
                            <w:rFonts w:ascii="Cambria" w:hAnsi="Cambria"/>
                            <w:color w:val="0000FF"/>
                            <w:spacing w:val="59"/>
                            <w:sz w:val="20"/>
                          </w:rPr>
                          <w:t xml:space="preserve"> </w:t>
                        </w:r>
                        <w:r>
                          <w:rPr>
                            <w:rFonts w:ascii="Cambria" w:hAnsi="Cambria"/>
                            <w:color w:val="0000FF"/>
                            <w:spacing w:val="10"/>
                            <w:sz w:val="20"/>
                          </w:rPr>
                          <w:t xml:space="preserve">ALL </w:t>
                        </w:r>
                        <w:proofErr w:type="gramStart"/>
                        <w:r>
                          <w:rPr>
                            <w:rFonts w:ascii="Cambria" w:hAnsi="Cambria"/>
                            <w:color w:val="0000FF"/>
                            <w:spacing w:val="14"/>
                            <w:sz w:val="20"/>
                          </w:rPr>
                          <w:t>SELECT</w:t>
                        </w:r>
                        <w:r>
                          <w:rPr>
                            <w:rFonts w:ascii="Cambria" w:hAnsi="Cambria"/>
                            <w:color w:val="0000FF"/>
                            <w:spacing w:val="-12"/>
                            <w:sz w:val="20"/>
                          </w:rPr>
                          <w:t xml:space="preserve"> </w:t>
                        </w:r>
                        <w:r>
                          <w:rPr>
                            <w:rFonts w:ascii="Cambria" w:hAnsi="Cambria"/>
                            <w:color w:val="FF0000"/>
                            <w:w w:val="225"/>
                            <w:sz w:val="20"/>
                          </w:rPr>
                          <w:t>’</w:t>
                        </w:r>
                        <w:proofErr w:type="gramEnd"/>
                        <w:r>
                          <w:rPr>
                            <w:rFonts w:ascii="Cambria" w:hAnsi="Cambria"/>
                            <w:color w:val="FF0000"/>
                            <w:spacing w:val="-24"/>
                            <w:w w:val="225"/>
                            <w:sz w:val="20"/>
                          </w:rPr>
                          <w:t xml:space="preserve"> </w:t>
                        </w:r>
                        <w:proofErr w:type="gramStart"/>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proofErr w:type="spellStart"/>
                        <w:proofErr w:type="gramStart"/>
                        <w:r>
                          <w:rPr>
                            <w:rFonts w:ascii="Cambria" w:hAnsi="Cambria"/>
                            <w:w w:val="140"/>
                            <w:sz w:val="20"/>
                          </w:rPr>
                          <w:t>plz</w:t>
                        </w:r>
                        <w:proofErr w:type="spellEnd"/>
                        <w:r>
                          <w:rPr>
                            <w:rFonts w:ascii="Cambria" w:hAnsi="Cambria"/>
                            <w:spacing w:val="-15"/>
                            <w:w w:val="140"/>
                            <w:sz w:val="20"/>
                          </w:rPr>
                          <w:t xml:space="preserve"> </w:t>
                        </w:r>
                        <w:r>
                          <w:rPr>
                            <w:rFonts w:ascii="Cambria" w:hAnsi="Cambria"/>
                            <w:w w:val="225"/>
                            <w:sz w:val="20"/>
                          </w:rPr>
                          <w:t>,</w:t>
                        </w:r>
                        <w:proofErr w:type="gramEnd"/>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proofErr w:type="gramStart"/>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225"/>
                            <w:sz w:val="20"/>
                          </w:rPr>
                          <w:t>’</w:t>
                        </w:r>
                        <w:proofErr w:type="gramEnd"/>
                        <w:r>
                          <w:rPr>
                            <w:rFonts w:ascii="Cambria" w:hAnsi="Cambria"/>
                            <w:color w:val="FF0000"/>
                            <w:spacing w:val="-25"/>
                            <w:w w:val="225"/>
                            <w:sz w:val="20"/>
                          </w:rPr>
                          <w:t xml:space="preserve"> </w:t>
                        </w:r>
                        <w:r>
                          <w:rPr>
                            <w:rFonts w:ascii="Cambria" w:hAnsi="Cambria"/>
                            <w:spacing w:val="16"/>
                            <w:w w:val="140"/>
                            <w:sz w:val="20"/>
                          </w:rPr>
                          <w:t>location</w:t>
                        </w:r>
                        <w:r>
                          <w:rPr>
                            <w:rFonts w:ascii="Cambria" w:hAnsi="Cambria"/>
                            <w:spacing w:val="-15"/>
                            <w:w w:val="140"/>
                            <w:sz w:val="20"/>
                          </w:rPr>
                          <w:t xml:space="preserve"> </w:t>
                        </w:r>
                        <w:r>
                          <w:rPr>
                            <w:rFonts w:ascii="Cambria" w:hAnsi="Cambria"/>
                            <w:spacing w:val="12"/>
                            <w:sz w:val="20"/>
                          </w:rPr>
                          <w:t>Key</w:t>
                        </w:r>
                        <w:r>
                          <w:rPr>
                            <w:rFonts w:ascii="Cambria" w:hAnsi="Cambria"/>
                            <w:spacing w:val="9"/>
                            <w:sz w:val="20"/>
                          </w:rPr>
                          <w:t xml:space="preserve"> </w:t>
                        </w:r>
                        <w:r>
                          <w:rPr>
                            <w:rFonts w:ascii="Cambria" w:hAnsi="Cambria"/>
                            <w:color w:val="0000FF"/>
                            <w:spacing w:val="13"/>
                            <w:sz w:val="20"/>
                          </w:rPr>
                          <w:t>UNION</w:t>
                        </w:r>
                        <w:r>
                          <w:rPr>
                            <w:rFonts w:ascii="Cambria" w:hAnsi="Cambria"/>
                            <w:color w:val="0000FF"/>
                            <w:spacing w:val="61"/>
                            <w:sz w:val="20"/>
                          </w:rPr>
                          <w:t xml:space="preserve"> </w:t>
                        </w:r>
                        <w:r>
                          <w:rPr>
                            <w:rFonts w:ascii="Cambria" w:hAnsi="Cambria"/>
                            <w:color w:val="0000FF"/>
                            <w:spacing w:val="10"/>
                            <w:sz w:val="20"/>
                          </w:rPr>
                          <w:t xml:space="preserve">ALL </w:t>
                        </w:r>
                        <w:proofErr w:type="gramStart"/>
                        <w:r>
                          <w:rPr>
                            <w:rFonts w:ascii="Cambria" w:hAnsi="Cambria"/>
                            <w:color w:val="0000FF"/>
                            <w:spacing w:val="14"/>
                            <w:sz w:val="20"/>
                          </w:rPr>
                          <w:t>SELECT</w:t>
                        </w:r>
                        <w:r>
                          <w:rPr>
                            <w:rFonts w:ascii="Cambria" w:hAnsi="Cambria"/>
                            <w:color w:val="0000FF"/>
                            <w:spacing w:val="25"/>
                            <w:w w:val="175"/>
                            <w:sz w:val="20"/>
                          </w:rPr>
                          <w:t xml:space="preserve"> </w:t>
                        </w:r>
                        <w:r>
                          <w:rPr>
                            <w:rFonts w:ascii="Cambria" w:hAnsi="Cambria"/>
                            <w:color w:val="FF0000"/>
                            <w:w w:val="175"/>
                            <w:sz w:val="20"/>
                          </w:rPr>
                          <w:t>’</w:t>
                        </w:r>
                        <w:proofErr w:type="gramEnd"/>
                        <w:r>
                          <w:rPr>
                            <w:rFonts w:ascii="Cambria" w:hAnsi="Cambria"/>
                            <w:color w:val="FF0000"/>
                            <w:spacing w:val="-54"/>
                            <w:w w:val="175"/>
                            <w:sz w:val="20"/>
                          </w:rPr>
                          <w:t xml:space="preserve"> </w:t>
                        </w:r>
                        <w:proofErr w:type="gramStart"/>
                        <w:r>
                          <w:rPr>
                            <w:rFonts w:ascii="Cambria" w:hAnsi="Cambria"/>
                            <w:color w:val="FF0000"/>
                            <w:spacing w:val="14"/>
                            <w:sz w:val="20"/>
                          </w:rPr>
                          <w:t>830470</w:t>
                        </w:r>
                        <w:r>
                          <w:rPr>
                            <w:rFonts w:ascii="Cambria" w:hAnsi="Cambria"/>
                            <w:color w:val="FF0000"/>
                            <w:spacing w:val="-13"/>
                            <w:sz w:val="20"/>
                          </w:rPr>
                          <w:t xml:space="preserve"> </w:t>
                        </w:r>
                        <w:r>
                          <w:rPr>
                            <w:rFonts w:ascii="Cambria" w:hAnsi="Cambria"/>
                            <w:color w:val="FF0000"/>
                            <w:w w:val="175"/>
                            <w:sz w:val="20"/>
                          </w:rPr>
                          <w:t>’</w:t>
                        </w:r>
                        <w:proofErr w:type="gramEnd"/>
                        <w:r>
                          <w:rPr>
                            <w:rFonts w:ascii="Cambria" w:hAnsi="Cambria"/>
                            <w:color w:val="FF0000"/>
                            <w:spacing w:val="17"/>
                            <w:w w:val="175"/>
                            <w:sz w:val="20"/>
                          </w:rPr>
                          <w:t xml:space="preserve"> </w:t>
                        </w:r>
                        <w:proofErr w:type="spellStart"/>
                        <w:proofErr w:type="gramStart"/>
                        <w:r>
                          <w:rPr>
                            <w:rFonts w:ascii="Cambria" w:hAnsi="Cambria"/>
                            <w:w w:val="140"/>
                            <w:sz w:val="20"/>
                          </w:rPr>
                          <w:t>plz</w:t>
                        </w:r>
                        <w:proofErr w:type="spellEnd"/>
                        <w:r>
                          <w:rPr>
                            <w:rFonts w:ascii="Cambria" w:hAnsi="Cambria"/>
                            <w:spacing w:val="-27"/>
                            <w:w w:val="140"/>
                            <w:sz w:val="20"/>
                          </w:rPr>
                          <w:t xml:space="preserve"> </w:t>
                        </w:r>
                        <w:r>
                          <w:rPr>
                            <w:rFonts w:ascii="Cambria" w:hAnsi="Cambria"/>
                            <w:w w:val="175"/>
                            <w:sz w:val="20"/>
                          </w:rPr>
                          <w:t>,</w:t>
                        </w:r>
                        <w:proofErr w:type="gramEnd"/>
                        <w:r>
                          <w:rPr>
                            <w:rFonts w:ascii="Cambria" w:hAnsi="Cambria"/>
                            <w:spacing w:val="21"/>
                            <w:w w:val="175"/>
                            <w:sz w:val="20"/>
                          </w:rPr>
                          <w:t xml:space="preserve"> </w:t>
                        </w:r>
                        <w:r>
                          <w:rPr>
                            <w:rFonts w:ascii="Cambria" w:hAnsi="Cambria"/>
                            <w:color w:val="FF0000"/>
                            <w:w w:val="175"/>
                            <w:sz w:val="20"/>
                          </w:rPr>
                          <w:t>’</w:t>
                        </w:r>
                        <w:r>
                          <w:rPr>
                            <w:rFonts w:ascii="Cambria" w:hAnsi="Cambria"/>
                            <w:color w:val="FF0000"/>
                            <w:spacing w:val="-55"/>
                            <w:w w:val="175"/>
                            <w:sz w:val="20"/>
                          </w:rPr>
                          <w:t xml:space="preserve"> </w:t>
                        </w:r>
                        <w:proofErr w:type="gramStart"/>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75"/>
                            <w:sz w:val="20"/>
                          </w:rPr>
                          <w:t>’</w:t>
                        </w:r>
                        <w:proofErr w:type="gramEnd"/>
                        <w:r>
                          <w:rPr>
                            <w:rFonts w:ascii="Cambria" w:hAnsi="Cambria"/>
                            <w:color w:val="FF0000"/>
                            <w:spacing w:val="35"/>
                            <w:w w:val="175"/>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12"/>
                            <w:sz w:val="20"/>
                          </w:rPr>
                          <w:t>Key</w:t>
                        </w:r>
                        <w:r>
                          <w:rPr>
                            <w:rFonts w:ascii="Cambria" w:hAnsi="Cambria"/>
                            <w:spacing w:val="76"/>
                            <w:sz w:val="20"/>
                          </w:rPr>
                          <w:t xml:space="preserve"> </w:t>
                        </w:r>
                        <w:r>
                          <w:rPr>
                            <w:rFonts w:ascii="Cambria" w:hAnsi="Cambria"/>
                            <w:color w:val="0000FF"/>
                            <w:spacing w:val="13"/>
                            <w:sz w:val="20"/>
                          </w:rPr>
                          <w:t>UNION</w:t>
                        </w:r>
                        <w:r>
                          <w:rPr>
                            <w:rFonts w:ascii="Cambria" w:hAnsi="Cambria"/>
                            <w:color w:val="0000FF"/>
                            <w:spacing w:val="73"/>
                            <w:sz w:val="20"/>
                          </w:rPr>
                          <w:t xml:space="preserve"> </w:t>
                        </w:r>
                        <w:r>
                          <w:rPr>
                            <w:rFonts w:ascii="Cambria" w:hAnsi="Cambria"/>
                            <w:color w:val="0000FF"/>
                            <w:spacing w:val="5"/>
                            <w:sz w:val="20"/>
                          </w:rPr>
                          <w:t>ALL</w:t>
                        </w:r>
                      </w:p>
                    </w:txbxContent>
                  </v:textbox>
                </v:shape>
                <w10:wrap type="topAndBottom" anchorx="page"/>
              </v:group>
            </w:pict>
          </mc:Fallback>
        </mc:AlternateContent>
      </w:r>
    </w:p>
    <w:p w14:paraId="6FCCCB0C" w14:textId="77777777" w:rsidR="000900B5" w:rsidRDefault="000900B5">
      <w:pPr>
        <w:pStyle w:val="BodyText"/>
        <w:rPr>
          <w:sz w:val="3"/>
        </w:rPr>
        <w:sectPr w:rsidR="000900B5">
          <w:pgSz w:w="11910" w:h="16840"/>
          <w:pgMar w:top="440" w:right="0" w:bottom="180" w:left="708" w:header="182" w:footer="0" w:gutter="0"/>
          <w:cols w:space="720"/>
        </w:sectPr>
      </w:pPr>
    </w:p>
    <w:p w14:paraId="6FCCCB0D" w14:textId="77777777" w:rsidR="000900B5" w:rsidRDefault="00000000">
      <w:pPr>
        <w:pStyle w:val="BodyText"/>
        <w:spacing w:before="176"/>
        <w:rPr>
          <w:sz w:val="20"/>
        </w:rPr>
      </w:pPr>
      <w:r>
        <w:rPr>
          <w:noProof/>
          <w:sz w:val="20"/>
        </w:rPr>
        <w:lastRenderedPageBreak/>
        <mc:AlternateContent>
          <mc:Choice Requires="wps">
            <w:drawing>
              <wp:anchor distT="0" distB="0" distL="0" distR="0" simplePos="0" relativeHeight="15742976" behindDoc="0" locked="0" layoutInCell="1" allowOverlap="1" wp14:anchorId="6FCCCD98" wp14:editId="6FCCCD99">
                <wp:simplePos x="0" y="0"/>
                <wp:positionH relativeFrom="page">
                  <wp:posOffset>496989</wp:posOffset>
                </wp:positionH>
                <wp:positionV relativeFrom="page">
                  <wp:posOffset>572897</wp:posOffset>
                </wp:positionV>
                <wp:extent cx="5080" cy="956564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9565640"/>
                          <a:chOff x="0" y="0"/>
                          <a:chExt cx="5080" cy="9565640"/>
                        </a:xfrm>
                      </wpg:grpSpPr>
                      <wps:wsp>
                        <wps:cNvPr id="139" name="Graphic 139"/>
                        <wps:cNvSpPr/>
                        <wps:spPr>
                          <a:xfrm>
                            <a:off x="2527"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0" name="Graphic 140"/>
                        <wps:cNvSpPr/>
                        <wps:spPr>
                          <a:xfrm>
                            <a:off x="2527" y="15184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1" name="Graphic 141"/>
                        <wps:cNvSpPr/>
                        <wps:spPr>
                          <a:xfrm>
                            <a:off x="2527" y="30366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2" name="Graphic 142"/>
                        <wps:cNvSpPr/>
                        <wps:spPr>
                          <a:xfrm>
                            <a:off x="2527" y="45549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3" name="Graphic 143"/>
                        <wps:cNvSpPr/>
                        <wps:spPr>
                          <a:xfrm>
                            <a:off x="2527" y="60732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4" name="Graphic 144"/>
                        <wps:cNvSpPr/>
                        <wps:spPr>
                          <a:xfrm>
                            <a:off x="2527" y="75915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5" name="Graphic 145"/>
                        <wps:cNvSpPr/>
                        <wps:spPr>
                          <a:xfrm>
                            <a:off x="2527" y="91098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6" name="Graphic 146"/>
                        <wps:cNvSpPr/>
                        <wps:spPr>
                          <a:xfrm>
                            <a:off x="2527" y="106282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7" name="Graphic 147"/>
                        <wps:cNvSpPr/>
                        <wps:spPr>
                          <a:xfrm>
                            <a:off x="2527" y="121465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8" name="Graphic 148"/>
                        <wps:cNvSpPr/>
                        <wps:spPr>
                          <a:xfrm>
                            <a:off x="2527" y="136648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9" name="Graphic 149"/>
                        <wps:cNvSpPr/>
                        <wps:spPr>
                          <a:xfrm>
                            <a:off x="2527" y="151831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0" name="Graphic 150"/>
                        <wps:cNvSpPr/>
                        <wps:spPr>
                          <a:xfrm>
                            <a:off x="2527" y="167013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1" name="Graphic 151"/>
                        <wps:cNvSpPr/>
                        <wps:spPr>
                          <a:xfrm>
                            <a:off x="2527" y="182196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2" name="Graphic 152"/>
                        <wps:cNvSpPr/>
                        <wps:spPr>
                          <a:xfrm>
                            <a:off x="2527" y="197380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3" name="Graphic 153"/>
                        <wps:cNvSpPr/>
                        <wps:spPr>
                          <a:xfrm>
                            <a:off x="2527" y="212563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4" name="Graphic 154"/>
                        <wps:cNvSpPr/>
                        <wps:spPr>
                          <a:xfrm>
                            <a:off x="2527" y="227746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5" name="Graphic 155"/>
                        <wps:cNvSpPr/>
                        <wps:spPr>
                          <a:xfrm>
                            <a:off x="2527" y="242929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6" name="Graphic 156"/>
                        <wps:cNvSpPr/>
                        <wps:spPr>
                          <a:xfrm>
                            <a:off x="2527" y="258112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7" name="Graphic 157"/>
                        <wps:cNvSpPr/>
                        <wps:spPr>
                          <a:xfrm>
                            <a:off x="2527" y="273295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8" name="Graphic 158"/>
                        <wps:cNvSpPr/>
                        <wps:spPr>
                          <a:xfrm>
                            <a:off x="2527" y="288479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9" name="Graphic 159"/>
                        <wps:cNvSpPr/>
                        <wps:spPr>
                          <a:xfrm>
                            <a:off x="2527" y="303662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0" name="Graphic 160"/>
                        <wps:cNvSpPr/>
                        <wps:spPr>
                          <a:xfrm>
                            <a:off x="2527" y="318844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1" name="Graphic 161"/>
                        <wps:cNvSpPr/>
                        <wps:spPr>
                          <a:xfrm>
                            <a:off x="2527" y="334027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2" name="Graphic 162"/>
                        <wps:cNvSpPr/>
                        <wps:spPr>
                          <a:xfrm>
                            <a:off x="2527" y="349210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3" name="Graphic 163"/>
                        <wps:cNvSpPr/>
                        <wps:spPr>
                          <a:xfrm>
                            <a:off x="2527" y="364393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4" name="Graphic 164"/>
                        <wps:cNvSpPr/>
                        <wps:spPr>
                          <a:xfrm>
                            <a:off x="2527" y="379577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5" name="Graphic 165"/>
                        <wps:cNvSpPr/>
                        <wps:spPr>
                          <a:xfrm>
                            <a:off x="2527" y="394760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6" name="Graphic 166"/>
                        <wps:cNvSpPr/>
                        <wps:spPr>
                          <a:xfrm>
                            <a:off x="2527" y="409943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7" name="Graphic 167"/>
                        <wps:cNvSpPr/>
                        <wps:spPr>
                          <a:xfrm>
                            <a:off x="2527" y="425126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8" name="Graphic 168"/>
                        <wps:cNvSpPr/>
                        <wps:spPr>
                          <a:xfrm>
                            <a:off x="2527" y="440309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9" name="Graphic 169"/>
                        <wps:cNvSpPr/>
                        <wps:spPr>
                          <a:xfrm>
                            <a:off x="2527" y="455491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0" name="Graphic 170"/>
                        <wps:cNvSpPr/>
                        <wps:spPr>
                          <a:xfrm>
                            <a:off x="2527" y="470675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1" name="Graphic 171"/>
                        <wps:cNvSpPr/>
                        <wps:spPr>
                          <a:xfrm>
                            <a:off x="2527" y="485858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2" name="Graphic 172"/>
                        <wps:cNvSpPr/>
                        <wps:spPr>
                          <a:xfrm>
                            <a:off x="2527" y="501041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3" name="Graphic 173"/>
                        <wps:cNvSpPr/>
                        <wps:spPr>
                          <a:xfrm>
                            <a:off x="2527" y="516224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4" name="Graphic 174"/>
                        <wps:cNvSpPr/>
                        <wps:spPr>
                          <a:xfrm>
                            <a:off x="2527" y="531407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5" name="Graphic 175"/>
                        <wps:cNvSpPr/>
                        <wps:spPr>
                          <a:xfrm>
                            <a:off x="2527" y="546590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6" name="Graphic 176"/>
                        <wps:cNvSpPr/>
                        <wps:spPr>
                          <a:xfrm>
                            <a:off x="2527" y="561774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7" name="Graphic 177"/>
                        <wps:cNvSpPr/>
                        <wps:spPr>
                          <a:xfrm>
                            <a:off x="2527" y="576957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8" name="Graphic 178"/>
                        <wps:cNvSpPr/>
                        <wps:spPr>
                          <a:xfrm>
                            <a:off x="2527" y="592140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9" name="Graphic 179"/>
                        <wps:cNvSpPr/>
                        <wps:spPr>
                          <a:xfrm>
                            <a:off x="2527" y="607322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0" name="Graphic 180"/>
                        <wps:cNvSpPr/>
                        <wps:spPr>
                          <a:xfrm>
                            <a:off x="2527" y="622505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1" name="Graphic 181"/>
                        <wps:cNvSpPr/>
                        <wps:spPr>
                          <a:xfrm>
                            <a:off x="2527" y="637688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2" name="Graphic 182"/>
                        <wps:cNvSpPr/>
                        <wps:spPr>
                          <a:xfrm>
                            <a:off x="2527" y="652872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3" name="Graphic 183"/>
                        <wps:cNvSpPr/>
                        <wps:spPr>
                          <a:xfrm>
                            <a:off x="2527" y="668055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4" name="Graphic 184"/>
                        <wps:cNvSpPr/>
                        <wps:spPr>
                          <a:xfrm>
                            <a:off x="2527" y="683238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5" name="Graphic 185"/>
                        <wps:cNvSpPr/>
                        <wps:spPr>
                          <a:xfrm>
                            <a:off x="2527" y="698421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6" name="Graphic 186"/>
                        <wps:cNvSpPr/>
                        <wps:spPr>
                          <a:xfrm>
                            <a:off x="2527" y="713604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7" name="Graphic 187"/>
                        <wps:cNvSpPr/>
                        <wps:spPr>
                          <a:xfrm>
                            <a:off x="2527" y="728786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8" name="Graphic 188"/>
                        <wps:cNvSpPr/>
                        <wps:spPr>
                          <a:xfrm>
                            <a:off x="2527" y="743971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9" name="Graphic 189"/>
                        <wps:cNvSpPr/>
                        <wps:spPr>
                          <a:xfrm>
                            <a:off x="2527" y="759153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0" name="Graphic 190"/>
                        <wps:cNvSpPr/>
                        <wps:spPr>
                          <a:xfrm>
                            <a:off x="2527" y="774336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1" name="Graphic 191"/>
                        <wps:cNvSpPr/>
                        <wps:spPr>
                          <a:xfrm>
                            <a:off x="2527" y="789519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2" name="Graphic 192"/>
                        <wps:cNvSpPr/>
                        <wps:spPr>
                          <a:xfrm>
                            <a:off x="2527" y="804702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3" name="Graphic 193"/>
                        <wps:cNvSpPr/>
                        <wps:spPr>
                          <a:xfrm>
                            <a:off x="2527" y="819885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4" name="Graphic 194"/>
                        <wps:cNvSpPr/>
                        <wps:spPr>
                          <a:xfrm>
                            <a:off x="2527" y="835069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5" name="Graphic 195"/>
                        <wps:cNvSpPr/>
                        <wps:spPr>
                          <a:xfrm>
                            <a:off x="2527" y="850252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6" name="Graphic 196"/>
                        <wps:cNvSpPr/>
                        <wps:spPr>
                          <a:xfrm>
                            <a:off x="2527" y="865435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7" name="Graphic 197"/>
                        <wps:cNvSpPr/>
                        <wps:spPr>
                          <a:xfrm>
                            <a:off x="2527" y="880618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8" name="Graphic 198"/>
                        <wps:cNvSpPr/>
                        <wps:spPr>
                          <a:xfrm>
                            <a:off x="2527" y="895800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9" name="Graphic 199"/>
                        <wps:cNvSpPr/>
                        <wps:spPr>
                          <a:xfrm>
                            <a:off x="2527" y="910983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0" name="Graphic 200"/>
                        <wps:cNvSpPr/>
                        <wps:spPr>
                          <a:xfrm>
                            <a:off x="2527" y="926167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1" name="Graphic 201"/>
                        <wps:cNvSpPr/>
                        <wps:spPr>
                          <a:xfrm>
                            <a:off x="2527" y="941350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9.132999pt;margin-top:45.110016pt;width:.4pt;height:753.2pt;mso-position-horizontal-relative:page;mso-position-vertical-relative:page;z-index:15742976" id="docshapegroup60" coordorigin="783,902" coordsize="8,15064">
                <v:line style="position:absolute" from="787,1141" to="787,902" stroked="true" strokeweight=".398pt" strokecolor="#000000">
                  <v:stroke dashstyle="solid"/>
                </v:line>
                <v:line style="position:absolute" from="787,1380" to="787,1141" stroked="true" strokeweight=".398pt" strokecolor="#000000">
                  <v:stroke dashstyle="solid"/>
                </v:line>
                <v:line style="position:absolute" from="787,1620" to="787,1380" stroked="true" strokeweight=".398pt" strokecolor="#000000">
                  <v:stroke dashstyle="solid"/>
                </v:line>
                <v:line style="position:absolute" from="787,1859" to="787,1620" stroked="true" strokeweight=".398pt" strokecolor="#000000">
                  <v:stroke dashstyle="solid"/>
                </v:line>
                <v:line style="position:absolute" from="787,2098" to="787,1859" stroked="true" strokeweight=".398pt" strokecolor="#000000">
                  <v:stroke dashstyle="solid"/>
                </v:line>
                <v:line style="position:absolute" from="787,2337" to="787,2098" stroked="true" strokeweight=".398pt" strokecolor="#000000">
                  <v:stroke dashstyle="solid"/>
                </v:line>
                <v:line style="position:absolute" from="787,2576" to="787,2337" stroked="true" strokeweight=".398pt" strokecolor="#000000">
                  <v:stroke dashstyle="solid"/>
                </v:line>
                <v:line style="position:absolute" from="787,2815" to="787,2576" stroked="true" strokeweight=".398pt" strokecolor="#000000">
                  <v:stroke dashstyle="solid"/>
                </v:line>
                <v:line style="position:absolute" from="787,3054" to="787,2815" stroked="true" strokeweight=".398pt" strokecolor="#000000">
                  <v:stroke dashstyle="solid"/>
                </v:line>
                <v:line style="position:absolute" from="787,3293" to="787,3054" stroked="true" strokeweight=".398pt" strokecolor="#000000">
                  <v:stroke dashstyle="solid"/>
                </v:line>
                <v:line style="position:absolute" from="787,3532" to="787,3293" stroked="true" strokeweight=".398pt" strokecolor="#000000">
                  <v:stroke dashstyle="solid"/>
                </v:line>
                <v:line style="position:absolute" from="787,3771" to="787,3532" stroked="true" strokeweight=".398pt" strokecolor="#000000">
                  <v:stroke dashstyle="solid"/>
                </v:line>
                <v:line style="position:absolute" from="787,4011" to="787,3771" stroked="true" strokeweight=".398pt" strokecolor="#000000">
                  <v:stroke dashstyle="solid"/>
                </v:line>
                <v:line style="position:absolute" from="787,4250" to="787,4011" stroked="true" strokeweight=".398pt" strokecolor="#000000">
                  <v:stroke dashstyle="solid"/>
                </v:line>
                <v:line style="position:absolute" from="787,4489" to="787,4250" stroked="true" strokeweight=".398pt" strokecolor="#000000">
                  <v:stroke dashstyle="solid"/>
                </v:line>
                <v:line style="position:absolute" from="787,4728" to="787,4489" stroked="true" strokeweight=".398pt" strokecolor="#000000">
                  <v:stroke dashstyle="solid"/>
                </v:line>
                <v:line style="position:absolute" from="787,4967" to="787,4728" stroked="true" strokeweight=".398pt" strokecolor="#000000">
                  <v:stroke dashstyle="solid"/>
                </v:line>
                <v:line style="position:absolute" from="787,5206" to="787,4967" stroked="true" strokeweight=".398pt" strokecolor="#000000">
                  <v:stroke dashstyle="solid"/>
                </v:line>
                <v:line style="position:absolute" from="787,5445" to="787,5206" stroked="true" strokeweight=".398pt" strokecolor="#000000">
                  <v:stroke dashstyle="solid"/>
                </v:line>
                <v:line style="position:absolute" from="787,5684" to="787,5445" stroked="true" strokeweight=".398pt" strokecolor="#000000">
                  <v:stroke dashstyle="solid"/>
                </v:line>
                <v:line style="position:absolute" from="787,5923" to="787,5684" stroked="true" strokeweight=".398pt" strokecolor="#000000">
                  <v:stroke dashstyle="solid"/>
                </v:line>
                <v:line style="position:absolute" from="787,6162" to="787,5923" stroked="true" strokeweight=".398pt" strokecolor="#000000">
                  <v:stroke dashstyle="solid"/>
                </v:line>
                <v:line style="position:absolute" from="787,6402" to="787,6162" stroked="true" strokeweight=".398pt" strokecolor="#000000">
                  <v:stroke dashstyle="solid"/>
                </v:line>
                <v:line style="position:absolute" from="787,6641" to="787,6402" stroked="true" strokeweight=".398pt" strokecolor="#000000">
                  <v:stroke dashstyle="solid"/>
                </v:line>
                <v:line style="position:absolute" from="787,6880" to="787,6641" stroked="true" strokeweight=".398pt" strokecolor="#000000">
                  <v:stroke dashstyle="solid"/>
                </v:line>
                <v:line style="position:absolute" from="787,7119" to="787,6880" stroked="true" strokeweight=".398pt" strokecolor="#000000">
                  <v:stroke dashstyle="solid"/>
                </v:line>
                <v:line style="position:absolute" from="787,7358" to="787,7119" stroked="true" strokeweight=".398pt" strokecolor="#000000">
                  <v:stroke dashstyle="solid"/>
                </v:line>
                <v:line style="position:absolute" from="787,7597" to="787,7358" stroked="true" strokeweight=".398pt" strokecolor="#000000">
                  <v:stroke dashstyle="solid"/>
                </v:line>
                <v:line style="position:absolute" from="787,7836" to="787,7597" stroked="true" strokeweight=".398pt" strokecolor="#000000">
                  <v:stroke dashstyle="solid"/>
                </v:line>
                <v:line style="position:absolute" from="787,8075" to="787,7836" stroked="true" strokeweight=".398pt" strokecolor="#000000">
                  <v:stroke dashstyle="solid"/>
                </v:line>
                <v:line style="position:absolute" from="787,8314" to="787,8075" stroked="true" strokeweight=".398pt" strokecolor="#000000">
                  <v:stroke dashstyle="solid"/>
                </v:line>
                <v:line style="position:absolute" from="787,8554" to="787,8314" stroked="true" strokeweight=".398pt" strokecolor="#000000">
                  <v:stroke dashstyle="solid"/>
                </v:line>
                <v:line style="position:absolute" from="787,8793" to="787,8554" stroked="true" strokeweight=".398pt" strokecolor="#000000">
                  <v:stroke dashstyle="solid"/>
                </v:line>
                <v:line style="position:absolute" from="787,9032" to="787,8793" stroked="true" strokeweight=".398pt" strokecolor="#000000">
                  <v:stroke dashstyle="solid"/>
                </v:line>
                <v:line style="position:absolute" from="787,9271" to="787,9032" stroked="true" strokeweight=".398pt" strokecolor="#000000">
                  <v:stroke dashstyle="solid"/>
                </v:line>
                <v:line style="position:absolute" from="787,9510" to="787,9271" stroked="true" strokeweight=".398pt" strokecolor="#000000">
                  <v:stroke dashstyle="solid"/>
                </v:line>
                <v:line style="position:absolute" from="787,9749" to="787,9510" stroked="true" strokeweight=".398pt" strokecolor="#000000">
                  <v:stroke dashstyle="solid"/>
                </v:line>
                <v:line style="position:absolute" from="787,9988" to="787,9749" stroked="true" strokeweight=".398pt" strokecolor="#000000">
                  <v:stroke dashstyle="solid"/>
                </v:line>
                <v:line style="position:absolute" from="787,10227" to="787,9988" stroked="true" strokeweight=".398pt" strokecolor="#000000">
                  <v:stroke dashstyle="solid"/>
                </v:line>
                <v:line style="position:absolute" from="787,10466" to="787,10227" stroked="true" strokeweight=".398pt" strokecolor="#000000">
                  <v:stroke dashstyle="solid"/>
                </v:line>
                <v:line style="position:absolute" from="787,10705" to="787,10466" stroked="true" strokeweight=".398pt" strokecolor="#000000">
                  <v:stroke dashstyle="solid"/>
                </v:line>
                <v:line style="position:absolute" from="787,10945" to="787,10705" stroked="true" strokeweight=".398pt" strokecolor="#000000">
                  <v:stroke dashstyle="solid"/>
                </v:line>
                <v:line style="position:absolute" from="787,11184" to="787,10945" stroked="true" strokeweight=".398pt" strokecolor="#000000">
                  <v:stroke dashstyle="solid"/>
                </v:line>
                <v:line style="position:absolute" from="787,11423" to="787,11184" stroked="true" strokeweight=".398pt" strokecolor="#000000">
                  <v:stroke dashstyle="solid"/>
                </v:line>
                <v:line style="position:absolute" from="787,11662" to="787,11423" stroked="true" strokeweight=".398pt" strokecolor="#000000">
                  <v:stroke dashstyle="solid"/>
                </v:line>
                <v:line style="position:absolute" from="787,11901" to="787,11662" stroked="true" strokeweight=".398pt" strokecolor="#000000">
                  <v:stroke dashstyle="solid"/>
                </v:line>
                <v:line style="position:absolute" from="787,12140" to="787,11901" stroked="true" strokeweight=".398pt" strokecolor="#000000">
                  <v:stroke dashstyle="solid"/>
                </v:line>
                <v:line style="position:absolute" from="787,12379" to="787,12140" stroked="true" strokeweight=".398pt" strokecolor="#000000">
                  <v:stroke dashstyle="solid"/>
                </v:line>
                <v:line style="position:absolute" from="787,12618" to="787,12379" stroked="true" strokeweight=".398pt" strokecolor="#000000">
                  <v:stroke dashstyle="solid"/>
                </v:line>
                <v:line style="position:absolute" from="787,12857" to="787,12618" stroked="true" strokeweight=".398pt" strokecolor="#000000">
                  <v:stroke dashstyle="solid"/>
                </v:line>
                <v:line style="position:absolute" from="787,13096" to="787,12857" stroked="true" strokeweight=".398pt" strokecolor="#000000">
                  <v:stroke dashstyle="solid"/>
                </v:line>
                <v:line style="position:absolute" from="787,13336" to="787,13096" stroked="true" strokeweight=".398pt" strokecolor="#000000">
                  <v:stroke dashstyle="solid"/>
                </v:line>
                <v:line style="position:absolute" from="787,13575" to="787,13336" stroked="true" strokeweight=".398pt" strokecolor="#000000">
                  <v:stroke dashstyle="solid"/>
                </v:line>
                <v:line style="position:absolute" from="787,13814" to="787,13575" stroked="true" strokeweight=".398pt" strokecolor="#000000">
                  <v:stroke dashstyle="solid"/>
                </v:line>
                <v:line style="position:absolute" from="787,14053" to="787,13814" stroked="true" strokeweight=".398pt" strokecolor="#000000">
                  <v:stroke dashstyle="solid"/>
                </v:line>
                <v:line style="position:absolute" from="787,14292" to="787,14053" stroked="true" strokeweight=".398pt" strokecolor="#000000">
                  <v:stroke dashstyle="solid"/>
                </v:line>
                <v:line style="position:absolute" from="787,14531" to="787,14292" stroked="true" strokeweight=".398pt" strokecolor="#000000">
                  <v:stroke dashstyle="solid"/>
                </v:line>
                <v:line style="position:absolute" from="787,14770" to="787,14531" stroked="true" strokeweight=".398pt" strokecolor="#000000">
                  <v:stroke dashstyle="solid"/>
                </v:line>
                <v:line style="position:absolute" from="787,15009" to="787,14770" stroked="true" strokeweight=".398pt" strokecolor="#000000">
                  <v:stroke dashstyle="solid"/>
                </v:line>
                <v:line style="position:absolute" from="787,15248" to="787,15009" stroked="true" strokeweight=".398pt" strokecolor="#000000">
                  <v:stroke dashstyle="solid"/>
                </v:line>
                <v:line style="position:absolute" from="787,15488" to="787,15248" stroked="true" strokeweight=".398pt" strokecolor="#000000">
                  <v:stroke dashstyle="solid"/>
                </v:line>
                <v:line style="position:absolute" from="787,15727" to="787,15488" stroked="true" strokeweight=".398pt" strokecolor="#000000">
                  <v:stroke dashstyle="solid"/>
                </v:line>
                <v:line style="position:absolute" from="787,15966" to="787,15727" stroked="true" strokeweight=".398pt" strokecolor="#000000">
                  <v:stroke dashstyle="solid"/>
                </v:line>
                <w10:wrap type="none"/>
              </v:group>
            </w:pict>
          </mc:Fallback>
        </mc:AlternateContent>
      </w:r>
      <w:r>
        <w:rPr>
          <w:noProof/>
          <w:sz w:val="20"/>
        </w:rPr>
        <mc:AlternateContent>
          <mc:Choice Requires="wps">
            <w:drawing>
              <wp:anchor distT="0" distB="0" distL="0" distR="0" simplePos="0" relativeHeight="15743488" behindDoc="0" locked="0" layoutInCell="1" allowOverlap="1" wp14:anchorId="6FCCCD9A" wp14:editId="6FCCCD9B">
                <wp:simplePos x="0" y="0"/>
                <wp:positionH relativeFrom="page">
                  <wp:posOffset>7057961</wp:posOffset>
                </wp:positionH>
                <wp:positionV relativeFrom="page">
                  <wp:posOffset>572897</wp:posOffset>
                </wp:positionV>
                <wp:extent cx="5080" cy="9565640"/>
                <wp:effectExtent l="0" t="0" r="0" b="0"/>
                <wp:wrapNone/>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9565640"/>
                          <a:chOff x="0" y="0"/>
                          <a:chExt cx="5080" cy="9565640"/>
                        </a:xfrm>
                      </wpg:grpSpPr>
                      <wps:wsp>
                        <wps:cNvPr id="203" name="Graphic 203"/>
                        <wps:cNvSpPr/>
                        <wps:spPr>
                          <a:xfrm>
                            <a:off x="2527"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4" name="Graphic 204"/>
                        <wps:cNvSpPr/>
                        <wps:spPr>
                          <a:xfrm>
                            <a:off x="2527" y="15184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5" name="Graphic 205"/>
                        <wps:cNvSpPr/>
                        <wps:spPr>
                          <a:xfrm>
                            <a:off x="2527" y="30366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6" name="Graphic 206"/>
                        <wps:cNvSpPr/>
                        <wps:spPr>
                          <a:xfrm>
                            <a:off x="2527" y="45549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7" name="Graphic 207"/>
                        <wps:cNvSpPr/>
                        <wps:spPr>
                          <a:xfrm>
                            <a:off x="2527" y="60732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8" name="Graphic 208"/>
                        <wps:cNvSpPr/>
                        <wps:spPr>
                          <a:xfrm>
                            <a:off x="2527" y="75915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9" name="Graphic 209"/>
                        <wps:cNvSpPr/>
                        <wps:spPr>
                          <a:xfrm>
                            <a:off x="2527" y="91098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0" name="Graphic 210"/>
                        <wps:cNvSpPr/>
                        <wps:spPr>
                          <a:xfrm>
                            <a:off x="2527" y="106282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1" name="Graphic 211"/>
                        <wps:cNvSpPr/>
                        <wps:spPr>
                          <a:xfrm>
                            <a:off x="2527" y="121465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2" name="Graphic 212"/>
                        <wps:cNvSpPr/>
                        <wps:spPr>
                          <a:xfrm>
                            <a:off x="2527" y="136648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3" name="Graphic 213"/>
                        <wps:cNvSpPr/>
                        <wps:spPr>
                          <a:xfrm>
                            <a:off x="2527" y="151831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4" name="Graphic 214"/>
                        <wps:cNvSpPr/>
                        <wps:spPr>
                          <a:xfrm>
                            <a:off x="2527" y="167013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5" name="Graphic 215"/>
                        <wps:cNvSpPr/>
                        <wps:spPr>
                          <a:xfrm>
                            <a:off x="2527" y="182196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6" name="Graphic 216"/>
                        <wps:cNvSpPr/>
                        <wps:spPr>
                          <a:xfrm>
                            <a:off x="2527" y="197380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7" name="Graphic 217"/>
                        <wps:cNvSpPr/>
                        <wps:spPr>
                          <a:xfrm>
                            <a:off x="2527" y="212563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8" name="Graphic 218"/>
                        <wps:cNvSpPr/>
                        <wps:spPr>
                          <a:xfrm>
                            <a:off x="2527" y="227746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9" name="Graphic 219"/>
                        <wps:cNvSpPr/>
                        <wps:spPr>
                          <a:xfrm>
                            <a:off x="2527" y="242929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0" name="Graphic 220"/>
                        <wps:cNvSpPr/>
                        <wps:spPr>
                          <a:xfrm>
                            <a:off x="2527" y="258112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1" name="Graphic 221"/>
                        <wps:cNvSpPr/>
                        <wps:spPr>
                          <a:xfrm>
                            <a:off x="2527" y="273295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2" name="Graphic 222"/>
                        <wps:cNvSpPr/>
                        <wps:spPr>
                          <a:xfrm>
                            <a:off x="2527" y="288479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3" name="Graphic 223"/>
                        <wps:cNvSpPr/>
                        <wps:spPr>
                          <a:xfrm>
                            <a:off x="2527" y="303662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4" name="Graphic 224"/>
                        <wps:cNvSpPr/>
                        <wps:spPr>
                          <a:xfrm>
                            <a:off x="2527" y="318844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5" name="Graphic 225"/>
                        <wps:cNvSpPr/>
                        <wps:spPr>
                          <a:xfrm>
                            <a:off x="2527" y="334027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6" name="Graphic 226"/>
                        <wps:cNvSpPr/>
                        <wps:spPr>
                          <a:xfrm>
                            <a:off x="2527" y="349210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7" name="Graphic 227"/>
                        <wps:cNvSpPr/>
                        <wps:spPr>
                          <a:xfrm>
                            <a:off x="2527" y="364393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8" name="Graphic 228"/>
                        <wps:cNvSpPr/>
                        <wps:spPr>
                          <a:xfrm>
                            <a:off x="2527" y="379577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9" name="Graphic 229"/>
                        <wps:cNvSpPr/>
                        <wps:spPr>
                          <a:xfrm>
                            <a:off x="2527" y="394760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0" name="Graphic 230"/>
                        <wps:cNvSpPr/>
                        <wps:spPr>
                          <a:xfrm>
                            <a:off x="2527" y="409943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1" name="Graphic 231"/>
                        <wps:cNvSpPr/>
                        <wps:spPr>
                          <a:xfrm>
                            <a:off x="2527" y="425126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2" name="Graphic 232"/>
                        <wps:cNvSpPr/>
                        <wps:spPr>
                          <a:xfrm>
                            <a:off x="2527" y="440309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3" name="Graphic 233"/>
                        <wps:cNvSpPr/>
                        <wps:spPr>
                          <a:xfrm>
                            <a:off x="2527" y="455491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4" name="Graphic 234"/>
                        <wps:cNvSpPr/>
                        <wps:spPr>
                          <a:xfrm>
                            <a:off x="2527" y="470675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5" name="Graphic 235"/>
                        <wps:cNvSpPr/>
                        <wps:spPr>
                          <a:xfrm>
                            <a:off x="2527" y="485858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6" name="Graphic 236"/>
                        <wps:cNvSpPr/>
                        <wps:spPr>
                          <a:xfrm>
                            <a:off x="2527" y="501041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7" name="Graphic 237"/>
                        <wps:cNvSpPr/>
                        <wps:spPr>
                          <a:xfrm>
                            <a:off x="2527" y="516224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8" name="Graphic 238"/>
                        <wps:cNvSpPr/>
                        <wps:spPr>
                          <a:xfrm>
                            <a:off x="2527" y="531407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9" name="Graphic 239"/>
                        <wps:cNvSpPr/>
                        <wps:spPr>
                          <a:xfrm>
                            <a:off x="2527" y="546590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0" name="Graphic 240"/>
                        <wps:cNvSpPr/>
                        <wps:spPr>
                          <a:xfrm>
                            <a:off x="2527" y="561774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1" name="Graphic 241"/>
                        <wps:cNvSpPr/>
                        <wps:spPr>
                          <a:xfrm>
                            <a:off x="2527" y="576957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2" name="Graphic 242"/>
                        <wps:cNvSpPr/>
                        <wps:spPr>
                          <a:xfrm>
                            <a:off x="2527" y="592140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3" name="Graphic 243"/>
                        <wps:cNvSpPr/>
                        <wps:spPr>
                          <a:xfrm>
                            <a:off x="2527" y="607322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4" name="Graphic 244"/>
                        <wps:cNvSpPr/>
                        <wps:spPr>
                          <a:xfrm>
                            <a:off x="2527" y="622505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5" name="Graphic 245"/>
                        <wps:cNvSpPr/>
                        <wps:spPr>
                          <a:xfrm>
                            <a:off x="2527" y="637688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6" name="Graphic 246"/>
                        <wps:cNvSpPr/>
                        <wps:spPr>
                          <a:xfrm>
                            <a:off x="2527" y="652872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7" name="Graphic 247"/>
                        <wps:cNvSpPr/>
                        <wps:spPr>
                          <a:xfrm>
                            <a:off x="2527" y="668055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8" name="Graphic 248"/>
                        <wps:cNvSpPr/>
                        <wps:spPr>
                          <a:xfrm>
                            <a:off x="2527" y="683238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9" name="Graphic 249"/>
                        <wps:cNvSpPr/>
                        <wps:spPr>
                          <a:xfrm>
                            <a:off x="2527" y="698421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0" name="Graphic 250"/>
                        <wps:cNvSpPr/>
                        <wps:spPr>
                          <a:xfrm>
                            <a:off x="2527" y="713604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1" name="Graphic 251"/>
                        <wps:cNvSpPr/>
                        <wps:spPr>
                          <a:xfrm>
                            <a:off x="2527" y="728786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2" name="Graphic 252"/>
                        <wps:cNvSpPr/>
                        <wps:spPr>
                          <a:xfrm>
                            <a:off x="2527" y="743971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3" name="Graphic 253"/>
                        <wps:cNvSpPr/>
                        <wps:spPr>
                          <a:xfrm>
                            <a:off x="2527" y="759153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4" name="Graphic 254"/>
                        <wps:cNvSpPr/>
                        <wps:spPr>
                          <a:xfrm>
                            <a:off x="2527" y="774336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5" name="Graphic 255"/>
                        <wps:cNvSpPr/>
                        <wps:spPr>
                          <a:xfrm>
                            <a:off x="2527" y="789519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6" name="Graphic 256"/>
                        <wps:cNvSpPr/>
                        <wps:spPr>
                          <a:xfrm>
                            <a:off x="2527" y="804702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7" name="Graphic 257"/>
                        <wps:cNvSpPr/>
                        <wps:spPr>
                          <a:xfrm>
                            <a:off x="2527" y="819885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8" name="Graphic 258"/>
                        <wps:cNvSpPr/>
                        <wps:spPr>
                          <a:xfrm>
                            <a:off x="2527" y="835069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9" name="Graphic 259"/>
                        <wps:cNvSpPr/>
                        <wps:spPr>
                          <a:xfrm>
                            <a:off x="2527" y="850252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0" name="Graphic 260"/>
                        <wps:cNvSpPr/>
                        <wps:spPr>
                          <a:xfrm>
                            <a:off x="2527" y="865435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1" name="Graphic 261"/>
                        <wps:cNvSpPr/>
                        <wps:spPr>
                          <a:xfrm>
                            <a:off x="2527" y="880618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2" name="Graphic 262"/>
                        <wps:cNvSpPr/>
                        <wps:spPr>
                          <a:xfrm>
                            <a:off x="2527" y="895800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3" name="Graphic 263"/>
                        <wps:cNvSpPr/>
                        <wps:spPr>
                          <a:xfrm>
                            <a:off x="2527" y="910983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4" name="Graphic 264"/>
                        <wps:cNvSpPr/>
                        <wps:spPr>
                          <a:xfrm>
                            <a:off x="2527" y="926167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5" name="Graphic 265"/>
                        <wps:cNvSpPr/>
                        <wps:spPr>
                          <a:xfrm>
                            <a:off x="2527" y="941350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55.744995pt;margin-top:45.110016pt;width:.4pt;height:753.2pt;mso-position-horizontal-relative:page;mso-position-vertical-relative:page;z-index:15743488" id="docshapegroup61" coordorigin="11115,902" coordsize="8,15064">
                <v:line style="position:absolute" from="11119,1141" to="11119,902" stroked="true" strokeweight=".398pt" strokecolor="#000000">
                  <v:stroke dashstyle="solid"/>
                </v:line>
                <v:line style="position:absolute" from="11119,1380" to="11119,1141" stroked="true" strokeweight=".398pt" strokecolor="#000000">
                  <v:stroke dashstyle="solid"/>
                </v:line>
                <v:line style="position:absolute" from="11119,1620" to="11119,1380" stroked="true" strokeweight=".398pt" strokecolor="#000000">
                  <v:stroke dashstyle="solid"/>
                </v:line>
                <v:line style="position:absolute" from="11119,1859" to="11119,1620" stroked="true" strokeweight=".398pt" strokecolor="#000000">
                  <v:stroke dashstyle="solid"/>
                </v:line>
                <v:line style="position:absolute" from="11119,2098" to="11119,1859" stroked="true" strokeweight=".398pt" strokecolor="#000000">
                  <v:stroke dashstyle="solid"/>
                </v:line>
                <v:line style="position:absolute" from="11119,2337" to="11119,2098" stroked="true" strokeweight=".398pt" strokecolor="#000000">
                  <v:stroke dashstyle="solid"/>
                </v:line>
                <v:line style="position:absolute" from="11119,2576" to="11119,2337" stroked="true" strokeweight=".398pt" strokecolor="#000000">
                  <v:stroke dashstyle="solid"/>
                </v:line>
                <v:line style="position:absolute" from="11119,2815" to="11119,2576" stroked="true" strokeweight=".398pt" strokecolor="#000000">
                  <v:stroke dashstyle="solid"/>
                </v:line>
                <v:line style="position:absolute" from="11119,3054" to="11119,2815" stroked="true" strokeweight=".398pt" strokecolor="#000000">
                  <v:stroke dashstyle="solid"/>
                </v:line>
                <v:line style="position:absolute" from="11119,3293" to="11119,3054" stroked="true" strokeweight=".398pt" strokecolor="#000000">
                  <v:stroke dashstyle="solid"/>
                </v:line>
                <v:line style="position:absolute" from="11119,3532" to="11119,3293" stroked="true" strokeweight=".398pt" strokecolor="#000000">
                  <v:stroke dashstyle="solid"/>
                </v:line>
                <v:line style="position:absolute" from="11119,3771" to="11119,3532" stroked="true" strokeweight=".398pt" strokecolor="#000000">
                  <v:stroke dashstyle="solid"/>
                </v:line>
                <v:line style="position:absolute" from="11119,4011" to="11119,3771" stroked="true" strokeweight=".398pt" strokecolor="#000000">
                  <v:stroke dashstyle="solid"/>
                </v:line>
                <v:line style="position:absolute" from="11119,4250" to="11119,4011" stroked="true" strokeweight=".398pt" strokecolor="#000000">
                  <v:stroke dashstyle="solid"/>
                </v:line>
                <v:line style="position:absolute" from="11119,4489" to="11119,4250" stroked="true" strokeweight=".398pt" strokecolor="#000000">
                  <v:stroke dashstyle="solid"/>
                </v:line>
                <v:line style="position:absolute" from="11119,4728" to="11119,4489" stroked="true" strokeweight=".398pt" strokecolor="#000000">
                  <v:stroke dashstyle="solid"/>
                </v:line>
                <v:line style="position:absolute" from="11119,4967" to="11119,4728" stroked="true" strokeweight=".398pt" strokecolor="#000000">
                  <v:stroke dashstyle="solid"/>
                </v:line>
                <v:line style="position:absolute" from="11119,5206" to="11119,4967" stroked="true" strokeweight=".398pt" strokecolor="#000000">
                  <v:stroke dashstyle="solid"/>
                </v:line>
                <v:line style="position:absolute" from="11119,5445" to="11119,5206" stroked="true" strokeweight=".398pt" strokecolor="#000000">
                  <v:stroke dashstyle="solid"/>
                </v:line>
                <v:line style="position:absolute" from="11119,5684" to="11119,5445" stroked="true" strokeweight=".398pt" strokecolor="#000000">
                  <v:stroke dashstyle="solid"/>
                </v:line>
                <v:line style="position:absolute" from="11119,5923" to="11119,5684" stroked="true" strokeweight=".398pt" strokecolor="#000000">
                  <v:stroke dashstyle="solid"/>
                </v:line>
                <v:line style="position:absolute" from="11119,6162" to="11119,5923" stroked="true" strokeweight=".398pt" strokecolor="#000000">
                  <v:stroke dashstyle="solid"/>
                </v:line>
                <v:line style="position:absolute" from="11119,6402" to="11119,6162" stroked="true" strokeweight=".398pt" strokecolor="#000000">
                  <v:stroke dashstyle="solid"/>
                </v:line>
                <v:line style="position:absolute" from="11119,6641" to="11119,6402" stroked="true" strokeweight=".398pt" strokecolor="#000000">
                  <v:stroke dashstyle="solid"/>
                </v:line>
                <v:line style="position:absolute" from="11119,6880" to="11119,6641" stroked="true" strokeweight=".398pt" strokecolor="#000000">
                  <v:stroke dashstyle="solid"/>
                </v:line>
                <v:line style="position:absolute" from="11119,7119" to="11119,6880" stroked="true" strokeweight=".398pt" strokecolor="#000000">
                  <v:stroke dashstyle="solid"/>
                </v:line>
                <v:line style="position:absolute" from="11119,7358" to="11119,7119" stroked="true" strokeweight=".398pt" strokecolor="#000000">
                  <v:stroke dashstyle="solid"/>
                </v:line>
                <v:line style="position:absolute" from="11119,7597" to="11119,7358" stroked="true" strokeweight=".398pt" strokecolor="#000000">
                  <v:stroke dashstyle="solid"/>
                </v:line>
                <v:line style="position:absolute" from="11119,7836" to="11119,7597" stroked="true" strokeweight=".398pt" strokecolor="#000000">
                  <v:stroke dashstyle="solid"/>
                </v:line>
                <v:line style="position:absolute" from="11119,8075" to="11119,7836" stroked="true" strokeweight=".398pt" strokecolor="#000000">
                  <v:stroke dashstyle="solid"/>
                </v:line>
                <v:line style="position:absolute" from="11119,8314" to="11119,8075" stroked="true" strokeweight=".398pt" strokecolor="#000000">
                  <v:stroke dashstyle="solid"/>
                </v:line>
                <v:line style="position:absolute" from="11119,8554" to="11119,8314" stroked="true" strokeweight=".398pt" strokecolor="#000000">
                  <v:stroke dashstyle="solid"/>
                </v:line>
                <v:line style="position:absolute" from="11119,8793" to="11119,8554" stroked="true" strokeweight=".398pt" strokecolor="#000000">
                  <v:stroke dashstyle="solid"/>
                </v:line>
                <v:line style="position:absolute" from="11119,9032" to="11119,8793" stroked="true" strokeweight=".398pt" strokecolor="#000000">
                  <v:stroke dashstyle="solid"/>
                </v:line>
                <v:line style="position:absolute" from="11119,9271" to="11119,9032" stroked="true" strokeweight=".398pt" strokecolor="#000000">
                  <v:stroke dashstyle="solid"/>
                </v:line>
                <v:line style="position:absolute" from="11119,9510" to="11119,9271" stroked="true" strokeweight=".398pt" strokecolor="#000000">
                  <v:stroke dashstyle="solid"/>
                </v:line>
                <v:line style="position:absolute" from="11119,9749" to="11119,9510" stroked="true" strokeweight=".398pt" strokecolor="#000000">
                  <v:stroke dashstyle="solid"/>
                </v:line>
                <v:line style="position:absolute" from="11119,9988" to="11119,9749" stroked="true" strokeweight=".398pt" strokecolor="#000000">
                  <v:stroke dashstyle="solid"/>
                </v:line>
                <v:line style="position:absolute" from="11119,10227" to="11119,9988" stroked="true" strokeweight=".398pt" strokecolor="#000000">
                  <v:stroke dashstyle="solid"/>
                </v:line>
                <v:line style="position:absolute" from="11119,10466" to="11119,10227" stroked="true" strokeweight=".398pt" strokecolor="#000000">
                  <v:stroke dashstyle="solid"/>
                </v:line>
                <v:line style="position:absolute" from="11119,10705" to="11119,10466" stroked="true" strokeweight=".398pt" strokecolor="#000000">
                  <v:stroke dashstyle="solid"/>
                </v:line>
                <v:line style="position:absolute" from="11119,10945" to="11119,10705" stroked="true" strokeweight=".398pt" strokecolor="#000000">
                  <v:stroke dashstyle="solid"/>
                </v:line>
                <v:line style="position:absolute" from="11119,11184" to="11119,10945" stroked="true" strokeweight=".398pt" strokecolor="#000000">
                  <v:stroke dashstyle="solid"/>
                </v:line>
                <v:line style="position:absolute" from="11119,11423" to="11119,11184" stroked="true" strokeweight=".398pt" strokecolor="#000000">
                  <v:stroke dashstyle="solid"/>
                </v:line>
                <v:line style="position:absolute" from="11119,11662" to="11119,11423" stroked="true" strokeweight=".398pt" strokecolor="#000000">
                  <v:stroke dashstyle="solid"/>
                </v:line>
                <v:line style="position:absolute" from="11119,11901" to="11119,11662" stroked="true" strokeweight=".398pt" strokecolor="#000000">
                  <v:stroke dashstyle="solid"/>
                </v:line>
                <v:line style="position:absolute" from="11119,12140" to="11119,11901" stroked="true" strokeweight=".398pt" strokecolor="#000000">
                  <v:stroke dashstyle="solid"/>
                </v:line>
                <v:line style="position:absolute" from="11119,12379" to="11119,12140" stroked="true" strokeweight=".398pt" strokecolor="#000000">
                  <v:stroke dashstyle="solid"/>
                </v:line>
                <v:line style="position:absolute" from="11119,12618" to="11119,12379" stroked="true" strokeweight=".398pt" strokecolor="#000000">
                  <v:stroke dashstyle="solid"/>
                </v:line>
                <v:line style="position:absolute" from="11119,12857" to="11119,12618" stroked="true" strokeweight=".398pt" strokecolor="#000000">
                  <v:stroke dashstyle="solid"/>
                </v:line>
                <v:line style="position:absolute" from="11119,13096" to="11119,12857" stroked="true" strokeweight=".398pt" strokecolor="#000000">
                  <v:stroke dashstyle="solid"/>
                </v:line>
                <v:line style="position:absolute" from="11119,13336" to="11119,13096" stroked="true" strokeweight=".398pt" strokecolor="#000000">
                  <v:stroke dashstyle="solid"/>
                </v:line>
                <v:line style="position:absolute" from="11119,13575" to="11119,13336" stroked="true" strokeweight=".398pt" strokecolor="#000000">
                  <v:stroke dashstyle="solid"/>
                </v:line>
                <v:line style="position:absolute" from="11119,13814" to="11119,13575" stroked="true" strokeweight=".398pt" strokecolor="#000000">
                  <v:stroke dashstyle="solid"/>
                </v:line>
                <v:line style="position:absolute" from="11119,14053" to="11119,13814" stroked="true" strokeweight=".398pt" strokecolor="#000000">
                  <v:stroke dashstyle="solid"/>
                </v:line>
                <v:line style="position:absolute" from="11119,14292" to="11119,14053" stroked="true" strokeweight=".398pt" strokecolor="#000000">
                  <v:stroke dashstyle="solid"/>
                </v:line>
                <v:line style="position:absolute" from="11119,14531" to="11119,14292" stroked="true" strokeweight=".398pt" strokecolor="#000000">
                  <v:stroke dashstyle="solid"/>
                </v:line>
                <v:line style="position:absolute" from="11119,14770" to="11119,14531" stroked="true" strokeweight=".398pt" strokecolor="#000000">
                  <v:stroke dashstyle="solid"/>
                </v:line>
                <v:line style="position:absolute" from="11119,15009" to="11119,14770" stroked="true" strokeweight=".398pt" strokecolor="#000000">
                  <v:stroke dashstyle="solid"/>
                </v:line>
                <v:line style="position:absolute" from="11119,15248" to="11119,15009" stroked="true" strokeweight=".398pt" strokecolor="#000000">
                  <v:stroke dashstyle="solid"/>
                </v:line>
                <v:line style="position:absolute" from="11119,15488" to="11119,15248" stroked="true" strokeweight=".398pt" strokecolor="#000000">
                  <v:stroke dashstyle="solid"/>
                </v:line>
                <v:line style="position:absolute" from="11119,15727" to="11119,15488" stroked="true" strokeweight=".398pt" strokecolor="#000000">
                  <v:stroke dashstyle="solid"/>
                </v:line>
                <v:line style="position:absolute" from="11119,15966" to="11119,15727" stroked="true" strokeweight=".398pt" strokecolor="#000000">
                  <v:stroke dashstyle="solid"/>
                </v:line>
                <w10:wrap type="none"/>
              </v:group>
            </w:pict>
          </mc:Fallback>
        </mc:AlternateContent>
      </w:r>
    </w:p>
    <w:tbl>
      <w:tblPr>
        <w:tblW w:w="0" w:type="auto"/>
        <w:tblInd w:w="361" w:type="dxa"/>
        <w:tblLayout w:type="fixed"/>
        <w:tblCellMar>
          <w:left w:w="0" w:type="dxa"/>
          <w:right w:w="0" w:type="dxa"/>
        </w:tblCellMar>
        <w:tblLook w:val="01E0" w:firstRow="1" w:lastRow="1" w:firstColumn="1" w:lastColumn="1" w:noHBand="0" w:noVBand="0"/>
      </w:tblPr>
      <w:tblGrid>
        <w:gridCol w:w="1104"/>
        <w:gridCol w:w="1134"/>
        <w:gridCol w:w="626"/>
        <w:gridCol w:w="757"/>
        <w:gridCol w:w="1498"/>
        <w:gridCol w:w="1227"/>
      </w:tblGrid>
      <w:tr w:rsidR="000900B5" w14:paraId="6FCCCB14" w14:textId="77777777">
        <w:trPr>
          <w:trHeight w:val="238"/>
        </w:trPr>
        <w:tc>
          <w:tcPr>
            <w:tcW w:w="1104" w:type="dxa"/>
          </w:tcPr>
          <w:p w14:paraId="6FCCCB0E" w14:textId="77777777" w:rsidR="000900B5" w:rsidRDefault="00000000">
            <w:pPr>
              <w:pStyle w:val="TableParagraph"/>
              <w:spacing w:line="211" w:lineRule="exact"/>
              <w:ind w:right="76"/>
              <w:jc w:val="right"/>
              <w:rPr>
                <w:rFonts w:ascii="Cambria"/>
                <w:sz w:val="20"/>
              </w:rPr>
            </w:pPr>
            <w:r>
              <w:rPr>
                <w:rFonts w:ascii="Cambria"/>
                <w:color w:val="0000FF"/>
                <w:spacing w:val="12"/>
                <w:sz w:val="20"/>
              </w:rPr>
              <w:t>SELECT</w:t>
            </w:r>
          </w:p>
        </w:tc>
        <w:tc>
          <w:tcPr>
            <w:tcW w:w="1134" w:type="dxa"/>
          </w:tcPr>
          <w:p w14:paraId="6FCCCB0F" w14:textId="77777777" w:rsidR="000900B5" w:rsidRDefault="00000000">
            <w:pPr>
              <w:pStyle w:val="TableParagraph"/>
              <w:spacing w:line="211" w:lineRule="exact"/>
              <w:ind w:left="7"/>
              <w:jc w:val="center"/>
              <w:rPr>
                <w:rFonts w:ascii="Cambria" w:hAnsi="Cambria"/>
                <w:sz w:val="20"/>
              </w:rPr>
            </w:pPr>
            <w:r>
              <w:rPr>
                <w:rFonts w:ascii="Cambria" w:hAnsi="Cambria"/>
                <w:color w:val="FF0000"/>
                <w:sz w:val="20"/>
              </w:rPr>
              <w:t>’</w:t>
            </w:r>
            <w:r>
              <w:rPr>
                <w:rFonts w:ascii="Cambria" w:hAnsi="Cambria"/>
                <w:color w:val="FF0000"/>
                <w:spacing w:val="-11"/>
                <w:sz w:val="20"/>
              </w:rPr>
              <w:t xml:space="preserve"> </w:t>
            </w:r>
            <w:proofErr w:type="gramStart"/>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roofErr w:type="gramEnd"/>
          </w:p>
        </w:tc>
        <w:tc>
          <w:tcPr>
            <w:tcW w:w="626" w:type="dxa"/>
          </w:tcPr>
          <w:p w14:paraId="6FCCCB10" w14:textId="77777777" w:rsidR="000900B5" w:rsidRDefault="00000000">
            <w:pPr>
              <w:pStyle w:val="TableParagraph"/>
              <w:spacing w:line="211" w:lineRule="exact"/>
              <w:jc w:val="center"/>
              <w:rPr>
                <w:rFonts w:ascii="Cambria"/>
                <w:sz w:val="20"/>
              </w:rPr>
            </w:pPr>
            <w:proofErr w:type="spellStart"/>
            <w:proofErr w:type="gramStart"/>
            <w:r>
              <w:rPr>
                <w:rFonts w:ascii="Cambria"/>
                <w:w w:val="120"/>
                <w:sz w:val="20"/>
              </w:rPr>
              <w:t>plz</w:t>
            </w:r>
            <w:proofErr w:type="spellEnd"/>
            <w:r>
              <w:rPr>
                <w:rFonts w:ascii="Cambria"/>
                <w:spacing w:val="-35"/>
                <w:w w:val="225"/>
                <w:sz w:val="20"/>
              </w:rPr>
              <w:t xml:space="preserve"> </w:t>
            </w:r>
            <w:r>
              <w:rPr>
                <w:rFonts w:ascii="Cambria"/>
                <w:spacing w:val="-10"/>
                <w:w w:val="225"/>
                <w:sz w:val="20"/>
              </w:rPr>
              <w:t>,</w:t>
            </w:r>
            <w:proofErr w:type="gramEnd"/>
          </w:p>
        </w:tc>
        <w:tc>
          <w:tcPr>
            <w:tcW w:w="757" w:type="dxa"/>
          </w:tcPr>
          <w:p w14:paraId="6FCCCB11" w14:textId="77777777" w:rsidR="000900B5" w:rsidRDefault="00000000">
            <w:pPr>
              <w:pStyle w:val="TableParagraph"/>
              <w:spacing w:line="211" w:lineRule="exact"/>
              <w:ind w:left="1"/>
              <w:jc w:val="center"/>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proofErr w:type="gramStart"/>
            <w:r>
              <w:rPr>
                <w:rFonts w:ascii="Cambria" w:hAnsi="Cambria"/>
                <w:color w:val="FF0000"/>
                <w:spacing w:val="10"/>
                <w:w w:val="90"/>
                <w:sz w:val="20"/>
              </w:rPr>
              <w:t>WAL</w:t>
            </w:r>
            <w:r>
              <w:rPr>
                <w:rFonts w:ascii="Cambria" w:hAnsi="Cambria"/>
                <w:color w:val="FF0000"/>
                <w:spacing w:val="-10"/>
                <w:w w:val="90"/>
                <w:sz w:val="20"/>
              </w:rPr>
              <w:t xml:space="preserve"> ’</w:t>
            </w:r>
            <w:proofErr w:type="gramEnd"/>
          </w:p>
        </w:tc>
        <w:tc>
          <w:tcPr>
            <w:tcW w:w="1498" w:type="dxa"/>
          </w:tcPr>
          <w:p w14:paraId="6FCCCB12" w14:textId="77777777" w:rsidR="000900B5" w:rsidRDefault="00000000">
            <w:pPr>
              <w:pStyle w:val="TableParagraph"/>
              <w:spacing w:line="211" w:lineRule="exact"/>
              <w:ind w:right="1"/>
              <w:jc w:val="center"/>
              <w:rPr>
                <w:rFonts w:ascii="Cambria"/>
                <w:sz w:val="20"/>
              </w:rPr>
            </w:pPr>
            <w:r>
              <w:rPr>
                <w:rFonts w:ascii="Cambria"/>
                <w:spacing w:val="16"/>
                <w:w w:val="120"/>
                <w:sz w:val="20"/>
              </w:rPr>
              <w:t>location</w:t>
            </w:r>
            <w:r>
              <w:rPr>
                <w:rFonts w:ascii="Cambria"/>
                <w:spacing w:val="-21"/>
                <w:w w:val="120"/>
                <w:sz w:val="20"/>
              </w:rPr>
              <w:t xml:space="preserve"> </w:t>
            </w:r>
            <w:r>
              <w:rPr>
                <w:rFonts w:ascii="Cambria"/>
                <w:spacing w:val="7"/>
                <w:w w:val="120"/>
                <w:sz w:val="20"/>
              </w:rPr>
              <w:t>Key</w:t>
            </w:r>
          </w:p>
        </w:tc>
        <w:tc>
          <w:tcPr>
            <w:tcW w:w="1227" w:type="dxa"/>
          </w:tcPr>
          <w:p w14:paraId="6FCCCB13" w14:textId="77777777" w:rsidR="000900B5" w:rsidRDefault="00000000">
            <w:pPr>
              <w:pStyle w:val="TableParagraph"/>
              <w:spacing w:line="211" w:lineRule="exact"/>
              <w:ind w:left="36"/>
              <w:jc w:val="center"/>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c>
      </w:tr>
      <w:tr w:rsidR="000900B5" w14:paraId="6FCCCB1B" w14:textId="77777777">
        <w:trPr>
          <w:trHeight w:val="239"/>
        </w:trPr>
        <w:tc>
          <w:tcPr>
            <w:tcW w:w="1104" w:type="dxa"/>
          </w:tcPr>
          <w:p w14:paraId="6FCCCB15" w14:textId="77777777" w:rsidR="000900B5" w:rsidRDefault="00000000">
            <w:pPr>
              <w:pStyle w:val="TableParagraph"/>
              <w:spacing w:line="212" w:lineRule="exact"/>
              <w:ind w:right="76"/>
              <w:jc w:val="right"/>
              <w:rPr>
                <w:rFonts w:ascii="Cambria"/>
                <w:sz w:val="20"/>
              </w:rPr>
            </w:pPr>
            <w:r>
              <w:rPr>
                <w:rFonts w:ascii="Cambria"/>
                <w:color w:val="0000FF"/>
                <w:spacing w:val="12"/>
                <w:sz w:val="20"/>
              </w:rPr>
              <w:t>SELECT</w:t>
            </w:r>
          </w:p>
        </w:tc>
        <w:tc>
          <w:tcPr>
            <w:tcW w:w="1134" w:type="dxa"/>
          </w:tcPr>
          <w:p w14:paraId="6FCCCB16" w14:textId="77777777" w:rsidR="000900B5" w:rsidRDefault="00000000">
            <w:pPr>
              <w:pStyle w:val="TableParagraph"/>
              <w:spacing w:line="212" w:lineRule="exact"/>
              <w:ind w:left="7"/>
              <w:jc w:val="center"/>
              <w:rPr>
                <w:rFonts w:ascii="Cambria" w:hAnsi="Cambria"/>
                <w:sz w:val="20"/>
              </w:rPr>
            </w:pPr>
            <w:r>
              <w:rPr>
                <w:rFonts w:ascii="Cambria" w:hAnsi="Cambria"/>
                <w:color w:val="FF0000"/>
                <w:sz w:val="20"/>
              </w:rPr>
              <w:t>’</w:t>
            </w:r>
            <w:r>
              <w:rPr>
                <w:rFonts w:ascii="Cambria" w:hAnsi="Cambria"/>
                <w:color w:val="FF0000"/>
                <w:spacing w:val="-11"/>
                <w:sz w:val="20"/>
              </w:rPr>
              <w:t xml:space="preserve"> </w:t>
            </w:r>
            <w:proofErr w:type="gramStart"/>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roofErr w:type="gramEnd"/>
          </w:p>
        </w:tc>
        <w:tc>
          <w:tcPr>
            <w:tcW w:w="626" w:type="dxa"/>
          </w:tcPr>
          <w:p w14:paraId="6FCCCB17" w14:textId="77777777" w:rsidR="000900B5" w:rsidRDefault="00000000">
            <w:pPr>
              <w:pStyle w:val="TableParagraph"/>
              <w:spacing w:line="212" w:lineRule="exact"/>
              <w:jc w:val="center"/>
              <w:rPr>
                <w:rFonts w:ascii="Cambria"/>
                <w:sz w:val="20"/>
              </w:rPr>
            </w:pPr>
            <w:proofErr w:type="spellStart"/>
            <w:proofErr w:type="gramStart"/>
            <w:r>
              <w:rPr>
                <w:rFonts w:ascii="Cambria"/>
                <w:w w:val="120"/>
                <w:sz w:val="20"/>
              </w:rPr>
              <w:t>plz</w:t>
            </w:r>
            <w:proofErr w:type="spellEnd"/>
            <w:r>
              <w:rPr>
                <w:rFonts w:ascii="Cambria"/>
                <w:spacing w:val="-35"/>
                <w:w w:val="225"/>
                <w:sz w:val="20"/>
              </w:rPr>
              <w:t xml:space="preserve"> </w:t>
            </w:r>
            <w:r>
              <w:rPr>
                <w:rFonts w:ascii="Cambria"/>
                <w:spacing w:val="-10"/>
                <w:w w:val="225"/>
                <w:sz w:val="20"/>
              </w:rPr>
              <w:t>,</w:t>
            </w:r>
            <w:proofErr w:type="gramEnd"/>
          </w:p>
        </w:tc>
        <w:tc>
          <w:tcPr>
            <w:tcW w:w="757" w:type="dxa"/>
          </w:tcPr>
          <w:p w14:paraId="6FCCCB18" w14:textId="77777777" w:rsidR="000900B5" w:rsidRDefault="00000000">
            <w:pPr>
              <w:pStyle w:val="TableParagraph"/>
              <w:spacing w:line="212" w:lineRule="exact"/>
              <w:ind w:left="1"/>
              <w:jc w:val="center"/>
              <w:rPr>
                <w:rFonts w:ascii="Cambria" w:hAnsi="Cambria"/>
                <w:sz w:val="20"/>
              </w:rPr>
            </w:pPr>
            <w:r>
              <w:rPr>
                <w:rFonts w:ascii="Cambria" w:hAnsi="Cambria"/>
                <w:color w:val="FF0000"/>
                <w:sz w:val="20"/>
              </w:rPr>
              <w:t>’</w:t>
            </w:r>
            <w:r>
              <w:rPr>
                <w:rFonts w:ascii="Cambria" w:hAnsi="Cambria"/>
                <w:color w:val="FF0000"/>
                <w:spacing w:val="-12"/>
                <w:sz w:val="20"/>
              </w:rPr>
              <w:t xml:space="preserve"> </w:t>
            </w:r>
            <w:proofErr w:type="gramStart"/>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roofErr w:type="gramEnd"/>
          </w:p>
        </w:tc>
        <w:tc>
          <w:tcPr>
            <w:tcW w:w="1498" w:type="dxa"/>
          </w:tcPr>
          <w:p w14:paraId="6FCCCB19" w14:textId="77777777" w:rsidR="000900B5" w:rsidRDefault="00000000">
            <w:pPr>
              <w:pStyle w:val="TableParagraph"/>
              <w:spacing w:line="212" w:lineRule="exact"/>
              <w:ind w:right="1"/>
              <w:jc w:val="center"/>
              <w:rPr>
                <w:rFonts w:ascii="Cambria"/>
                <w:sz w:val="20"/>
              </w:rPr>
            </w:pPr>
            <w:r>
              <w:rPr>
                <w:rFonts w:ascii="Cambria"/>
                <w:spacing w:val="16"/>
                <w:w w:val="120"/>
                <w:sz w:val="20"/>
              </w:rPr>
              <w:t>location</w:t>
            </w:r>
            <w:r>
              <w:rPr>
                <w:rFonts w:ascii="Cambria"/>
                <w:spacing w:val="-21"/>
                <w:w w:val="120"/>
                <w:sz w:val="20"/>
              </w:rPr>
              <w:t xml:space="preserve"> </w:t>
            </w:r>
            <w:r>
              <w:rPr>
                <w:rFonts w:ascii="Cambria"/>
                <w:spacing w:val="7"/>
                <w:w w:val="120"/>
                <w:sz w:val="20"/>
              </w:rPr>
              <w:t>Key</w:t>
            </w:r>
          </w:p>
        </w:tc>
        <w:tc>
          <w:tcPr>
            <w:tcW w:w="1227" w:type="dxa"/>
          </w:tcPr>
          <w:p w14:paraId="6FCCCB1A" w14:textId="77777777" w:rsidR="000900B5" w:rsidRDefault="00000000">
            <w:pPr>
              <w:pStyle w:val="TableParagraph"/>
              <w:spacing w:line="212" w:lineRule="exact"/>
              <w:ind w:left="36"/>
              <w:jc w:val="center"/>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c>
      </w:tr>
      <w:tr w:rsidR="000900B5" w14:paraId="6FCCCB22" w14:textId="77777777">
        <w:trPr>
          <w:trHeight w:val="239"/>
        </w:trPr>
        <w:tc>
          <w:tcPr>
            <w:tcW w:w="1104" w:type="dxa"/>
          </w:tcPr>
          <w:p w14:paraId="6FCCCB1C" w14:textId="77777777" w:rsidR="000900B5" w:rsidRDefault="00000000">
            <w:pPr>
              <w:pStyle w:val="TableParagraph"/>
              <w:spacing w:line="212" w:lineRule="exact"/>
              <w:ind w:right="76"/>
              <w:jc w:val="right"/>
              <w:rPr>
                <w:rFonts w:ascii="Cambria"/>
                <w:sz w:val="20"/>
              </w:rPr>
            </w:pPr>
            <w:r>
              <w:rPr>
                <w:rFonts w:ascii="Cambria"/>
                <w:color w:val="0000FF"/>
                <w:spacing w:val="12"/>
                <w:sz w:val="20"/>
              </w:rPr>
              <w:t>SELECT</w:t>
            </w:r>
          </w:p>
        </w:tc>
        <w:tc>
          <w:tcPr>
            <w:tcW w:w="1134" w:type="dxa"/>
          </w:tcPr>
          <w:p w14:paraId="6FCCCB1D" w14:textId="77777777" w:rsidR="000900B5" w:rsidRDefault="00000000">
            <w:pPr>
              <w:pStyle w:val="TableParagraph"/>
              <w:spacing w:line="212" w:lineRule="exact"/>
              <w:ind w:left="7"/>
              <w:jc w:val="center"/>
              <w:rPr>
                <w:rFonts w:ascii="Cambria" w:hAnsi="Cambria"/>
                <w:sz w:val="20"/>
              </w:rPr>
            </w:pPr>
            <w:r>
              <w:rPr>
                <w:rFonts w:ascii="Cambria" w:hAnsi="Cambria"/>
                <w:color w:val="FF0000"/>
                <w:sz w:val="20"/>
              </w:rPr>
              <w:t>’</w:t>
            </w:r>
            <w:r>
              <w:rPr>
                <w:rFonts w:ascii="Cambria" w:hAnsi="Cambria"/>
                <w:color w:val="FF0000"/>
                <w:spacing w:val="-11"/>
                <w:sz w:val="20"/>
              </w:rPr>
              <w:t xml:space="preserve"> </w:t>
            </w:r>
            <w:proofErr w:type="gramStart"/>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roofErr w:type="gramEnd"/>
          </w:p>
        </w:tc>
        <w:tc>
          <w:tcPr>
            <w:tcW w:w="626" w:type="dxa"/>
          </w:tcPr>
          <w:p w14:paraId="6FCCCB1E" w14:textId="77777777" w:rsidR="000900B5" w:rsidRDefault="00000000">
            <w:pPr>
              <w:pStyle w:val="TableParagraph"/>
              <w:spacing w:line="212" w:lineRule="exact"/>
              <w:jc w:val="center"/>
              <w:rPr>
                <w:rFonts w:ascii="Cambria"/>
                <w:sz w:val="20"/>
              </w:rPr>
            </w:pPr>
            <w:proofErr w:type="spellStart"/>
            <w:proofErr w:type="gramStart"/>
            <w:r>
              <w:rPr>
                <w:rFonts w:ascii="Cambria"/>
                <w:w w:val="120"/>
                <w:sz w:val="20"/>
              </w:rPr>
              <w:t>plz</w:t>
            </w:r>
            <w:proofErr w:type="spellEnd"/>
            <w:r>
              <w:rPr>
                <w:rFonts w:ascii="Cambria"/>
                <w:spacing w:val="-35"/>
                <w:w w:val="225"/>
                <w:sz w:val="20"/>
              </w:rPr>
              <w:t xml:space="preserve"> </w:t>
            </w:r>
            <w:r>
              <w:rPr>
                <w:rFonts w:ascii="Cambria"/>
                <w:spacing w:val="-10"/>
                <w:w w:val="225"/>
                <w:sz w:val="20"/>
              </w:rPr>
              <w:t>,</w:t>
            </w:r>
            <w:proofErr w:type="gramEnd"/>
          </w:p>
        </w:tc>
        <w:tc>
          <w:tcPr>
            <w:tcW w:w="757" w:type="dxa"/>
          </w:tcPr>
          <w:p w14:paraId="6FCCCB1F" w14:textId="77777777" w:rsidR="000900B5" w:rsidRDefault="00000000">
            <w:pPr>
              <w:pStyle w:val="TableParagraph"/>
              <w:spacing w:line="212" w:lineRule="exact"/>
              <w:ind w:left="1"/>
              <w:jc w:val="center"/>
              <w:rPr>
                <w:rFonts w:ascii="Cambria" w:hAnsi="Cambria"/>
                <w:sz w:val="20"/>
              </w:rPr>
            </w:pPr>
            <w:r>
              <w:rPr>
                <w:rFonts w:ascii="Cambria" w:hAnsi="Cambria"/>
                <w:color w:val="FF0000"/>
                <w:sz w:val="20"/>
              </w:rPr>
              <w:t>’</w:t>
            </w:r>
            <w:r>
              <w:rPr>
                <w:rFonts w:ascii="Cambria" w:hAnsi="Cambria"/>
                <w:color w:val="FF0000"/>
                <w:spacing w:val="-15"/>
                <w:sz w:val="20"/>
              </w:rPr>
              <w:t xml:space="preserve"> </w:t>
            </w:r>
            <w:proofErr w:type="gramStart"/>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roofErr w:type="gramEnd"/>
          </w:p>
        </w:tc>
        <w:tc>
          <w:tcPr>
            <w:tcW w:w="1498" w:type="dxa"/>
          </w:tcPr>
          <w:p w14:paraId="6FCCCB20" w14:textId="77777777" w:rsidR="000900B5" w:rsidRDefault="00000000">
            <w:pPr>
              <w:pStyle w:val="TableParagraph"/>
              <w:spacing w:line="212" w:lineRule="exact"/>
              <w:ind w:right="1"/>
              <w:jc w:val="center"/>
              <w:rPr>
                <w:rFonts w:ascii="Cambria"/>
                <w:sz w:val="20"/>
              </w:rPr>
            </w:pPr>
            <w:r>
              <w:rPr>
                <w:rFonts w:ascii="Cambria"/>
                <w:spacing w:val="16"/>
                <w:w w:val="120"/>
                <w:sz w:val="20"/>
              </w:rPr>
              <w:t>location</w:t>
            </w:r>
            <w:r>
              <w:rPr>
                <w:rFonts w:ascii="Cambria"/>
                <w:spacing w:val="-21"/>
                <w:w w:val="120"/>
                <w:sz w:val="20"/>
              </w:rPr>
              <w:t xml:space="preserve"> </w:t>
            </w:r>
            <w:r>
              <w:rPr>
                <w:rFonts w:ascii="Cambria"/>
                <w:spacing w:val="7"/>
                <w:w w:val="120"/>
                <w:sz w:val="20"/>
              </w:rPr>
              <w:t>Key</w:t>
            </w:r>
          </w:p>
        </w:tc>
        <w:tc>
          <w:tcPr>
            <w:tcW w:w="1227" w:type="dxa"/>
          </w:tcPr>
          <w:p w14:paraId="6FCCCB21" w14:textId="77777777" w:rsidR="000900B5" w:rsidRDefault="00000000">
            <w:pPr>
              <w:pStyle w:val="TableParagraph"/>
              <w:spacing w:line="212" w:lineRule="exact"/>
              <w:ind w:left="36"/>
              <w:jc w:val="center"/>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c>
      </w:tr>
      <w:tr w:rsidR="000900B5" w14:paraId="6FCCCB29" w14:textId="77777777">
        <w:trPr>
          <w:trHeight w:val="239"/>
        </w:trPr>
        <w:tc>
          <w:tcPr>
            <w:tcW w:w="1104" w:type="dxa"/>
          </w:tcPr>
          <w:p w14:paraId="6FCCCB23" w14:textId="77777777" w:rsidR="000900B5" w:rsidRDefault="00000000">
            <w:pPr>
              <w:pStyle w:val="TableParagraph"/>
              <w:spacing w:line="212" w:lineRule="exact"/>
              <w:ind w:right="76"/>
              <w:jc w:val="right"/>
              <w:rPr>
                <w:rFonts w:ascii="Cambria"/>
                <w:sz w:val="20"/>
              </w:rPr>
            </w:pPr>
            <w:r>
              <w:rPr>
                <w:rFonts w:ascii="Cambria"/>
                <w:color w:val="0000FF"/>
                <w:spacing w:val="12"/>
                <w:sz w:val="20"/>
              </w:rPr>
              <w:t>SELECT</w:t>
            </w:r>
          </w:p>
        </w:tc>
        <w:tc>
          <w:tcPr>
            <w:tcW w:w="1134" w:type="dxa"/>
          </w:tcPr>
          <w:p w14:paraId="6FCCCB24" w14:textId="77777777" w:rsidR="000900B5" w:rsidRDefault="00000000">
            <w:pPr>
              <w:pStyle w:val="TableParagraph"/>
              <w:spacing w:line="212" w:lineRule="exact"/>
              <w:ind w:left="7"/>
              <w:jc w:val="center"/>
              <w:rPr>
                <w:rFonts w:ascii="Cambria" w:hAnsi="Cambria"/>
                <w:sz w:val="20"/>
              </w:rPr>
            </w:pPr>
            <w:r>
              <w:rPr>
                <w:rFonts w:ascii="Cambria" w:hAnsi="Cambria"/>
                <w:color w:val="FF0000"/>
                <w:sz w:val="20"/>
              </w:rPr>
              <w:t>’</w:t>
            </w:r>
            <w:r>
              <w:rPr>
                <w:rFonts w:ascii="Cambria" w:hAnsi="Cambria"/>
                <w:color w:val="FF0000"/>
                <w:spacing w:val="-11"/>
                <w:sz w:val="20"/>
              </w:rPr>
              <w:t xml:space="preserve"> </w:t>
            </w:r>
            <w:proofErr w:type="gramStart"/>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roofErr w:type="gramEnd"/>
          </w:p>
        </w:tc>
        <w:tc>
          <w:tcPr>
            <w:tcW w:w="626" w:type="dxa"/>
          </w:tcPr>
          <w:p w14:paraId="6FCCCB25" w14:textId="77777777" w:rsidR="000900B5" w:rsidRDefault="00000000">
            <w:pPr>
              <w:pStyle w:val="TableParagraph"/>
              <w:spacing w:line="212" w:lineRule="exact"/>
              <w:jc w:val="center"/>
              <w:rPr>
                <w:rFonts w:ascii="Cambria"/>
                <w:sz w:val="20"/>
              </w:rPr>
            </w:pPr>
            <w:proofErr w:type="spellStart"/>
            <w:proofErr w:type="gramStart"/>
            <w:r>
              <w:rPr>
                <w:rFonts w:ascii="Cambria"/>
                <w:w w:val="120"/>
                <w:sz w:val="20"/>
              </w:rPr>
              <w:t>plz</w:t>
            </w:r>
            <w:proofErr w:type="spellEnd"/>
            <w:r>
              <w:rPr>
                <w:rFonts w:ascii="Cambria"/>
                <w:spacing w:val="-35"/>
                <w:w w:val="225"/>
                <w:sz w:val="20"/>
              </w:rPr>
              <w:t xml:space="preserve"> </w:t>
            </w:r>
            <w:r>
              <w:rPr>
                <w:rFonts w:ascii="Cambria"/>
                <w:spacing w:val="-10"/>
                <w:w w:val="225"/>
                <w:sz w:val="20"/>
              </w:rPr>
              <w:t>,</w:t>
            </w:r>
            <w:proofErr w:type="gramEnd"/>
          </w:p>
        </w:tc>
        <w:tc>
          <w:tcPr>
            <w:tcW w:w="757" w:type="dxa"/>
          </w:tcPr>
          <w:p w14:paraId="6FCCCB26" w14:textId="77777777" w:rsidR="000900B5" w:rsidRDefault="00000000">
            <w:pPr>
              <w:pStyle w:val="TableParagraph"/>
              <w:spacing w:line="212" w:lineRule="exact"/>
              <w:ind w:left="1"/>
              <w:jc w:val="center"/>
              <w:rPr>
                <w:rFonts w:ascii="Cambria" w:hAnsi="Cambria"/>
                <w:sz w:val="20"/>
              </w:rPr>
            </w:pPr>
            <w:r>
              <w:rPr>
                <w:rFonts w:ascii="Cambria" w:hAnsi="Cambria"/>
                <w:color w:val="FF0000"/>
                <w:sz w:val="20"/>
              </w:rPr>
              <w:t>’</w:t>
            </w:r>
            <w:r>
              <w:rPr>
                <w:rFonts w:ascii="Cambria" w:hAnsi="Cambria"/>
                <w:color w:val="FF0000"/>
                <w:spacing w:val="-18"/>
                <w:sz w:val="20"/>
              </w:rPr>
              <w:t xml:space="preserve"> </w:t>
            </w:r>
            <w:proofErr w:type="gramStart"/>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roofErr w:type="gramEnd"/>
          </w:p>
        </w:tc>
        <w:tc>
          <w:tcPr>
            <w:tcW w:w="1498" w:type="dxa"/>
          </w:tcPr>
          <w:p w14:paraId="6FCCCB27" w14:textId="77777777" w:rsidR="000900B5" w:rsidRDefault="00000000">
            <w:pPr>
              <w:pStyle w:val="TableParagraph"/>
              <w:spacing w:line="212" w:lineRule="exact"/>
              <w:ind w:right="1"/>
              <w:jc w:val="center"/>
              <w:rPr>
                <w:rFonts w:ascii="Cambria"/>
                <w:sz w:val="20"/>
              </w:rPr>
            </w:pPr>
            <w:r>
              <w:rPr>
                <w:rFonts w:ascii="Cambria"/>
                <w:spacing w:val="16"/>
                <w:w w:val="120"/>
                <w:sz w:val="20"/>
              </w:rPr>
              <w:t>location</w:t>
            </w:r>
            <w:r>
              <w:rPr>
                <w:rFonts w:ascii="Cambria"/>
                <w:spacing w:val="-21"/>
                <w:w w:val="120"/>
                <w:sz w:val="20"/>
              </w:rPr>
              <w:t xml:space="preserve"> </w:t>
            </w:r>
            <w:r>
              <w:rPr>
                <w:rFonts w:ascii="Cambria"/>
                <w:spacing w:val="7"/>
                <w:w w:val="120"/>
                <w:sz w:val="20"/>
              </w:rPr>
              <w:t>Key</w:t>
            </w:r>
          </w:p>
        </w:tc>
        <w:tc>
          <w:tcPr>
            <w:tcW w:w="1227" w:type="dxa"/>
          </w:tcPr>
          <w:p w14:paraId="6FCCCB28" w14:textId="77777777" w:rsidR="000900B5" w:rsidRDefault="00000000">
            <w:pPr>
              <w:pStyle w:val="TableParagraph"/>
              <w:spacing w:line="212" w:lineRule="exact"/>
              <w:ind w:left="36"/>
              <w:jc w:val="center"/>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c>
      </w:tr>
      <w:tr w:rsidR="000900B5" w14:paraId="6FCCCB30" w14:textId="77777777">
        <w:trPr>
          <w:trHeight w:val="239"/>
        </w:trPr>
        <w:tc>
          <w:tcPr>
            <w:tcW w:w="1104" w:type="dxa"/>
          </w:tcPr>
          <w:p w14:paraId="6FCCCB2A" w14:textId="77777777" w:rsidR="000900B5" w:rsidRDefault="00000000">
            <w:pPr>
              <w:pStyle w:val="TableParagraph"/>
              <w:spacing w:line="212" w:lineRule="exact"/>
              <w:ind w:right="76"/>
              <w:jc w:val="right"/>
              <w:rPr>
                <w:rFonts w:ascii="Cambria"/>
                <w:sz w:val="20"/>
              </w:rPr>
            </w:pPr>
            <w:r>
              <w:rPr>
                <w:rFonts w:ascii="Cambria"/>
                <w:color w:val="0000FF"/>
                <w:spacing w:val="12"/>
                <w:sz w:val="20"/>
              </w:rPr>
              <w:t>SELECT</w:t>
            </w:r>
          </w:p>
        </w:tc>
        <w:tc>
          <w:tcPr>
            <w:tcW w:w="1134" w:type="dxa"/>
          </w:tcPr>
          <w:p w14:paraId="6FCCCB2B" w14:textId="77777777" w:rsidR="000900B5" w:rsidRDefault="00000000">
            <w:pPr>
              <w:pStyle w:val="TableParagraph"/>
              <w:spacing w:line="212" w:lineRule="exact"/>
              <w:ind w:left="7"/>
              <w:jc w:val="center"/>
              <w:rPr>
                <w:rFonts w:ascii="Cambria" w:hAnsi="Cambria"/>
                <w:sz w:val="20"/>
              </w:rPr>
            </w:pPr>
            <w:r>
              <w:rPr>
                <w:rFonts w:ascii="Cambria" w:hAnsi="Cambria"/>
                <w:color w:val="FF0000"/>
                <w:sz w:val="20"/>
              </w:rPr>
              <w:t>’</w:t>
            </w:r>
            <w:r>
              <w:rPr>
                <w:rFonts w:ascii="Cambria" w:hAnsi="Cambria"/>
                <w:color w:val="FF0000"/>
                <w:spacing w:val="-11"/>
                <w:sz w:val="20"/>
              </w:rPr>
              <w:t xml:space="preserve"> </w:t>
            </w:r>
            <w:proofErr w:type="gramStart"/>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roofErr w:type="gramEnd"/>
          </w:p>
        </w:tc>
        <w:tc>
          <w:tcPr>
            <w:tcW w:w="626" w:type="dxa"/>
          </w:tcPr>
          <w:p w14:paraId="6FCCCB2C" w14:textId="77777777" w:rsidR="000900B5" w:rsidRDefault="00000000">
            <w:pPr>
              <w:pStyle w:val="TableParagraph"/>
              <w:spacing w:line="212" w:lineRule="exact"/>
              <w:jc w:val="center"/>
              <w:rPr>
                <w:rFonts w:ascii="Cambria"/>
                <w:sz w:val="20"/>
              </w:rPr>
            </w:pPr>
            <w:proofErr w:type="spellStart"/>
            <w:proofErr w:type="gramStart"/>
            <w:r>
              <w:rPr>
                <w:rFonts w:ascii="Cambria"/>
                <w:w w:val="120"/>
                <w:sz w:val="20"/>
              </w:rPr>
              <w:t>plz</w:t>
            </w:r>
            <w:proofErr w:type="spellEnd"/>
            <w:r>
              <w:rPr>
                <w:rFonts w:ascii="Cambria"/>
                <w:spacing w:val="-35"/>
                <w:w w:val="225"/>
                <w:sz w:val="20"/>
              </w:rPr>
              <w:t xml:space="preserve"> </w:t>
            </w:r>
            <w:r>
              <w:rPr>
                <w:rFonts w:ascii="Cambria"/>
                <w:spacing w:val="-10"/>
                <w:w w:val="225"/>
                <w:sz w:val="20"/>
              </w:rPr>
              <w:t>,</w:t>
            </w:r>
            <w:proofErr w:type="gramEnd"/>
          </w:p>
        </w:tc>
        <w:tc>
          <w:tcPr>
            <w:tcW w:w="757" w:type="dxa"/>
          </w:tcPr>
          <w:p w14:paraId="6FCCCB2D" w14:textId="77777777" w:rsidR="000900B5" w:rsidRDefault="00000000">
            <w:pPr>
              <w:pStyle w:val="TableParagraph"/>
              <w:spacing w:line="212" w:lineRule="exact"/>
              <w:ind w:left="1"/>
              <w:jc w:val="center"/>
              <w:rPr>
                <w:rFonts w:ascii="Cambria" w:hAnsi="Cambria"/>
                <w:sz w:val="20"/>
              </w:rPr>
            </w:pPr>
            <w:r>
              <w:rPr>
                <w:rFonts w:ascii="Cambria" w:hAnsi="Cambria"/>
                <w:color w:val="FF0000"/>
                <w:sz w:val="20"/>
              </w:rPr>
              <w:t>’</w:t>
            </w:r>
            <w:r>
              <w:rPr>
                <w:rFonts w:ascii="Cambria" w:hAnsi="Cambria"/>
                <w:color w:val="FF0000"/>
                <w:spacing w:val="-16"/>
                <w:sz w:val="20"/>
              </w:rPr>
              <w:t xml:space="preserve"> </w:t>
            </w:r>
            <w:proofErr w:type="gramStart"/>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roofErr w:type="gramEnd"/>
          </w:p>
        </w:tc>
        <w:tc>
          <w:tcPr>
            <w:tcW w:w="1498" w:type="dxa"/>
          </w:tcPr>
          <w:p w14:paraId="6FCCCB2E" w14:textId="77777777" w:rsidR="000900B5" w:rsidRDefault="00000000">
            <w:pPr>
              <w:pStyle w:val="TableParagraph"/>
              <w:spacing w:line="212" w:lineRule="exact"/>
              <w:ind w:right="1"/>
              <w:jc w:val="center"/>
              <w:rPr>
                <w:rFonts w:ascii="Cambria"/>
                <w:sz w:val="20"/>
              </w:rPr>
            </w:pPr>
            <w:r>
              <w:rPr>
                <w:rFonts w:ascii="Cambria"/>
                <w:spacing w:val="16"/>
                <w:w w:val="120"/>
                <w:sz w:val="20"/>
              </w:rPr>
              <w:t>location</w:t>
            </w:r>
            <w:r>
              <w:rPr>
                <w:rFonts w:ascii="Cambria"/>
                <w:spacing w:val="-21"/>
                <w:w w:val="120"/>
                <w:sz w:val="20"/>
              </w:rPr>
              <w:t xml:space="preserve"> </w:t>
            </w:r>
            <w:r>
              <w:rPr>
                <w:rFonts w:ascii="Cambria"/>
                <w:spacing w:val="7"/>
                <w:w w:val="120"/>
                <w:sz w:val="20"/>
              </w:rPr>
              <w:t>Key</w:t>
            </w:r>
          </w:p>
        </w:tc>
        <w:tc>
          <w:tcPr>
            <w:tcW w:w="1227" w:type="dxa"/>
          </w:tcPr>
          <w:p w14:paraId="6FCCCB2F" w14:textId="77777777" w:rsidR="000900B5" w:rsidRDefault="00000000">
            <w:pPr>
              <w:pStyle w:val="TableParagraph"/>
              <w:spacing w:line="212" w:lineRule="exact"/>
              <w:ind w:left="36"/>
              <w:jc w:val="center"/>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c>
      </w:tr>
      <w:tr w:rsidR="000900B5" w14:paraId="6FCCCB37" w14:textId="77777777">
        <w:trPr>
          <w:trHeight w:val="239"/>
        </w:trPr>
        <w:tc>
          <w:tcPr>
            <w:tcW w:w="1104" w:type="dxa"/>
          </w:tcPr>
          <w:p w14:paraId="6FCCCB31" w14:textId="77777777" w:rsidR="000900B5" w:rsidRDefault="00000000">
            <w:pPr>
              <w:pStyle w:val="TableParagraph"/>
              <w:spacing w:line="212" w:lineRule="exact"/>
              <w:ind w:right="76"/>
              <w:jc w:val="right"/>
              <w:rPr>
                <w:rFonts w:ascii="Cambria"/>
                <w:sz w:val="20"/>
              </w:rPr>
            </w:pPr>
            <w:r>
              <w:rPr>
                <w:rFonts w:ascii="Cambria"/>
                <w:color w:val="0000FF"/>
                <w:spacing w:val="12"/>
                <w:sz w:val="20"/>
              </w:rPr>
              <w:t>SELECT</w:t>
            </w:r>
          </w:p>
        </w:tc>
        <w:tc>
          <w:tcPr>
            <w:tcW w:w="1134" w:type="dxa"/>
          </w:tcPr>
          <w:p w14:paraId="6FCCCB32" w14:textId="77777777" w:rsidR="000900B5" w:rsidRDefault="00000000">
            <w:pPr>
              <w:pStyle w:val="TableParagraph"/>
              <w:spacing w:line="212" w:lineRule="exact"/>
              <w:ind w:left="7"/>
              <w:jc w:val="center"/>
              <w:rPr>
                <w:rFonts w:ascii="Cambria" w:hAnsi="Cambria"/>
                <w:sz w:val="20"/>
              </w:rPr>
            </w:pPr>
            <w:r>
              <w:rPr>
                <w:rFonts w:ascii="Cambria" w:hAnsi="Cambria"/>
                <w:color w:val="FF0000"/>
                <w:sz w:val="20"/>
              </w:rPr>
              <w:t>’</w:t>
            </w:r>
            <w:r>
              <w:rPr>
                <w:rFonts w:ascii="Cambria" w:hAnsi="Cambria"/>
                <w:color w:val="FF0000"/>
                <w:spacing w:val="-11"/>
                <w:sz w:val="20"/>
              </w:rPr>
              <w:t xml:space="preserve"> </w:t>
            </w:r>
            <w:proofErr w:type="gramStart"/>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roofErr w:type="gramEnd"/>
          </w:p>
        </w:tc>
        <w:tc>
          <w:tcPr>
            <w:tcW w:w="626" w:type="dxa"/>
          </w:tcPr>
          <w:p w14:paraId="6FCCCB33" w14:textId="77777777" w:rsidR="000900B5" w:rsidRDefault="00000000">
            <w:pPr>
              <w:pStyle w:val="TableParagraph"/>
              <w:spacing w:line="212" w:lineRule="exact"/>
              <w:jc w:val="center"/>
              <w:rPr>
                <w:rFonts w:ascii="Cambria"/>
                <w:sz w:val="20"/>
              </w:rPr>
            </w:pPr>
            <w:proofErr w:type="spellStart"/>
            <w:proofErr w:type="gramStart"/>
            <w:r>
              <w:rPr>
                <w:rFonts w:ascii="Cambria"/>
                <w:w w:val="120"/>
                <w:sz w:val="20"/>
              </w:rPr>
              <w:t>plz</w:t>
            </w:r>
            <w:proofErr w:type="spellEnd"/>
            <w:r>
              <w:rPr>
                <w:rFonts w:ascii="Cambria"/>
                <w:spacing w:val="-35"/>
                <w:w w:val="225"/>
                <w:sz w:val="20"/>
              </w:rPr>
              <w:t xml:space="preserve"> </w:t>
            </w:r>
            <w:r>
              <w:rPr>
                <w:rFonts w:ascii="Cambria"/>
                <w:spacing w:val="-10"/>
                <w:w w:val="225"/>
                <w:sz w:val="20"/>
              </w:rPr>
              <w:t>,</w:t>
            </w:r>
            <w:proofErr w:type="gramEnd"/>
          </w:p>
        </w:tc>
        <w:tc>
          <w:tcPr>
            <w:tcW w:w="757" w:type="dxa"/>
          </w:tcPr>
          <w:p w14:paraId="6FCCCB34" w14:textId="77777777" w:rsidR="000900B5" w:rsidRDefault="00000000">
            <w:pPr>
              <w:pStyle w:val="TableParagraph"/>
              <w:spacing w:line="212" w:lineRule="exact"/>
              <w:ind w:left="1"/>
              <w:jc w:val="center"/>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55"/>
                <w:sz w:val="20"/>
              </w:rPr>
              <w:t>DAI’</w:t>
            </w:r>
          </w:p>
        </w:tc>
        <w:tc>
          <w:tcPr>
            <w:tcW w:w="1498" w:type="dxa"/>
          </w:tcPr>
          <w:p w14:paraId="6FCCCB35" w14:textId="77777777" w:rsidR="000900B5" w:rsidRDefault="00000000">
            <w:pPr>
              <w:pStyle w:val="TableParagraph"/>
              <w:spacing w:line="212" w:lineRule="exact"/>
              <w:ind w:right="1"/>
              <w:jc w:val="center"/>
              <w:rPr>
                <w:rFonts w:ascii="Cambria"/>
                <w:sz w:val="20"/>
              </w:rPr>
            </w:pPr>
            <w:r>
              <w:rPr>
                <w:rFonts w:ascii="Cambria"/>
                <w:spacing w:val="16"/>
                <w:w w:val="120"/>
                <w:sz w:val="20"/>
              </w:rPr>
              <w:t>location</w:t>
            </w:r>
            <w:r>
              <w:rPr>
                <w:rFonts w:ascii="Cambria"/>
                <w:spacing w:val="-21"/>
                <w:w w:val="120"/>
                <w:sz w:val="20"/>
              </w:rPr>
              <w:t xml:space="preserve"> </w:t>
            </w:r>
            <w:r>
              <w:rPr>
                <w:rFonts w:ascii="Cambria"/>
                <w:spacing w:val="7"/>
                <w:w w:val="120"/>
                <w:sz w:val="20"/>
              </w:rPr>
              <w:t>Key</w:t>
            </w:r>
          </w:p>
        </w:tc>
        <w:tc>
          <w:tcPr>
            <w:tcW w:w="1227" w:type="dxa"/>
          </w:tcPr>
          <w:p w14:paraId="6FCCCB36" w14:textId="77777777" w:rsidR="000900B5" w:rsidRDefault="00000000">
            <w:pPr>
              <w:pStyle w:val="TableParagraph"/>
              <w:spacing w:line="212" w:lineRule="exact"/>
              <w:ind w:left="36"/>
              <w:jc w:val="center"/>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c>
      </w:tr>
      <w:tr w:rsidR="000900B5" w14:paraId="6FCCCB3E" w14:textId="77777777">
        <w:trPr>
          <w:trHeight w:val="239"/>
        </w:trPr>
        <w:tc>
          <w:tcPr>
            <w:tcW w:w="1104" w:type="dxa"/>
          </w:tcPr>
          <w:p w14:paraId="6FCCCB38" w14:textId="77777777" w:rsidR="000900B5" w:rsidRDefault="00000000">
            <w:pPr>
              <w:pStyle w:val="TableParagraph"/>
              <w:spacing w:line="212" w:lineRule="exact"/>
              <w:ind w:right="76"/>
              <w:jc w:val="right"/>
              <w:rPr>
                <w:rFonts w:ascii="Cambria"/>
                <w:sz w:val="20"/>
              </w:rPr>
            </w:pPr>
            <w:r>
              <w:rPr>
                <w:rFonts w:ascii="Cambria"/>
                <w:color w:val="0000FF"/>
                <w:spacing w:val="12"/>
                <w:sz w:val="20"/>
              </w:rPr>
              <w:t>SELECT</w:t>
            </w:r>
          </w:p>
        </w:tc>
        <w:tc>
          <w:tcPr>
            <w:tcW w:w="1134" w:type="dxa"/>
          </w:tcPr>
          <w:p w14:paraId="6FCCCB39" w14:textId="77777777" w:rsidR="000900B5" w:rsidRDefault="00000000">
            <w:pPr>
              <w:pStyle w:val="TableParagraph"/>
              <w:spacing w:line="212" w:lineRule="exact"/>
              <w:ind w:left="7"/>
              <w:jc w:val="center"/>
              <w:rPr>
                <w:rFonts w:ascii="Cambria" w:hAnsi="Cambria"/>
                <w:sz w:val="20"/>
              </w:rPr>
            </w:pPr>
            <w:r>
              <w:rPr>
                <w:rFonts w:ascii="Cambria" w:hAnsi="Cambria"/>
                <w:color w:val="FF0000"/>
                <w:sz w:val="20"/>
              </w:rPr>
              <w:t>’</w:t>
            </w:r>
            <w:r>
              <w:rPr>
                <w:rFonts w:ascii="Cambria" w:hAnsi="Cambria"/>
                <w:color w:val="FF0000"/>
                <w:spacing w:val="-11"/>
                <w:sz w:val="20"/>
              </w:rPr>
              <w:t xml:space="preserve"> </w:t>
            </w:r>
            <w:proofErr w:type="gramStart"/>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roofErr w:type="gramEnd"/>
          </w:p>
        </w:tc>
        <w:tc>
          <w:tcPr>
            <w:tcW w:w="626" w:type="dxa"/>
          </w:tcPr>
          <w:p w14:paraId="6FCCCB3A" w14:textId="77777777" w:rsidR="000900B5" w:rsidRDefault="00000000">
            <w:pPr>
              <w:pStyle w:val="TableParagraph"/>
              <w:spacing w:line="212" w:lineRule="exact"/>
              <w:jc w:val="center"/>
              <w:rPr>
                <w:rFonts w:ascii="Cambria"/>
                <w:sz w:val="20"/>
              </w:rPr>
            </w:pPr>
            <w:proofErr w:type="spellStart"/>
            <w:proofErr w:type="gramStart"/>
            <w:r>
              <w:rPr>
                <w:rFonts w:ascii="Cambria"/>
                <w:w w:val="120"/>
                <w:sz w:val="20"/>
              </w:rPr>
              <w:t>plz</w:t>
            </w:r>
            <w:proofErr w:type="spellEnd"/>
            <w:r>
              <w:rPr>
                <w:rFonts w:ascii="Cambria"/>
                <w:spacing w:val="-35"/>
                <w:w w:val="225"/>
                <w:sz w:val="20"/>
              </w:rPr>
              <w:t xml:space="preserve"> </w:t>
            </w:r>
            <w:r>
              <w:rPr>
                <w:rFonts w:ascii="Cambria"/>
                <w:spacing w:val="-10"/>
                <w:w w:val="225"/>
                <w:sz w:val="20"/>
              </w:rPr>
              <w:t>,</w:t>
            </w:r>
            <w:proofErr w:type="gramEnd"/>
          </w:p>
        </w:tc>
        <w:tc>
          <w:tcPr>
            <w:tcW w:w="757" w:type="dxa"/>
          </w:tcPr>
          <w:p w14:paraId="6FCCCB3B" w14:textId="77777777" w:rsidR="000900B5" w:rsidRDefault="00000000">
            <w:pPr>
              <w:pStyle w:val="TableParagraph"/>
              <w:spacing w:line="212" w:lineRule="exact"/>
              <w:ind w:left="1"/>
              <w:jc w:val="center"/>
              <w:rPr>
                <w:rFonts w:ascii="Cambria" w:hAnsi="Cambria"/>
                <w:sz w:val="20"/>
              </w:rPr>
            </w:pPr>
            <w:r>
              <w:rPr>
                <w:rFonts w:ascii="Cambria" w:hAnsi="Cambria"/>
                <w:color w:val="FF0000"/>
                <w:sz w:val="20"/>
              </w:rPr>
              <w:t>’</w:t>
            </w:r>
            <w:r>
              <w:rPr>
                <w:rFonts w:ascii="Cambria" w:hAnsi="Cambria"/>
                <w:color w:val="FF0000"/>
                <w:spacing w:val="-15"/>
                <w:sz w:val="20"/>
              </w:rPr>
              <w:t xml:space="preserve"> </w:t>
            </w:r>
            <w:proofErr w:type="gramStart"/>
            <w:r>
              <w:rPr>
                <w:rFonts w:ascii="Cambria" w:hAnsi="Cambria"/>
                <w:color w:val="FF0000"/>
                <w:sz w:val="20"/>
              </w:rPr>
              <w:t>URD</w:t>
            </w:r>
            <w:r>
              <w:rPr>
                <w:rFonts w:ascii="Cambria" w:hAnsi="Cambria"/>
                <w:color w:val="FF0000"/>
                <w:spacing w:val="-6"/>
                <w:sz w:val="20"/>
              </w:rPr>
              <w:t xml:space="preserve"> </w:t>
            </w:r>
            <w:r>
              <w:rPr>
                <w:rFonts w:ascii="Cambria" w:hAnsi="Cambria"/>
                <w:color w:val="FF0000"/>
                <w:spacing w:val="-10"/>
                <w:sz w:val="20"/>
              </w:rPr>
              <w:t>’</w:t>
            </w:r>
            <w:proofErr w:type="gramEnd"/>
          </w:p>
        </w:tc>
        <w:tc>
          <w:tcPr>
            <w:tcW w:w="1498" w:type="dxa"/>
          </w:tcPr>
          <w:p w14:paraId="6FCCCB3C" w14:textId="77777777" w:rsidR="000900B5" w:rsidRDefault="00000000">
            <w:pPr>
              <w:pStyle w:val="TableParagraph"/>
              <w:spacing w:line="212" w:lineRule="exact"/>
              <w:ind w:right="1"/>
              <w:jc w:val="center"/>
              <w:rPr>
                <w:rFonts w:ascii="Cambria"/>
                <w:sz w:val="20"/>
              </w:rPr>
            </w:pPr>
            <w:r>
              <w:rPr>
                <w:rFonts w:ascii="Cambria"/>
                <w:spacing w:val="16"/>
                <w:w w:val="120"/>
                <w:sz w:val="20"/>
              </w:rPr>
              <w:t>location</w:t>
            </w:r>
            <w:r>
              <w:rPr>
                <w:rFonts w:ascii="Cambria"/>
                <w:spacing w:val="-21"/>
                <w:w w:val="120"/>
                <w:sz w:val="20"/>
              </w:rPr>
              <w:t xml:space="preserve"> </w:t>
            </w:r>
            <w:r>
              <w:rPr>
                <w:rFonts w:ascii="Cambria"/>
                <w:spacing w:val="7"/>
                <w:w w:val="120"/>
                <w:sz w:val="20"/>
              </w:rPr>
              <w:t>Key</w:t>
            </w:r>
          </w:p>
        </w:tc>
        <w:tc>
          <w:tcPr>
            <w:tcW w:w="1227" w:type="dxa"/>
          </w:tcPr>
          <w:p w14:paraId="6FCCCB3D" w14:textId="77777777" w:rsidR="000900B5" w:rsidRDefault="00000000">
            <w:pPr>
              <w:pStyle w:val="TableParagraph"/>
              <w:spacing w:line="212" w:lineRule="exact"/>
              <w:ind w:left="36"/>
              <w:jc w:val="center"/>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c>
      </w:tr>
      <w:tr w:rsidR="000900B5" w14:paraId="6FCCCB45" w14:textId="77777777">
        <w:trPr>
          <w:trHeight w:val="239"/>
        </w:trPr>
        <w:tc>
          <w:tcPr>
            <w:tcW w:w="1104" w:type="dxa"/>
          </w:tcPr>
          <w:p w14:paraId="6FCCCB3F" w14:textId="77777777" w:rsidR="000900B5" w:rsidRDefault="00000000">
            <w:pPr>
              <w:pStyle w:val="TableParagraph"/>
              <w:spacing w:line="212" w:lineRule="exact"/>
              <w:ind w:right="76"/>
              <w:jc w:val="right"/>
              <w:rPr>
                <w:rFonts w:ascii="Cambria"/>
                <w:sz w:val="20"/>
              </w:rPr>
            </w:pPr>
            <w:r>
              <w:rPr>
                <w:rFonts w:ascii="Cambria"/>
                <w:color w:val="0000FF"/>
                <w:spacing w:val="12"/>
                <w:sz w:val="20"/>
              </w:rPr>
              <w:t>SELECT</w:t>
            </w:r>
          </w:p>
        </w:tc>
        <w:tc>
          <w:tcPr>
            <w:tcW w:w="1134" w:type="dxa"/>
          </w:tcPr>
          <w:p w14:paraId="6FCCCB40" w14:textId="77777777" w:rsidR="000900B5" w:rsidRDefault="00000000">
            <w:pPr>
              <w:pStyle w:val="TableParagraph"/>
              <w:spacing w:line="212" w:lineRule="exact"/>
              <w:ind w:left="7"/>
              <w:jc w:val="center"/>
              <w:rPr>
                <w:rFonts w:ascii="Cambria" w:hAnsi="Cambria"/>
                <w:sz w:val="20"/>
              </w:rPr>
            </w:pPr>
            <w:r>
              <w:rPr>
                <w:rFonts w:ascii="Cambria" w:hAnsi="Cambria"/>
                <w:color w:val="FF0000"/>
                <w:sz w:val="20"/>
              </w:rPr>
              <w:t>’</w:t>
            </w:r>
            <w:r>
              <w:rPr>
                <w:rFonts w:ascii="Cambria" w:hAnsi="Cambria"/>
                <w:color w:val="FF0000"/>
                <w:spacing w:val="-11"/>
                <w:sz w:val="20"/>
              </w:rPr>
              <w:t xml:space="preserve"> </w:t>
            </w:r>
            <w:proofErr w:type="gramStart"/>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roofErr w:type="gramEnd"/>
          </w:p>
        </w:tc>
        <w:tc>
          <w:tcPr>
            <w:tcW w:w="626" w:type="dxa"/>
          </w:tcPr>
          <w:p w14:paraId="6FCCCB41" w14:textId="77777777" w:rsidR="000900B5" w:rsidRDefault="00000000">
            <w:pPr>
              <w:pStyle w:val="TableParagraph"/>
              <w:spacing w:line="212" w:lineRule="exact"/>
              <w:jc w:val="center"/>
              <w:rPr>
                <w:rFonts w:ascii="Cambria"/>
                <w:sz w:val="20"/>
              </w:rPr>
            </w:pPr>
            <w:proofErr w:type="spellStart"/>
            <w:proofErr w:type="gramStart"/>
            <w:r>
              <w:rPr>
                <w:rFonts w:ascii="Cambria"/>
                <w:w w:val="120"/>
                <w:sz w:val="20"/>
              </w:rPr>
              <w:t>plz</w:t>
            </w:r>
            <w:proofErr w:type="spellEnd"/>
            <w:r>
              <w:rPr>
                <w:rFonts w:ascii="Cambria"/>
                <w:spacing w:val="-35"/>
                <w:w w:val="225"/>
                <w:sz w:val="20"/>
              </w:rPr>
              <w:t xml:space="preserve"> </w:t>
            </w:r>
            <w:r>
              <w:rPr>
                <w:rFonts w:ascii="Cambria"/>
                <w:spacing w:val="-10"/>
                <w:w w:val="225"/>
                <w:sz w:val="20"/>
              </w:rPr>
              <w:t>,</w:t>
            </w:r>
            <w:proofErr w:type="gramEnd"/>
          </w:p>
        </w:tc>
        <w:tc>
          <w:tcPr>
            <w:tcW w:w="757" w:type="dxa"/>
          </w:tcPr>
          <w:p w14:paraId="6FCCCB42" w14:textId="77777777" w:rsidR="000900B5" w:rsidRDefault="00000000">
            <w:pPr>
              <w:pStyle w:val="TableParagraph"/>
              <w:spacing w:line="212" w:lineRule="exact"/>
              <w:ind w:left="1"/>
              <w:jc w:val="center"/>
              <w:rPr>
                <w:rFonts w:ascii="Cambria" w:hAnsi="Cambria"/>
                <w:sz w:val="20"/>
              </w:rPr>
            </w:pPr>
            <w:r>
              <w:rPr>
                <w:rFonts w:ascii="Cambria" w:hAnsi="Cambria"/>
                <w:color w:val="FF0000"/>
                <w:sz w:val="20"/>
              </w:rPr>
              <w:t>’</w:t>
            </w:r>
            <w:r>
              <w:rPr>
                <w:rFonts w:ascii="Cambria" w:hAnsi="Cambria"/>
                <w:color w:val="FF0000"/>
                <w:spacing w:val="-10"/>
                <w:sz w:val="20"/>
              </w:rPr>
              <w:t xml:space="preserve"> </w:t>
            </w:r>
            <w:proofErr w:type="gramStart"/>
            <w:r>
              <w:rPr>
                <w:rFonts w:ascii="Cambria" w:hAnsi="Cambria"/>
                <w:color w:val="FF0000"/>
                <w:sz w:val="20"/>
              </w:rPr>
              <w:t>BCH</w:t>
            </w:r>
            <w:r>
              <w:rPr>
                <w:rFonts w:ascii="Cambria" w:hAnsi="Cambria"/>
                <w:color w:val="FF0000"/>
                <w:spacing w:val="2"/>
                <w:sz w:val="20"/>
              </w:rPr>
              <w:t xml:space="preserve"> </w:t>
            </w:r>
            <w:r>
              <w:rPr>
                <w:rFonts w:ascii="Cambria" w:hAnsi="Cambria"/>
                <w:color w:val="FF0000"/>
                <w:spacing w:val="-10"/>
                <w:sz w:val="20"/>
              </w:rPr>
              <w:t>’</w:t>
            </w:r>
            <w:proofErr w:type="gramEnd"/>
          </w:p>
        </w:tc>
        <w:tc>
          <w:tcPr>
            <w:tcW w:w="1498" w:type="dxa"/>
          </w:tcPr>
          <w:p w14:paraId="6FCCCB43" w14:textId="77777777" w:rsidR="000900B5" w:rsidRDefault="00000000">
            <w:pPr>
              <w:pStyle w:val="TableParagraph"/>
              <w:spacing w:line="212" w:lineRule="exact"/>
              <w:ind w:right="1"/>
              <w:jc w:val="center"/>
              <w:rPr>
                <w:rFonts w:ascii="Cambria"/>
                <w:sz w:val="20"/>
              </w:rPr>
            </w:pPr>
            <w:r>
              <w:rPr>
                <w:rFonts w:ascii="Cambria"/>
                <w:spacing w:val="16"/>
                <w:w w:val="120"/>
                <w:sz w:val="20"/>
              </w:rPr>
              <w:t>location</w:t>
            </w:r>
            <w:r>
              <w:rPr>
                <w:rFonts w:ascii="Cambria"/>
                <w:spacing w:val="-21"/>
                <w:w w:val="120"/>
                <w:sz w:val="20"/>
              </w:rPr>
              <w:t xml:space="preserve"> </w:t>
            </w:r>
            <w:r>
              <w:rPr>
                <w:rFonts w:ascii="Cambria"/>
                <w:spacing w:val="7"/>
                <w:w w:val="120"/>
                <w:sz w:val="20"/>
              </w:rPr>
              <w:t>Key</w:t>
            </w:r>
          </w:p>
        </w:tc>
        <w:tc>
          <w:tcPr>
            <w:tcW w:w="1227" w:type="dxa"/>
          </w:tcPr>
          <w:p w14:paraId="6FCCCB44" w14:textId="77777777" w:rsidR="000900B5" w:rsidRDefault="00000000">
            <w:pPr>
              <w:pStyle w:val="TableParagraph"/>
              <w:spacing w:line="212" w:lineRule="exact"/>
              <w:ind w:left="36"/>
              <w:jc w:val="center"/>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c>
      </w:tr>
      <w:tr w:rsidR="000900B5" w14:paraId="6FCCCB4C" w14:textId="77777777">
        <w:trPr>
          <w:trHeight w:val="239"/>
        </w:trPr>
        <w:tc>
          <w:tcPr>
            <w:tcW w:w="1104" w:type="dxa"/>
          </w:tcPr>
          <w:p w14:paraId="6FCCCB46" w14:textId="77777777" w:rsidR="000900B5" w:rsidRDefault="00000000">
            <w:pPr>
              <w:pStyle w:val="TableParagraph"/>
              <w:spacing w:line="212" w:lineRule="exact"/>
              <w:ind w:right="76"/>
              <w:jc w:val="right"/>
              <w:rPr>
                <w:rFonts w:ascii="Cambria"/>
                <w:sz w:val="20"/>
              </w:rPr>
            </w:pPr>
            <w:r>
              <w:rPr>
                <w:rFonts w:ascii="Cambria"/>
                <w:color w:val="0000FF"/>
                <w:spacing w:val="12"/>
                <w:sz w:val="20"/>
              </w:rPr>
              <w:t>SELECT</w:t>
            </w:r>
          </w:p>
        </w:tc>
        <w:tc>
          <w:tcPr>
            <w:tcW w:w="1134" w:type="dxa"/>
          </w:tcPr>
          <w:p w14:paraId="6FCCCB47" w14:textId="77777777" w:rsidR="000900B5" w:rsidRDefault="00000000">
            <w:pPr>
              <w:pStyle w:val="TableParagraph"/>
              <w:spacing w:line="212" w:lineRule="exact"/>
              <w:ind w:left="7"/>
              <w:jc w:val="center"/>
              <w:rPr>
                <w:rFonts w:ascii="Cambria" w:hAnsi="Cambria"/>
                <w:sz w:val="20"/>
              </w:rPr>
            </w:pPr>
            <w:r>
              <w:rPr>
                <w:rFonts w:ascii="Cambria" w:hAnsi="Cambria"/>
                <w:color w:val="FF0000"/>
                <w:sz w:val="20"/>
              </w:rPr>
              <w:t>’</w:t>
            </w:r>
            <w:r>
              <w:rPr>
                <w:rFonts w:ascii="Cambria" w:hAnsi="Cambria"/>
                <w:color w:val="FF0000"/>
                <w:spacing w:val="-11"/>
                <w:sz w:val="20"/>
              </w:rPr>
              <w:t xml:space="preserve"> </w:t>
            </w:r>
            <w:proofErr w:type="gramStart"/>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roofErr w:type="gramEnd"/>
          </w:p>
        </w:tc>
        <w:tc>
          <w:tcPr>
            <w:tcW w:w="626" w:type="dxa"/>
          </w:tcPr>
          <w:p w14:paraId="6FCCCB48" w14:textId="77777777" w:rsidR="000900B5" w:rsidRDefault="00000000">
            <w:pPr>
              <w:pStyle w:val="TableParagraph"/>
              <w:spacing w:line="212" w:lineRule="exact"/>
              <w:jc w:val="center"/>
              <w:rPr>
                <w:rFonts w:ascii="Cambria"/>
                <w:sz w:val="20"/>
              </w:rPr>
            </w:pPr>
            <w:proofErr w:type="spellStart"/>
            <w:proofErr w:type="gramStart"/>
            <w:r>
              <w:rPr>
                <w:rFonts w:ascii="Cambria"/>
                <w:w w:val="120"/>
                <w:sz w:val="20"/>
              </w:rPr>
              <w:t>plz</w:t>
            </w:r>
            <w:proofErr w:type="spellEnd"/>
            <w:r>
              <w:rPr>
                <w:rFonts w:ascii="Cambria"/>
                <w:spacing w:val="-35"/>
                <w:w w:val="225"/>
                <w:sz w:val="20"/>
              </w:rPr>
              <w:t xml:space="preserve"> </w:t>
            </w:r>
            <w:r>
              <w:rPr>
                <w:rFonts w:ascii="Cambria"/>
                <w:spacing w:val="-10"/>
                <w:w w:val="225"/>
                <w:sz w:val="20"/>
              </w:rPr>
              <w:t>,</w:t>
            </w:r>
            <w:proofErr w:type="gramEnd"/>
          </w:p>
        </w:tc>
        <w:tc>
          <w:tcPr>
            <w:tcW w:w="757" w:type="dxa"/>
          </w:tcPr>
          <w:p w14:paraId="6FCCCB49" w14:textId="77777777" w:rsidR="000900B5" w:rsidRDefault="00000000">
            <w:pPr>
              <w:pStyle w:val="TableParagraph"/>
              <w:spacing w:line="212" w:lineRule="exact"/>
              <w:ind w:left="1"/>
              <w:jc w:val="center"/>
              <w:rPr>
                <w:rFonts w:ascii="Cambria" w:hAnsi="Cambria"/>
                <w:sz w:val="20"/>
              </w:rPr>
            </w:pPr>
            <w:r>
              <w:rPr>
                <w:rFonts w:ascii="Cambria" w:hAnsi="Cambria"/>
                <w:color w:val="FF0000"/>
                <w:sz w:val="20"/>
              </w:rPr>
              <w:t>’</w:t>
            </w:r>
            <w:r>
              <w:rPr>
                <w:rFonts w:ascii="Cambria" w:hAnsi="Cambria"/>
                <w:color w:val="FF0000"/>
                <w:spacing w:val="-21"/>
                <w:sz w:val="20"/>
              </w:rPr>
              <w:t xml:space="preserve"> </w:t>
            </w:r>
            <w:proofErr w:type="gramStart"/>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10"/>
                <w:sz w:val="20"/>
              </w:rPr>
              <w:t>’</w:t>
            </w:r>
            <w:proofErr w:type="gramEnd"/>
          </w:p>
        </w:tc>
        <w:tc>
          <w:tcPr>
            <w:tcW w:w="1498" w:type="dxa"/>
          </w:tcPr>
          <w:p w14:paraId="6FCCCB4A" w14:textId="77777777" w:rsidR="000900B5" w:rsidRDefault="00000000">
            <w:pPr>
              <w:pStyle w:val="TableParagraph"/>
              <w:spacing w:line="212" w:lineRule="exact"/>
              <w:ind w:right="1"/>
              <w:jc w:val="center"/>
              <w:rPr>
                <w:rFonts w:ascii="Cambria"/>
                <w:sz w:val="20"/>
              </w:rPr>
            </w:pPr>
            <w:r>
              <w:rPr>
                <w:rFonts w:ascii="Cambria"/>
                <w:spacing w:val="16"/>
                <w:w w:val="120"/>
                <w:sz w:val="20"/>
              </w:rPr>
              <w:t>location</w:t>
            </w:r>
            <w:r>
              <w:rPr>
                <w:rFonts w:ascii="Cambria"/>
                <w:spacing w:val="-21"/>
                <w:w w:val="120"/>
                <w:sz w:val="20"/>
              </w:rPr>
              <w:t xml:space="preserve"> </w:t>
            </w:r>
            <w:r>
              <w:rPr>
                <w:rFonts w:ascii="Cambria"/>
                <w:spacing w:val="7"/>
                <w:w w:val="120"/>
                <w:sz w:val="20"/>
              </w:rPr>
              <w:t>Key</w:t>
            </w:r>
          </w:p>
        </w:tc>
        <w:tc>
          <w:tcPr>
            <w:tcW w:w="1227" w:type="dxa"/>
          </w:tcPr>
          <w:p w14:paraId="6FCCCB4B" w14:textId="77777777" w:rsidR="000900B5" w:rsidRDefault="00000000">
            <w:pPr>
              <w:pStyle w:val="TableParagraph"/>
              <w:spacing w:line="212" w:lineRule="exact"/>
              <w:ind w:left="36"/>
              <w:jc w:val="center"/>
              <w:rPr>
                <w:rFonts w:ascii="Cambria"/>
                <w:sz w:val="20"/>
              </w:rPr>
            </w:pPr>
            <w:proofErr w:type="gramStart"/>
            <w:r>
              <w:rPr>
                <w:rFonts w:ascii="Cambria"/>
                <w:color w:val="0000FF"/>
                <w:sz w:val="20"/>
              </w:rPr>
              <w:t>UNION</w:t>
            </w:r>
            <w:r>
              <w:rPr>
                <w:rFonts w:ascii="Cambria"/>
                <w:color w:val="0000FF"/>
                <w:spacing w:val="30"/>
                <w:sz w:val="20"/>
              </w:rPr>
              <w:t xml:space="preserve">  </w:t>
            </w:r>
            <w:r>
              <w:rPr>
                <w:rFonts w:ascii="Cambria"/>
                <w:color w:val="0000FF"/>
                <w:spacing w:val="-5"/>
                <w:sz w:val="20"/>
              </w:rPr>
              <w:t>ALL</w:t>
            </w:r>
            <w:proofErr w:type="gramEnd"/>
          </w:p>
        </w:tc>
      </w:tr>
      <w:tr w:rsidR="000900B5" w14:paraId="6FCCCB53" w14:textId="77777777">
        <w:trPr>
          <w:trHeight w:val="239"/>
        </w:trPr>
        <w:tc>
          <w:tcPr>
            <w:tcW w:w="1104" w:type="dxa"/>
          </w:tcPr>
          <w:p w14:paraId="6FCCCB4D" w14:textId="77777777" w:rsidR="000900B5" w:rsidRDefault="00000000">
            <w:pPr>
              <w:pStyle w:val="TableParagraph"/>
              <w:spacing w:line="212" w:lineRule="exact"/>
              <w:ind w:right="76"/>
              <w:jc w:val="right"/>
              <w:rPr>
                <w:rFonts w:ascii="Cambria"/>
                <w:sz w:val="20"/>
              </w:rPr>
            </w:pPr>
            <w:r>
              <w:rPr>
                <w:rFonts w:ascii="Cambria"/>
                <w:color w:val="0000FF"/>
                <w:spacing w:val="12"/>
                <w:sz w:val="20"/>
              </w:rPr>
              <w:t>SELECT</w:t>
            </w:r>
          </w:p>
        </w:tc>
        <w:tc>
          <w:tcPr>
            <w:tcW w:w="1134" w:type="dxa"/>
          </w:tcPr>
          <w:p w14:paraId="6FCCCB4E" w14:textId="77777777" w:rsidR="000900B5" w:rsidRDefault="00000000">
            <w:pPr>
              <w:pStyle w:val="TableParagraph"/>
              <w:spacing w:line="212" w:lineRule="exact"/>
              <w:ind w:left="7"/>
              <w:jc w:val="center"/>
              <w:rPr>
                <w:rFonts w:ascii="Cambria" w:hAnsi="Cambria"/>
                <w:sz w:val="20"/>
              </w:rPr>
            </w:pPr>
            <w:r>
              <w:rPr>
                <w:rFonts w:ascii="Cambria" w:hAnsi="Cambria"/>
                <w:color w:val="FF0000"/>
                <w:sz w:val="20"/>
              </w:rPr>
              <w:t>’</w:t>
            </w:r>
            <w:r>
              <w:rPr>
                <w:rFonts w:ascii="Cambria" w:hAnsi="Cambria"/>
                <w:color w:val="FF0000"/>
                <w:spacing w:val="-11"/>
                <w:sz w:val="20"/>
              </w:rPr>
              <w:t xml:space="preserve"> </w:t>
            </w:r>
            <w:proofErr w:type="gramStart"/>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roofErr w:type="gramEnd"/>
          </w:p>
        </w:tc>
        <w:tc>
          <w:tcPr>
            <w:tcW w:w="626" w:type="dxa"/>
          </w:tcPr>
          <w:p w14:paraId="6FCCCB4F" w14:textId="77777777" w:rsidR="000900B5" w:rsidRDefault="00000000">
            <w:pPr>
              <w:pStyle w:val="TableParagraph"/>
              <w:spacing w:line="212" w:lineRule="exact"/>
              <w:jc w:val="center"/>
              <w:rPr>
                <w:rFonts w:ascii="Cambria"/>
                <w:sz w:val="20"/>
              </w:rPr>
            </w:pPr>
            <w:proofErr w:type="spellStart"/>
            <w:proofErr w:type="gramStart"/>
            <w:r>
              <w:rPr>
                <w:rFonts w:ascii="Cambria"/>
                <w:w w:val="120"/>
                <w:sz w:val="20"/>
              </w:rPr>
              <w:t>plz</w:t>
            </w:r>
            <w:proofErr w:type="spellEnd"/>
            <w:r>
              <w:rPr>
                <w:rFonts w:ascii="Cambria"/>
                <w:spacing w:val="-35"/>
                <w:w w:val="225"/>
                <w:sz w:val="20"/>
              </w:rPr>
              <w:t xml:space="preserve"> </w:t>
            </w:r>
            <w:r>
              <w:rPr>
                <w:rFonts w:ascii="Cambria"/>
                <w:spacing w:val="-10"/>
                <w:w w:val="225"/>
                <w:sz w:val="20"/>
              </w:rPr>
              <w:t>,</w:t>
            </w:r>
            <w:proofErr w:type="gramEnd"/>
          </w:p>
        </w:tc>
        <w:tc>
          <w:tcPr>
            <w:tcW w:w="757" w:type="dxa"/>
          </w:tcPr>
          <w:p w14:paraId="6FCCCB50" w14:textId="77777777" w:rsidR="000900B5" w:rsidRDefault="00000000">
            <w:pPr>
              <w:pStyle w:val="TableParagraph"/>
              <w:spacing w:line="212" w:lineRule="exact"/>
              <w:ind w:left="1"/>
              <w:jc w:val="center"/>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proofErr w:type="gramStart"/>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roofErr w:type="gramEnd"/>
          </w:p>
        </w:tc>
        <w:tc>
          <w:tcPr>
            <w:tcW w:w="1498" w:type="dxa"/>
          </w:tcPr>
          <w:p w14:paraId="6FCCCB51" w14:textId="77777777" w:rsidR="000900B5" w:rsidRDefault="00000000">
            <w:pPr>
              <w:pStyle w:val="TableParagraph"/>
              <w:spacing w:line="212" w:lineRule="exact"/>
              <w:ind w:right="1"/>
              <w:jc w:val="center"/>
              <w:rPr>
                <w:rFonts w:ascii="Cambria"/>
                <w:sz w:val="20"/>
              </w:rPr>
            </w:pPr>
            <w:r>
              <w:rPr>
                <w:rFonts w:ascii="Cambria"/>
                <w:spacing w:val="16"/>
                <w:w w:val="120"/>
                <w:sz w:val="20"/>
              </w:rPr>
              <w:t>location</w:t>
            </w:r>
            <w:r>
              <w:rPr>
                <w:rFonts w:ascii="Cambria"/>
                <w:spacing w:val="-21"/>
                <w:w w:val="120"/>
                <w:sz w:val="20"/>
              </w:rPr>
              <w:t xml:space="preserve"> </w:t>
            </w:r>
            <w:r>
              <w:rPr>
                <w:rFonts w:ascii="Cambria"/>
                <w:spacing w:val="7"/>
                <w:w w:val="120"/>
                <w:sz w:val="20"/>
              </w:rPr>
              <w:t>Key</w:t>
            </w:r>
          </w:p>
        </w:tc>
        <w:tc>
          <w:tcPr>
            <w:tcW w:w="1227" w:type="dxa"/>
          </w:tcPr>
          <w:p w14:paraId="6FCCCB52" w14:textId="77777777" w:rsidR="000900B5" w:rsidRDefault="000900B5">
            <w:pPr>
              <w:pStyle w:val="TableParagraph"/>
              <w:rPr>
                <w:rFonts w:ascii="Times New Roman"/>
                <w:sz w:val="16"/>
              </w:rPr>
            </w:pPr>
          </w:p>
        </w:tc>
      </w:tr>
      <w:tr w:rsidR="000900B5" w14:paraId="6FCCCB5A" w14:textId="77777777">
        <w:trPr>
          <w:trHeight w:val="238"/>
        </w:trPr>
        <w:tc>
          <w:tcPr>
            <w:tcW w:w="1104" w:type="dxa"/>
          </w:tcPr>
          <w:p w14:paraId="6FCCCB54" w14:textId="77777777" w:rsidR="000900B5" w:rsidRDefault="00000000">
            <w:pPr>
              <w:pStyle w:val="TableParagraph"/>
              <w:spacing w:line="212" w:lineRule="exact"/>
              <w:ind w:left="50"/>
              <w:rPr>
                <w:rFonts w:ascii="Cambria"/>
                <w:sz w:val="20"/>
              </w:rPr>
            </w:pPr>
            <w:r>
              <w:rPr>
                <w:rFonts w:ascii="Cambria"/>
                <w:spacing w:val="5"/>
                <w:w w:val="195"/>
                <w:sz w:val="20"/>
              </w:rPr>
              <w:t>),</w:t>
            </w:r>
          </w:p>
        </w:tc>
        <w:tc>
          <w:tcPr>
            <w:tcW w:w="1134" w:type="dxa"/>
          </w:tcPr>
          <w:p w14:paraId="6FCCCB55" w14:textId="77777777" w:rsidR="000900B5" w:rsidRDefault="000900B5">
            <w:pPr>
              <w:pStyle w:val="TableParagraph"/>
              <w:rPr>
                <w:rFonts w:ascii="Times New Roman"/>
                <w:sz w:val="16"/>
              </w:rPr>
            </w:pPr>
          </w:p>
        </w:tc>
        <w:tc>
          <w:tcPr>
            <w:tcW w:w="626" w:type="dxa"/>
          </w:tcPr>
          <w:p w14:paraId="6FCCCB56" w14:textId="77777777" w:rsidR="000900B5" w:rsidRDefault="000900B5">
            <w:pPr>
              <w:pStyle w:val="TableParagraph"/>
              <w:rPr>
                <w:rFonts w:ascii="Times New Roman"/>
                <w:sz w:val="16"/>
              </w:rPr>
            </w:pPr>
          </w:p>
        </w:tc>
        <w:tc>
          <w:tcPr>
            <w:tcW w:w="757" w:type="dxa"/>
          </w:tcPr>
          <w:p w14:paraId="6FCCCB57" w14:textId="77777777" w:rsidR="000900B5" w:rsidRDefault="000900B5">
            <w:pPr>
              <w:pStyle w:val="TableParagraph"/>
              <w:rPr>
                <w:rFonts w:ascii="Times New Roman"/>
                <w:sz w:val="16"/>
              </w:rPr>
            </w:pPr>
          </w:p>
        </w:tc>
        <w:tc>
          <w:tcPr>
            <w:tcW w:w="1498" w:type="dxa"/>
          </w:tcPr>
          <w:p w14:paraId="6FCCCB58" w14:textId="77777777" w:rsidR="000900B5" w:rsidRDefault="000900B5">
            <w:pPr>
              <w:pStyle w:val="TableParagraph"/>
              <w:rPr>
                <w:rFonts w:ascii="Times New Roman"/>
                <w:sz w:val="16"/>
              </w:rPr>
            </w:pPr>
          </w:p>
        </w:tc>
        <w:tc>
          <w:tcPr>
            <w:tcW w:w="1227" w:type="dxa"/>
          </w:tcPr>
          <w:p w14:paraId="6FCCCB59" w14:textId="77777777" w:rsidR="000900B5" w:rsidRDefault="000900B5">
            <w:pPr>
              <w:pStyle w:val="TableParagraph"/>
              <w:rPr>
                <w:rFonts w:ascii="Times New Roman"/>
                <w:sz w:val="16"/>
              </w:rPr>
            </w:pPr>
          </w:p>
        </w:tc>
      </w:tr>
    </w:tbl>
    <w:p w14:paraId="6FCCCB5B" w14:textId="77777777" w:rsidR="000900B5" w:rsidRDefault="00000000">
      <w:pPr>
        <w:spacing w:before="219" w:line="244" w:lineRule="auto"/>
        <w:ind w:left="662" w:right="7924" w:hanging="250"/>
        <w:rPr>
          <w:rFonts w:ascii="Cambria"/>
          <w:sz w:val="20"/>
        </w:rPr>
      </w:pPr>
      <w:proofErr w:type="spellStart"/>
      <w:r>
        <w:rPr>
          <w:rFonts w:ascii="Cambria"/>
          <w:spacing w:val="17"/>
          <w:w w:val="110"/>
          <w:sz w:val="20"/>
        </w:rPr>
        <w:t>mp_discharged_raw</w:t>
      </w:r>
      <w:proofErr w:type="spellEnd"/>
      <w:r>
        <w:rPr>
          <w:rFonts w:ascii="Cambria"/>
          <w:spacing w:val="59"/>
          <w:w w:val="110"/>
          <w:sz w:val="20"/>
        </w:rPr>
        <w:t xml:space="preserve"> </w:t>
      </w:r>
      <w:r>
        <w:rPr>
          <w:rFonts w:ascii="Cambria"/>
          <w:color w:val="0000FF"/>
          <w:w w:val="110"/>
          <w:sz w:val="20"/>
        </w:rPr>
        <w:t>AS</w:t>
      </w:r>
      <w:r>
        <w:rPr>
          <w:rFonts w:ascii="Cambria"/>
          <w:color w:val="0000FF"/>
          <w:spacing w:val="53"/>
          <w:w w:val="110"/>
          <w:sz w:val="20"/>
        </w:rPr>
        <w:t xml:space="preserve"> </w:t>
      </w:r>
      <w:proofErr w:type="gramStart"/>
      <w:r>
        <w:rPr>
          <w:rFonts w:ascii="Cambria"/>
          <w:w w:val="110"/>
          <w:sz w:val="20"/>
        </w:rPr>
        <w:t xml:space="preserve">( </w:t>
      </w:r>
      <w:r>
        <w:rPr>
          <w:rFonts w:ascii="Cambria"/>
          <w:color w:val="0000FF"/>
          <w:spacing w:val="12"/>
          <w:w w:val="110"/>
          <w:sz w:val="20"/>
        </w:rPr>
        <w:t>SELECT</w:t>
      </w:r>
      <w:proofErr w:type="gramEnd"/>
    </w:p>
    <w:p w14:paraId="6FCCCB5C" w14:textId="77777777" w:rsidR="000900B5" w:rsidRDefault="00000000">
      <w:pPr>
        <w:ind w:left="912"/>
        <w:rPr>
          <w:rFonts w:ascii="Cambria" w:hAnsi="Cambria"/>
          <w:sz w:val="20"/>
        </w:rPr>
      </w:pPr>
      <w:r>
        <w:rPr>
          <w:rFonts w:ascii="Cambria" w:hAnsi="Cambria"/>
          <w:color w:val="0000FF"/>
          <w:spacing w:val="12"/>
          <w:sz w:val="20"/>
        </w:rPr>
        <w:t>CAST</w:t>
      </w:r>
      <w:r>
        <w:rPr>
          <w:rFonts w:ascii="Cambria" w:hAnsi="Cambria"/>
          <w:color w:val="0000FF"/>
          <w:spacing w:val="-17"/>
          <w:sz w:val="20"/>
        </w:rPr>
        <w:t xml:space="preserve"> </w:t>
      </w:r>
      <w:proofErr w:type="gramStart"/>
      <w:r>
        <w:rPr>
          <w:rFonts w:ascii="Cambria" w:hAnsi="Cambria"/>
          <w:w w:val="145"/>
          <w:sz w:val="20"/>
        </w:rPr>
        <w:t>(</w:t>
      </w:r>
      <w:r>
        <w:rPr>
          <w:rFonts w:ascii="Cambria" w:hAnsi="Cambria"/>
          <w:spacing w:val="-35"/>
          <w:w w:val="145"/>
          <w:sz w:val="20"/>
        </w:rPr>
        <w:t xml:space="preserve"> </w:t>
      </w:r>
      <w:r>
        <w:rPr>
          <w:rFonts w:ascii="Cambria" w:hAnsi="Cambria"/>
          <w:spacing w:val="15"/>
          <w:sz w:val="20"/>
        </w:rPr>
        <w:t>DATE</w:t>
      </w:r>
      <w:proofErr w:type="gramEnd"/>
      <w:r>
        <w:rPr>
          <w:rFonts w:ascii="Cambria" w:hAnsi="Cambria"/>
          <w:spacing w:val="15"/>
          <w:sz w:val="20"/>
        </w:rPr>
        <w:t>_ADD</w:t>
      </w:r>
      <w:r>
        <w:rPr>
          <w:rFonts w:ascii="Cambria" w:hAnsi="Cambria"/>
          <w:spacing w:val="-15"/>
          <w:sz w:val="20"/>
        </w:rPr>
        <w:t xml:space="preserve"> </w:t>
      </w:r>
      <w:r>
        <w:rPr>
          <w:rFonts w:ascii="Cambria" w:hAnsi="Cambria"/>
          <w:spacing w:val="12"/>
          <w:w w:val="145"/>
          <w:sz w:val="20"/>
        </w:rPr>
        <w:t>(</w:t>
      </w:r>
      <w:r>
        <w:rPr>
          <w:rFonts w:ascii="Cambria" w:hAnsi="Cambria"/>
          <w:color w:val="FF0000"/>
          <w:spacing w:val="12"/>
          <w:w w:val="145"/>
          <w:sz w:val="20"/>
        </w:rPr>
        <w:t>’</w:t>
      </w:r>
      <w:r>
        <w:rPr>
          <w:rFonts w:ascii="Cambria" w:hAnsi="Cambria"/>
          <w:color w:val="FF0000"/>
          <w:spacing w:val="-41"/>
          <w:w w:val="145"/>
          <w:sz w:val="20"/>
        </w:rPr>
        <w:t xml:space="preserve"> </w:t>
      </w:r>
      <w:proofErr w:type="gramStart"/>
      <w:r>
        <w:rPr>
          <w:rFonts w:ascii="Cambria" w:hAnsi="Cambria"/>
          <w:color w:val="FF0000"/>
          <w:spacing w:val="12"/>
          <w:sz w:val="20"/>
        </w:rPr>
        <w:t>hour</w:t>
      </w:r>
      <w:r>
        <w:rPr>
          <w:rFonts w:ascii="Cambria" w:hAnsi="Cambria"/>
          <w:color w:val="FF0000"/>
          <w:spacing w:val="-14"/>
          <w:sz w:val="20"/>
        </w:rPr>
        <w:t xml:space="preserve"> </w:t>
      </w:r>
      <w:r>
        <w:rPr>
          <w:rFonts w:ascii="Cambria" w:hAnsi="Cambria"/>
          <w:color w:val="FF0000"/>
          <w:spacing w:val="10"/>
          <w:w w:val="145"/>
          <w:sz w:val="20"/>
        </w:rPr>
        <w:t>’</w:t>
      </w:r>
      <w:proofErr w:type="gramEnd"/>
      <w:r>
        <w:rPr>
          <w:rFonts w:ascii="Cambria" w:hAnsi="Cambria"/>
          <w:spacing w:val="10"/>
          <w:w w:val="145"/>
          <w:sz w:val="20"/>
        </w:rPr>
        <w:t>,</w:t>
      </w:r>
      <w:r>
        <w:rPr>
          <w:rFonts w:ascii="Cambria" w:hAnsi="Cambria"/>
          <w:spacing w:val="54"/>
          <w:w w:val="145"/>
          <w:sz w:val="20"/>
        </w:rPr>
        <w:t xml:space="preserve"> </w:t>
      </w:r>
      <w:r>
        <w:rPr>
          <w:rFonts w:ascii="Cambria" w:hAnsi="Cambria"/>
          <w:spacing w:val="10"/>
          <w:w w:val="145"/>
          <w:sz w:val="20"/>
        </w:rPr>
        <w:t>-</w:t>
      </w:r>
      <w:proofErr w:type="gramStart"/>
      <w:r>
        <w:rPr>
          <w:rFonts w:ascii="Cambria" w:hAnsi="Cambria"/>
          <w:sz w:val="20"/>
        </w:rPr>
        <w:t>6</w:t>
      </w:r>
      <w:r>
        <w:rPr>
          <w:rFonts w:ascii="Cambria" w:hAnsi="Cambria"/>
          <w:spacing w:val="-24"/>
          <w:sz w:val="20"/>
        </w:rPr>
        <w:t xml:space="preserve"> </w:t>
      </w:r>
      <w:r>
        <w:rPr>
          <w:rFonts w:ascii="Cambria" w:hAnsi="Cambria"/>
          <w:spacing w:val="-10"/>
          <w:w w:val="145"/>
          <w:sz w:val="20"/>
        </w:rPr>
        <w:t>,</w:t>
      </w:r>
      <w:proofErr w:type="gramEnd"/>
    </w:p>
    <w:p w14:paraId="6FCCCB5D" w14:textId="77777777" w:rsidR="000900B5" w:rsidRDefault="00000000">
      <w:pPr>
        <w:spacing w:before="4" w:line="244" w:lineRule="auto"/>
        <w:ind w:left="914" w:right="552" w:firstLine="251"/>
        <w:rPr>
          <w:rFonts w:ascii="Cambria" w:hAnsi="Cambria"/>
          <w:sz w:val="20"/>
        </w:rPr>
      </w:pPr>
      <w:proofErr w:type="gramStart"/>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proofErr w:type="gramEnd"/>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80"/>
          <w:w w:val="105"/>
          <w:sz w:val="20"/>
        </w:rPr>
        <w:t xml:space="preserve"> </w:t>
      </w:r>
      <w:r>
        <w:rPr>
          <w:rFonts w:ascii="Cambria" w:hAnsi="Cambria"/>
          <w:color w:val="0000FF"/>
          <w:w w:val="105"/>
          <w:sz w:val="20"/>
        </w:rPr>
        <w:t>AT</w:t>
      </w:r>
      <w:r>
        <w:rPr>
          <w:rFonts w:ascii="Cambria" w:hAnsi="Cambria"/>
          <w:color w:val="0000FF"/>
          <w:spacing w:val="80"/>
          <w:w w:val="105"/>
          <w:sz w:val="20"/>
        </w:rPr>
        <w:t xml:space="preserve"> </w:t>
      </w:r>
      <w:r>
        <w:rPr>
          <w:rFonts w:ascii="Cambria" w:hAnsi="Cambria"/>
          <w:color w:val="0000FF"/>
          <w:spacing w:val="12"/>
          <w:w w:val="105"/>
          <w:sz w:val="20"/>
        </w:rPr>
        <w:t>TIME</w:t>
      </w:r>
      <w:r>
        <w:rPr>
          <w:rFonts w:ascii="Cambria" w:hAnsi="Cambria"/>
          <w:color w:val="0000FF"/>
          <w:spacing w:val="80"/>
          <w:w w:val="105"/>
          <w:sz w:val="20"/>
        </w:rPr>
        <w:t xml:space="preserve"> </w:t>
      </w:r>
      <w:proofErr w:type="gramStart"/>
      <w:r>
        <w:rPr>
          <w:rFonts w:ascii="Cambria" w:hAnsi="Cambria"/>
          <w:color w:val="0000FF"/>
          <w:spacing w:val="12"/>
          <w:w w:val="105"/>
          <w:sz w:val="20"/>
        </w:rPr>
        <w:t>ZONE</w:t>
      </w:r>
      <w:r>
        <w:rPr>
          <w:rFonts w:ascii="Cambria" w:hAnsi="Cambria"/>
          <w:color w:val="0000FF"/>
          <w:spacing w:val="12"/>
          <w:w w:val="225"/>
          <w:sz w:val="20"/>
        </w:rPr>
        <w:t xml:space="preserve"> </w:t>
      </w:r>
      <w:r>
        <w:rPr>
          <w:rFonts w:ascii="Cambria" w:hAnsi="Cambria"/>
          <w:color w:val="FF0000"/>
          <w:w w:val="225"/>
          <w:sz w:val="20"/>
        </w:rPr>
        <w:t>’</w:t>
      </w:r>
      <w:proofErr w:type="gramEnd"/>
      <w:r>
        <w:rPr>
          <w:rFonts w:ascii="Cambria" w:hAnsi="Cambria"/>
          <w:color w:val="FF0000"/>
          <w:spacing w:val="-76"/>
          <w:w w:val="225"/>
          <w:sz w:val="20"/>
        </w:rPr>
        <w:t xml:space="preserve"> </w:t>
      </w:r>
      <w:r>
        <w:rPr>
          <w:rFonts w:ascii="Cambria" w:hAnsi="Cambria"/>
          <w:color w:val="FF0000"/>
          <w:spacing w:val="14"/>
          <w:w w:val="105"/>
          <w:sz w:val="20"/>
        </w:rPr>
        <w:t>Europe</w:t>
      </w:r>
      <w:r>
        <w:rPr>
          <w:rFonts w:ascii="Cambria" w:hAnsi="Cambria"/>
          <w:color w:val="FF0000"/>
          <w:spacing w:val="-18"/>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proofErr w:type="gramStart"/>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w w:val="165"/>
          <w:sz w:val="20"/>
        </w:rPr>
        <w:t>’</w:t>
      </w:r>
      <w:proofErr w:type="gramEnd"/>
      <w:r>
        <w:rPr>
          <w:rFonts w:ascii="Cambria" w:hAnsi="Cambria"/>
          <w:w w:val="165"/>
          <w:sz w:val="20"/>
        </w:rPr>
        <w:t>)</w:t>
      </w:r>
      <w:r>
        <w:rPr>
          <w:rFonts w:ascii="Cambria" w:hAnsi="Cambria"/>
          <w:spacing w:val="40"/>
          <w:w w:val="165"/>
          <w:sz w:val="20"/>
        </w:rPr>
        <w:t xml:space="preserve"> </w:t>
      </w:r>
      <w:r>
        <w:rPr>
          <w:rFonts w:ascii="Cambria" w:hAnsi="Cambria"/>
          <w:color w:val="0000FF"/>
          <w:w w:val="105"/>
          <w:sz w:val="20"/>
        </w:rPr>
        <w:t>AS</w:t>
      </w:r>
      <w:r>
        <w:rPr>
          <w:rFonts w:ascii="Cambria" w:hAnsi="Cambria"/>
          <w:color w:val="0000FF"/>
          <w:spacing w:val="80"/>
          <w:w w:val="105"/>
          <w:sz w:val="20"/>
        </w:rPr>
        <w:t xml:space="preserve"> </w:t>
      </w:r>
      <w:proofErr w:type="gramStart"/>
      <w:r>
        <w:rPr>
          <w:rFonts w:ascii="Cambria" w:hAnsi="Cambria"/>
          <w:color w:val="0000FF"/>
          <w:spacing w:val="12"/>
          <w:w w:val="105"/>
          <w:sz w:val="20"/>
        </w:rPr>
        <w:t>DATE</w:t>
      </w:r>
      <w:r>
        <w:rPr>
          <w:rFonts w:ascii="Cambria" w:hAnsi="Cambria"/>
          <w:color w:val="0000FF"/>
          <w:spacing w:val="-20"/>
          <w:w w:val="105"/>
          <w:sz w:val="20"/>
        </w:rPr>
        <w:t xml:space="preserve"> </w:t>
      </w:r>
      <w:r>
        <w:rPr>
          <w:rFonts w:ascii="Cambria" w:hAnsi="Cambria"/>
          <w:w w:val="140"/>
          <w:sz w:val="20"/>
        </w:rPr>
        <w:t>)</w:t>
      </w:r>
      <w:proofErr w:type="gramEnd"/>
      <w:r>
        <w:rPr>
          <w:rFonts w:ascii="Cambria" w:hAnsi="Cambria"/>
          <w:spacing w:val="78"/>
          <w:w w:val="140"/>
          <w:sz w:val="20"/>
        </w:rPr>
        <w:t xml:space="preserve"> </w:t>
      </w:r>
      <w:proofErr w:type="spellStart"/>
      <w:proofErr w:type="gramStart"/>
      <w:r>
        <w:rPr>
          <w:rFonts w:ascii="Cambria" w:hAnsi="Cambria"/>
          <w:spacing w:val="13"/>
          <w:w w:val="105"/>
          <w:sz w:val="20"/>
        </w:rPr>
        <w:t>Posttag</w:t>
      </w:r>
      <w:proofErr w:type="spellEnd"/>
      <w:r>
        <w:rPr>
          <w:rFonts w:ascii="Cambria" w:hAnsi="Cambria"/>
          <w:spacing w:val="-8"/>
          <w:w w:val="105"/>
          <w:sz w:val="20"/>
        </w:rPr>
        <w:t xml:space="preserve"> </w:t>
      </w:r>
      <w:r>
        <w:rPr>
          <w:rFonts w:ascii="Cambria" w:hAnsi="Cambria"/>
          <w:w w:val="225"/>
          <w:sz w:val="20"/>
        </w:rPr>
        <w:t>,</w:t>
      </w:r>
      <w:proofErr w:type="gramEnd"/>
      <w:r>
        <w:rPr>
          <w:rFonts w:ascii="Cambria" w:hAnsi="Cambria"/>
          <w:w w:val="225"/>
          <w:sz w:val="20"/>
        </w:rPr>
        <w:t xml:space="preserve"> </w:t>
      </w:r>
      <w:proofErr w:type="gramStart"/>
      <w:r>
        <w:rPr>
          <w:rFonts w:ascii="Cambria" w:hAnsi="Cambria"/>
          <w:spacing w:val="16"/>
          <w:w w:val="105"/>
          <w:sz w:val="20"/>
        </w:rPr>
        <w:t>discharged</w:t>
      </w:r>
      <w:r>
        <w:rPr>
          <w:rFonts w:ascii="Cambria" w:hAnsi="Cambria"/>
          <w:spacing w:val="-16"/>
          <w:w w:val="105"/>
          <w:sz w:val="20"/>
        </w:rPr>
        <w:t xml:space="preserve"> </w:t>
      </w:r>
      <w:r>
        <w:rPr>
          <w:rFonts w:ascii="Cambria" w:hAnsi="Cambria"/>
          <w:w w:val="135"/>
          <w:sz w:val="20"/>
        </w:rPr>
        <w:t>.</w:t>
      </w:r>
      <w:proofErr w:type="gramEnd"/>
      <w:r>
        <w:rPr>
          <w:rFonts w:ascii="Cambria" w:hAnsi="Cambria"/>
          <w:spacing w:val="-29"/>
          <w:w w:val="135"/>
          <w:sz w:val="20"/>
        </w:rPr>
        <w:t xml:space="preserve"> </w:t>
      </w:r>
      <w:proofErr w:type="spellStart"/>
      <w:r>
        <w:rPr>
          <w:rFonts w:ascii="Cambria" w:hAnsi="Cambria"/>
          <w:spacing w:val="18"/>
          <w:w w:val="135"/>
          <w:sz w:val="20"/>
        </w:rPr>
        <w:t>sortingunit</w:t>
      </w:r>
      <w:proofErr w:type="spellEnd"/>
      <w:r>
        <w:rPr>
          <w:rFonts w:ascii="Cambria" w:hAnsi="Cambria"/>
          <w:spacing w:val="18"/>
          <w:w w:val="135"/>
          <w:sz w:val="20"/>
        </w:rPr>
        <w:t>.</w:t>
      </w:r>
      <w:r>
        <w:rPr>
          <w:rFonts w:ascii="Cambria" w:hAnsi="Cambria"/>
          <w:spacing w:val="-29"/>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12"/>
          <w:w w:val="105"/>
          <w:sz w:val="20"/>
        </w:rPr>
        <w:t>Key</w:t>
      </w:r>
      <w:r>
        <w:rPr>
          <w:rFonts w:ascii="Cambria" w:hAnsi="Cambria"/>
          <w:spacing w:val="80"/>
          <w:w w:val="135"/>
          <w:sz w:val="20"/>
        </w:rPr>
        <w:t xml:space="preserve"> </w:t>
      </w:r>
      <w:r>
        <w:rPr>
          <w:rFonts w:ascii="Cambria" w:hAnsi="Cambria"/>
          <w:spacing w:val="14"/>
          <w:w w:val="135"/>
          <w:sz w:val="20"/>
        </w:rPr>
        <w:t>location</w:t>
      </w:r>
      <w:r>
        <w:rPr>
          <w:rFonts w:ascii="Cambria" w:hAnsi="Cambria"/>
          <w:spacing w:val="-42"/>
          <w:w w:val="135"/>
          <w:sz w:val="20"/>
        </w:rPr>
        <w:t xml:space="preserve"> </w:t>
      </w:r>
      <w:proofErr w:type="gramStart"/>
      <w:r>
        <w:rPr>
          <w:rFonts w:ascii="Cambria" w:hAnsi="Cambria"/>
          <w:spacing w:val="11"/>
          <w:w w:val="105"/>
          <w:sz w:val="20"/>
        </w:rPr>
        <w:t>Key</w:t>
      </w:r>
      <w:r>
        <w:rPr>
          <w:rFonts w:ascii="Cambria" w:hAnsi="Cambria"/>
          <w:spacing w:val="1"/>
          <w:w w:val="105"/>
          <w:sz w:val="20"/>
        </w:rPr>
        <w:t xml:space="preserve"> </w:t>
      </w:r>
      <w:r>
        <w:rPr>
          <w:rFonts w:ascii="Cambria" w:hAnsi="Cambria"/>
          <w:w w:val="135"/>
          <w:sz w:val="20"/>
        </w:rPr>
        <w:t>,</w:t>
      </w:r>
      <w:proofErr w:type="gramEnd"/>
    </w:p>
    <w:p w14:paraId="6FCCCB5E" w14:textId="77777777" w:rsidR="000900B5" w:rsidRDefault="00000000">
      <w:pPr>
        <w:ind w:left="914"/>
        <w:rPr>
          <w:rFonts w:ascii="Cambria"/>
          <w:sz w:val="20"/>
        </w:rPr>
      </w:pPr>
      <w:proofErr w:type="gramStart"/>
      <w:r>
        <w:rPr>
          <w:rFonts w:ascii="Cambria"/>
          <w:spacing w:val="16"/>
          <w:w w:val="115"/>
          <w:sz w:val="20"/>
        </w:rPr>
        <w:t>discharged</w:t>
      </w:r>
      <w:r>
        <w:rPr>
          <w:rFonts w:ascii="Cambria"/>
          <w:spacing w:val="-22"/>
          <w:w w:val="115"/>
          <w:sz w:val="20"/>
        </w:rPr>
        <w:t xml:space="preserve"> </w:t>
      </w:r>
      <w:r>
        <w:rPr>
          <w:rFonts w:ascii="Cambria"/>
          <w:w w:val="115"/>
          <w:sz w:val="20"/>
        </w:rPr>
        <w:t>.</w:t>
      </w:r>
      <w:proofErr w:type="gramEnd"/>
      <w:r>
        <w:rPr>
          <w:rFonts w:ascii="Cambria"/>
          <w:spacing w:val="-23"/>
          <w:w w:val="115"/>
          <w:sz w:val="20"/>
        </w:rPr>
        <w:t xml:space="preserve"> </w:t>
      </w:r>
      <w:r>
        <w:rPr>
          <w:rFonts w:ascii="Cambria"/>
          <w:spacing w:val="15"/>
          <w:w w:val="115"/>
          <w:sz w:val="20"/>
        </w:rPr>
        <w:t>source</w:t>
      </w:r>
      <w:r>
        <w:rPr>
          <w:rFonts w:ascii="Cambria"/>
          <w:spacing w:val="-32"/>
          <w:w w:val="115"/>
          <w:sz w:val="20"/>
        </w:rPr>
        <w:t xml:space="preserve"> </w:t>
      </w:r>
      <w:proofErr w:type="gramStart"/>
      <w:r>
        <w:rPr>
          <w:rFonts w:ascii="Cambria"/>
          <w:w w:val="115"/>
          <w:sz w:val="20"/>
        </w:rPr>
        <w:t>Id</w:t>
      </w:r>
      <w:r>
        <w:rPr>
          <w:rFonts w:ascii="Cambria"/>
          <w:spacing w:val="23"/>
          <w:w w:val="115"/>
          <w:sz w:val="20"/>
        </w:rPr>
        <w:t xml:space="preserve">  </w:t>
      </w:r>
      <w:r>
        <w:rPr>
          <w:rFonts w:ascii="Cambria"/>
          <w:spacing w:val="15"/>
          <w:w w:val="115"/>
          <w:sz w:val="20"/>
        </w:rPr>
        <w:t>source</w:t>
      </w:r>
      <w:proofErr w:type="gramEnd"/>
      <w:r>
        <w:rPr>
          <w:rFonts w:ascii="Cambria"/>
          <w:spacing w:val="-32"/>
          <w:w w:val="115"/>
          <w:sz w:val="20"/>
        </w:rPr>
        <w:t xml:space="preserve"> </w:t>
      </w:r>
      <w:r>
        <w:rPr>
          <w:rFonts w:ascii="Cambria"/>
          <w:spacing w:val="-5"/>
          <w:w w:val="115"/>
          <w:sz w:val="20"/>
        </w:rPr>
        <w:t>Id</w:t>
      </w:r>
    </w:p>
    <w:p w14:paraId="6FCCCB5F" w14:textId="77777777" w:rsidR="000900B5" w:rsidRDefault="00000000">
      <w:pPr>
        <w:spacing w:before="5" w:line="244" w:lineRule="auto"/>
        <w:ind w:left="661" w:right="5667" w:hanging="1"/>
        <w:rPr>
          <w:rFonts w:ascii="Cambria"/>
          <w:sz w:val="20"/>
        </w:rPr>
      </w:pPr>
      <w:r>
        <w:rPr>
          <w:rFonts w:ascii="Cambria"/>
          <w:color w:val="0000FF"/>
          <w:spacing w:val="12"/>
          <w:w w:val="105"/>
          <w:sz w:val="20"/>
        </w:rPr>
        <w:t>FROM</w:t>
      </w:r>
      <w:r>
        <w:rPr>
          <w:rFonts w:ascii="Cambria"/>
          <w:color w:val="0000FF"/>
          <w:spacing w:val="54"/>
          <w:w w:val="115"/>
          <w:sz w:val="20"/>
        </w:rPr>
        <w:t xml:space="preserve"> </w:t>
      </w:r>
      <w:proofErr w:type="spellStart"/>
      <w:r>
        <w:rPr>
          <w:rFonts w:ascii="Cambria"/>
          <w:spacing w:val="18"/>
          <w:w w:val="115"/>
          <w:sz w:val="20"/>
        </w:rPr>
        <w:t>curated_lsops</w:t>
      </w:r>
      <w:proofErr w:type="spellEnd"/>
      <w:r>
        <w:rPr>
          <w:rFonts w:ascii="Cambria"/>
          <w:spacing w:val="18"/>
          <w:w w:val="115"/>
          <w:sz w:val="20"/>
        </w:rPr>
        <w:t>.</w:t>
      </w:r>
      <w:r>
        <w:rPr>
          <w:rFonts w:ascii="Cambria"/>
          <w:spacing w:val="-21"/>
          <w:w w:val="115"/>
          <w:sz w:val="20"/>
        </w:rPr>
        <w:t xml:space="preserve"> </w:t>
      </w:r>
      <w:proofErr w:type="spellStart"/>
      <w:r>
        <w:rPr>
          <w:rFonts w:ascii="Cambria"/>
          <w:spacing w:val="18"/>
          <w:w w:val="115"/>
          <w:sz w:val="20"/>
        </w:rPr>
        <w:t>mailpiece_discharged</w:t>
      </w:r>
      <w:proofErr w:type="spellEnd"/>
      <w:r>
        <w:rPr>
          <w:rFonts w:ascii="Cambria"/>
          <w:spacing w:val="18"/>
          <w:w w:val="115"/>
          <w:sz w:val="20"/>
        </w:rPr>
        <w:t xml:space="preserve"> </w:t>
      </w:r>
      <w:r>
        <w:rPr>
          <w:rFonts w:ascii="Cambria"/>
          <w:color w:val="0000FF"/>
          <w:spacing w:val="13"/>
          <w:w w:val="105"/>
          <w:sz w:val="20"/>
        </w:rPr>
        <w:t>WHERE</w:t>
      </w:r>
      <w:r>
        <w:rPr>
          <w:rFonts w:ascii="Cambria"/>
          <w:color w:val="0000FF"/>
          <w:spacing w:val="80"/>
          <w:w w:val="115"/>
          <w:sz w:val="20"/>
        </w:rPr>
        <w:t xml:space="preserve"> </w:t>
      </w:r>
      <w:r>
        <w:rPr>
          <w:rFonts w:ascii="Cambria"/>
          <w:w w:val="115"/>
          <w:sz w:val="20"/>
        </w:rPr>
        <w:t>(1</w:t>
      </w:r>
      <w:r>
        <w:rPr>
          <w:rFonts w:ascii="Cambria"/>
          <w:spacing w:val="80"/>
          <w:w w:val="115"/>
          <w:sz w:val="20"/>
        </w:rPr>
        <w:t xml:space="preserve"> </w:t>
      </w:r>
      <w:r>
        <w:rPr>
          <w:rFonts w:ascii="Cambria"/>
          <w:w w:val="105"/>
          <w:sz w:val="20"/>
        </w:rPr>
        <w:t>=</w:t>
      </w:r>
      <w:r>
        <w:rPr>
          <w:rFonts w:ascii="Cambria"/>
          <w:spacing w:val="80"/>
          <w:w w:val="115"/>
          <w:sz w:val="20"/>
        </w:rPr>
        <w:t xml:space="preserve"> </w:t>
      </w:r>
      <w:r>
        <w:rPr>
          <w:rFonts w:ascii="Cambria"/>
          <w:w w:val="115"/>
          <w:sz w:val="20"/>
        </w:rPr>
        <w:t>1)</w:t>
      </w:r>
    </w:p>
    <w:p w14:paraId="6FCCCB60" w14:textId="77777777" w:rsidR="000900B5" w:rsidRDefault="00000000">
      <w:pPr>
        <w:ind w:left="403"/>
        <w:rPr>
          <w:rFonts w:ascii="Cambria"/>
          <w:sz w:val="20"/>
        </w:rPr>
      </w:pPr>
      <w:r>
        <w:rPr>
          <w:rFonts w:ascii="Cambria"/>
          <w:spacing w:val="5"/>
          <w:w w:val="195"/>
          <w:sz w:val="20"/>
        </w:rPr>
        <w:t>),</w:t>
      </w:r>
    </w:p>
    <w:p w14:paraId="6FCCCB61" w14:textId="77777777" w:rsidR="000900B5" w:rsidRDefault="000900B5">
      <w:pPr>
        <w:pStyle w:val="BodyText"/>
        <w:spacing w:before="9"/>
        <w:rPr>
          <w:rFonts w:ascii="Cambria"/>
          <w:sz w:val="20"/>
        </w:rPr>
      </w:pPr>
    </w:p>
    <w:p w14:paraId="6FCCCB62" w14:textId="77777777" w:rsidR="000900B5" w:rsidRDefault="00000000">
      <w:pPr>
        <w:spacing w:line="244" w:lineRule="auto"/>
        <w:ind w:left="662" w:right="7924" w:hanging="250"/>
        <w:rPr>
          <w:rFonts w:ascii="Cambria"/>
          <w:sz w:val="20"/>
        </w:rPr>
      </w:pPr>
      <w:proofErr w:type="spellStart"/>
      <w:r>
        <w:rPr>
          <w:rFonts w:ascii="Cambria"/>
          <w:spacing w:val="17"/>
          <w:w w:val="110"/>
          <w:sz w:val="20"/>
        </w:rPr>
        <w:t>mp_discharged</w:t>
      </w:r>
      <w:proofErr w:type="spellEnd"/>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proofErr w:type="gramStart"/>
      <w:r>
        <w:rPr>
          <w:rFonts w:ascii="Cambria"/>
          <w:w w:val="110"/>
          <w:sz w:val="20"/>
        </w:rPr>
        <w:t xml:space="preserve">( </w:t>
      </w:r>
      <w:r>
        <w:rPr>
          <w:rFonts w:ascii="Cambria"/>
          <w:color w:val="0000FF"/>
          <w:spacing w:val="12"/>
          <w:w w:val="110"/>
          <w:sz w:val="20"/>
        </w:rPr>
        <w:t>SELECT</w:t>
      </w:r>
      <w:proofErr w:type="gramEnd"/>
    </w:p>
    <w:p w14:paraId="6FCCCB63" w14:textId="77777777" w:rsidR="000900B5" w:rsidRDefault="00000000">
      <w:pPr>
        <w:spacing w:line="244" w:lineRule="auto"/>
        <w:ind w:left="912" w:right="8318" w:hanging="1"/>
        <w:rPr>
          <w:rFonts w:ascii="Cambria"/>
          <w:sz w:val="20"/>
        </w:rPr>
      </w:pPr>
      <w:proofErr w:type="spellStart"/>
      <w:proofErr w:type="gramStart"/>
      <w:r>
        <w:rPr>
          <w:rFonts w:ascii="Cambria"/>
          <w:spacing w:val="13"/>
          <w:w w:val="130"/>
          <w:sz w:val="20"/>
        </w:rPr>
        <w:t>Posttag</w:t>
      </w:r>
      <w:proofErr w:type="spellEnd"/>
      <w:r>
        <w:rPr>
          <w:rFonts w:ascii="Cambria"/>
          <w:spacing w:val="-14"/>
          <w:w w:val="130"/>
          <w:sz w:val="20"/>
        </w:rPr>
        <w:t xml:space="preserve"> </w:t>
      </w:r>
      <w:r>
        <w:rPr>
          <w:rFonts w:ascii="Cambria"/>
          <w:w w:val="225"/>
          <w:sz w:val="20"/>
        </w:rPr>
        <w:t>,</w:t>
      </w:r>
      <w:proofErr w:type="gramEnd"/>
      <w:r>
        <w:rPr>
          <w:rFonts w:ascii="Cambria"/>
          <w:w w:val="225"/>
          <w:sz w:val="20"/>
        </w:rPr>
        <w:t xml:space="preserve"> </w:t>
      </w:r>
      <w:r>
        <w:rPr>
          <w:rFonts w:ascii="Cambria"/>
          <w:spacing w:val="14"/>
          <w:w w:val="120"/>
          <w:sz w:val="20"/>
        </w:rPr>
        <w:t>location</w:t>
      </w:r>
      <w:r>
        <w:rPr>
          <w:rFonts w:ascii="Cambria"/>
          <w:spacing w:val="-36"/>
          <w:w w:val="120"/>
          <w:sz w:val="20"/>
        </w:rPr>
        <w:t xml:space="preserve"> </w:t>
      </w:r>
      <w:proofErr w:type="gramStart"/>
      <w:r>
        <w:rPr>
          <w:rFonts w:ascii="Cambria"/>
          <w:spacing w:val="11"/>
          <w:w w:val="115"/>
          <w:sz w:val="20"/>
        </w:rPr>
        <w:t>Key</w:t>
      </w:r>
      <w:r>
        <w:rPr>
          <w:rFonts w:ascii="Cambria"/>
          <w:spacing w:val="-13"/>
          <w:w w:val="115"/>
          <w:sz w:val="20"/>
        </w:rPr>
        <w:t xml:space="preserve"> </w:t>
      </w:r>
      <w:r>
        <w:rPr>
          <w:rFonts w:ascii="Cambria"/>
          <w:w w:val="120"/>
          <w:sz w:val="20"/>
        </w:rPr>
        <w:t>,</w:t>
      </w:r>
      <w:proofErr w:type="gramEnd"/>
      <w:r>
        <w:rPr>
          <w:rFonts w:ascii="Cambria"/>
          <w:w w:val="120"/>
          <w:sz w:val="20"/>
        </w:rPr>
        <w:t xml:space="preserve"> </w:t>
      </w:r>
      <w:r>
        <w:rPr>
          <w:rFonts w:ascii="Cambria"/>
          <w:color w:val="0000FF"/>
          <w:spacing w:val="8"/>
          <w:w w:val="115"/>
          <w:sz w:val="20"/>
        </w:rPr>
        <w:t>CASE</w:t>
      </w:r>
    </w:p>
    <w:p w14:paraId="6FCCCB64" w14:textId="77777777" w:rsidR="000900B5" w:rsidRDefault="00000000">
      <w:pPr>
        <w:ind w:left="1163"/>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proofErr w:type="gramStart"/>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proofErr w:type="gramEnd"/>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proofErr w:type="gramStart"/>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proofErr w:type="gramEnd"/>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proofErr w:type="gramStart"/>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proofErr w:type="gramEnd"/>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proofErr w:type="gramStart"/>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proofErr w:type="gramEnd"/>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proofErr w:type="gramStart"/>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proofErr w:type="gramEnd"/>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proofErr w:type="gramStart"/>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proofErr w:type="gramEnd"/>
      <w:r>
        <w:rPr>
          <w:rFonts w:ascii="Cambria" w:hAnsi="Cambria"/>
          <w:spacing w:val="-5"/>
          <w:w w:val="155"/>
          <w:sz w:val="20"/>
        </w:rPr>
        <w:t>)</w:t>
      </w:r>
    </w:p>
    <w:p w14:paraId="6FCCCB65" w14:textId="77777777" w:rsidR="000900B5" w:rsidRDefault="00000000">
      <w:pPr>
        <w:spacing w:before="4" w:line="244" w:lineRule="auto"/>
        <w:ind w:left="1789" w:right="5667"/>
        <w:rPr>
          <w:rFonts w:ascii="Cambria" w:hAnsi="Cambria"/>
          <w:sz w:val="20"/>
        </w:rPr>
      </w:pPr>
      <w:r>
        <w:rPr>
          <w:rFonts w:ascii="Cambria" w:hAnsi="Cambria"/>
          <w:color w:val="0000FF"/>
          <w:spacing w:val="10"/>
          <w:sz w:val="20"/>
        </w:rPr>
        <w:t>AND</w:t>
      </w:r>
      <w:r>
        <w:rPr>
          <w:rFonts w:ascii="Cambria" w:hAnsi="Cambria"/>
          <w:color w:val="0000FF"/>
          <w:spacing w:val="78"/>
          <w:sz w:val="20"/>
        </w:rPr>
        <w:t xml:space="preserve"> </w:t>
      </w:r>
      <w:r>
        <w:rPr>
          <w:rFonts w:ascii="Cambria" w:hAnsi="Cambria"/>
          <w:color w:val="0000FF"/>
          <w:spacing w:val="10"/>
          <w:sz w:val="20"/>
        </w:rPr>
        <w:t>NOT</w:t>
      </w:r>
      <w:r>
        <w:rPr>
          <w:rFonts w:ascii="Cambria" w:hAnsi="Cambria"/>
          <w:color w:val="0000FF"/>
          <w:spacing w:val="71"/>
          <w:w w:val="125"/>
          <w:sz w:val="20"/>
        </w:rPr>
        <w:t xml:space="preserve"> </w:t>
      </w:r>
      <w:proofErr w:type="gramStart"/>
      <w:r>
        <w:rPr>
          <w:rFonts w:ascii="Cambria" w:hAnsi="Cambria"/>
          <w:w w:val="125"/>
          <w:sz w:val="20"/>
        </w:rPr>
        <w:t>(</w:t>
      </w:r>
      <w:r>
        <w:rPr>
          <w:rFonts w:ascii="Cambria" w:hAnsi="Cambria"/>
          <w:spacing w:val="-27"/>
          <w:w w:val="125"/>
          <w:sz w:val="20"/>
        </w:rPr>
        <w:t xml:space="preserve"> </w:t>
      </w:r>
      <w:r>
        <w:rPr>
          <w:rFonts w:ascii="Cambria" w:hAnsi="Cambria"/>
          <w:spacing w:val="15"/>
          <w:w w:val="115"/>
          <w:sz w:val="20"/>
        </w:rPr>
        <w:t>source</w:t>
      </w:r>
      <w:proofErr w:type="gramEnd"/>
      <w:r>
        <w:rPr>
          <w:rFonts w:ascii="Cambria" w:hAnsi="Cambria"/>
          <w:spacing w:val="-32"/>
          <w:w w:val="115"/>
          <w:sz w:val="20"/>
        </w:rPr>
        <w:t xml:space="preserve"> </w:t>
      </w:r>
      <w:proofErr w:type="spellStart"/>
      <w:r>
        <w:rPr>
          <w:rFonts w:ascii="Cambria" w:hAnsi="Cambria"/>
          <w:w w:val="115"/>
          <w:sz w:val="20"/>
        </w:rPr>
        <w:t>Id</w:t>
      </w:r>
      <w:proofErr w:type="spellEnd"/>
      <w:r>
        <w:rPr>
          <w:rFonts w:ascii="Cambria" w:hAnsi="Cambria"/>
          <w:spacing w:val="80"/>
          <w:w w:val="115"/>
          <w:sz w:val="20"/>
        </w:rPr>
        <w:t xml:space="preserve"> </w:t>
      </w:r>
      <w:r>
        <w:rPr>
          <w:rFonts w:ascii="Cambria" w:hAnsi="Cambria"/>
          <w:color w:val="0000FF"/>
          <w:spacing w:val="12"/>
          <w:w w:val="115"/>
          <w:sz w:val="20"/>
        </w:rPr>
        <w:t>LIKE</w:t>
      </w:r>
      <w:r>
        <w:rPr>
          <w:rFonts w:ascii="Cambria" w:hAnsi="Cambria"/>
          <w:color w:val="0000FF"/>
          <w:spacing w:val="75"/>
          <w:w w:val="124"/>
          <w:sz w:val="20"/>
        </w:rPr>
        <w:t xml:space="preserve"> </w:t>
      </w:r>
      <w:r>
        <w:rPr>
          <w:rFonts w:ascii="Cambria" w:hAnsi="Cambria"/>
          <w:color w:val="FF0000"/>
          <w:spacing w:val="17"/>
          <w:w w:val="214"/>
          <w:sz w:val="20"/>
        </w:rPr>
        <w:t>’</w:t>
      </w:r>
      <w:r>
        <w:rPr>
          <w:rFonts w:ascii="Cambria" w:hAnsi="Cambria"/>
          <w:color w:val="FF0000"/>
          <w:spacing w:val="20"/>
          <w:w w:val="45"/>
          <w:sz w:val="20"/>
        </w:rPr>
        <w:t>w</w:t>
      </w:r>
      <w:r>
        <w:rPr>
          <w:rFonts w:ascii="Cambria" w:hAnsi="Cambria"/>
          <w:color w:val="FF0000"/>
          <w:spacing w:val="24"/>
          <w:w w:val="36"/>
          <w:sz w:val="20"/>
        </w:rPr>
        <w:t>%</w:t>
      </w:r>
      <w:r>
        <w:rPr>
          <w:rFonts w:ascii="Cambria" w:hAnsi="Cambria"/>
          <w:color w:val="FF0000"/>
          <w:spacing w:val="17"/>
          <w:w w:val="214"/>
          <w:sz w:val="20"/>
        </w:rPr>
        <w:t>’</w:t>
      </w:r>
      <w:r>
        <w:rPr>
          <w:rFonts w:ascii="Cambria" w:hAnsi="Cambria"/>
          <w:w w:val="114"/>
          <w:sz w:val="20"/>
        </w:rPr>
        <w:t>)</w:t>
      </w:r>
      <w:r>
        <w:rPr>
          <w:rFonts w:ascii="Cambria" w:hAnsi="Cambria"/>
          <w:spacing w:val="15"/>
          <w:w w:val="124"/>
          <w:sz w:val="20"/>
        </w:rPr>
        <w:t xml:space="preserve"> </w:t>
      </w:r>
      <w:r>
        <w:rPr>
          <w:rFonts w:ascii="Cambria" w:hAnsi="Cambria"/>
          <w:color w:val="0000FF"/>
          <w:spacing w:val="10"/>
          <w:sz w:val="20"/>
        </w:rPr>
        <w:t>AND</w:t>
      </w:r>
      <w:r>
        <w:rPr>
          <w:rFonts w:ascii="Cambria" w:hAnsi="Cambria"/>
          <w:color w:val="0000FF"/>
          <w:spacing w:val="74"/>
          <w:sz w:val="20"/>
        </w:rPr>
        <w:t xml:space="preserve"> </w:t>
      </w:r>
      <w:r>
        <w:rPr>
          <w:rFonts w:ascii="Cambria" w:hAnsi="Cambria"/>
          <w:color w:val="0000FF"/>
          <w:spacing w:val="10"/>
          <w:sz w:val="20"/>
        </w:rPr>
        <w:t>NOT</w:t>
      </w:r>
      <w:r>
        <w:rPr>
          <w:rFonts w:ascii="Cambria" w:hAnsi="Cambria"/>
          <w:color w:val="0000FF"/>
          <w:spacing w:val="75"/>
          <w:w w:val="110"/>
          <w:sz w:val="20"/>
        </w:rPr>
        <w:t xml:space="preserve"> </w:t>
      </w:r>
      <w:proofErr w:type="gramStart"/>
      <w:r>
        <w:rPr>
          <w:rFonts w:ascii="Cambria" w:hAnsi="Cambria"/>
          <w:w w:val="110"/>
          <w:sz w:val="20"/>
        </w:rPr>
        <w:t>(</w:t>
      </w:r>
      <w:r>
        <w:rPr>
          <w:rFonts w:ascii="Cambria" w:hAnsi="Cambria"/>
          <w:spacing w:val="-20"/>
          <w:w w:val="110"/>
          <w:sz w:val="20"/>
        </w:rPr>
        <w:t xml:space="preserve"> </w:t>
      </w:r>
      <w:r>
        <w:rPr>
          <w:rFonts w:ascii="Cambria" w:hAnsi="Cambria"/>
          <w:spacing w:val="15"/>
          <w:w w:val="110"/>
          <w:sz w:val="20"/>
        </w:rPr>
        <w:t>source</w:t>
      </w:r>
      <w:proofErr w:type="gramEnd"/>
      <w:r>
        <w:rPr>
          <w:rFonts w:ascii="Cambria" w:hAnsi="Cambria"/>
          <w:spacing w:val="-30"/>
          <w:w w:val="110"/>
          <w:sz w:val="20"/>
        </w:rPr>
        <w:t xml:space="preserve"> </w:t>
      </w:r>
      <w:proofErr w:type="spellStart"/>
      <w:r>
        <w:rPr>
          <w:rFonts w:ascii="Cambria" w:hAnsi="Cambria"/>
          <w:w w:val="110"/>
          <w:sz w:val="20"/>
        </w:rPr>
        <w:t>Id</w:t>
      </w:r>
      <w:proofErr w:type="spellEnd"/>
      <w:r>
        <w:rPr>
          <w:rFonts w:ascii="Cambria" w:hAnsi="Cambria"/>
          <w:spacing w:val="64"/>
          <w:w w:val="150"/>
          <w:sz w:val="20"/>
        </w:rPr>
        <w:t xml:space="preserve"> </w:t>
      </w:r>
      <w:r>
        <w:rPr>
          <w:rFonts w:ascii="Cambria" w:hAnsi="Cambria"/>
          <w:color w:val="0000FF"/>
          <w:spacing w:val="12"/>
          <w:w w:val="110"/>
          <w:sz w:val="20"/>
        </w:rPr>
        <w:t>LIKE</w:t>
      </w:r>
      <w:r>
        <w:rPr>
          <w:rFonts w:ascii="Cambria" w:hAnsi="Cambria"/>
          <w:color w:val="0000FF"/>
          <w:spacing w:val="79"/>
          <w:w w:val="110"/>
          <w:sz w:val="20"/>
        </w:rPr>
        <w:t xml:space="preserve"> </w:t>
      </w:r>
      <w:r>
        <w:rPr>
          <w:rFonts w:ascii="Cambria" w:hAnsi="Cambria"/>
          <w:color w:val="FF0000"/>
          <w:spacing w:val="13"/>
          <w:w w:val="201"/>
          <w:sz w:val="20"/>
        </w:rPr>
        <w:t>’</w:t>
      </w:r>
      <w:r>
        <w:rPr>
          <w:rFonts w:ascii="Cambria" w:hAnsi="Cambria"/>
          <w:color w:val="FF0000"/>
          <w:spacing w:val="16"/>
          <w:w w:val="21"/>
          <w:sz w:val="20"/>
        </w:rPr>
        <w:t>W</w:t>
      </w:r>
      <w:r>
        <w:rPr>
          <w:rFonts w:ascii="Cambria" w:hAnsi="Cambria"/>
          <w:color w:val="FF0000"/>
          <w:spacing w:val="20"/>
          <w:w w:val="23"/>
          <w:sz w:val="20"/>
        </w:rPr>
        <w:t>%</w:t>
      </w:r>
      <w:r>
        <w:rPr>
          <w:rFonts w:ascii="Cambria" w:hAnsi="Cambria"/>
          <w:color w:val="FF0000"/>
          <w:spacing w:val="13"/>
          <w:w w:val="201"/>
          <w:sz w:val="20"/>
        </w:rPr>
        <w:t>’</w:t>
      </w:r>
      <w:r>
        <w:rPr>
          <w:rFonts w:ascii="Cambria" w:hAnsi="Cambria"/>
          <w:spacing w:val="-4"/>
          <w:w w:val="101"/>
          <w:sz w:val="20"/>
        </w:rPr>
        <w:t>)</w:t>
      </w:r>
    </w:p>
    <w:p w14:paraId="6FCCCB66" w14:textId="77777777" w:rsidR="000900B5" w:rsidRDefault="00000000">
      <w:pPr>
        <w:spacing w:line="244" w:lineRule="auto"/>
        <w:ind w:left="1163" w:right="3080" w:firstLine="626"/>
        <w:rPr>
          <w:rFonts w:ascii="Cambria" w:hAnsi="Cambria"/>
          <w:sz w:val="20"/>
        </w:rPr>
      </w:pPr>
      <w:r>
        <w:rPr>
          <w:rFonts w:ascii="Cambria" w:hAnsi="Cambria"/>
          <w:color w:val="0000FF"/>
          <w:spacing w:val="10"/>
          <w:sz w:val="20"/>
        </w:rPr>
        <w:t>AND</w:t>
      </w:r>
      <w:r>
        <w:rPr>
          <w:rFonts w:ascii="Cambria" w:hAnsi="Cambria"/>
          <w:color w:val="0000FF"/>
          <w:spacing w:val="57"/>
          <w:sz w:val="20"/>
        </w:rPr>
        <w:t xml:space="preserve"> </w:t>
      </w:r>
      <w:r>
        <w:rPr>
          <w:rFonts w:ascii="Cambria" w:hAnsi="Cambria"/>
          <w:color w:val="0000FF"/>
          <w:spacing w:val="10"/>
          <w:sz w:val="20"/>
        </w:rPr>
        <w:t>NOT</w:t>
      </w:r>
      <w:r>
        <w:rPr>
          <w:rFonts w:ascii="Cambria" w:hAnsi="Cambria"/>
          <w:color w:val="0000FF"/>
          <w:spacing w:val="45"/>
          <w:w w:val="120"/>
          <w:sz w:val="20"/>
        </w:rPr>
        <w:t xml:space="preserve"> </w:t>
      </w:r>
      <w:proofErr w:type="gramStart"/>
      <w:r>
        <w:rPr>
          <w:rFonts w:ascii="Cambria" w:hAnsi="Cambria"/>
          <w:w w:val="120"/>
          <w:sz w:val="20"/>
        </w:rPr>
        <w:t>(</w:t>
      </w:r>
      <w:r>
        <w:rPr>
          <w:rFonts w:ascii="Cambria" w:hAnsi="Cambria"/>
          <w:spacing w:val="-26"/>
          <w:w w:val="120"/>
          <w:sz w:val="20"/>
        </w:rPr>
        <w:t xml:space="preserve"> </w:t>
      </w:r>
      <w:r>
        <w:rPr>
          <w:rFonts w:ascii="Cambria" w:hAnsi="Cambria"/>
          <w:color w:val="0000FF"/>
          <w:spacing w:val="12"/>
          <w:sz w:val="20"/>
        </w:rPr>
        <w:t>TRIM</w:t>
      </w:r>
      <w:proofErr w:type="gramEnd"/>
      <w:r>
        <w:rPr>
          <w:rFonts w:ascii="Cambria" w:hAnsi="Cambria"/>
          <w:color w:val="0000FF"/>
          <w:spacing w:val="-17"/>
          <w:sz w:val="20"/>
        </w:rPr>
        <w:t xml:space="preserve"> </w:t>
      </w:r>
      <w:proofErr w:type="gramStart"/>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BOTH</w:t>
      </w:r>
      <w:proofErr w:type="gramEnd"/>
      <w:r>
        <w:rPr>
          <w:rFonts w:ascii="Cambria" w:hAnsi="Cambria"/>
          <w:color w:val="0000FF"/>
          <w:spacing w:val="58"/>
          <w:sz w:val="20"/>
        </w:rPr>
        <w:t xml:space="preserve"> </w:t>
      </w:r>
      <w:r>
        <w:rPr>
          <w:rFonts w:ascii="Cambria" w:hAnsi="Cambria"/>
          <w:color w:val="0000FF"/>
          <w:spacing w:val="12"/>
          <w:sz w:val="20"/>
        </w:rPr>
        <w:t>FROM</w:t>
      </w:r>
      <w:r>
        <w:rPr>
          <w:rFonts w:ascii="Cambria" w:hAnsi="Cambria"/>
          <w:color w:val="0000FF"/>
          <w:spacing w:val="51"/>
          <w:w w:val="120"/>
          <w:sz w:val="20"/>
        </w:rPr>
        <w:t xml:space="preserve"> </w:t>
      </w:r>
      <w:r>
        <w:rPr>
          <w:rFonts w:ascii="Cambria" w:hAnsi="Cambria"/>
          <w:spacing w:val="15"/>
          <w:w w:val="120"/>
          <w:sz w:val="20"/>
        </w:rPr>
        <w:t>source</w:t>
      </w:r>
      <w:r>
        <w:rPr>
          <w:rFonts w:ascii="Cambria" w:hAnsi="Cambria"/>
          <w:spacing w:val="-34"/>
          <w:w w:val="120"/>
          <w:sz w:val="20"/>
        </w:rPr>
        <w:t xml:space="preserve"> </w:t>
      </w:r>
      <w:proofErr w:type="gramStart"/>
      <w:r>
        <w:rPr>
          <w:rFonts w:ascii="Cambria" w:hAnsi="Cambria"/>
          <w:w w:val="120"/>
          <w:sz w:val="20"/>
        </w:rPr>
        <w:t>Id</w:t>
      </w:r>
      <w:r>
        <w:rPr>
          <w:rFonts w:ascii="Cambria" w:hAnsi="Cambria"/>
          <w:spacing w:val="-24"/>
          <w:w w:val="120"/>
          <w:sz w:val="20"/>
        </w:rPr>
        <w:t xml:space="preserve"> </w:t>
      </w:r>
      <w:r>
        <w:rPr>
          <w:rFonts w:ascii="Cambria" w:hAnsi="Cambria"/>
          <w:w w:val="120"/>
          <w:sz w:val="20"/>
        </w:rPr>
        <w:t>)</w:t>
      </w:r>
      <w:proofErr w:type="gramEnd"/>
      <w:r>
        <w:rPr>
          <w:rFonts w:ascii="Cambria" w:hAnsi="Cambria"/>
          <w:spacing w:val="42"/>
          <w:w w:val="120"/>
          <w:sz w:val="20"/>
        </w:rPr>
        <w:t xml:space="preserve"> </w:t>
      </w:r>
      <w:proofErr w:type="gramStart"/>
      <w:r>
        <w:rPr>
          <w:rFonts w:ascii="Cambria" w:hAnsi="Cambria"/>
          <w:sz w:val="20"/>
        </w:rPr>
        <w:t>=</w:t>
      </w:r>
      <w:r>
        <w:rPr>
          <w:rFonts w:ascii="Cambria" w:hAnsi="Cambria"/>
          <w:spacing w:val="31"/>
          <w:w w:val="150"/>
          <w:sz w:val="20"/>
        </w:rPr>
        <w:t xml:space="preserve"> </w:t>
      </w:r>
      <w:r>
        <w:rPr>
          <w:rFonts w:ascii="Cambria" w:hAnsi="Cambria"/>
          <w:color w:val="FF0000"/>
          <w:spacing w:val="12"/>
          <w:w w:val="150"/>
          <w:sz w:val="20"/>
        </w:rPr>
        <w:t>’</w:t>
      </w:r>
      <w:proofErr w:type="gramEnd"/>
      <w:r>
        <w:rPr>
          <w:rFonts w:ascii="Cambria" w:hAnsi="Cambria"/>
          <w:color w:val="FF0000"/>
          <w:spacing w:val="12"/>
          <w:w w:val="150"/>
          <w:sz w:val="20"/>
        </w:rPr>
        <w:t>’</w:t>
      </w:r>
      <w:r>
        <w:rPr>
          <w:rFonts w:ascii="Cambria" w:hAnsi="Cambria"/>
          <w:spacing w:val="12"/>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54"/>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18"/>
          <w:w w:val="180"/>
          <w:sz w:val="20"/>
        </w:rPr>
        <w:t xml:space="preserve"> </w:t>
      </w:r>
      <w:r>
        <w:rPr>
          <w:rFonts w:ascii="Cambria" w:hAnsi="Cambria"/>
          <w:spacing w:val="12"/>
          <w:w w:val="180"/>
          <w:sz w:val="20"/>
        </w:rPr>
        <w:t>(</w:t>
      </w:r>
      <w:r>
        <w:rPr>
          <w:rFonts w:ascii="Cambria" w:hAnsi="Cambria"/>
          <w:color w:val="FF0000"/>
          <w:spacing w:val="12"/>
          <w:w w:val="180"/>
          <w:sz w:val="20"/>
        </w:rPr>
        <w:t>’</w:t>
      </w:r>
      <w:r>
        <w:rPr>
          <w:rFonts w:ascii="Cambria" w:hAnsi="Cambria"/>
          <w:color w:val="FF0000"/>
          <w:spacing w:val="-57"/>
          <w:w w:val="180"/>
          <w:sz w:val="20"/>
        </w:rPr>
        <w:t xml:space="preserve"> </w:t>
      </w:r>
      <w:proofErr w:type="gramStart"/>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215"/>
          <w:sz w:val="20"/>
        </w:rPr>
        <w:t>’</w:t>
      </w:r>
      <w:proofErr w:type="gramEnd"/>
      <w:r>
        <w:rPr>
          <w:rFonts w:ascii="Cambria" w:hAnsi="Cambria"/>
          <w:spacing w:val="13"/>
          <w:w w:val="215"/>
          <w:sz w:val="20"/>
        </w:rPr>
        <w:t>,</w:t>
      </w:r>
      <w:r>
        <w:rPr>
          <w:rFonts w:ascii="Cambria" w:hAnsi="Cambria"/>
          <w:color w:val="FF0000"/>
          <w:spacing w:val="13"/>
          <w:w w:val="215"/>
          <w:sz w:val="20"/>
        </w:rPr>
        <w:t>’</w:t>
      </w:r>
      <w:r>
        <w:rPr>
          <w:rFonts w:ascii="Cambria" w:hAnsi="Cambria"/>
          <w:color w:val="FF0000"/>
          <w:spacing w:val="-73"/>
          <w:w w:val="215"/>
          <w:sz w:val="20"/>
        </w:rPr>
        <w:t xml:space="preserve"> </w:t>
      </w:r>
      <w:proofErr w:type="gramStart"/>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215"/>
          <w:sz w:val="20"/>
        </w:rPr>
        <w:t>’</w:t>
      </w:r>
      <w:proofErr w:type="gramEnd"/>
      <w:r>
        <w:rPr>
          <w:rFonts w:ascii="Cambria" w:hAnsi="Cambria"/>
          <w:spacing w:val="13"/>
          <w:w w:val="215"/>
          <w:sz w:val="20"/>
        </w:rPr>
        <w:t>,</w:t>
      </w:r>
      <w:r>
        <w:rPr>
          <w:rFonts w:ascii="Cambria" w:hAnsi="Cambria"/>
          <w:color w:val="FF0000"/>
          <w:spacing w:val="13"/>
          <w:w w:val="215"/>
          <w:sz w:val="20"/>
        </w:rPr>
        <w:t>’</w:t>
      </w:r>
      <w:r>
        <w:rPr>
          <w:rFonts w:ascii="Cambria" w:hAnsi="Cambria"/>
          <w:color w:val="FF0000"/>
          <w:spacing w:val="-73"/>
          <w:w w:val="215"/>
          <w:sz w:val="20"/>
        </w:rPr>
        <w:t xml:space="preserve"> </w:t>
      </w:r>
      <w:proofErr w:type="gramStart"/>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80"/>
          <w:sz w:val="20"/>
        </w:rPr>
        <w:t>’</w:t>
      </w:r>
      <w:proofErr w:type="gramEnd"/>
      <w:r>
        <w:rPr>
          <w:rFonts w:ascii="Cambria" w:hAnsi="Cambria"/>
          <w:w w:val="180"/>
          <w:sz w:val="20"/>
        </w:rPr>
        <w:t>)</w:t>
      </w:r>
      <w:r>
        <w:rPr>
          <w:rFonts w:ascii="Cambria" w:hAnsi="Cambria"/>
          <w:spacing w:val="29"/>
          <w:w w:val="180"/>
          <w:sz w:val="20"/>
        </w:rPr>
        <w:t xml:space="preserve"> </w:t>
      </w:r>
      <w:r>
        <w:rPr>
          <w:rFonts w:ascii="Cambria" w:hAnsi="Cambria"/>
          <w:color w:val="0000FF"/>
          <w:spacing w:val="12"/>
          <w:sz w:val="20"/>
        </w:rPr>
        <w:t>THEN</w:t>
      </w:r>
      <w:r>
        <w:rPr>
          <w:rFonts w:ascii="Cambria" w:hAnsi="Cambria"/>
          <w:color w:val="0000FF"/>
          <w:spacing w:val="68"/>
          <w:sz w:val="20"/>
        </w:rPr>
        <w:t xml:space="preserve"> </w:t>
      </w:r>
      <w:r>
        <w:rPr>
          <w:rFonts w:ascii="Cambria" w:hAnsi="Cambria"/>
          <w:sz w:val="20"/>
        </w:rPr>
        <w:t>1</w:t>
      </w:r>
    </w:p>
    <w:p w14:paraId="6FCCCB67" w14:textId="77777777" w:rsidR="000900B5" w:rsidRDefault="00000000">
      <w:pPr>
        <w:spacing w:line="244" w:lineRule="auto"/>
        <w:ind w:left="1163" w:right="3109"/>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proofErr w:type="gramStart"/>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proofErr w:type="gramEnd"/>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proofErr w:type="gramStart"/>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proofErr w:type="gramEnd"/>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proofErr w:type="gramStart"/>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proofErr w:type="gramEnd"/>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6FCCCB68" w14:textId="77777777" w:rsidR="000900B5" w:rsidRDefault="00000000">
      <w:pPr>
        <w:spacing w:line="244" w:lineRule="auto"/>
        <w:ind w:left="661" w:right="6788" w:firstLine="249"/>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proofErr w:type="spellStart"/>
      <w:r>
        <w:rPr>
          <w:rFonts w:ascii="Cambria"/>
          <w:spacing w:val="18"/>
          <w:sz w:val="20"/>
        </w:rPr>
        <w:t>relevant_discharged</w:t>
      </w:r>
      <w:proofErr w:type="spellEnd"/>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proofErr w:type="spellStart"/>
      <w:r>
        <w:rPr>
          <w:rFonts w:ascii="Cambria"/>
          <w:spacing w:val="17"/>
          <w:sz w:val="20"/>
        </w:rPr>
        <w:t>mp_discharged_raw</w:t>
      </w:r>
      <w:proofErr w:type="spellEnd"/>
    </w:p>
    <w:p w14:paraId="6FCCCB69" w14:textId="77777777" w:rsidR="000900B5" w:rsidRDefault="00000000">
      <w:pPr>
        <w:ind w:left="403"/>
        <w:rPr>
          <w:rFonts w:ascii="Cambria"/>
          <w:sz w:val="20"/>
        </w:rPr>
      </w:pPr>
      <w:r>
        <w:rPr>
          <w:rFonts w:ascii="Cambria"/>
          <w:spacing w:val="5"/>
          <w:w w:val="195"/>
          <w:sz w:val="20"/>
        </w:rPr>
        <w:t>),</w:t>
      </w:r>
    </w:p>
    <w:p w14:paraId="6FCCCB6A" w14:textId="77777777" w:rsidR="000900B5" w:rsidRDefault="000900B5">
      <w:pPr>
        <w:pStyle w:val="BodyText"/>
        <w:spacing w:before="9"/>
        <w:rPr>
          <w:rFonts w:ascii="Cambria"/>
          <w:sz w:val="20"/>
        </w:rPr>
      </w:pPr>
    </w:p>
    <w:p w14:paraId="6FCCCB6B" w14:textId="77777777" w:rsidR="000900B5" w:rsidRDefault="00000000">
      <w:pPr>
        <w:spacing w:line="244" w:lineRule="auto"/>
        <w:ind w:left="662" w:right="7924" w:hanging="250"/>
        <w:rPr>
          <w:rFonts w:ascii="Cambria"/>
          <w:sz w:val="20"/>
        </w:rPr>
      </w:pPr>
      <w:proofErr w:type="spellStart"/>
      <w:r>
        <w:rPr>
          <w:rFonts w:ascii="Cambria"/>
          <w:spacing w:val="17"/>
          <w:w w:val="110"/>
          <w:sz w:val="20"/>
        </w:rPr>
        <w:t>discharged_agg</w:t>
      </w:r>
      <w:proofErr w:type="spellEnd"/>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proofErr w:type="gramStart"/>
      <w:r>
        <w:rPr>
          <w:rFonts w:ascii="Cambria"/>
          <w:w w:val="110"/>
          <w:sz w:val="20"/>
        </w:rPr>
        <w:t xml:space="preserve">( </w:t>
      </w:r>
      <w:r>
        <w:rPr>
          <w:rFonts w:ascii="Cambria"/>
          <w:color w:val="0000FF"/>
          <w:spacing w:val="12"/>
          <w:w w:val="110"/>
          <w:sz w:val="20"/>
        </w:rPr>
        <w:t>SELECT</w:t>
      </w:r>
      <w:proofErr w:type="gramEnd"/>
    </w:p>
    <w:p w14:paraId="6FCCCB6C" w14:textId="77777777" w:rsidR="000900B5" w:rsidRDefault="00000000">
      <w:pPr>
        <w:spacing w:line="244" w:lineRule="auto"/>
        <w:ind w:left="913" w:right="8318" w:hanging="2"/>
        <w:rPr>
          <w:rFonts w:ascii="Cambria"/>
          <w:sz w:val="20"/>
        </w:rPr>
      </w:pPr>
      <w:proofErr w:type="spellStart"/>
      <w:proofErr w:type="gramStart"/>
      <w:r>
        <w:rPr>
          <w:rFonts w:ascii="Cambria"/>
          <w:spacing w:val="13"/>
          <w:w w:val="135"/>
          <w:sz w:val="20"/>
        </w:rPr>
        <w:t>Posttag</w:t>
      </w:r>
      <w:proofErr w:type="spellEnd"/>
      <w:r>
        <w:rPr>
          <w:rFonts w:ascii="Cambria"/>
          <w:spacing w:val="-16"/>
          <w:w w:val="135"/>
          <w:sz w:val="20"/>
        </w:rPr>
        <w:t xml:space="preserve"> </w:t>
      </w:r>
      <w:r>
        <w:rPr>
          <w:rFonts w:ascii="Cambria"/>
          <w:w w:val="225"/>
          <w:sz w:val="20"/>
        </w:rPr>
        <w:t>,</w:t>
      </w:r>
      <w:proofErr w:type="gramEnd"/>
      <w:r>
        <w:rPr>
          <w:rFonts w:ascii="Cambria"/>
          <w:w w:val="225"/>
          <w:sz w:val="20"/>
        </w:rPr>
        <w:t xml:space="preserve"> </w:t>
      </w:r>
      <w:r>
        <w:rPr>
          <w:rFonts w:ascii="Cambria"/>
          <w:spacing w:val="14"/>
          <w:w w:val="120"/>
          <w:sz w:val="20"/>
        </w:rPr>
        <w:t>location</w:t>
      </w:r>
      <w:r>
        <w:rPr>
          <w:rFonts w:ascii="Cambria"/>
          <w:spacing w:val="-36"/>
          <w:w w:val="120"/>
          <w:sz w:val="20"/>
        </w:rPr>
        <w:t xml:space="preserve"> </w:t>
      </w:r>
      <w:proofErr w:type="gramStart"/>
      <w:r>
        <w:rPr>
          <w:rFonts w:ascii="Cambria"/>
          <w:spacing w:val="11"/>
          <w:w w:val="120"/>
          <w:sz w:val="20"/>
        </w:rPr>
        <w:t>Key</w:t>
      </w:r>
      <w:r>
        <w:rPr>
          <w:rFonts w:ascii="Cambria"/>
          <w:spacing w:val="-14"/>
          <w:w w:val="120"/>
          <w:sz w:val="20"/>
        </w:rPr>
        <w:t xml:space="preserve"> </w:t>
      </w:r>
      <w:r>
        <w:rPr>
          <w:rFonts w:ascii="Cambria"/>
          <w:w w:val="120"/>
          <w:sz w:val="20"/>
        </w:rPr>
        <w:t>,</w:t>
      </w:r>
      <w:proofErr w:type="gramEnd"/>
    </w:p>
    <w:p w14:paraId="6FCCCB6D" w14:textId="77777777" w:rsidR="000900B5" w:rsidRDefault="00000000">
      <w:pPr>
        <w:spacing w:line="244" w:lineRule="auto"/>
        <w:ind w:left="661" w:right="4853" w:firstLine="249"/>
        <w:rPr>
          <w:rFonts w:ascii="Cambria"/>
          <w:sz w:val="20"/>
        </w:rPr>
      </w:pPr>
      <w:r>
        <w:rPr>
          <w:rFonts w:ascii="Cambria"/>
          <w:color w:val="0000FF"/>
          <w:spacing w:val="10"/>
          <w:w w:val="110"/>
          <w:sz w:val="20"/>
        </w:rPr>
        <w:t>SUM</w:t>
      </w:r>
      <w:r>
        <w:rPr>
          <w:rFonts w:ascii="Cambria"/>
          <w:color w:val="0000FF"/>
          <w:spacing w:val="-23"/>
          <w:w w:val="110"/>
          <w:sz w:val="20"/>
        </w:rPr>
        <w:t xml:space="preserve"> </w:t>
      </w:r>
      <w:proofErr w:type="gramStart"/>
      <w:r>
        <w:rPr>
          <w:rFonts w:ascii="Cambria"/>
          <w:w w:val="110"/>
          <w:sz w:val="20"/>
        </w:rPr>
        <w:t>(</w:t>
      </w:r>
      <w:r>
        <w:rPr>
          <w:rFonts w:ascii="Cambria"/>
          <w:spacing w:val="-18"/>
          <w:w w:val="110"/>
          <w:sz w:val="20"/>
        </w:rPr>
        <w:t xml:space="preserve"> </w:t>
      </w:r>
      <w:proofErr w:type="spellStart"/>
      <w:r>
        <w:rPr>
          <w:rFonts w:ascii="Cambria"/>
          <w:spacing w:val="18"/>
          <w:w w:val="110"/>
          <w:sz w:val="20"/>
        </w:rPr>
        <w:t>relevant</w:t>
      </w:r>
      <w:proofErr w:type="gramEnd"/>
      <w:r>
        <w:rPr>
          <w:rFonts w:ascii="Cambria"/>
          <w:spacing w:val="18"/>
          <w:w w:val="110"/>
          <w:sz w:val="20"/>
        </w:rPr>
        <w:t>_</w:t>
      </w:r>
      <w:proofErr w:type="gramStart"/>
      <w:r>
        <w:rPr>
          <w:rFonts w:ascii="Cambria"/>
          <w:spacing w:val="18"/>
          <w:w w:val="110"/>
          <w:sz w:val="20"/>
        </w:rPr>
        <w:t>discharged</w:t>
      </w:r>
      <w:proofErr w:type="spellEnd"/>
      <w:r>
        <w:rPr>
          <w:rFonts w:ascii="Cambria"/>
          <w:spacing w:val="-19"/>
          <w:w w:val="110"/>
          <w:sz w:val="20"/>
        </w:rPr>
        <w:t xml:space="preserve"> </w:t>
      </w:r>
      <w:r>
        <w:rPr>
          <w:rFonts w:ascii="Cambria"/>
          <w:w w:val="110"/>
          <w:sz w:val="20"/>
        </w:rPr>
        <w:t>)</w:t>
      </w:r>
      <w:proofErr w:type="gramEnd"/>
      <w:r>
        <w:rPr>
          <w:rFonts w:ascii="Cambria"/>
          <w:spacing w:val="53"/>
          <w:w w:val="110"/>
          <w:sz w:val="20"/>
        </w:rPr>
        <w:t xml:space="preserve"> </w:t>
      </w:r>
      <w:proofErr w:type="spellStart"/>
      <w:r>
        <w:rPr>
          <w:rFonts w:ascii="Cambria"/>
          <w:spacing w:val="17"/>
          <w:w w:val="110"/>
          <w:sz w:val="20"/>
        </w:rPr>
        <w:t>num_discharged</w:t>
      </w:r>
      <w:proofErr w:type="spellEnd"/>
      <w:r>
        <w:rPr>
          <w:rFonts w:ascii="Cambria"/>
          <w:spacing w:val="17"/>
          <w:w w:val="110"/>
          <w:sz w:val="20"/>
        </w:rPr>
        <w:t xml:space="preserve"> </w:t>
      </w:r>
      <w:r>
        <w:rPr>
          <w:rFonts w:ascii="Cambria"/>
          <w:color w:val="0000FF"/>
          <w:spacing w:val="12"/>
          <w:w w:val="110"/>
          <w:sz w:val="20"/>
        </w:rPr>
        <w:t>FROM</w:t>
      </w:r>
      <w:r>
        <w:rPr>
          <w:rFonts w:ascii="Cambria"/>
          <w:color w:val="0000FF"/>
          <w:spacing w:val="60"/>
          <w:w w:val="110"/>
          <w:sz w:val="20"/>
        </w:rPr>
        <w:t xml:space="preserve"> </w:t>
      </w:r>
      <w:proofErr w:type="spellStart"/>
      <w:r>
        <w:rPr>
          <w:rFonts w:ascii="Cambria"/>
          <w:spacing w:val="17"/>
          <w:w w:val="110"/>
          <w:sz w:val="20"/>
        </w:rPr>
        <w:t>mp_discharged</w:t>
      </w:r>
      <w:proofErr w:type="spellEnd"/>
    </w:p>
    <w:p w14:paraId="6FCCCB6E" w14:textId="77777777" w:rsidR="000900B5" w:rsidRDefault="00000000">
      <w:pPr>
        <w:ind w:left="661"/>
        <w:rPr>
          <w:rFonts w:ascii="Cambria"/>
          <w:sz w:val="20"/>
        </w:rPr>
      </w:pPr>
      <w:r>
        <w:rPr>
          <w:rFonts w:ascii="Cambria"/>
          <w:color w:val="0000FF"/>
          <w:sz w:val="20"/>
        </w:rPr>
        <w:t>GROUP</w:t>
      </w:r>
      <w:r>
        <w:rPr>
          <w:rFonts w:ascii="Cambria"/>
          <w:color w:val="0000FF"/>
          <w:spacing w:val="60"/>
          <w:w w:val="150"/>
          <w:sz w:val="20"/>
        </w:rPr>
        <w:t xml:space="preserve"> </w:t>
      </w:r>
      <w:r>
        <w:rPr>
          <w:rFonts w:ascii="Cambria"/>
          <w:color w:val="0000FF"/>
          <w:sz w:val="20"/>
        </w:rPr>
        <w:t>BY</w:t>
      </w:r>
      <w:r>
        <w:rPr>
          <w:rFonts w:ascii="Cambria"/>
          <w:color w:val="0000FF"/>
          <w:spacing w:val="61"/>
          <w:w w:val="150"/>
          <w:sz w:val="20"/>
        </w:rPr>
        <w:t xml:space="preserve"> </w:t>
      </w:r>
      <w:r>
        <w:rPr>
          <w:rFonts w:ascii="Cambria"/>
          <w:sz w:val="20"/>
        </w:rPr>
        <w:t>1</w:t>
      </w:r>
      <w:r>
        <w:rPr>
          <w:rFonts w:ascii="Cambria"/>
          <w:spacing w:val="-19"/>
          <w:sz w:val="20"/>
        </w:rPr>
        <w:t xml:space="preserve"> </w:t>
      </w:r>
      <w:r>
        <w:rPr>
          <w:rFonts w:ascii="Cambria"/>
          <w:spacing w:val="-5"/>
          <w:sz w:val="20"/>
        </w:rPr>
        <w:t>,2</w:t>
      </w:r>
    </w:p>
    <w:p w14:paraId="6FCCCB6F" w14:textId="77777777" w:rsidR="000900B5" w:rsidRDefault="00000000">
      <w:pPr>
        <w:spacing w:before="4"/>
        <w:ind w:left="403"/>
        <w:rPr>
          <w:rFonts w:ascii="Cambria"/>
          <w:sz w:val="20"/>
        </w:rPr>
      </w:pPr>
      <w:r>
        <w:rPr>
          <w:rFonts w:ascii="Cambria"/>
          <w:spacing w:val="5"/>
          <w:w w:val="195"/>
          <w:sz w:val="20"/>
        </w:rPr>
        <w:t>),</w:t>
      </w:r>
    </w:p>
    <w:p w14:paraId="6FCCCB70" w14:textId="77777777" w:rsidR="000900B5" w:rsidRDefault="000900B5">
      <w:pPr>
        <w:pStyle w:val="BodyText"/>
        <w:spacing w:before="10"/>
        <w:rPr>
          <w:rFonts w:ascii="Cambria"/>
          <w:sz w:val="20"/>
        </w:rPr>
      </w:pPr>
    </w:p>
    <w:p w14:paraId="6FCCCB71" w14:textId="77777777" w:rsidR="000900B5" w:rsidRDefault="00000000">
      <w:pPr>
        <w:spacing w:line="244" w:lineRule="auto"/>
        <w:ind w:left="662" w:right="7924" w:hanging="250"/>
        <w:rPr>
          <w:rFonts w:ascii="Cambria"/>
          <w:sz w:val="20"/>
        </w:rPr>
      </w:pPr>
      <w:proofErr w:type="spellStart"/>
      <w:r>
        <w:rPr>
          <w:rFonts w:ascii="Cambria"/>
          <w:spacing w:val="17"/>
          <w:sz w:val="20"/>
        </w:rPr>
        <w:t>mp_submitted_raw</w:t>
      </w:r>
      <w:proofErr w:type="spellEnd"/>
      <w:r>
        <w:rPr>
          <w:rFonts w:ascii="Cambria"/>
          <w:spacing w:val="80"/>
          <w:sz w:val="20"/>
        </w:rPr>
        <w:t xml:space="preserve"> </w:t>
      </w:r>
      <w:r>
        <w:rPr>
          <w:rFonts w:ascii="Cambria"/>
          <w:color w:val="0000FF"/>
          <w:sz w:val="20"/>
        </w:rPr>
        <w:t>AS</w:t>
      </w:r>
      <w:r>
        <w:rPr>
          <w:rFonts w:ascii="Cambria"/>
          <w:color w:val="0000FF"/>
          <w:spacing w:val="80"/>
          <w:sz w:val="20"/>
        </w:rPr>
        <w:t xml:space="preserve"> </w:t>
      </w:r>
      <w:proofErr w:type="gramStart"/>
      <w:r>
        <w:rPr>
          <w:rFonts w:ascii="Cambria"/>
          <w:sz w:val="20"/>
        </w:rPr>
        <w:t xml:space="preserve">( </w:t>
      </w:r>
      <w:r>
        <w:rPr>
          <w:rFonts w:ascii="Cambria"/>
          <w:color w:val="0000FF"/>
          <w:spacing w:val="12"/>
          <w:w w:val="110"/>
          <w:sz w:val="20"/>
        </w:rPr>
        <w:t>SELECT</w:t>
      </w:r>
      <w:proofErr w:type="gramEnd"/>
    </w:p>
    <w:p w14:paraId="6FCCCB72" w14:textId="77777777" w:rsidR="000900B5" w:rsidRDefault="00000000">
      <w:pPr>
        <w:ind w:left="912"/>
        <w:rPr>
          <w:rFonts w:ascii="Cambria" w:hAnsi="Cambria"/>
          <w:sz w:val="20"/>
        </w:rPr>
      </w:pPr>
      <w:r>
        <w:rPr>
          <w:rFonts w:ascii="Cambria" w:hAnsi="Cambria"/>
          <w:color w:val="0000FF"/>
          <w:spacing w:val="12"/>
          <w:sz w:val="20"/>
        </w:rPr>
        <w:t>CAST</w:t>
      </w:r>
      <w:r>
        <w:rPr>
          <w:rFonts w:ascii="Cambria" w:hAnsi="Cambria"/>
          <w:color w:val="0000FF"/>
          <w:spacing w:val="-17"/>
          <w:sz w:val="20"/>
        </w:rPr>
        <w:t xml:space="preserve"> </w:t>
      </w:r>
      <w:proofErr w:type="gramStart"/>
      <w:r>
        <w:rPr>
          <w:rFonts w:ascii="Cambria" w:hAnsi="Cambria"/>
          <w:w w:val="145"/>
          <w:sz w:val="20"/>
        </w:rPr>
        <w:t>(</w:t>
      </w:r>
      <w:r>
        <w:rPr>
          <w:rFonts w:ascii="Cambria" w:hAnsi="Cambria"/>
          <w:spacing w:val="-35"/>
          <w:w w:val="145"/>
          <w:sz w:val="20"/>
        </w:rPr>
        <w:t xml:space="preserve"> </w:t>
      </w:r>
      <w:r>
        <w:rPr>
          <w:rFonts w:ascii="Cambria" w:hAnsi="Cambria"/>
          <w:spacing w:val="15"/>
          <w:sz w:val="20"/>
        </w:rPr>
        <w:t>DATE</w:t>
      </w:r>
      <w:proofErr w:type="gramEnd"/>
      <w:r>
        <w:rPr>
          <w:rFonts w:ascii="Cambria" w:hAnsi="Cambria"/>
          <w:spacing w:val="15"/>
          <w:sz w:val="20"/>
        </w:rPr>
        <w:t>_ADD</w:t>
      </w:r>
      <w:r>
        <w:rPr>
          <w:rFonts w:ascii="Cambria" w:hAnsi="Cambria"/>
          <w:spacing w:val="-15"/>
          <w:sz w:val="20"/>
        </w:rPr>
        <w:t xml:space="preserve"> </w:t>
      </w:r>
      <w:r>
        <w:rPr>
          <w:rFonts w:ascii="Cambria" w:hAnsi="Cambria"/>
          <w:spacing w:val="12"/>
          <w:w w:val="145"/>
          <w:sz w:val="20"/>
        </w:rPr>
        <w:t>(</w:t>
      </w:r>
      <w:r>
        <w:rPr>
          <w:rFonts w:ascii="Cambria" w:hAnsi="Cambria"/>
          <w:color w:val="FF0000"/>
          <w:spacing w:val="12"/>
          <w:w w:val="145"/>
          <w:sz w:val="20"/>
        </w:rPr>
        <w:t>’</w:t>
      </w:r>
      <w:r>
        <w:rPr>
          <w:rFonts w:ascii="Cambria" w:hAnsi="Cambria"/>
          <w:color w:val="FF0000"/>
          <w:spacing w:val="-41"/>
          <w:w w:val="145"/>
          <w:sz w:val="20"/>
        </w:rPr>
        <w:t xml:space="preserve"> </w:t>
      </w:r>
      <w:proofErr w:type="gramStart"/>
      <w:r>
        <w:rPr>
          <w:rFonts w:ascii="Cambria" w:hAnsi="Cambria"/>
          <w:color w:val="FF0000"/>
          <w:spacing w:val="12"/>
          <w:sz w:val="20"/>
        </w:rPr>
        <w:t>hour</w:t>
      </w:r>
      <w:r>
        <w:rPr>
          <w:rFonts w:ascii="Cambria" w:hAnsi="Cambria"/>
          <w:color w:val="FF0000"/>
          <w:spacing w:val="-14"/>
          <w:sz w:val="20"/>
        </w:rPr>
        <w:t xml:space="preserve"> </w:t>
      </w:r>
      <w:r>
        <w:rPr>
          <w:rFonts w:ascii="Cambria" w:hAnsi="Cambria"/>
          <w:color w:val="FF0000"/>
          <w:spacing w:val="10"/>
          <w:w w:val="145"/>
          <w:sz w:val="20"/>
        </w:rPr>
        <w:t>’</w:t>
      </w:r>
      <w:proofErr w:type="gramEnd"/>
      <w:r>
        <w:rPr>
          <w:rFonts w:ascii="Cambria" w:hAnsi="Cambria"/>
          <w:spacing w:val="10"/>
          <w:w w:val="145"/>
          <w:sz w:val="20"/>
        </w:rPr>
        <w:t>,</w:t>
      </w:r>
      <w:r>
        <w:rPr>
          <w:rFonts w:ascii="Cambria" w:hAnsi="Cambria"/>
          <w:spacing w:val="54"/>
          <w:w w:val="145"/>
          <w:sz w:val="20"/>
        </w:rPr>
        <w:t xml:space="preserve"> </w:t>
      </w:r>
      <w:r>
        <w:rPr>
          <w:rFonts w:ascii="Cambria" w:hAnsi="Cambria"/>
          <w:spacing w:val="10"/>
          <w:w w:val="145"/>
          <w:sz w:val="20"/>
        </w:rPr>
        <w:t>-</w:t>
      </w:r>
      <w:proofErr w:type="gramStart"/>
      <w:r>
        <w:rPr>
          <w:rFonts w:ascii="Cambria" w:hAnsi="Cambria"/>
          <w:sz w:val="20"/>
        </w:rPr>
        <w:t>6</w:t>
      </w:r>
      <w:r>
        <w:rPr>
          <w:rFonts w:ascii="Cambria" w:hAnsi="Cambria"/>
          <w:spacing w:val="-24"/>
          <w:sz w:val="20"/>
        </w:rPr>
        <w:t xml:space="preserve"> </w:t>
      </w:r>
      <w:r>
        <w:rPr>
          <w:rFonts w:ascii="Cambria" w:hAnsi="Cambria"/>
          <w:spacing w:val="-10"/>
          <w:w w:val="145"/>
          <w:sz w:val="20"/>
        </w:rPr>
        <w:t>,</w:t>
      </w:r>
      <w:proofErr w:type="gramEnd"/>
    </w:p>
    <w:p w14:paraId="6FCCCB73" w14:textId="77777777" w:rsidR="000900B5" w:rsidRDefault="00000000">
      <w:pPr>
        <w:spacing w:before="4" w:line="244" w:lineRule="auto"/>
        <w:ind w:left="914" w:right="1678" w:firstLine="251"/>
        <w:rPr>
          <w:rFonts w:ascii="Cambria" w:hAnsi="Cambria"/>
          <w:sz w:val="20"/>
        </w:rPr>
      </w:pPr>
      <w:proofErr w:type="gramStart"/>
      <w:r>
        <w:rPr>
          <w:rFonts w:ascii="Cambria" w:hAnsi="Cambria"/>
          <w:spacing w:val="16"/>
          <w:w w:val="115"/>
          <w:sz w:val="20"/>
        </w:rPr>
        <w:t>submitted</w:t>
      </w:r>
      <w:r>
        <w:rPr>
          <w:rFonts w:ascii="Cambria" w:hAnsi="Cambria"/>
          <w:spacing w:val="-22"/>
          <w:w w:val="115"/>
          <w:sz w:val="20"/>
        </w:rPr>
        <w:t xml:space="preserve"> </w:t>
      </w:r>
      <w:r>
        <w:rPr>
          <w:rFonts w:ascii="Cambria" w:hAnsi="Cambria"/>
          <w:w w:val="115"/>
          <w:sz w:val="20"/>
        </w:rPr>
        <w:t>.</w:t>
      </w:r>
      <w:proofErr w:type="gramEnd"/>
      <w:r>
        <w:rPr>
          <w:rFonts w:ascii="Cambria" w:hAnsi="Cambria"/>
          <w:spacing w:val="-22"/>
          <w:w w:val="115"/>
          <w:sz w:val="20"/>
        </w:rPr>
        <w:t xml:space="preserve"> </w:t>
      </w:r>
      <w:r>
        <w:rPr>
          <w:rFonts w:ascii="Cambria" w:hAnsi="Cambria"/>
          <w:color w:val="0000FF"/>
          <w:spacing w:val="16"/>
          <w:w w:val="115"/>
          <w:sz w:val="20"/>
        </w:rPr>
        <w:t>timestamp</w:t>
      </w:r>
      <w:r>
        <w:rPr>
          <w:rFonts w:ascii="Cambria" w:hAnsi="Cambria"/>
          <w:color w:val="0000FF"/>
          <w:spacing w:val="52"/>
          <w:w w:val="115"/>
          <w:sz w:val="20"/>
        </w:rPr>
        <w:t xml:space="preserve"> </w:t>
      </w:r>
      <w:r>
        <w:rPr>
          <w:rFonts w:ascii="Cambria" w:hAnsi="Cambria"/>
          <w:color w:val="0000FF"/>
          <w:w w:val="105"/>
          <w:sz w:val="20"/>
        </w:rPr>
        <w:t>AT</w:t>
      </w:r>
      <w:r>
        <w:rPr>
          <w:rFonts w:ascii="Cambria" w:hAnsi="Cambria"/>
          <w:color w:val="0000FF"/>
          <w:spacing w:val="70"/>
          <w:w w:val="105"/>
          <w:sz w:val="20"/>
        </w:rPr>
        <w:t xml:space="preserve"> </w:t>
      </w:r>
      <w:r>
        <w:rPr>
          <w:rFonts w:ascii="Cambria" w:hAnsi="Cambria"/>
          <w:color w:val="0000FF"/>
          <w:spacing w:val="12"/>
          <w:w w:val="105"/>
          <w:sz w:val="20"/>
        </w:rPr>
        <w:t>TIME</w:t>
      </w:r>
      <w:r>
        <w:rPr>
          <w:rFonts w:ascii="Cambria" w:hAnsi="Cambria"/>
          <w:color w:val="0000FF"/>
          <w:spacing w:val="80"/>
          <w:w w:val="105"/>
          <w:sz w:val="20"/>
        </w:rPr>
        <w:t xml:space="preserve"> </w:t>
      </w:r>
      <w:proofErr w:type="gramStart"/>
      <w:r>
        <w:rPr>
          <w:rFonts w:ascii="Cambria" w:hAnsi="Cambria"/>
          <w:color w:val="0000FF"/>
          <w:spacing w:val="12"/>
          <w:w w:val="105"/>
          <w:sz w:val="20"/>
        </w:rPr>
        <w:t>ZONE</w:t>
      </w:r>
      <w:r>
        <w:rPr>
          <w:rFonts w:ascii="Cambria" w:hAnsi="Cambria"/>
          <w:color w:val="0000FF"/>
          <w:spacing w:val="77"/>
          <w:w w:val="115"/>
          <w:sz w:val="20"/>
        </w:rPr>
        <w:t xml:space="preserve"> </w:t>
      </w:r>
      <w:r>
        <w:rPr>
          <w:rFonts w:ascii="Cambria" w:hAnsi="Cambria"/>
          <w:color w:val="FF0000"/>
          <w:w w:val="115"/>
          <w:sz w:val="20"/>
        </w:rPr>
        <w:t>’</w:t>
      </w:r>
      <w:proofErr w:type="gramEnd"/>
      <w:r>
        <w:rPr>
          <w:rFonts w:ascii="Cambria" w:hAnsi="Cambria"/>
          <w:color w:val="FF0000"/>
          <w:spacing w:val="-27"/>
          <w:w w:val="115"/>
          <w:sz w:val="20"/>
        </w:rPr>
        <w:t xml:space="preserve"> </w:t>
      </w:r>
      <w:r>
        <w:rPr>
          <w:rFonts w:ascii="Cambria" w:hAnsi="Cambria"/>
          <w:color w:val="FF0000"/>
          <w:spacing w:val="14"/>
          <w:w w:val="105"/>
          <w:sz w:val="20"/>
        </w:rPr>
        <w:t>Europe</w:t>
      </w:r>
      <w:r>
        <w:rPr>
          <w:rFonts w:ascii="Cambria" w:hAnsi="Cambria"/>
          <w:color w:val="FF0000"/>
          <w:spacing w:val="-18"/>
          <w:w w:val="105"/>
          <w:sz w:val="20"/>
        </w:rPr>
        <w:t xml:space="preserve"> </w:t>
      </w:r>
      <w:r>
        <w:rPr>
          <w:rFonts w:ascii="Cambria" w:hAnsi="Cambria"/>
          <w:color w:val="FF0000"/>
          <w:w w:val="115"/>
          <w:sz w:val="20"/>
        </w:rPr>
        <w:t>/</w:t>
      </w:r>
      <w:r>
        <w:rPr>
          <w:rFonts w:ascii="Cambria" w:hAnsi="Cambria"/>
          <w:color w:val="FF0000"/>
          <w:spacing w:val="-23"/>
          <w:w w:val="115"/>
          <w:sz w:val="20"/>
        </w:rPr>
        <w:t xml:space="preserve"> </w:t>
      </w:r>
      <w:proofErr w:type="gramStart"/>
      <w:r>
        <w:rPr>
          <w:rFonts w:ascii="Cambria" w:hAnsi="Cambria"/>
          <w:color w:val="FF0000"/>
          <w:spacing w:val="14"/>
          <w:w w:val="115"/>
          <w:sz w:val="20"/>
        </w:rPr>
        <w:t>Zurich</w:t>
      </w:r>
      <w:r>
        <w:rPr>
          <w:rFonts w:ascii="Cambria" w:hAnsi="Cambria"/>
          <w:color w:val="FF0000"/>
          <w:spacing w:val="-20"/>
          <w:w w:val="115"/>
          <w:sz w:val="20"/>
        </w:rPr>
        <w:t xml:space="preserve"> </w:t>
      </w:r>
      <w:r>
        <w:rPr>
          <w:rFonts w:ascii="Cambria" w:hAnsi="Cambria"/>
          <w:color w:val="FF0000"/>
          <w:w w:val="115"/>
          <w:sz w:val="20"/>
        </w:rPr>
        <w:t>’</w:t>
      </w:r>
      <w:proofErr w:type="gramEnd"/>
      <w:r>
        <w:rPr>
          <w:rFonts w:ascii="Cambria" w:hAnsi="Cambria"/>
          <w:w w:val="115"/>
          <w:sz w:val="20"/>
        </w:rPr>
        <w:t>)</w:t>
      </w:r>
      <w:r>
        <w:rPr>
          <w:rFonts w:ascii="Cambria" w:hAnsi="Cambria"/>
          <w:spacing w:val="72"/>
          <w:w w:val="115"/>
          <w:sz w:val="20"/>
        </w:rPr>
        <w:t xml:space="preserve"> </w:t>
      </w:r>
      <w:r>
        <w:rPr>
          <w:rFonts w:ascii="Cambria" w:hAnsi="Cambria"/>
          <w:color w:val="0000FF"/>
          <w:w w:val="105"/>
          <w:sz w:val="20"/>
        </w:rPr>
        <w:t>AS</w:t>
      </w:r>
      <w:r>
        <w:rPr>
          <w:rFonts w:ascii="Cambria" w:hAnsi="Cambria"/>
          <w:color w:val="0000FF"/>
          <w:spacing w:val="80"/>
          <w:w w:val="105"/>
          <w:sz w:val="20"/>
        </w:rPr>
        <w:t xml:space="preserve"> </w:t>
      </w:r>
      <w:proofErr w:type="gramStart"/>
      <w:r>
        <w:rPr>
          <w:rFonts w:ascii="Cambria" w:hAnsi="Cambria"/>
          <w:color w:val="0000FF"/>
          <w:spacing w:val="12"/>
          <w:w w:val="105"/>
          <w:sz w:val="20"/>
        </w:rPr>
        <w:t>DATE</w:t>
      </w:r>
      <w:r>
        <w:rPr>
          <w:rFonts w:ascii="Cambria" w:hAnsi="Cambria"/>
          <w:color w:val="0000FF"/>
          <w:spacing w:val="-20"/>
          <w:w w:val="105"/>
          <w:sz w:val="20"/>
        </w:rPr>
        <w:t xml:space="preserve"> </w:t>
      </w:r>
      <w:r>
        <w:rPr>
          <w:rFonts w:ascii="Cambria" w:hAnsi="Cambria"/>
          <w:w w:val="115"/>
          <w:sz w:val="20"/>
        </w:rPr>
        <w:t>)</w:t>
      </w:r>
      <w:proofErr w:type="gramEnd"/>
      <w:r>
        <w:rPr>
          <w:rFonts w:ascii="Cambria" w:hAnsi="Cambria"/>
          <w:spacing w:val="74"/>
          <w:w w:val="115"/>
          <w:sz w:val="20"/>
        </w:rPr>
        <w:t xml:space="preserve"> </w:t>
      </w:r>
      <w:proofErr w:type="spellStart"/>
      <w:proofErr w:type="gramStart"/>
      <w:r>
        <w:rPr>
          <w:rFonts w:ascii="Cambria" w:hAnsi="Cambria"/>
          <w:spacing w:val="13"/>
          <w:w w:val="115"/>
          <w:sz w:val="20"/>
        </w:rPr>
        <w:t>Posttag</w:t>
      </w:r>
      <w:proofErr w:type="spellEnd"/>
      <w:r>
        <w:rPr>
          <w:rFonts w:ascii="Cambria" w:hAnsi="Cambria"/>
          <w:spacing w:val="-13"/>
          <w:w w:val="115"/>
          <w:sz w:val="20"/>
        </w:rPr>
        <w:t xml:space="preserve"> </w:t>
      </w:r>
      <w:r>
        <w:rPr>
          <w:rFonts w:ascii="Cambria" w:hAnsi="Cambria"/>
          <w:w w:val="115"/>
          <w:sz w:val="20"/>
        </w:rPr>
        <w:t>,</w:t>
      </w:r>
      <w:proofErr w:type="gramEnd"/>
      <w:r>
        <w:rPr>
          <w:rFonts w:ascii="Cambria" w:hAnsi="Cambria"/>
          <w:w w:val="115"/>
          <w:sz w:val="20"/>
        </w:rPr>
        <w:t xml:space="preserve"> </w:t>
      </w:r>
      <w:proofErr w:type="gramStart"/>
      <w:r>
        <w:rPr>
          <w:rFonts w:ascii="Cambria" w:hAnsi="Cambria"/>
          <w:spacing w:val="16"/>
          <w:w w:val="125"/>
          <w:sz w:val="20"/>
        </w:rPr>
        <w:t>submitted</w:t>
      </w:r>
      <w:r>
        <w:rPr>
          <w:rFonts w:ascii="Cambria" w:hAnsi="Cambria"/>
          <w:spacing w:val="22"/>
          <w:w w:val="125"/>
          <w:sz w:val="20"/>
        </w:rPr>
        <w:t xml:space="preserve">  </w:t>
      </w:r>
      <w:r>
        <w:rPr>
          <w:rFonts w:ascii="Cambria" w:hAnsi="Cambria"/>
          <w:w w:val="125"/>
          <w:sz w:val="20"/>
        </w:rPr>
        <w:t>.</w:t>
      </w:r>
      <w:proofErr w:type="gramEnd"/>
      <w:r>
        <w:rPr>
          <w:rFonts w:ascii="Cambria" w:hAnsi="Cambria"/>
          <w:spacing w:val="22"/>
          <w:w w:val="125"/>
          <w:sz w:val="20"/>
        </w:rPr>
        <w:t xml:space="preserve">  </w:t>
      </w:r>
      <w:proofErr w:type="spellStart"/>
      <w:r>
        <w:rPr>
          <w:rFonts w:ascii="Cambria" w:hAnsi="Cambria"/>
          <w:spacing w:val="18"/>
          <w:w w:val="125"/>
          <w:sz w:val="20"/>
        </w:rPr>
        <w:t>sortingunit</w:t>
      </w:r>
      <w:proofErr w:type="spellEnd"/>
      <w:r>
        <w:rPr>
          <w:rFonts w:ascii="Cambria" w:hAnsi="Cambria"/>
          <w:spacing w:val="18"/>
          <w:w w:val="125"/>
          <w:sz w:val="20"/>
        </w:rPr>
        <w:t>.</w:t>
      </w:r>
      <w:r>
        <w:rPr>
          <w:rFonts w:ascii="Cambria" w:hAnsi="Cambria"/>
          <w:spacing w:val="22"/>
          <w:w w:val="125"/>
          <w:sz w:val="20"/>
        </w:rPr>
        <w:t xml:space="preserve">  </w:t>
      </w:r>
      <w:r>
        <w:rPr>
          <w:rFonts w:ascii="Cambria" w:hAnsi="Cambria"/>
          <w:spacing w:val="16"/>
          <w:w w:val="125"/>
          <w:sz w:val="20"/>
        </w:rPr>
        <w:t>location</w:t>
      </w:r>
      <w:r>
        <w:rPr>
          <w:rFonts w:ascii="Cambria" w:hAnsi="Cambria"/>
          <w:spacing w:val="47"/>
          <w:w w:val="125"/>
          <w:sz w:val="20"/>
        </w:rPr>
        <w:t xml:space="preserve"> </w:t>
      </w:r>
      <w:r>
        <w:rPr>
          <w:rFonts w:ascii="Cambria" w:hAnsi="Cambria"/>
          <w:spacing w:val="12"/>
          <w:w w:val="105"/>
          <w:sz w:val="20"/>
        </w:rPr>
        <w:t>Key</w:t>
      </w:r>
      <w:r>
        <w:rPr>
          <w:rFonts w:ascii="Cambria" w:hAnsi="Cambria"/>
          <w:spacing w:val="77"/>
          <w:w w:val="150"/>
          <w:sz w:val="20"/>
        </w:rPr>
        <w:t xml:space="preserve">      </w:t>
      </w:r>
      <w:r>
        <w:rPr>
          <w:rFonts w:ascii="Cambria" w:hAnsi="Cambria"/>
          <w:spacing w:val="14"/>
          <w:w w:val="125"/>
          <w:sz w:val="20"/>
        </w:rPr>
        <w:t>location</w:t>
      </w:r>
      <w:r>
        <w:rPr>
          <w:rFonts w:ascii="Cambria" w:hAnsi="Cambria"/>
          <w:spacing w:val="38"/>
          <w:w w:val="125"/>
          <w:sz w:val="20"/>
        </w:rPr>
        <w:t xml:space="preserve"> </w:t>
      </w:r>
      <w:proofErr w:type="gramStart"/>
      <w:r>
        <w:rPr>
          <w:rFonts w:ascii="Cambria" w:hAnsi="Cambria"/>
          <w:spacing w:val="11"/>
          <w:w w:val="105"/>
          <w:sz w:val="20"/>
        </w:rPr>
        <w:t>Key</w:t>
      </w:r>
      <w:r>
        <w:rPr>
          <w:rFonts w:ascii="Cambria" w:hAnsi="Cambria"/>
          <w:spacing w:val="65"/>
          <w:w w:val="125"/>
          <w:sz w:val="20"/>
        </w:rPr>
        <w:t xml:space="preserve">  </w:t>
      </w:r>
      <w:r>
        <w:rPr>
          <w:rFonts w:ascii="Cambria" w:hAnsi="Cambria"/>
          <w:w w:val="125"/>
          <w:sz w:val="20"/>
        </w:rPr>
        <w:t>,</w:t>
      </w:r>
      <w:proofErr w:type="gramEnd"/>
      <w:r>
        <w:rPr>
          <w:rFonts w:ascii="Cambria" w:hAnsi="Cambria"/>
          <w:spacing w:val="80"/>
          <w:w w:val="150"/>
          <w:sz w:val="20"/>
        </w:rPr>
        <w:t xml:space="preserve"> </w:t>
      </w:r>
      <w:proofErr w:type="gramStart"/>
      <w:r>
        <w:rPr>
          <w:rFonts w:ascii="Cambria" w:hAnsi="Cambria"/>
          <w:spacing w:val="16"/>
          <w:w w:val="130"/>
          <w:sz w:val="20"/>
        </w:rPr>
        <w:t>submitted</w:t>
      </w:r>
      <w:r>
        <w:rPr>
          <w:rFonts w:ascii="Cambria" w:hAnsi="Cambria"/>
          <w:spacing w:val="-29"/>
          <w:w w:val="130"/>
          <w:sz w:val="20"/>
        </w:rPr>
        <w:t xml:space="preserve"> </w:t>
      </w:r>
      <w:r>
        <w:rPr>
          <w:rFonts w:ascii="Cambria" w:hAnsi="Cambria"/>
          <w:w w:val="225"/>
          <w:sz w:val="20"/>
        </w:rPr>
        <w:t>.</w:t>
      </w:r>
      <w:proofErr w:type="gramEnd"/>
      <w:r>
        <w:rPr>
          <w:rFonts w:ascii="Cambria" w:hAnsi="Cambria"/>
          <w:spacing w:val="-70"/>
          <w:w w:val="225"/>
          <w:sz w:val="20"/>
        </w:rPr>
        <w:t xml:space="preserve"> </w:t>
      </w:r>
      <w:r>
        <w:rPr>
          <w:rFonts w:ascii="Cambria" w:hAnsi="Cambria"/>
          <w:spacing w:val="16"/>
          <w:w w:val="130"/>
          <w:sz w:val="20"/>
        </w:rPr>
        <w:t>sorting</w:t>
      </w:r>
      <w:r>
        <w:rPr>
          <w:rFonts w:ascii="Cambria" w:hAnsi="Cambria"/>
          <w:spacing w:val="-38"/>
          <w:w w:val="130"/>
          <w:sz w:val="20"/>
        </w:rPr>
        <w:t xml:space="preserve"> </w:t>
      </w:r>
      <w:r>
        <w:rPr>
          <w:rFonts w:ascii="Cambria" w:hAnsi="Cambria"/>
          <w:spacing w:val="16"/>
          <w:w w:val="105"/>
          <w:sz w:val="20"/>
        </w:rPr>
        <w:t>Process</w:t>
      </w:r>
      <w:r>
        <w:rPr>
          <w:rFonts w:ascii="Cambria" w:hAnsi="Cambria"/>
          <w:spacing w:val="56"/>
          <w:w w:val="130"/>
          <w:sz w:val="20"/>
        </w:rPr>
        <w:t xml:space="preserve"> </w:t>
      </w:r>
      <w:r>
        <w:rPr>
          <w:rFonts w:ascii="Cambria" w:hAnsi="Cambria"/>
          <w:spacing w:val="16"/>
          <w:w w:val="130"/>
          <w:sz w:val="20"/>
        </w:rPr>
        <w:t>sorting</w:t>
      </w:r>
      <w:r>
        <w:rPr>
          <w:rFonts w:ascii="Cambria" w:hAnsi="Cambria"/>
          <w:spacing w:val="-38"/>
          <w:w w:val="130"/>
          <w:sz w:val="20"/>
        </w:rPr>
        <w:t xml:space="preserve"> </w:t>
      </w:r>
      <w:r>
        <w:rPr>
          <w:rFonts w:ascii="Cambria" w:hAnsi="Cambria"/>
          <w:spacing w:val="16"/>
          <w:w w:val="105"/>
          <w:sz w:val="20"/>
        </w:rPr>
        <w:t>Process</w:t>
      </w:r>
    </w:p>
    <w:p w14:paraId="6FCCCB74" w14:textId="77777777" w:rsidR="000900B5" w:rsidRDefault="00000000">
      <w:pPr>
        <w:ind w:left="661"/>
        <w:rPr>
          <w:rFonts w:ascii="Cambria"/>
          <w:sz w:val="20"/>
        </w:rPr>
      </w:pPr>
      <w:r>
        <w:rPr>
          <w:rFonts w:ascii="Cambria"/>
          <w:color w:val="0000FF"/>
          <w:spacing w:val="12"/>
          <w:w w:val="110"/>
          <w:sz w:val="20"/>
        </w:rPr>
        <w:t>FROM</w:t>
      </w:r>
      <w:r>
        <w:rPr>
          <w:rFonts w:ascii="Cambria"/>
          <w:color w:val="0000FF"/>
          <w:spacing w:val="63"/>
          <w:w w:val="150"/>
          <w:sz w:val="20"/>
        </w:rPr>
        <w:t xml:space="preserve"> </w:t>
      </w:r>
      <w:proofErr w:type="spellStart"/>
      <w:r>
        <w:rPr>
          <w:rFonts w:ascii="Cambria"/>
          <w:spacing w:val="18"/>
          <w:w w:val="110"/>
          <w:sz w:val="20"/>
        </w:rPr>
        <w:t>curated_lsops</w:t>
      </w:r>
      <w:proofErr w:type="spellEnd"/>
      <w:r>
        <w:rPr>
          <w:rFonts w:ascii="Cambria"/>
          <w:spacing w:val="18"/>
          <w:w w:val="110"/>
          <w:sz w:val="20"/>
        </w:rPr>
        <w:t>.</w:t>
      </w:r>
      <w:r>
        <w:rPr>
          <w:rFonts w:ascii="Cambria"/>
          <w:spacing w:val="-18"/>
          <w:w w:val="110"/>
          <w:sz w:val="20"/>
        </w:rPr>
        <w:t xml:space="preserve"> </w:t>
      </w:r>
      <w:proofErr w:type="spellStart"/>
      <w:r>
        <w:rPr>
          <w:rFonts w:ascii="Cambria"/>
          <w:spacing w:val="16"/>
          <w:w w:val="110"/>
          <w:sz w:val="20"/>
        </w:rPr>
        <w:t>mailpiece_submitted</w:t>
      </w:r>
      <w:proofErr w:type="spellEnd"/>
    </w:p>
    <w:p w14:paraId="6FCCCB75" w14:textId="77777777" w:rsidR="000900B5" w:rsidRDefault="00000000">
      <w:pPr>
        <w:spacing w:before="5"/>
        <w:ind w:left="403"/>
        <w:rPr>
          <w:rFonts w:ascii="Cambria"/>
          <w:sz w:val="20"/>
        </w:rPr>
      </w:pPr>
      <w:r>
        <w:rPr>
          <w:rFonts w:ascii="Cambria"/>
          <w:spacing w:val="5"/>
          <w:w w:val="195"/>
          <w:sz w:val="20"/>
        </w:rPr>
        <w:t>),</w:t>
      </w:r>
    </w:p>
    <w:p w14:paraId="6FCCCB76" w14:textId="77777777" w:rsidR="000900B5" w:rsidRDefault="000900B5">
      <w:pPr>
        <w:pStyle w:val="BodyText"/>
        <w:spacing w:before="9"/>
        <w:rPr>
          <w:rFonts w:ascii="Cambria"/>
          <w:sz w:val="20"/>
        </w:rPr>
      </w:pPr>
    </w:p>
    <w:p w14:paraId="6FCCCB77" w14:textId="77777777" w:rsidR="000900B5" w:rsidRDefault="00000000">
      <w:pPr>
        <w:spacing w:line="244" w:lineRule="auto"/>
        <w:ind w:left="662" w:right="7924" w:hanging="250"/>
        <w:rPr>
          <w:rFonts w:ascii="Cambria"/>
          <w:sz w:val="20"/>
        </w:rPr>
      </w:pPr>
      <w:proofErr w:type="spellStart"/>
      <w:r>
        <w:rPr>
          <w:rFonts w:ascii="Cambria"/>
          <w:spacing w:val="17"/>
          <w:w w:val="110"/>
          <w:sz w:val="20"/>
        </w:rPr>
        <w:t>mp_submitted</w:t>
      </w:r>
      <w:proofErr w:type="spellEnd"/>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proofErr w:type="gramStart"/>
      <w:r>
        <w:rPr>
          <w:rFonts w:ascii="Cambria"/>
          <w:w w:val="110"/>
          <w:sz w:val="20"/>
        </w:rPr>
        <w:t xml:space="preserve">( </w:t>
      </w:r>
      <w:r>
        <w:rPr>
          <w:rFonts w:ascii="Cambria"/>
          <w:color w:val="0000FF"/>
          <w:spacing w:val="12"/>
          <w:w w:val="110"/>
          <w:sz w:val="20"/>
        </w:rPr>
        <w:t>SELECT</w:t>
      </w:r>
      <w:proofErr w:type="gramEnd"/>
    </w:p>
    <w:p w14:paraId="6FCCCB78" w14:textId="77777777" w:rsidR="000900B5" w:rsidRDefault="00000000">
      <w:pPr>
        <w:spacing w:line="244" w:lineRule="auto"/>
        <w:ind w:left="912" w:right="8318" w:hanging="1"/>
        <w:rPr>
          <w:rFonts w:ascii="Cambria"/>
          <w:sz w:val="20"/>
        </w:rPr>
      </w:pPr>
      <w:proofErr w:type="spellStart"/>
      <w:proofErr w:type="gramStart"/>
      <w:r>
        <w:rPr>
          <w:rFonts w:ascii="Cambria"/>
          <w:spacing w:val="13"/>
          <w:w w:val="130"/>
          <w:sz w:val="20"/>
        </w:rPr>
        <w:t>Posttag</w:t>
      </w:r>
      <w:proofErr w:type="spellEnd"/>
      <w:r>
        <w:rPr>
          <w:rFonts w:ascii="Cambria"/>
          <w:spacing w:val="-14"/>
          <w:w w:val="130"/>
          <w:sz w:val="20"/>
        </w:rPr>
        <w:t xml:space="preserve"> </w:t>
      </w:r>
      <w:r>
        <w:rPr>
          <w:rFonts w:ascii="Cambria"/>
          <w:w w:val="225"/>
          <w:sz w:val="20"/>
        </w:rPr>
        <w:t>,</w:t>
      </w:r>
      <w:proofErr w:type="gramEnd"/>
      <w:r>
        <w:rPr>
          <w:rFonts w:ascii="Cambria"/>
          <w:w w:val="225"/>
          <w:sz w:val="20"/>
        </w:rPr>
        <w:t xml:space="preserve"> </w:t>
      </w:r>
      <w:r>
        <w:rPr>
          <w:rFonts w:ascii="Cambria"/>
          <w:spacing w:val="14"/>
          <w:w w:val="120"/>
          <w:sz w:val="20"/>
        </w:rPr>
        <w:t>location</w:t>
      </w:r>
      <w:r>
        <w:rPr>
          <w:rFonts w:ascii="Cambria"/>
          <w:spacing w:val="-36"/>
          <w:w w:val="120"/>
          <w:sz w:val="20"/>
        </w:rPr>
        <w:t xml:space="preserve"> </w:t>
      </w:r>
      <w:proofErr w:type="gramStart"/>
      <w:r>
        <w:rPr>
          <w:rFonts w:ascii="Cambria"/>
          <w:spacing w:val="11"/>
          <w:w w:val="115"/>
          <w:sz w:val="20"/>
        </w:rPr>
        <w:t>Key</w:t>
      </w:r>
      <w:r>
        <w:rPr>
          <w:rFonts w:ascii="Cambria"/>
          <w:spacing w:val="-13"/>
          <w:w w:val="115"/>
          <w:sz w:val="20"/>
        </w:rPr>
        <w:t xml:space="preserve"> </w:t>
      </w:r>
      <w:r>
        <w:rPr>
          <w:rFonts w:ascii="Cambria"/>
          <w:w w:val="120"/>
          <w:sz w:val="20"/>
        </w:rPr>
        <w:t>,</w:t>
      </w:r>
      <w:proofErr w:type="gramEnd"/>
      <w:r>
        <w:rPr>
          <w:rFonts w:ascii="Cambria"/>
          <w:w w:val="120"/>
          <w:sz w:val="20"/>
        </w:rPr>
        <w:t xml:space="preserve"> </w:t>
      </w:r>
      <w:r>
        <w:rPr>
          <w:rFonts w:ascii="Cambria"/>
          <w:color w:val="0000FF"/>
          <w:spacing w:val="8"/>
          <w:w w:val="115"/>
          <w:sz w:val="20"/>
        </w:rPr>
        <w:t>CASE</w:t>
      </w:r>
    </w:p>
    <w:p w14:paraId="6FCCCB79" w14:textId="77777777" w:rsidR="000900B5" w:rsidRDefault="00000000">
      <w:pPr>
        <w:spacing w:line="244" w:lineRule="auto"/>
        <w:ind w:left="1163" w:right="2020"/>
        <w:rPr>
          <w:rFonts w:ascii="Cambria" w:hAnsi="Cambria"/>
          <w:sz w:val="20"/>
        </w:rPr>
      </w:pPr>
      <w:r>
        <w:rPr>
          <w:rFonts w:ascii="Cambria" w:hAnsi="Cambria"/>
          <w:color w:val="0000FF"/>
          <w:spacing w:val="12"/>
          <w:sz w:val="20"/>
        </w:rPr>
        <w:t>WHEN</w:t>
      </w:r>
      <w:r>
        <w:rPr>
          <w:rFonts w:ascii="Cambria" w:hAnsi="Cambria"/>
          <w:color w:val="0000FF"/>
          <w:spacing w:val="49"/>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57"/>
          <w:sz w:val="20"/>
        </w:rPr>
        <w:t xml:space="preserve"> </w:t>
      </w:r>
      <w:proofErr w:type="gramStart"/>
      <w:r>
        <w:rPr>
          <w:rFonts w:ascii="Cambria" w:hAnsi="Cambria"/>
          <w:sz w:val="20"/>
        </w:rPr>
        <w:t>=</w:t>
      </w:r>
      <w:r>
        <w:rPr>
          <w:rFonts w:ascii="Cambria" w:hAnsi="Cambria"/>
          <w:spacing w:val="42"/>
          <w:w w:val="125"/>
          <w:sz w:val="20"/>
        </w:rPr>
        <w:t xml:space="preserve"> </w:t>
      </w:r>
      <w:r>
        <w:rPr>
          <w:rFonts w:ascii="Cambria" w:hAnsi="Cambria"/>
          <w:color w:val="FF0000"/>
          <w:w w:val="125"/>
          <w:sz w:val="20"/>
        </w:rPr>
        <w:t>’</w:t>
      </w:r>
      <w:proofErr w:type="gramEnd"/>
      <w:r>
        <w:rPr>
          <w:rFonts w:ascii="Cambria" w:hAnsi="Cambria"/>
          <w:color w:val="FF0000"/>
          <w:spacing w:val="-33"/>
          <w:w w:val="125"/>
          <w:sz w:val="20"/>
        </w:rPr>
        <w:t xml:space="preserve"> </w:t>
      </w:r>
      <w:proofErr w:type="gramStart"/>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25"/>
          <w:sz w:val="20"/>
        </w:rPr>
        <w:t>’</w:t>
      </w:r>
      <w:proofErr w:type="gramEnd"/>
      <w:r>
        <w:rPr>
          <w:rFonts w:ascii="Cambria" w:hAnsi="Cambria"/>
          <w:color w:val="FF0000"/>
          <w:spacing w:val="40"/>
          <w:w w:val="125"/>
          <w:sz w:val="20"/>
        </w:rPr>
        <w:t xml:space="preserve"> </w:t>
      </w:r>
      <w:r>
        <w:rPr>
          <w:rFonts w:ascii="Cambria" w:hAnsi="Cambria"/>
          <w:color w:val="0000FF"/>
          <w:spacing w:val="10"/>
          <w:sz w:val="20"/>
        </w:rPr>
        <w:t>AND</w:t>
      </w:r>
      <w:r>
        <w:rPr>
          <w:rFonts w:ascii="Cambria" w:hAnsi="Cambria"/>
          <w:color w:val="0000FF"/>
          <w:spacing w:val="49"/>
          <w:w w:val="125"/>
          <w:sz w:val="20"/>
        </w:rPr>
        <w:t xml:space="preserve"> </w:t>
      </w:r>
      <w:r>
        <w:rPr>
          <w:rFonts w:ascii="Cambria" w:hAnsi="Cambria"/>
          <w:spacing w:val="16"/>
          <w:w w:val="125"/>
          <w:sz w:val="20"/>
        </w:rPr>
        <w:t>sorting</w:t>
      </w:r>
      <w:r>
        <w:rPr>
          <w:rFonts w:ascii="Cambria" w:hAnsi="Cambria"/>
          <w:spacing w:val="-36"/>
          <w:w w:val="125"/>
          <w:sz w:val="20"/>
        </w:rPr>
        <w:t xml:space="preserve"> </w:t>
      </w:r>
      <w:r>
        <w:rPr>
          <w:rFonts w:ascii="Cambria" w:hAnsi="Cambria"/>
          <w:spacing w:val="16"/>
          <w:w w:val="125"/>
          <w:sz w:val="20"/>
        </w:rPr>
        <w:t>Process</w:t>
      </w:r>
      <w:r>
        <w:rPr>
          <w:rFonts w:ascii="Cambria" w:hAnsi="Cambria"/>
          <w:spacing w:val="46"/>
          <w:w w:val="125"/>
          <w:sz w:val="20"/>
        </w:rPr>
        <w:t xml:space="preserve"> </w:t>
      </w:r>
      <w:proofErr w:type="gramStart"/>
      <w:r>
        <w:rPr>
          <w:rFonts w:ascii="Cambria" w:hAnsi="Cambria"/>
          <w:sz w:val="20"/>
        </w:rPr>
        <w:t>=</w:t>
      </w:r>
      <w:r>
        <w:rPr>
          <w:rFonts w:ascii="Cambria" w:hAnsi="Cambria"/>
          <w:spacing w:val="42"/>
          <w:w w:val="125"/>
          <w:sz w:val="20"/>
        </w:rPr>
        <w:t xml:space="preserve"> </w:t>
      </w:r>
      <w:r>
        <w:rPr>
          <w:rFonts w:ascii="Cambria" w:hAnsi="Cambria"/>
          <w:color w:val="FF0000"/>
          <w:w w:val="125"/>
          <w:sz w:val="20"/>
        </w:rPr>
        <w:t>’</w:t>
      </w:r>
      <w:proofErr w:type="gramEnd"/>
      <w:r>
        <w:rPr>
          <w:rFonts w:ascii="Cambria" w:hAnsi="Cambria"/>
          <w:color w:val="FF0000"/>
          <w:spacing w:val="-30"/>
          <w:w w:val="125"/>
          <w:sz w:val="20"/>
        </w:rPr>
        <w:t xml:space="preserve"> </w:t>
      </w:r>
      <w:proofErr w:type="gramStart"/>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125"/>
          <w:sz w:val="20"/>
        </w:rPr>
        <w:t>’</w:t>
      </w:r>
      <w:proofErr w:type="gramEnd"/>
      <w:r>
        <w:rPr>
          <w:rFonts w:ascii="Cambria" w:hAnsi="Cambria"/>
          <w:color w:val="FF0000"/>
          <w:spacing w:val="42"/>
          <w:w w:val="125"/>
          <w:sz w:val="20"/>
        </w:rPr>
        <w:t xml:space="preserve"> </w:t>
      </w:r>
      <w:r>
        <w:rPr>
          <w:rFonts w:ascii="Cambria" w:hAnsi="Cambria"/>
          <w:color w:val="0000FF"/>
          <w:spacing w:val="12"/>
          <w:sz w:val="20"/>
        </w:rPr>
        <w:t>THEN</w:t>
      </w:r>
      <w:r>
        <w:rPr>
          <w:rFonts w:ascii="Cambria" w:hAnsi="Cambria"/>
          <w:color w:val="0000FF"/>
          <w:spacing w:val="54"/>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sz w:val="20"/>
        </w:rPr>
        <w:t>Key</w:t>
      </w:r>
      <w:r>
        <w:rPr>
          <w:rFonts w:ascii="Cambria" w:hAnsi="Cambria"/>
          <w:spacing w:val="56"/>
          <w:sz w:val="20"/>
        </w:rPr>
        <w:t xml:space="preserve"> </w:t>
      </w:r>
      <w:proofErr w:type="gramStart"/>
      <w:r>
        <w:rPr>
          <w:rFonts w:ascii="Cambria" w:hAnsi="Cambria"/>
          <w:sz w:val="20"/>
        </w:rPr>
        <w:t>=</w:t>
      </w:r>
      <w:r>
        <w:rPr>
          <w:rFonts w:ascii="Cambria" w:hAnsi="Cambria"/>
          <w:spacing w:val="51"/>
          <w:w w:val="120"/>
          <w:sz w:val="20"/>
        </w:rPr>
        <w:t xml:space="preserve"> </w:t>
      </w:r>
      <w:r>
        <w:rPr>
          <w:rFonts w:ascii="Cambria" w:hAnsi="Cambria"/>
          <w:color w:val="FF0000"/>
          <w:w w:val="120"/>
          <w:sz w:val="20"/>
        </w:rPr>
        <w:t>’</w:t>
      </w:r>
      <w:proofErr w:type="gramEnd"/>
      <w:r>
        <w:rPr>
          <w:rFonts w:ascii="Cambria" w:hAnsi="Cambria"/>
          <w:color w:val="FF0000"/>
          <w:spacing w:val="-31"/>
          <w:w w:val="120"/>
          <w:sz w:val="20"/>
        </w:rPr>
        <w:t xml:space="preserve"> </w:t>
      </w:r>
      <w:proofErr w:type="gramStart"/>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w w:val="120"/>
          <w:sz w:val="20"/>
        </w:rPr>
        <w:t>’</w:t>
      </w:r>
      <w:proofErr w:type="gramEnd"/>
      <w:r>
        <w:rPr>
          <w:rFonts w:ascii="Cambria" w:hAnsi="Cambria"/>
          <w:color w:val="FF0000"/>
          <w:spacing w:val="57"/>
          <w:w w:val="120"/>
          <w:sz w:val="20"/>
        </w:rPr>
        <w:t xml:space="preserve"> </w:t>
      </w:r>
      <w:r>
        <w:rPr>
          <w:rFonts w:ascii="Cambria" w:hAnsi="Cambria"/>
          <w:color w:val="0000FF"/>
          <w:spacing w:val="10"/>
          <w:sz w:val="20"/>
        </w:rPr>
        <w:t>AND</w:t>
      </w:r>
      <w:r>
        <w:rPr>
          <w:rFonts w:ascii="Cambria" w:hAnsi="Cambria"/>
          <w:color w:val="0000FF"/>
          <w:spacing w:val="66"/>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3"/>
          <w:w w:val="120"/>
          <w:sz w:val="20"/>
        </w:rPr>
        <w:t xml:space="preserve"> </w:t>
      </w:r>
      <w:proofErr w:type="gramStart"/>
      <w:r>
        <w:rPr>
          <w:rFonts w:ascii="Cambria" w:hAnsi="Cambria"/>
          <w:sz w:val="20"/>
        </w:rPr>
        <w:t>=</w:t>
      </w:r>
      <w:r>
        <w:rPr>
          <w:rFonts w:ascii="Cambria" w:hAnsi="Cambria"/>
          <w:spacing w:val="58"/>
          <w:w w:val="120"/>
          <w:sz w:val="20"/>
        </w:rPr>
        <w:t xml:space="preserve"> </w:t>
      </w:r>
      <w:r>
        <w:rPr>
          <w:rFonts w:ascii="Cambria" w:hAnsi="Cambria"/>
          <w:color w:val="FF0000"/>
          <w:w w:val="120"/>
          <w:sz w:val="20"/>
        </w:rPr>
        <w:t>’</w:t>
      </w:r>
      <w:proofErr w:type="gramEnd"/>
      <w:r>
        <w:rPr>
          <w:rFonts w:ascii="Cambria" w:hAnsi="Cambria"/>
          <w:color w:val="FF0000"/>
          <w:spacing w:val="-28"/>
          <w:w w:val="120"/>
          <w:sz w:val="20"/>
        </w:rPr>
        <w:t xml:space="preserve"> </w:t>
      </w:r>
      <w:proofErr w:type="gramStart"/>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120"/>
          <w:sz w:val="20"/>
        </w:rPr>
        <w:t>’</w:t>
      </w:r>
      <w:proofErr w:type="gramEnd"/>
      <w:r>
        <w:rPr>
          <w:rFonts w:ascii="Cambria" w:hAnsi="Cambria"/>
          <w:color w:val="FF0000"/>
          <w:spacing w:val="58"/>
          <w:w w:val="120"/>
          <w:sz w:val="20"/>
        </w:rPr>
        <w:t xml:space="preserve"> </w:t>
      </w:r>
      <w:r>
        <w:rPr>
          <w:rFonts w:ascii="Cambria" w:hAnsi="Cambria"/>
          <w:color w:val="0000FF"/>
          <w:spacing w:val="12"/>
          <w:sz w:val="20"/>
        </w:rPr>
        <w:t>THEN</w:t>
      </w:r>
      <w:r>
        <w:rPr>
          <w:rFonts w:ascii="Cambria" w:hAnsi="Cambria"/>
          <w:color w:val="0000FF"/>
          <w:spacing w:val="69"/>
          <w:sz w:val="20"/>
        </w:rPr>
        <w:t xml:space="preserve"> </w:t>
      </w:r>
      <w:r>
        <w:rPr>
          <w:rFonts w:ascii="Cambria" w:hAnsi="Cambria"/>
          <w:spacing w:val="-10"/>
          <w:sz w:val="20"/>
        </w:rPr>
        <w:t>1</w:t>
      </w:r>
    </w:p>
    <w:p w14:paraId="6FCCCB7A" w14:textId="77777777" w:rsidR="000900B5" w:rsidRDefault="000900B5">
      <w:pPr>
        <w:spacing w:line="244" w:lineRule="auto"/>
        <w:rPr>
          <w:rFonts w:ascii="Cambria" w:hAnsi="Cambria"/>
          <w:sz w:val="20"/>
        </w:rPr>
        <w:sectPr w:rsidR="000900B5">
          <w:headerReference w:type="even" r:id="rId77"/>
          <w:headerReference w:type="default" r:id="rId78"/>
          <w:footerReference w:type="even" r:id="rId79"/>
          <w:footerReference w:type="default" r:id="rId80"/>
          <w:pgSz w:w="11910" w:h="16840"/>
          <w:pgMar w:top="440" w:right="0" w:bottom="180" w:left="708" w:header="182" w:footer="0" w:gutter="0"/>
          <w:pgNumType w:start="27"/>
          <w:cols w:space="720"/>
        </w:sectPr>
      </w:pPr>
    </w:p>
    <w:p w14:paraId="6FCCCB7B" w14:textId="77777777" w:rsidR="000900B5" w:rsidRDefault="000900B5">
      <w:pPr>
        <w:pStyle w:val="BodyText"/>
        <w:spacing w:before="216"/>
        <w:rPr>
          <w:rFonts w:ascii="Cambria"/>
          <w:sz w:val="20"/>
        </w:rPr>
      </w:pPr>
    </w:p>
    <w:tbl>
      <w:tblPr>
        <w:tblW w:w="0" w:type="auto"/>
        <w:tblInd w:w="1120" w:type="dxa"/>
        <w:tblLayout w:type="fixed"/>
        <w:tblCellMar>
          <w:left w:w="0" w:type="dxa"/>
          <w:right w:w="0" w:type="dxa"/>
        </w:tblCellMar>
        <w:tblLook w:val="01E0" w:firstRow="1" w:lastRow="1" w:firstColumn="1" w:lastColumn="1" w:noHBand="0" w:noVBand="0"/>
      </w:tblPr>
      <w:tblGrid>
        <w:gridCol w:w="7254"/>
        <w:gridCol w:w="619"/>
        <w:gridCol w:w="231"/>
      </w:tblGrid>
      <w:tr w:rsidR="000900B5" w14:paraId="6FCCCB7F" w14:textId="77777777">
        <w:trPr>
          <w:trHeight w:val="238"/>
        </w:trPr>
        <w:tc>
          <w:tcPr>
            <w:tcW w:w="7254" w:type="dxa"/>
          </w:tcPr>
          <w:p w14:paraId="6FCCCB7C" w14:textId="77777777" w:rsidR="000900B5" w:rsidRDefault="00000000">
            <w:pPr>
              <w:pStyle w:val="TableParagraph"/>
              <w:spacing w:line="211" w:lineRule="exact"/>
              <w:ind w:left="50"/>
              <w:rPr>
                <w:rFonts w:ascii="Cambria" w:hAnsi="Cambria"/>
                <w:sz w:val="20"/>
              </w:rPr>
            </w:pP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sz w:val="20"/>
              </w:rPr>
              <w:t>Key</w:t>
            </w:r>
            <w:r>
              <w:rPr>
                <w:rFonts w:ascii="Cambria" w:hAnsi="Cambria"/>
                <w:spacing w:val="56"/>
                <w:sz w:val="20"/>
              </w:rPr>
              <w:t xml:space="preserve"> </w:t>
            </w:r>
            <w:proofErr w:type="gramStart"/>
            <w:r>
              <w:rPr>
                <w:rFonts w:ascii="Cambria" w:hAnsi="Cambria"/>
                <w:sz w:val="20"/>
              </w:rPr>
              <w:t>=</w:t>
            </w:r>
            <w:r>
              <w:rPr>
                <w:rFonts w:ascii="Cambria" w:hAnsi="Cambria"/>
                <w:spacing w:val="44"/>
                <w:w w:val="120"/>
                <w:sz w:val="20"/>
              </w:rPr>
              <w:t xml:space="preserve"> </w:t>
            </w:r>
            <w:r>
              <w:rPr>
                <w:rFonts w:ascii="Cambria" w:hAnsi="Cambria"/>
                <w:color w:val="FF0000"/>
                <w:w w:val="120"/>
                <w:sz w:val="20"/>
              </w:rPr>
              <w:t>’</w:t>
            </w:r>
            <w:proofErr w:type="gramEnd"/>
            <w:r>
              <w:rPr>
                <w:rFonts w:ascii="Cambria" w:hAnsi="Cambria"/>
                <w:color w:val="FF0000"/>
                <w:spacing w:val="-31"/>
                <w:w w:val="120"/>
                <w:sz w:val="20"/>
              </w:rPr>
              <w:t xml:space="preserve"> </w:t>
            </w:r>
            <w:proofErr w:type="gramStart"/>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w w:val="120"/>
                <w:sz w:val="20"/>
              </w:rPr>
              <w:t>’</w:t>
            </w:r>
            <w:proofErr w:type="gramEnd"/>
            <w:r>
              <w:rPr>
                <w:rFonts w:ascii="Cambria" w:hAnsi="Cambria"/>
                <w:color w:val="FF0000"/>
                <w:spacing w:val="43"/>
                <w:w w:val="120"/>
                <w:sz w:val="20"/>
              </w:rPr>
              <w:t xml:space="preserve"> </w:t>
            </w: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52"/>
                <w:w w:val="120"/>
                <w:sz w:val="20"/>
              </w:rPr>
              <w:t xml:space="preserve"> </w:t>
            </w:r>
            <w:proofErr w:type="gramStart"/>
            <w:r>
              <w:rPr>
                <w:rFonts w:ascii="Cambria" w:hAnsi="Cambria"/>
                <w:sz w:val="20"/>
              </w:rPr>
              <w:t>=</w:t>
            </w:r>
            <w:r>
              <w:rPr>
                <w:rFonts w:ascii="Cambria" w:hAnsi="Cambria"/>
                <w:spacing w:val="51"/>
                <w:w w:val="120"/>
                <w:sz w:val="20"/>
              </w:rPr>
              <w:t xml:space="preserve"> </w:t>
            </w:r>
            <w:r>
              <w:rPr>
                <w:rFonts w:ascii="Cambria" w:hAnsi="Cambria"/>
                <w:color w:val="FF0000"/>
                <w:w w:val="120"/>
                <w:sz w:val="20"/>
              </w:rPr>
              <w:t>’</w:t>
            </w:r>
            <w:proofErr w:type="gramEnd"/>
            <w:r>
              <w:rPr>
                <w:rFonts w:ascii="Cambria" w:hAnsi="Cambria"/>
                <w:color w:val="FF0000"/>
                <w:spacing w:val="-27"/>
                <w:w w:val="120"/>
                <w:sz w:val="20"/>
              </w:rPr>
              <w:t xml:space="preserve"> </w:t>
            </w:r>
            <w:proofErr w:type="gramStart"/>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0"/>
                <w:w w:val="120"/>
                <w:sz w:val="20"/>
              </w:rPr>
              <w:t>’</w:t>
            </w:r>
            <w:proofErr w:type="gramEnd"/>
          </w:p>
        </w:tc>
        <w:tc>
          <w:tcPr>
            <w:tcW w:w="619" w:type="dxa"/>
          </w:tcPr>
          <w:p w14:paraId="6FCCCB7D" w14:textId="77777777" w:rsidR="000900B5" w:rsidRDefault="00000000">
            <w:pPr>
              <w:pStyle w:val="TableParagraph"/>
              <w:spacing w:line="211" w:lineRule="exact"/>
              <w:jc w:val="center"/>
              <w:rPr>
                <w:rFonts w:ascii="Cambria"/>
                <w:sz w:val="20"/>
              </w:rPr>
            </w:pPr>
            <w:r>
              <w:rPr>
                <w:rFonts w:ascii="Cambria"/>
                <w:color w:val="0000FF"/>
                <w:spacing w:val="8"/>
                <w:w w:val="95"/>
                <w:sz w:val="20"/>
              </w:rPr>
              <w:t>THEN</w:t>
            </w:r>
          </w:p>
        </w:tc>
        <w:tc>
          <w:tcPr>
            <w:tcW w:w="231" w:type="dxa"/>
          </w:tcPr>
          <w:p w14:paraId="6FCCCB7E" w14:textId="77777777" w:rsidR="000900B5" w:rsidRDefault="00000000">
            <w:pPr>
              <w:pStyle w:val="TableParagraph"/>
              <w:spacing w:line="211" w:lineRule="exact"/>
              <w:ind w:left="28"/>
              <w:jc w:val="center"/>
              <w:rPr>
                <w:rFonts w:ascii="Cambria"/>
                <w:sz w:val="20"/>
              </w:rPr>
            </w:pPr>
            <w:r>
              <w:rPr>
                <w:rFonts w:ascii="Cambria"/>
                <w:spacing w:val="-10"/>
                <w:sz w:val="20"/>
              </w:rPr>
              <w:t>1</w:t>
            </w:r>
          </w:p>
        </w:tc>
      </w:tr>
      <w:tr w:rsidR="000900B5" w14:paraId="6FCCCB83" w14:textId="77777777">
        <w:trPr>
          <w:trHeight w:val="239"/>
        </w:trPr>
        <w:tc>
          <w:tcPr>
            <w:tcW w:w="7254" w:type="dxa"/>
          </w:tcPr>
          <w:p w14:paraId="6FCCCB80" w14:textId="77777777" w:rsidR="000900B5" w:rsidRDefault="00000000">
            <w:pPr>
              <w:pStyle w:val="TableParagraph"/>
              <w:spacing w:line="212" w:lineRule="exact"/>
              <w:ind w:left="50"/>
              <w:rPr>
                <w:rFonts w:ascii="Cambria" w:hAnsi="Cambria"/>
                <w:sz w:val="20"/>
              </w:rPr>
            </w:pPr>
            <w:r>
              <w:rPr>
                <w:rFonts w:ascii="Cambria" w:hAnsi="Cambria"/>
                <w:color w:val="0000FF"/>
                <w:spacing w:val="12"/>
                <w:sz w:val="20"/>
              </w:rPr>
              <w:t>WHEN</w:t>
            </w:r>
            <w:r>
              <w:rPr>
                <w:rFonts w:ascii="Cambria" w:hAnsi="Cambria"/>
                <w:color w:val="0000FF"/>
                <w:spacing w:val="54"/>
                <w:w w:val="115"/>
                <w:sz w:val="20"/>
              </w:rPr>
              <w:t xml:space="preserve"> </w:t>
            </w:r>
            <w:r>
              <w:rPr>
                <w:rFonts w:ascii="Cambria" w:hAnsi="Cambria"/>
                <w:spacing w:val="16"/>
                <w:w w:val="115"/>
                <w:sz w:val="20"/>
              </w:rPr>
              <w:t>location</w:t>
            </w:r>
            <w:r>
              <w:rPr>
                <w:rFonts w:ascii="Cambria" w:hAnsi="Cambria"/>
                <w:spacing w:val="-32"/>
                <w:w w:val="115"/>
                <w:sz w:val="20"/>
              </w:rPr>
              <w:t xml:space="preserve"> </w:t>
            </w:r>
            <w:r>
              <w:rPr>
                <w:rFonts w:ascii="Cambria" w:hAnsi="Cambria"/>
                <w:spacing w:val="12"/>
                <w:sz w:val="20"/>
              </w:rPr>
              <w:t>Key</w:t>
            </w:r>
            <w:r>
              <w:rPr>
                <w:rFonts w:ascii="Cambria" w:hAnsi="Cambria"/>
                <w:spacing w:val="57"/>
                <w:sz w:val="20"/>
              </w:rPr>
              <w:t xml:space="preserve"> </w:t>
            </w:r>
            <w:proofErr w:type="gramStart"/>
            <w:r>
              <w:rPr>
                <w:rFonts w:ascii="Cambria" w:hAnsi="Cambria"/>
                <w:sz w:val="20"/>
              </w:rPr>
              <w:t>=</w:t>
            </w:r>
            <w:r>
              <w:rPr>
                <w:rFonts w:ascii="Cambria" w:hAnsi="Cambria"/>
                <w:spacing w:val="55"/>
                <w:w w:val="115"/>
                <w:sz w:val="20"/>
              </w:rPr>
              <w:t xml:space="preserve"> </w:t>
            </w:r>
            <w:r>
              <w:rPr>
                <w:rFonts w:ascii="Cambria" w:hAnsi="Cambria"/>
                <w:color w:val="FF0000"/>
                <w:w w:val="115"/>
                <w:sz w:val="20"/>
              </w:rPr>
              <w:t>’</w:t>
            </w:r>
            <w:proofErr w:type="gramEnd"/>
            <w:r>
              <w:rPr>
                <w:rFonts w:ascii="Cambria" w:hAnsi="Cambria"/>
                <w:color w:val="FF0000"/>
                <w:spacing w:val="-29"/>
                <w:w w:val="115"/>
                <w:sz w:val="20"/>
              </w:rPr>
              <w:t xml:space="preserve"> </w:t>
            </w:r>
            <w:proofErr w:type="gramStart"/>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15"/>
                <w:sz w:val="20"/>
              </w:rPr>
              <w:t>’</w:t>
            </w:r>
            <w:proofErr w:type="gramEnd"/>
            <w:r>
              <w:rPr>
                <w:rFonts w:ascii="Cambria" w:hAnsi="Cambria"/>
                <w:color w:val="FF0000"/>
                <w:spacing w:val="59"/>
                <w:w w:val="115"/>
                <w:sz w:val="20"/>
              </w:rPr>
              <w:t xml:space="preserve"> </w:t>
            </w:r>
            <w:r>
              <w:rPr>
                <w:rFonts w:ascii="Cambria" w:hAnsi="Cambria"/>
                <w:color w:val="0000FF"/>
                <w:spacing w:val="10"/>
                <w:sz w:val="20"/>
              </w:rPr>
              <w:t>AND</w:t>
            </w:r>
            <w:r>
              <w:rPr>
                <w:rFonts w:ascii="Cambria" w:hAnsi="Cambria"/>
                <w:color w:val="0000FF"/>
                <w:spacing w:val="70"/>
                <w:w w:val="115"/>
                <w:sz w:val="20"/>
              </w:rPr>
              <w:t xml:space="preserve"> </w:t>
            </w:r>
            <w:r>
              <w:rPr>
                <w:rFonts w:ascii="Cambria" w:hAnsi="Cambria"/>
                <w:spacing w:val="16"/>
                <w:w w:val="115"/>
                <w:sz w:val="20"/>
              </w:rPr>
              <w:t>sorting</w:t>
            </w:r>
            <w:r>
              <w:rPr>
                <w:rFonts w:ascii="Cambria" w:hAnsi="Cambria"/>
                <w:spacing w:val="-32"/>
                <w:w w:val="115"/>
                <w:sz w:val="20"/>
              </w:rPr>
              <w:t xml:space="preserve"> </w:t>
            </w:r>
            <w:r>
              <w:rPr>
                <w:rFonts w:ascii="Cambria" w:hAnsi="Cambria"/>
                <w:spacing w:val="16"/>
                <w:w w:val="115"/>
                <w:sz w:val="20"/>
              </w:rPr>
              <w:t>Process</w:t>
            </w:r>
            <w:r>
              <w:rPr>
                <w:rFonts w:ascii="Cambria" w:hAnsi="Cambria"/>
                <w:spacing w:val="65"/>
                <w:w w:val="115"/>
                <w:sz w:val="20"/>
              </w:rPr>
              <w:t xml:space="preserve"> </w:t>
            </w:r>
            <w:proofErr w:type="gramStart"/>
            <w:r>
              <w:rPr>
                <w:rFonts w:ascii="Cambria" w:hAnsi="Cambria"/>
                <w:sz w:val="20"/>
              </w:rPr>
              <w:t>=</w:t>
            </w:r>
            <w:r>
              <w:rPr>
                <w:rFonts w:ascii="Cambria" w:hAnsi="Cambria"/>
                <w:spacing w:val="61"/>
                <w:w w:val="115"/>
                <w:sz w:val="20"/>
              </w:rPr>
              <w:t xml:space="preserve"> </w:t>
            </w:r>
            <w:r>
              <w:rPr>
                <w:rFonts w:ascii="Cambria" w:hAnsi="Cambria"/>
                <w:color w:val="FF0000"/>
                <w:w w:val="115"/>
                <w:sz w:val="20"/>
              </w:rPr>
              <w:t>’</w:t>
            </w:r>
            <w:proofErr w:type="gramEnd"/>
            <w:r>
              <w:rPr>
                <w:rFonts w:ascii="Cambria" w:hAnsi="Cambria"/>
                <w:color w:val="FF0000"/>
                <w:spacing w:val="-25"/>
                <w:w w:val="115"/>
                <w:sz w:val="20"/>
              </w:rPr>
              <w:t xml:space="preserve"> </w:t>
            </w:r>
            <w:proofErr w:type="gramStart"/>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0"/>
                <w:w w:val="115"/>
                <w:sz w:val="20"/>
              </w:rPr>
              <w:t>’</w:t>
            </w:r>
            <w:proofErr w:type="gramEnd"/>
          </w:p>
        </w:tc>
        <w:tc>
          <w:tcPr>
            <w:tcW w:w="619" w:type="dxa"/>
          </w:tcPr>
          <w:p w14:paraId="6FCCCB81" w14:textId="77777777" w:rsidR="000900B5" w:rsidRDefault="00000000">
            <w:pPr>
              <w:pStyle w:val="TableParagraph"/>
              <w:spacing w:line="212" w:lineRule="exact"/>
              <w:jc w:val="center"/>
              <w:rPr>
                <w:rFonts w:ascii="Cambria"/>
                <w:sz w:val="20"/>
              </w:rPr>
            </w:pPr>
            <w:r>
              <w:rPr>
                <w:rFonts w:ascii="Cambria"/>
                <w:color w:val="0000FF"/>
                <w:spacing w:val="8"/>
                <w:w w:val="95"/>
                <w:sz w:val="20"/>
              </w:rPr>
              <w:t>THEN</w:t>
            </w:r>
          </w:p>
        </w:tc>
        <w:tc>
          <w:tcPr>
            <w:tcW w:w="231" w:type="dxa"/>
          </w:tcPr>
          <w:p w14:paraId="6FCCCB82" w14:textId="77777777" w:rsidR="000900B5" w:rsidRDefault="00000000">
            <w:pPr>
              <w:pStyle w:val="TableParagraph"/>
              <w:spacing w:line="212" w:lineRule="exact"/>
              <w:ind w:left="28"/>
              <w:jc w:val="center"/>
              <w:rPr>
                <w:rFonts w:ascii="Cambria"/>
                <w:sz w:val="20"/>
              </w:rPr>
            </w:pPr>
            <w:r>
              <w:rPr>
                <w:rFonts w:ascii="Cambria"/>
                <w:spacing w:val="-10"/>
                <w:sz w:val="20"/>
              </w:rPr>
              <w:t>1</w:t>
            </w:r>
          </w:p>
        </w:tc>
      </w:tr>
      <w:tr w:rsidR="000900B5" w14:paraId="6FCCCB87" w14:textId="77777777">
        <w:trPr>
          <w:trHeight w:val="239"/>
        </w:trPr>
        <w:tc>
          <w:tcPr>
            <w:tcW w:w="7254" w:type="dxa"/>
          </w:tcPr>
          <w:p w14:paraId="6FCCCB84" w14:textId="77777777" w:rsidR="000900B5" w:rsidRDefault="00000000">
            <w:pPr>
              <w:pStyle w:val="TableParagraph"/>
              <w:spacing w:line="212" w:lineRule="exact"/>
              <w:ind w:left="50"/>
              <w:rPr>
                <w:rFonts w:ascii="Cambria" w:hAnsi="Cambria"/>
                <w:sz w:val="20"/>
              </w:rPr>
            </w:pP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sz w:val="20"/>
              </w:rPr>
              <w:t>Key</w:t>
            </w:r>
            <w:r>
              <w:rPr>
                <w:rFonts w:ascii="Cambria" w:hAnsi="Cambria"/>
                <w:spacing w:val="56"/>
                <w:sz w:val="20"/>
              </w:rPr>
              <w:t xml:space="preserve"> </w:t>
            </w:r>
            <w:proofErr w:type="gramStart"/>
            <w:r>
              <w:rPr>
                <w:rFonts w:ascii="Cambria" w:hAnsi="Cambria"/>
                <w:sz w:val="20"/>
              </w:rPr>
              <w:t>=</w:t>
            </w:r>
            <w:r>
              <w:rPr>
                <w:rFonts w:ascii="Cambria" w:hAnsi="Cambria"/>
                <w:spacing w:val="44"/>
                <w:w w:val="120"/>
                <w:sz w:val="20"/>
              </w:rPr>
              <w:t xml:space="preserve"> </w:t>
            </w:r>
            <w:r>
              <w:rPr>
                <w:rFonts w:ascii="Cambria" w:hAnsi="Cambria"/>
                <w:color w:val="FF0000"/>
                <w:w w:val="120"/>
                <w:sz w:val="20"/>
              </w:rPr>
              <w:t>’</w:t>
            </w:r>
            <w:proofErr w:type="gramEnd"/>
            <w:r>
              <w:rPr>
                <w:rFonts w:ascii="Cambria" w:hAnsi="Cambria"/>
                <w:color w:val="FF0000"/>
                <w:spacing w:val="-31"/>
                <w:w w:val="120"/>
                <w:sz w:val="20"/>
              </w:rPr>
              <w:t xml:space="preserve"> </w:t>
            </w:r>
            <w:proofErr w:type="gramStart"/>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w w:val="120"/>
                <w:sz w:val="20"/>
              </w:rPr>
              <w:t>’</w:t>
            </w:r>
            <w:proofErr w:type="gramEnd"/>
            <w:r>
              <w:rPr>
                <w:rFonts w:ascii="Cambria" w:hAnsi="Cambria"/>
                <w:color w:val="FF0000"/>
                <w:spacing w:val="43"/>
                <w:w w:val="120"/>
                <w:sz w:val="20"/>
              </w:rPr>
              <w:t xml:space="preserve"> </w:t>
            </w:r>
            <w:r>
              <w:rPr>
                <w:rFonts w:ascii="Cambria" w:hAnsi="Cambria"/>
                <w:color w:val="0000FF"/>
                <w:spacing w:val="10"/>
                <w:sz w:val="20"/>
              </w:rPr>
              <w:t>AND</w:t>
            </w:r>
            <w:r>
              <w:rPr>
                <w:rFonts w:ascii="Cambria" w:hAnsi="Cambria"/>
                <w:color w:val="0000FF"/>
                <w:spacing w:val="59"/>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58"/>
                <w:w w:val="120"/>
                <w:sz w:val="20"/>
              </w:rPr>
              <w:t xml:space="preserve"> </w:t>
            </w:r>
            <w:proofErr w:type="gramStart"/>
            <w:r>
              <w:rPr>
                <w:rFonts w:ascii="Cambria" w:hAnsi="Cambria"/>
                <w:sz w:val="20"/>
              </w:rPr>
              <w:t>=</w:t>
            </w:r>
            <w:r>
              <w:rPr>
                <w:rFonts w:ascii="Cambria" w:hAnsi="Cambria"/>
                <w:spacing w:val="53"/>
                <w:w w:val="120"/>
                <w:sz w:val="20"/>
              </w:rPr>
              <w:t xml:space="preserve"> </w:t>
            </w:r>
            <w:r>
              <w:rPr>
                <w:rFonts w:ascii="Cambria" w:hAnsi="Cambria"/>
                <w:color w:val="FF0000"/>
                <w:w w:val="120"/>
                <w:sz w:val="20"/>
              </w:rPr>
              <w:t>’</w:t>
            </w:r>
            <w:proofErr w:type="gramEnd"/>
            <w:r>
              <w:rPr>
                <w:rFonts w:ascii="Cambria" w:hAnsi="Cambria"/>
                <w:color w:val="FF0000"/>
                <w:spacing w:val="-28"/>
                <w:w w:val="120"/>
                <w:sz w:val="20"/>
              </w:rPr>
              <w:t xml:space="preserve"> </w:t>
            </w:r>
            <w:proofErr w:type="gramStart"/>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0"/>
                <w:w w:val="120"/>
                <w:sz w:val="20"/>
              </w:rPr>
              <w:t>’</w:t>
            </w:r>
            <w:proofErr w:type="gramEnd"/>
          </w:p>
        </w:tc>
        <w:tc>
          <w:tcPr>
            <w:tcW w:w="619" w:type="dxa"/>
          </w:tcPr>
          <w:p w14:paraId="6FCCCB85" w14:textId="77777777" w:rsidR="000900B5" w:rsidRDefault="00000000">
            <w:pPr>
              <w:pStyle w:val="TableParagraph"/>
              <w:spacing w:line="212" w:lineRule="exact"/>
              <w:jc w:val="center"/>
              <w:rPr>
                <w:rFonts w:ascii="Cambria"/>
                <w:sz w:val="20"/>
              </w:rPr>
            </w:pPr>
            <w:r>
              <w:rPr>
                <w:rFonts w:ascii="Cambria"/>
                <w:color w:val="0000FF"/>
                <w:spacing w:val="8"/>
                <w:w w:val="95"/>
                <w:sz w:val="20"/>
              </w:rPr>
              <w:t>THEN</w:t>
            </w:r>
          </w:p>
        </w:tc>
        <w:tc>
          <w:tcPr>
            <w:tcW w:w="231" w:type="dxa"/>
          </w:tcPr>
          <w:p w14:paraId="6FCCCB86" w14:textId="77777777" w:rsidR="000900B5" w:rsidRDefault="00000000">
            <w:pPr>
              <w:pStyle w:val="TableParagraph"/>
              <w:spacing w:line="212" w:lineRule="exact"/>
              <w:ind w:left="28"/>
              <w:jc w:val="center"/>
              <w:rPr>
                <w:rFonts w:ascii="Cambria"/>
                <w:sz w:val="20"/>
              </w:rPr>
            </w:pPr>
            <w:r>
              <w:rPr>
                <w:rFonts w:ascii="Cambria"/>
                <w:spacing w:val="-10"/>
                <w:sz w:val="20"/>
              </w:rPr>
              <w:t>1</w:t>
            </w:r>
          </w:p>
        </w:tc>
      </w:tr>
      <w:tr w:rsidR="000900B5" w14:paraId="6FCCCB8B" w14:textId="77777777">
        <w:trPr>
          <w:trHeight w:val="239"/>
        </w:trPr>
        <w:tc>
          <w:tcPr>
            <w:tcW w:w="7254" w:type="dxa"/>
          </w:tcPr>
          <w:p w14:paraId="6FCCCB88" w14:textId="77777777" w:rsidR="000900B5" w:rsidRDefault="00000000">
            <w:pPr>
              <w:pStyle w:val="TableParagraph"/>
              <w:spacing w:line="212" w:lineRule="exact"/>
              <w:ind w:left="50"/>
              <w:rPr>
                <w:rFonts w:ascii="Cambria" w:hAnsi="Cambria"/>
                <w:sz w:val="20"/>
              </w:rPr>
            </w:pP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sz w:val="20"/>
              </w:rPr>
              <w:t>Key</w:t>
            </w:r>
            <w:r>
              <w:rPr>
                <w:rFonts w:ascii="Cambria" w:hAnsi="Cambria"/>
                <w:spacing w:val="56"/>
                <w:sz w:val="20"/>
              </w:rPr>
              <w:t xml:space="preserve"> </w:t>
            </w:r>
            <w:proofErr w:type="gramStart"/>
            <w:r>
              <w:rPr>
                <w:rFonts w:ascii="Cambria" w:hAnsi="Cambria"/>
                <w:sz w:val="20"/>
              </w:rPr>
              <w:t>=</w:t>
            </w:r>
            <w:r>
              <w:rPr>
                <w:rFonts w:ascii="Cambria" w:hAnsi="Cambria"/>
                <w:spacing w:val="44"/>
                <w:w w:val="120"/>
                <w:sz w:val="20"/>
              </w:rPr>
              <w:t xml:space="preserve"> </w:t>
            </w:r>
            <w:r>
              <w:rPr>
                <w:rFonts w:ascii="Cambria" w:hAnsi="Cambria"/>
                <w:color w:val="FF0000"/>
                <w:w w:val="120"/>
                <w:sz w:val="20"/>
              </w:rPr>
              <w:t>’</w:t>
            </w:r>
            <w:proofErr w:type="gramEnd"/>
            <w:r>
              <w:rPr>
                <w:rFonts w:ascii="Cambria" w:hAnsi="Cambria"/>
                <w:color w:val="FF0000"/>
                <w:spacing w:val="-31"/>
                <w:w w:val="120"/>
                <w:sz w:val="20"/>
              </w:rPr>
              <w:t xml:space="preserve"> </w:t>
            </w:r>
            <w:proofErr w:type="gramStart"/>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w w:val="120"/>
                <w:sz w:val="20"/>
              </w:rPr>
              <w:t>’</w:t>
            </w:r>
            <w:proofErr w:type="gramEnd"/>
            <w:r>
              <w:rPr>
                <w:rFonts w:ascii="Cambria" w:hAnsi="Cambria"/>
                <w:color w:val="FF0000"/>
                <w:spacing w:val="43"/>
                <w:w w:val="120"/>
                <w:sz w:val="20"/>
              </w:rPr>
              <w:t xml:space="preserve"> </w:t>
            </w:r>
            <w:r>
              <w:rPr>
                <w:rFonts w:ascii="Cambria" w:hAnsi="Cambria"/>
                <w:color w:val="0000FF"/>
                <w:spacing w:val="10"/>
                <w:sz w:val="20"/>
              </w:rPr>
              <w:t>AND</w:t>
            </w:r>
            <w:r>
              <w:rPr>
                <w:rFonts w:ascii="Cambria" w:hAnsi="Cambria"/>
                <w:color w:val="0000FF"/>
                <w:spacing w:val="53"/>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57"/>
                <w:w w:val="120"/>
                <w:sz w:val="20"/>
              </w:rPr>
              <w:t xml:space="preserve"> </w:t>
            </w:r>
            <w:proofErr w:type="gramStart"/>
            <w:r>
              <w:rPr>
                <w:rFonts w:ascii="Cambria" w:hAnsi="Cambria"/>
                <w:sz w:val="20"/>
              </w:rPr>
              <w:t>=</w:t>
            </w:r>
            <w:r>
              <w:rPr>
                <w:rFonts w:ascii="Cambria" w:hAnsi="Cambria"/>
                <w:spacing w:val="52"/>
                <w:w w:val="120"/>
                <w:sz w:val="20"/>
              </w:rPr>
              <w:t xml:space="preserve"> </w:t>
            </w:r>
            <w:r>
              <w:rPr>
                <w:rFonts w:ascii="Cambria" w:hAnsi="Cambria"/>
                <w:color w:val="FF0000"/>
                <w:w w:val="120"/>
                <w:sz w:val="20"/>
              </w:rPr>
              <w:t>’</w:t>
            </w:r>
            <w:proofErr w:type="gramEnd"/>
            <w:r>
              <w:rPr>
                <w:rFonts w:ascii="Cambria" w:hAnsi="Cambria"/>
                <w:color w:val="FF0000"/>
                <w:spacing w:val="-28"/>
                <w:w w:val="120"/>
                <w:sz w:val="20"/>
              </w:rPr>
              <w:t xml:space="preserve"> </w:t>
            </w:r>
            <w:proofErr w:type="gramStart"/>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0"/>
                <w:w w:val="120"/>
                <w:sz w:val="20"/>
              </w:rPr>
              <w:t>’</w:t>
            </w:r>
            <w:proofErr w:type="gramEnd"/>
          </w:p>
        </w:tc>
        <w:tc>
          <w:tcPr>
            <w:tcW w:w="619" w:type="dxa"/>
          </w:tcPr>
          <w:p w14:paraId="6FCCCB89" w14:textId="77777777" w:rsidR="000900B5" w:rsidRDefault="00000000">
            <w:pPr>
              <w:pStyle w:val="TableParagraph"/>
              <w:spacing w:line="212" w:lineRule="exact"/>
              <w:jc w:val="center"/>
              <w:rPr>
                <w:rFonts w:ascii="Cambria"/>
                <w:sz w:val="20"/>
              </w:rPr>
            </w:pPr>
            <w:r>
              <w:rPr>
                <w:rFonts w:ascii="Cambria"/>
                <w:color w:val="0000FF"/>
                <w:spacing w:val="8"/>
                <w:w w:val="95"/>
                <w:sz w:val="20"/>
              </w:rPr>
              <w:t>THEN</w:t>
            </w:r>
          </w:p>
        </w:tc>
        <w:tc>
          <w:tcPr>
            <w:tcW w:w="231" w:type="dxa"/>
          </w:tcPr>
          <w:p w14:paraId="6FCCCB8A" w14:textId="77777777" w:rsidR="000900B5" w:rsidRDefault="00000000">
            <w:pPr>
              <w:pStyle w:val="TableParagraph"/>
              <w:spacing w:line="212" w:lineRule="exact"/>
              <w:ind w:left="28"/>
              <w:jc w:val="center"/>
              <w:rPr>
                <w:rFonts w:ascii="Cambria"/>
                <w:sz w:val="20"/>
              </w:rPr>
            </w:pPr>
            <w:r>
              <w:rPr>
                <w:rFonts w:ascii="Cambria"/>
                <w:spacing w:val="-10"/>
                <w:sz w:val="20"/>
              </w:rPr>
              <w:t>1</w:t>
            </w:r>
          </w:p>
        </w:tc>
      </w:tr>
      <w:tr w:rsidR="000900B5" w14:paraId="6FCCCB8F" w14:textId="77777777">
        <w:trPr>
          <w:trHeight w:val="238"/>
        </w:trPr>
        <w:tc>
          <w:tcPr>
            <w:tcW w:w="7254" w:type="dxa"/>
          </w:tcPr>
          <w:p w14:paraId="6FCCCB8C" w14:textId="77777777" w:rsidR="000900B5" w:rsidRDefault="00000000">
            <w:pPr>
              <w:pStyle w:val="TableParagraph"/>
              <w:spacing w:line="212" w:lineRule="exact"/>
              <w:ind w:left="50"/>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proofErr w:type="gramStart"/>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proofErr w:type="gramEnd"/>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proofErr w:type="gramStart"/>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proofErr w:type="gramEnd"/>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proofErr w:type="gramStart"/>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proofErr w:type="gramEnd"/>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tc>
        <w:tc>
          <w:tcPr>
            <w:tcW w:w="619" w:type="dxa"/>
          </w:tcPr>
          <w:p w14:paraId="6FCCCB8D" w14:textId="77777777" w:rsidR="000900B5" w:rsidRDefault="000900B5">
            <w:pPr>
              <w:pStyle w:val="TableParagraph"/>
              <w:rPr>
                <w:rFonts w:ascii="Times New Roman"/>
                <w:sz w:val="16"/>
              </w:rPr>
            </w:pPr>
          </w:p>
        </w:tc>
        <w:tc>
          <w:tcPr>
            <w:tcW w:w="231" w:type="dxa"/>
          </w:tcPr>
          <w:p w14:paraId="6FCCCB8E" w14:textId="77777777" w:rsidR="000900B5" w:rsidRDefault="000900B5">
            <w:pPr>
              <w:pStyle w:val="TableParagraph"/>
              <w:rPr>
                <w:rFonts w:ascii="Times New Roman"/>
                <w:sz w:val="16"/>
              </w:rPr>
            </w:pPr>
          </w:p>
        </w:tc>
      </w:tr>
    </w:tbl>
    <w:p w14:paraId="6FCCCB90" w14:textId="77777777" w:rsidR="000900B5" w:rsidRDefault="000900B5">
      <w:pPr>
        <w:pStyle w:val="BodyText"/>
        <w:rPr>
          <w:rFonts w:ascii="Cambria"/>
          <w:sz w:val="24"/>
        </w:rPr>
      </w:pPr>
    </w:p>
    <w:p w14:paraId="6FCCCB91" w14:textId="77777777" w:rsidR="000900B5" w:rsidRDefault="000900B5">
      <w:pPr>
        <w:pStyle w:val="BodyText"/>
        <w:rPr>
          <w:rFonts w:ascii="Cambria"/>
          <w:sz w:val="24"/>
        </w:rPr>
      </w:pPr>
    </w:p>
    <w:p w14:paraId="6FCCCB92" w14:textId="77777777" w:rsidR="000900B5" w:rsidRDefault="000900B5">
      <w:pPr>
        <w:pStyle w:val="BodyText"/>
        <w:rPr>
          <w:rFonts w:ascii="Cambria"/>
          <w:sz w:val="24"/>
        </w:rPr>
      </w:pPr>
    </w:p>
    <w:p w14:paraId="6FCCCB93" w14:textId="77777777" w:rsidR="000900B5" w:rsidRDefault="000900B5">
      <w:pPr>
        <w:pStyle w:val="BodyText"/>
        <w:rPr>
          <w:rFonts w:ascii="Cambria"/>
          <w:sz w:val="24"/>
        </w:rPr>
      </w:pPr>
    </w:p>
    <w:p w14:paraId="6FCCCB94" w14:textId="77777777" w:rsidR="000900B5" w:rsidRDefault="000900B5">
      <w:pPr>
        <w:pStyle w:val="BodyText"/>
        <w:rPr>
          <w:rFonts w:ascii="Cambria"/>
          <w:sz w:val="24"/>
        </w:rPr>
      </w:pPr>
    </w:p>
    <w:p w14:paraId="6FCCCB95" w14:textId="77777777" w:rsidR="000900B5" w:rsidRDefault="000900B5">
      <w:pPr>
        <w:pStyle w:val="BodyText"/>
        <w:rPr>
          <w:rFonts w:ascii="Cambria"/>
          <w:sz w:val="24"/>
        </w:rPr>
      </w:pPr>
    </w:p>
    <w:p w14:paraId="6FCCCB96" w14:textId="77777777" w:rsidR="000900B5" w:rsidRDefault="000900B5">
      <w:pPr>
        <w:pStyle w:val="BodyText"/>
        <w:rPr>
          <w:rFonts w:ascii="Cambria"/>
          <w:sz w:val="24"/>
        </w:rPr>
      </w:pPr>
    </w:p>
    <w:p w14:paraId="6FCCCB97" w14:textId="77777777" w:rsidR="000900B5" w:rsidRDefault="000900B5">
      <w:pPr>
        <w:pStyle w:val="BodyText"/>
        <w:rPr>
          <w:rFonts w:ascii="Cambria"/>
          <w:sz w:val="24"/>
        </w:rPr>
      </w:pPr>
    </w:p>
    <w:p w14:paraId="6FCCCB98" w14:textId="77777777" w:rsidR="000900B5" w:rsidRDefault="000900B5">
      <w:pPr>
        <w:pStyle w:val="BodyText"/>
        <w:rPr>
          <w:rFonts w:ascii="Cambria"/>
          <w:sz w:val="24"/>
        </w:rPr>
      </w:pPr>
    </w:p>
    <w:p w14:paraId="6FCCCB99" w14:textId="77777777" w:rsidR="000900B5" w:rsidRDefault="000900B5">
      <w:pPr>
        <w:pStyle w:val="BodyText"/>
        <w:rPr>
          <w:rFonts w:ascii="Cambria"/>
          <w:sz w:val="24"/>
        </w:rPr>
      </w:pPr>
    </w:p>
    <w:p w14:paraId="6FCCCB9A" w14:textId="77777777" w:rsidR="000900B5" w:rsidRDefault="000900B5">
      <w:pPr>
        <w:pStyle w:val="BodyText"/>
        <w:rPr>
          <w:rFonts w:ascii="Cambria"/>
          <w:sz w:val="24"/>
        </w:rPr>
      </w:pPr>
    </w:p>
    <w:p w14:paraId="6FCCCB9B" w14:textId="77777777" w:rsidR="000900B5" w:rsidRDefault="000900B5">
      <w:pPr>
        <w:pStyle w:val="BodyText"/>
        <w:rPr>
          <w:rFonts w:ascii="Cambria"/>
          <w:sz w:val="24"/>
        </w:rPr>
      </w:pPr>
    </w:p>
    <w:p w14:paraId="6FCCCB9C" w14:textId="77777777" w:rsidR="000900B5" w:rsidRDefault="000900B5">
      <w:pPr>
        <w:pStyle w:val="BodyText"/>
        <w:rPr>
          <w:rFonts w:ascii="Cambria"/>
          <w:sz w:val="24"/>
        </w:rPr>
      </w:pPr>
    </w:p>
    <w:p w14:paraId="6FCCCB9D" w14:textId="77777777" w:rsidR="000900B5" w:rsidRDefault="000900B5">
      <w:pPr>
        <w:pStyle w:val="BodyText"/>
        <w:rPr>
          <w:rFonts w:ascii="Cambria"/>
          <w:sz w:val="24"/>
        </w:rPr>
      </w:pPr>
    </w:p>
    <w:p w14:paraId="6FCCCB9E" w14:textId="77777777" w:rsidR="000900B5" w:rsidRDefault="000900B5">
      <w:pPr>
        <w:pStyle w:val="BodyText"/>
        <w:rPr>
          <w:rFonts w:ascii="Cambria"/>
          <w:sz w:val="24"/>
        </w:rPr>
      </w:pPr>
    </w:p>
    <w:p w14:paraId="6FCCCB9F" w14:textId="77777777" w:rsidR="000900B5" w:rsidRDefault="000900B5">
      <w:pPr>
        <w:pStyle w:val="BodyText"/>
        <w:rPr>
          <w:rFonts w:ascii="Cambria"/>
          <w:sz w:val="24"/>
        </w:rPr>
      </w:pPr>
    </w:p>
    <w:p w14:paraId="6FCCCBA0" w14:textId="77777777" w:rsidR="000900B5" w:rsidRDefault="000900B5">
      <w:pPr>
        <w:pStyle w:val="BodyText"/>
        <w:rPr>
          <w:rFonts w:ascii="Cambria"/>
          <w:sz w:val="24"/>
        </w:rPr>
      </w:pPr>
    </w:p>
    <w:p w14:paraId="6FCCCBA1" w14:textId="77777777" w:rsidR="000900B5" w:rsidRDefault="000900B5">
      <w:pPr>
        <w:pStyle w:val="BodyText"/>
        <w:rPr>
          <w:rFonts w:ascii="Cambria"/>
          <w:sz w:val="24"/>
        </w:rPr>
      </w:pPr>
    </w:p>
    <w:p w14:paraId="6FCCCBA2" w14:textId="77777777" w:rsidR="000900B5" w:rsidRDefault="000900B5">
      <w:pPr>
        <w:pStyle w:val="BodyText"/>
        <w:rPr>
          <w:rFonts w:ascii="Cambria"/>
          <w:sz w:val="24"/>
        </w:rPr>
      </w:pPr>
    </w:p>
    <w:p w14:paraId="6FCCCBA3" w14:textId="77777777" w:rsidR="000900B5" w:rsidRDefault="000900B5">
      <w:pPr>
        <w:pStyle w:val="BodyText"/>
        <w:rPr>
          <w:rFonts w:ascii="Cambria"/>
          <w:sz w:val="24"/>
        </w:rPr>
      </w:pPr>
    </w:p>
    <w:p w14:paraId="6FCCCBA4" w14:textId="77777777" w:rsidR="000900B5" w:rsidRDefault="000900B5">
      <w:pPr>
        <w:pStyle w:val="BodyText"/>
        <w:rPr>
          <w:rFonts w:ascii="Cambria"/>
          <w:sz w:val="24"/>
        </w:rPr>
      </w:pPr>
    </w:p>
    <w:p w14:paraId="6FCCCBA5" w14:textId="77777777" w:rsidR="000900B5" w:rsidRDefault="000900B5">
      <w:pPr>
        <w:pStyle w:val="BodyText"/>
        <w:rPr>
          <w:rFonts w:ascii="Cambria"/>
          <w:sz w:val="24"/>
        </w:rPr>
      </w:pPr>
    </w:p>
    <w:p w14:paraId="6FCCCBA6" w14:textId="77777777" w:rsidR="000900B5" w:rsidRDefault="000900B5">
      <w:pPr>
        <w:pStyle w:val="BodyText"/>
        <w:rPr>
          <w:rFonts w:ascii="Cambria"/>
          <w:sz w:val="24"/>
        </w:rPr>
      </w:pPr>
    </w:p>
    <w:p w14:paraId="6FCCCBA7" w14:textId="77777777" w:rsidR="000900B5" w:rsidRDefault="000900B5">
      <w:pPr>
        <w:pStyle w:val="BodyText"/>
        <w:rPr>
          <w:rFonts w:ascii="Cambria"/>
          <w:sz w:val="24"/>
        </w:rPr>
      </w:pPr>
    </w:p>
    <w:p w14:paraId="6FCCCBA8" w14:textId="77777777" w:rsidR="000900B5" w:rsidRDefault="000900B5">
      <w:pPr>
        <w:pStyle w:val="BodyText"/>
        <w:spacing w:before="121"/>
        <w:rPr>
          <w:rFonts w:ascii="Cambria"/>
          <w:sz w:val="24"/>
        </w:rPr>
      </w:pPr>
    </w:p>
    <w:p w14:paraId="6FCCCBA9" w14:textId="06699CF1" w:rsidR="000900B5" w:rsidRDefault="00000000">
      <w:pPr>
        <w:pStyle w:val="Heading3"/>
        <w:jc w:val="both"/>
        <w:rPr>
          <w:b w:val="0"/>
        </w:rPr>
      </w:pPr>
      <w:r>
        <w:rPr>
          <w:b w:val="0"/>
          <w:noProof/>
        </w:rPr>
        <mc:AlternateContent>
          <mc:Choice Requires="wpg">
            <w:drawing>
              <wp:anchor distT="0" distB="0" distL="0" distR="0" simplePos="0" relativeHeight="485742592" behindDoc="1" locked="0" layoutInCell="1" allowOverlap="1" wp14:anchorId="6FCCCD9C" wp14:editId="6FCCCD9D">
                <wp:simplePos x="0" y="0"/>
                <wp:positionH relativeFrom="page">
                  <wp:posOffset>496976</wp:posOffset>
                </wp:positionH>
                <wp:positionV relativeFrom="paragraph">
                  <wp:posOffset>-5301352</wp:posOffset>
                </wp:positionV>
                <wp:extent cx="6566534" cy="5053965"/>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053965"/>
                          <a:chOff x="0" y="0"/>
                          <a:chExt cx="6566534" cy="5053965"/>
                        </a:xfrm>
                      </wpg:grpSpPr>
                      <wps:wsp>
                        <wps:cNvPr id="267" name="Graphic 267"/>
                        <wps:cNvSpPr/>
                        <wps:spPr>
                          <a:xfrm>
                            <a:off x="2540"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8" name="Graphic 268"/>
                        <wps:cNvSpPr/>
                        <wps:spPr>
                          <a:xfrm>
                            <a:off x="6563512" y="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9" name="Graphic 269"/>
                        <wps:cNvSpPr/>
                        <wps:spPr>
                          <a:xfrm>
                            <a:off x="2540" y="15184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0" name="Graphic 270"/>
                        <wps:cNvSpPr/>
                        <wps:spPr>
                          <a:xfrm>
                            <a:off x="6563512" y="15184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1" name="Graphic 271"/>
                        <wps:cNvSpPr/>
                        <wps:spPr>
                          <a:xfrm>
                            <a:off x="2540" y="30366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2" name="Graphic 272"/>
                        <wps:cNvSpPr/>
                        <wps:spPr>
                          <a:xfrm>
                            <a:off x="6563512" y="30366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3" name="Graphic 273"/>
                        <wps:cNvSpPr/>
                        <wps:spPr>
                          <a:xfrm>
                            <a:off x="2540" y="45549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4" name="Graphic 274"/>
                        <wps:cNvSpPr/>
                        <wps:spPr>
                          <a:xfrm>
                            <a:off x="6563512" y="45549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5" name="Graphic 275"/>
                        <wps:cNvSpPr/>
                        <wps:spPr>
                          <a:xfrm>
                            <a:off x="2540" y="60732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6" name="Graphic 276"/>
                        <wps:cNvSpPr/>
                        <wps:spPr>
                          <a:xfrm>
                            <a:off x="6563512" y="60732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7" name="Graphic 277"/>
                        <wps:cNvSpPr/>
                        <wps:spPr>
                          <a:xfrm>
                            <a:off x="2540" y="75915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8" name="Graphic 278"/>
                        <wps:cNvSpPr/>
                        <wps:spPr>
                          <a:xfrm>
                            <a:off x="6563512" y="75915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9" name="Graphic 279"/>
                        <wps:cNvSpPr/>
                        <wps:spPr>
                          <a:xfrm>
                            <a:off x="2540" y="91098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0" name="Graphic 280"/>
                        <wps:cNvSpPr/>
                        <wps:spPr>
                          <a:xfrm>
                            <a:off x="6563512" y="91098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1" name="Graphic 281"/>
                        <wps:cNvSpPr/>
                        <wps:spPr>
                          <a:xfrm>
                            <a:off x="2540" y="106282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2" name="Graphic 282"/>
                        <wps:cNvSpPr/>
                        <wps:spPr>
                          <a:xfrm>
                            <a:off x="6563512" y="106282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3" name="Graphic 283"/>
                        <wps:cNvSpPr/>
                        <wps:spPr>
                          <a:xfrm>
                            <a:off x="2540" y="121465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4" name="Graphic 284"/>
                        <wps:cNvSpPr/>
                        <wps:spPr>
                          <a:xfrm>
                            <a:off x="6563512" y="121465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5" name="Graphic 285"/>
                        <wps:cNvSpPr/>
                        <wps:spPr>
                          <a:xfrm>
                            <a:off x="2540" y="136648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6" name="Graphic 286"/>
                        <wps:cNvSpPr/>
                        <wps:spPr>
                          <a:xfrm>
                            <a:off x="6563512" y="136648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7" name="Graphic 287"/>
                        <wps:cNvSpPr/>
                        <wps:spPr>
                          <a:xfrm>
                            <a:off x="2540" y="151831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8" name="Graphic 288"/>
                        <wps:cNvSpPr/>
                        <wps:spPr>
                          <a:xfrm>
                            <a:off x="6563512" y="151831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9" name="Graphic 289"/>
                        <wps:cNvSpPr/>
                        <wps:spPr>
                          <a:xfrm>
                            <a:off x="2540" y="167013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0" name="Graphic 290"/>
                        <wps:cNvSpPr/>
                        <wps:spPr>
                          <a:xfrm>
                            <a:off x="6563512" y="167013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1" name="Graphic 291"/>
                        <wps:cNvSpPr/>
                        <wps:spPr>
                          <a:xfrm>
                            <a:off x="2540" y="182196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2" name="Graphic 292"/>
                        <wps:cNvSpPr/>
                        <wps:spPr>
                          <a:xfrm>
                            <a:off x="6563512" y="182196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3" name="Graphic 293"/>
                        <wps:cNvSpPr/>
                        <wps:spPr>
                          <a:xfrm>
                            <a:off x="2540" y="197380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4" name="Graphic 294"/>
                        <wps:cNvSpPr/>
                        <wps:spPr>
                          <a:xfrm>
                            <a:off x="6563512" y="197380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5" name="Graphic 295"/>
                        <wps:cNvSpPr/>
                        <wps:spPr>
                          <a:xfrm>
                            <a:off x="2540" y="212563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6" name="Graphic 296"/>
                        <wps:cNvSpPr/>
                        <wps:spPr>
                          <a:xfrm>
                            <a:off x="6563512" y="212563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7" name="Graphic 297"/>
                        <wps:cNvSpPr/>
                        <wps:spPr>
                          <a:xfrm>
                            <a:off x="2540" y="227746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8" name="Graphic 298"/>
                        <wps:cNvSpPr/>
                        <wps:spPr>
                          <a:xfrm>
                            <a:off x="6563512" y="2277465"/>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9" name="Graphic 299"/>
                        <wps:cNvSpPr/>
                        <wps:spPr>
                          <a:xfrm>
                            <a:off x="2540" y="242929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0" name="Graphic 300"/>
                        <wps:cNvSpPr/>
                        <wps:spPr>
                          <a:xfrm>
                            <a:off x="6563512" y="242929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1" name="Graphic 301"/>
                        <wps:cNvSpPr/>
                        <wps:spPr>
                          <a:xfrm>
                            <a:off x="2540" y="258112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2" name="Graphic 302"/>
                        <wps:cNvSpPr/>
                        <wps:spPr>
                          <a:xfrm>
                            <a:off x="6563512" y="258112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3" name="Graphic 303"/>
                        <wps:cNvSpPr/>
                        <wps:spPr>
                          <a:xfrm>
                            <a:off x="2540" y="273295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4" name="Graphic 304"/>
                        <wps:cNvSpPr/>
                        <wps:spPr>
                          <a:xfrm>
                            <a:off x="6563512" y="273295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5" name="Graphic 305"/>
                        <wps:cNvSpPr/>
                        <wps:spPr>
                          <a:xfrm>
                            <a:off x="2540" y="288479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6" name="Graphic 306"/>
                        <wps:cNvSpPr/>
                        <wps:spPr>
                          <a:xfrm>
                            <a:off x="6563512" y="2884792"/>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7" name="Graphic 307"/>
                        <wps:cNvSpPr/>
                        <wps:spPr>
                          <a:xfrm>
                            <a:off x="2540" y="303662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8" name="Graphic 308"/>
                        <wps:cNvSpPr/>
                        <wps:spPr>
                          <a:xfrm>
                            <a:off x="6563512" y="303662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9" name="Graphic 309"/>
                        <wps:cNvSpPr/>
                        <wps:spPr>
                          <a:xfrm>
                            <a:off x="2540" y="318844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0" name="Graphic 310"/>
                        <wps:cNvSpPr/>
                        <wps:spPr>
                          <a:xfrm>
                            <a:off x="6563512" y="318844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1" name="Graphic 311"/>
                        <wps:cNvSpPr/>
                        <wps:spPr>
                          <a:xfrm>
                            <a:off x="2540" y="334027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2" name="Graphic 312"/>
                        <wps:cNvSpPr/>
                        <wps:spPr>
                          <a:xfrm>
                            <a:off x="6563512" y="3340277"/>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3" name="Graphic 313"/>
                        <wps:cNvSpPr/>
                        <wps:spPr>
                          <a:xfrm>
                            <a:off x="2540" y="349210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4" name="Graphic 314"/>
                        <wps:cNvSpPr/>
                        <wps:spPr>
                          <a:xfrm>
                            <a:off x="6563512" y="349210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5" name="Graphic 315"/>
                        <wps:cNvSpPr/>
                        <wps:spPr>
                          <a:xfrm>
                            <a:off x="2540" y="364393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6" name="Graphic 316"/>
                        <wps:cNvSpPr/>
                        <wps:spPr>
                          <a:xfrm>
                            <a:off x="6563512" y="364393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7" name="Graphic 317"/>
                        <wps:cNvSpPr/>
                        <wps:spPr>
                          <a:xfrm>
                            <a:off x="2540" y="379577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8" name="Graphic 318"/>
                        <wps:cNvSpPr/>
                        <wps:spPr>
                          <a:xfrm>
                            <a:off x="6563512" y="3795776"/>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9" name="Graphic 319"/>
                        <wps:cNvSpPr/>
                        <wps:spPr>
                          <a:xfrm>
                            <a:off x="2540" y="394760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0" name="Graphic 320"/>
                        <wps:cNvSpPr/>
                        <wps:spPr>
                          <a:xfrm>
                            <a:off x="6563512" y="3947604"/>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1" name="Graphic 321"/>
                        <wps:cNvSpPr/>
                        <wps:spPr>
                          <a:xfrm>
                            <a:off x="2540" y="409943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2" name="Graphic 322"/>
                        <wps:cNvSpPr/>
                        <wps:spPr>
                          <a:xfrm>
                            <a:off x="6563512" y="4099433"/>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3" name="Graphic 323"/>
                        <wps:cNvSpPr/>
                        <wps:spPr>
                          <a:xfrm>
                            <a:off x="2540" y="425126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4" name="Graphic 324"/>
                        <wps:cNvSpPr/>
                        <wps:spPr>
                          <a:xfrm>
                            <a:off x="6563512" y="4251261"/>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5" name="Graphic 325"/>
                        <wps:cNvSpPr/>
                        <wps:spPr>
                          <a:xfrm>
                            <a:off x="2540" y="440309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6" name="Graphic 326"/>
                        <wps:cNvSpPr/>
                        <wps:spPr>
                          <a:xfrm>
                            <a:off x="6563512" y="4403090"/>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7" name="Graphic 327"/>
                        <wps:cNvSpPr/>
                        <wps:spPr>
                          <a:xfrm>
                            <a:off x="2540" y="455491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8" name="Graphic 328"/>
                        <wps:cNvSpPr/>
                        <wps:spPr>
                          <a:xfrm>
                            <a:off x="6563512" y="455491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9" name="Graphic 329"/>
                        <wps:cNvSpPr/>
                        <wps:spPr>
                          <a:xfrm>
                            <a:off x="2540" y="470675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0" name="Graphic 330"/>
                        <wps:cNvSpPr/>
                        <wps:spPr>
                          <a:xfrm>
                            <a:off x="6563512" y="4706759"/>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1" name="Graphic 331"/>
                        <wps:cNvSpPr/>
                        <wps:spPr>
                          <a:xfrm>
                            <a:off x="2540" y="485858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2" name="Graphic 332"/>
                        <wps:cNvSpPr/>
                        <wps:spPr>
                          <a:xfrm>
                            <a:off x="6563512" y="4858588"/>
                            <a:ext cx="1270" cy="152400"/>
                          </a:xfrm>
                          <a:custGeom>
                            <a:avLst/>
                            <a:gdLst/>
                            <a:ahLst/>
                            <a:cxnLst/>
                            <a:rect l="l" t="t" r="r" b="b"/>
                            <a:pathLst>
                              <a:path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3" name="Graphic 333"/>
                        <wps:cNvSpPr/>
                        <wps:spPr>
                          <a:xfrm>
                            <a:off x="2540" y="5010416"/>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4" name="Graphic 334"/>
                        <wps:cNvSpPr/>
                        <wps:spPr>
                          <a:xfrm>
                            <a:off x="0" y="505090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35" name="Graphic 335"/>
                        <wps:cNvSpPr/>
                        <wps:spPr>
                          <a:xfrm>
                            <a:off x="43027" y="5050904"/>
                            <a:ext cx="6480175" cy="1270"/>
                          </a:xfrm>
                          <a:custGeom>
                            <a:avLst/>
                            <a:gdLst/>
                            <a:ahLst/>
                            <a:cxnLst/>
                            <a:rect l="l" t="t" r="r" b="b"/>
                            <a:pathLst>
                              <a:path w="6480175">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336" name="Graphic 336"/>
                        <wps:cNvSpPr/>
                        <wps:spPr>
                          <a:xfrm>
                            <a:off x="6523025" y="5050904"/>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37" name="Graphic 337"/>
                        <wps:cNvSpPr/>
                        <wps:spPr>
                          <a:xfrm>
                            <a:off x="6563512" y="5010416"/>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8" name="Textbox 338"/>
                        <wps:cNvSpPr txBox="1"/>
                        <wps:spPr>
                          <a:xfrm>
                            <a:off x="372414" y="759413"/>
                            <a:ext cx="3900804" cy="607060"/>
                          </a:xfrm>
                          <a:prstGeom prst="rect">
                            <a:avLst/>
                          </a:prstGeom>
                        </wps:spPr>
                        <wps:txbx>
                          <w:txbxContent>
                            <w:p w14:paraId="6FCCCEAF" w14:textId="77777777" w:rsidR="000900B5" w:rsidRDefault="00000000">
                              <w:pPr>
                                <w:spacing w:line="211" w:lineRule="exact"/>
                                <w:ind w:left="501"/>
                                <w:rPr>
                                  <w:rFonts w:ascii="Cambria" w:hAnsi="Cambria"/>
                                  <w:sz w:val="20"/>
                                </w:rPr>
                              </w:pPr>
                              <w:r>
                                <w:rPr>
                                  <w:rFonts w:ascii="Cambria" w:hAnsi="Cambria"/>
                                  <w:color w:val="0000FF"/>
                                  <w:spacing w:val="12"/>
                                  <w:sz w:val="20"/>
                                </w:rPr>
                                <w:t>WHEN</w:t>
                              </w:r>
                              <w:r>
                                <w:rPr>
                                  <w:rFonts w:ascii="Cambria" w:hAnsi="Cambria"/>
                                  <w:color w:val="0000FF"/>
                                  <w:spacing w:val="71"/>
                                  <w:w w:val="130"/>
                                  <w:sz w:val="20"/>
                                </w:rPr>
                                <w:t xml:space="preserve"> </w:t>
                              </w:r>
                              <w:r>
                                <w:rPr>
                                  <w:rFonts w:ascii="Cambria" w:hAnsi="Cambria"/>
                                  <w:spacing w:val="16"/>
                                  <w:w w:val="130"/>
                                  <w:sz w:val="20"/>
                                </w:rPr>
                                <w:t>location</w:t>
                              </w:r>
                              <w:r>
                                <w:rPr>
                                  <w:rFonts w:ascii="Cambria" w:hAnsi="Cambria"/>
                                  <w:spacing w:val="-39"/>
                                  <w:w w:val="130"/>
                                  <w:sz w:val="20"/>
                                </w:rPr>
                                <w:t xml:space="preserve"> </w:t>
                              </w:r>
                              <w:r>
                                <w:rPr>
                                  <w:rFonts w:ascii="Cambria" w:hAnsi="Cambria"/>
                                  <w:spacing w:val="12"/>
                                  <w:sz w:val="20"/>
                                </w:rPr>
                                <w:t>Key</w:t>
                              </w:r>
                              <w:r>
                                <w:rPr>
                                  <w:rFonts w:ascii="Cambria" w:hAnsi="Cambria"/>
                                  <w:spacing w:val="78"/>
                                  <w:w w:val="150"/>
                                  <w:sz w:val="20"/>
                                </w:rPr>
                                <w:t xml:space="preserve"> </w:t>
                              </w:r>
                              <w:r>
                                <w:rPr>
                                  <w:rFonts w:ascii="Cambria" w:hAnsi="Cambria"/>
                                  <w:color w:val="0000FF"/>
                                  <w:w w:val="130"/>
                                  <w:sz w:val="20"/>
                                </w:rPr>
                                <w:t>IN</w:t>
                              </w:r>
                              <w:r>
                                <w:rPr>
                                  <w:rFonts w:ascii="Cambria" w:hAnsi="Cambria"/>
                                  <w:color w:val="0000FF"/>
                                  <w:spacing w:val="78"/>
                                  <w:w w:val="130"/>
                                  <w:sz w:val="20"/>
                                </w:rPr>
                                <w:t xml:space="preserve"> </w:t>
                              </w:r>
                              <w:r>
                                <w:rPr>
                                  <w:rFonts w:ascii="Cambria" w:hAnsi="Cambria"/>
                                  <w:spacing w:val="12"/>
                                  <w:w w:val="130"/>
                                  <w:sz w:val="20"/>
                                </w:rPr>
                                <w:t>(</w:t>
                              </w:r>
                              <w:r>
                                <w:rPr>
                                  <w:rFonts w:ascii="Cambria" w:hAnsi="Cambria"/>
                                  <w:color w:val="FF0000"/>
                                  <w:spacing w:val="12"/>
                                  <w:w w:val="130"/>
                                  <w:sz w:val="20"/>
                                </w:rPr>
                                <w:t>’</w:t>
                              </w:r>
                              <w:r>
                                <w:rPr>
                                  <w:rFonts w:ascii="Cambria" w:hAnsi="Cambria"/>
                                  <w:color w:val="FF0000"/>
                                  <w:spacing w:val="-35"/>
                                  <w:w w:val="130"/>
                                  <w:sz w:val="20"/>
                                </w:rPr>
                                <w:t xml:space="preserve"> </w:t>
                              </w:r>
                              <w:proofErr w:type="gramStart"/>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30"/>
                                  <w:sz w:val="20"/>
                                </w:rPr>
                                <w:t>’</w:t>
                              </w:r>
                              <w:proofErr w:type="gramEnd"/>
                              <w:r>
                                <w:rPr>
                                  <w:rFonts w:ascii="Cambria" w:hAnsi="Cambria"/>
                                  <w:spacing w:val="13"/>
                                  <w:w w:val="130"/>
                                  <w:sz w:val="20"/>
                                </w:rPr>
                                <w:t>,</w:t>
                              </w:r>
                              <w:r>
                                <w:rPr>
                                  <w:rFonts w:ascii="Cambria" w:hAnsi="Cambria"/>
                                  <w:color w:val="FF0000"/>
                                  <w:spacing w:val="13"/>
                                  <w:w w:val="130"/>
                                  <w:sz w:val="20"/>
                                </w:rPr>
                                <w:t>’</w:t>
                              </w:r>
                              <w:r>
                                <w:rPr>
                                  <w:rFonts w:ascii="Cambria" w:hAnsi="Cambria"/>
                                  <w:color w:val="FF0000"/>
                                  <w:spacing w:val="-36"/>
                                  <w:w w:val="130"/>
                                  <w:sz w:val="20"/>
                                </w:rPr>
                                <w:t xml:space="preserve"> </w:t>
                              </w:r>
                              <w:proofErr w:type="gramStart"/>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30"/>
                                  <w:sz w:val="20"/>
                                </w:rPr>
                                <w:t>’</w:t>
                              </w:r>
                              <w:proofErr w:type="gramEnd"/>
                              <w:r>
                                <w:rPr>
                                  <w:rFonts w:ascii="Cambria" w:hAnsi="Cambria"/>
                                  <w:spacing w:val="13"/>
                                  <w:w w:val="130"/>
                                  <w:sz w:val="20"/>
                                </w:rPr>
                                <w:t>,</w:t>
                              </w:r>
                              <w:r>
                                <w:rPr>
                                  <w:rFonts w:ascii="Cambria" w:hAnsi="Cambria"/>
                                  <w:color w:val="FF0000"/>
                                  <w:spacing w:val="13"/>
                                  <w:w w:val="130"/>
                                  <w:sz w:val="20"/>
                                </w:rPr>
                                <w:t>’</w:t>
                              </w:r>
                              <w:r>
                                <w:rPr>
                                  <w:rFonts w:ascii="Cambria" w:hAnsi="Cambria"/>
                                  <w:color w:val="FF0000"/>
                                  <w:spacing w:val="-35"/>
                                  <w:w w:val="130"/>
                                  <w:sz w:val="20"/>
                                </w:rPr>
                                <w:t xml:space="preserve"> </w:t>
                              </w:r>
                              <w:r>
                                <w:rPr>
                                  <w:rFonts w:ascii="Cambria" w:hAnsi="Cambria"/>
                                  <w:color w:val="FF0000"/>
                                  <w:spacing w:val="16"/>
                                  <w:w w:val="130"/>
                                  <w:sz w:val="20"/>
                                </w:rPr>
                                <w:t>DAI’</w:t>
                              </w:r>
                              <w:r>
                                <w:rPr>
                                  <w:rFonts w:ascii="Cambria" w:hAnsi="Cambria"/>
                                  <w:spacing w:val="16"/>
                                  <w:w w:val="130"/>
                                  <w:sz w:val="20"/>
                                </w:rPr>
                                <w:t>,</w:t>
                              </w:r>
                              <w:r>
                                <w:rPr>
                                  <w:rFonts w:ascii="Cambria" w:hAnsi="Cambria"/>
                                  <w:color w:val="FF0000"/>
                                  <w:spacing w:val="16"/>
                                  <w:w w:val="130"/>
                                  <w:sz w:val="20"/>
                                </w:rPr>
                                <w:t>’</w:t>
                              </w:r>
                              <w:r>
                                <w:rPr>
                                  <w:rFonts w:ascii="Cambria" w:hAnsi="Cambria"/>
                                  <w:color w:val="FF0000"/>
                                  <w:spacing w:val="-35"/>
                                  <w:w w:val="130"/>
                                  <w:sz w:val="20"/>
                                </w:rPr>
                                <w:t xml:space="preserve"> </w:t>
                              </w:r>
                              <w:proofErr w:type="gramStart"/>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spacing w:val="-5"/>
                                  <w:w w:val="130"/>
                                  <w:sz w:val="20"/>
                                </w:rPr>
                                <w:t>’</w:t>
                              </w:r>
                              <w:proofErr w:type="gramEnd"/>
                              <w:r>
                                <w:rPr>
                                  <w:rFonts w:ascii="Cambria" w:hAnsi="Cambria"/>
                                  <w:spacing w:val="-5"/>
                                  <w:w w:val="130"/>
                                  <w:sz w:val="20"/>
                                </w:rPr>
                                <w:t>)</w:t>
                              </w:r>
                            </w:p>
                            <w:p w14:paraId="6FCCCEB0" w14:textId="77777777" w:rsidR="000900B5" w:rsidRDefault="00000000">
                              <w:pPr>
                                <w:spacing w:before="4"/>
                                <w:ind w:left="501"/>
                                <w:rPr>
                                  <w:rFonts w:ascii="Cambria"/>
                                  <w:sz w:val="20"/>
                                </w:rPr>
                              </w:pPr>
                              <w:r>
                                <w:rPr>
                                  <w:rFonts w:ascii="Cambria"/>
                                  <w:color w:val="0000FF"/>
                                  <w:spacing w:val="12"/>
                                  <w:sz w:val="20"/>
                                </w:rPr>
                                <w:t>ELSE</w:t>
                              </w:r>
                              <w:r>
                                <w:rPr>
                                  <w:rFonts w:ascii="Cambria"/>
                                  <w:color w:val="0000FF"/>
                                  <w:spacing w:val="64"/>
                                  <w:w w:val="150"/>
                                  <w:sz w:val="20"/>
                                </w:rPr>
                                <w:t xml:space="preserve"> </w:t>
                              </w:r>
                              <w:r>
                                <w:rPr>
                                  <w:rFonts w:ascii="Cambria"/>
                                  <w:spacing w:val="-10"/>
                                  <w:sz w:val="20"/>
                                </w:rPr>
                                <w:t>0</w:t>
                              </w:r>
                            </w:p>
                            <w:p w14:paraId="6FCCCEB1" w14:textId="77777777" w:rsidR="000900B5" w:rsidRDefault="00000000">
                              <w:pPr>
                                <w:spacing w:before="5" w:line="244" w:lineRule="auto"/>
                                <w:ind w:right="2361" w:firstLine="249"/>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proofErr w:type="spellStart"/>
                              <w:r>
                                <w:rPr>
                                  <w:rFonts w:ascii="Cambria"/>
                                  <w:spacing w:val="17"/>
                                  <w:w w:val="105"/>
                                  <w:sz w:val="20"/>
                                </w:rPr>
                                <w:t>relevant_submitted</w:t>
                              </w:r>
                              <w:proofErr w:type="spellEnd"/>
                              <w:r>
                                <w:rPr>
                                  <w:rFonts w:ascii="Cambria"/>
                                  <w:spacing w:val="17"/>
                                  <w:w w:val="105"/>
                                  <w:sz w:val="20"/>
                                </w:rPr>
                                <w:t xml:space="preserve"> </w:t>
                              </w:r>
                              <w:r>
                                <w:rPr>
                                  <w:rFonts w:ascii="Cambria"/>
                                  <w:color w:val="0000FF"/>
                                  <w:spacing w:val="12"/>
                                  <w:w w:val="105"/>
                                  <w:sz w:val="20"/>
                                </w:rPr>
                                <w:t>FROM</w:t>
                              </w:r>
                              <w:r>
                                <w:rPr>
                                  <w:rFonts w:ascii="Cambria"/>
                                  <w:color w:val="0000FF"/>
                                  <w:spacing w:val="80"/>
                                  <w:w w:val="105"/>
                                  <w:sz w:val="20"/>
                                </w:rPr>
                                <w:t xml:space="preserve"> </w:t>
                              </w:r>
                              <w:proofErr w:type="spellStart"/>
                              <w:r>
                                <w:rPr>
                                  <w:rFonts w:ascii="Cambria"/>
                                  <w:spacing w:val="17"/>
                                  <w:w w:val="105"/>
                                  <w:sz w:val="20"/>
                                </w:rPr>
                                <w:t>mp_submitted_raw</w:t>
                              </w:r>
                              <w:proofErr w:type="spellEnd"/>
                            </w:p>
                          </w:txbxContent>
                        </wps:txbx>
                        <wps:bodyPr wrap="square" lIns="0" tIns="0" rIns="0" bIns="0" rtlCol="0">
                          <a:noAutofit/>
                        </wps:bodyPr>
                      </wps:wsp>
                      <wps:wsp>
                        <wps:cNvPr id="339" name="Textbox 339"/>
                        <wps:cNvSpPr txBox="1"/>
                        <wps:spPr>
                          <a:xfrm>
                            <a:off x="4357095" y="759413"/>
                            <a:ext cx="310515" cy="151765"/>
                          </a:xfrm>
                          <a:prstGeom prst="rect">
                            <a:avLst/>
                          </a:prstGeom>
                        </wps:spPr>
                        <wps:txbx>
                          <w:txbxContent>
                            <w:p w14:paraId="6FCCCEB2" w14:textId="77777777" w:rsidR="000900B5" w:rsidRDefault="00000000">
                              <w:pPr>
                                <w:spacing w:line="211" w:lineRule="exact"/>
                                <w:rPr>
                                  <w:rFonts w:ascii="Cambria"/>
                                  <w:sz w:val="20"/>
                                </w:rPr>
                              </w:pPr>
                              <w:r>
                                <w:rPr>
                                  <w:rFonts w:ascii="Cambria"/>
                                  <w:color w:val="0000FF"/>
                                  <w:spacing w:val="8"/>
                                  <w:w w:val="85"/>
                                  <w:sz w:val="20"/>
                                </w:rPr>
                                <w:t>THEN</w:t>
                              </w:r>
                            </w:p>
                          </w:txbxContent>
                        </wps:txbx>
                        <wps:bodyPr wrap="square" lIns="0" tIns="0" rIns="0" bIns="0" rtlCol="0">
                          <a:noAutofit/>
                        </wps:bodyPr>
                      </wps:wsp>
                      <wps:wsp>
                        <wps:cNvPr id="340" name="Textbox 340"/>
                        <wps:cNvSpPr txBox="1"/>
                        <wps:spPr>
                          <a:xfrm>
                            <a:off x="4751550" y="759413"/>
                            <a:ext cx="79375" cy="151765"/>
                          </a:xfrm>
                          <a:prstGeom prst="rect">
                            <a:avLst/>
                          </a:prstGeom>
                        </wps:spPr>
                        <wps:txbx>
                          <w:txbxContent>
                            <w:p w14:paraId="6FCCCEB3" w14:textId="77777777" w:rsidR="000900B5" w:rsidRDefault="00000000">
                              <w:pPr>
                                <w:spacing w:line="211" w:lineRule="exact"/>
                                <w:rPr>
                                  <w:rFonts w:ascii="Cambria"/>
                                  <w:sz w:val="20"/>
                                </w:rPr>
                              </w:pPr>
                              <w:r>
                                <w:rPr>
                                  <w:rFonts w:ascii="Cambria"/>
                                  <w:spacing w:val="-10"/>
                                  <w:sz w:val="20"/>
                                </w:rPr>
                                <w:t>1</w:t>
                              </w:r>
                            </w:p>
                          </w:txbxContent>
                        </wps:txbx>
                        <wps:bodyPr wrap="square" lIns="0" tIns="0" rIns="0" bIns="0" rtlCol="0">
                          <a:noAutofit/>
                        </wps:bodyPr>
                      </wps:wsp>
                      <wps:wsp>
                        <wps:cNvPr id="341" name="Textbox 341"/>
                        <wps:cNvSpPr txBox="1"/>
                        <wps:spPr>
                          <a:xfrm>
                            <a:off x="209054" y="1366727"/>
                            <a:ext cx="3261360" cy="1518285"/>
                          </a:xfrm>
                          <a:prstGeom prst="rect">
                            <a:avLst/>
                          </a:prstGeom>
                        </wps:spPr>
                        <wps:txbx>
                          <w:txbxContent>
                            <w:p w14:paraId="6FCCCEB4" w14:textId="77777777" w:rsidR="000900B5" w:rsidRDefault="00000000">
                              <w:pPr>
                                <w:spacing w:line="211" w:lineRule="exact"/>
                                <w:rPr>
                                  <w:rFonts w:ascii="Cambria"/>
                                  <w:sz w:val="20"/>
                                </w:rPr>
                              </w:pPr>
                              <w:r>
                                <w:rPr>
                                  <w:rFonts w:ascii="Cambria"/>
                                  <w:spacing w:val="5"/>
                                  <w:w w:val="195"/>
                                  <w:sz w:val="20"/>
                                </w:rPr>
                                <w:t>),</w:t>
                              </w:r>
                            </w:p>
                            <w:p w14:paraId="6FCCCEB5" w14:textId="77777777" w:rsidR="000900B5" w:rsidRDefault="000900B5">
                              <w:pPr>
                                <w:spacing w:before="9"/>
                                <w:rPr>
                                  <w:rFonts w:ascii="Cambria"/>
                                  <w:sz w:val="20"/>
                                </w:rPr>
                              </w:pPr>
                            </w:p>
                            <w:p w14:paraId="6FCCCEB6" w14:textId="77777777" w:rsidR="000900B5" w:rsidRDefault="00000000">
                              <w:pPr>
                                <w:spacing w:line="244" w:lineRule="auto"/>
                                <w:ind w:left="258" w:right="2168" w:hanging="250"/>
                                <w:rPr>
                                  <w:rFonts w:ascii="Cambria"/>
                                  <w:sz w:val="20"/>
                                </w:rPr>
                              </w:pPr>
                              <w:proofErr w:type="spellStart"/>
                              <w:r>
                                <w:rPr>
                                  <w:rFonts w:ascii="Cambria"/>
                                  <w:spacing w:val="17"/>
                                  <w:w w:val="110"/>
                                  <w:sz w:val="20"/>
                                </w:rPr>
                                <w:t>submitted_agg</w:t>
                              </w:r>
                              <w:proofErr w:type="spellEnd"/>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proofErr w:type="gramStart"/>
                              <w:r>
                                <w:rPr>
                                  <w:rFonts w:ascii="Cambria"/>
                                  <w:w w:val="110"/>
                                  <w:sz w:val="20"/>
                                </w:rPr>
                                <w:t xml:space="preserve">( </w:t>
                              </w:r>
                              <w:r>
                                <w:rPr>
                                  <w:rFonts w:ascii="Cambria"/>
                                  <w:color w:val="0000FF"/>
                                  <w:spacing w:val="12"/>
                                  <w:w w:val="110"/>
                                  <w:sz w:val="20"/>
                                </w:rPr>
                                <w:t>SELECT</w:t>
                              </w:r>
                              <w:proofErr w:type="gramEnd"/>
                            </w:p>
                            <w:p w14:paraId="6FCCCEB7" w14:textId="77777777" w:rsidR="000900B5" w:rsidRDefault="00000000">
                              <w:pPr>
                                <w:spacing w:line="244" w:lineRule="auto"/>
                                <w:ind w:left="509" w:right="3143" w:hanging="2"/>
                                <w:rPr>
                                  <w:rFonts w:ascii="Cambria"/>
                                  <w:sz w:val="20"/>
                                </w:rPr>
                              </w:pPr>
                              <w:proofErr w:type="spellStart"/>
                              <w:proofErr w:type="gramStart"/>
                              <w:r>
                                <w:rPr>
                                  <w:rFonts w:ascii="Cambria"/>
                                  <w:spacing w:val="13"/>
                                  <w:w w:val="135"/>
                                  <w:sz w:val="20"/>
                                </w:rPr>
                                <w:t>Posttag</w:t>
                              </w:r>
                              <w:proofErr w:type="spellEnd"/>
                              <w:r>
                                <w:rPr>
                                  <w:rFonts w:ascii="Cambria"/>
                                  <w:spacing w:val="-16"/>
                                  <w:w w:val="135"/>
                                  <w:sz w:val="20"/>
                                </w:rPr>
                                <w:t xml:space="preserve"> </w:t>
                              </w:r>
                              <w:r>
                                <w:rPr>
                                  <w:rFonts w:ascii="Cambria"/>
                                  <w:w w:val="225"/>
                                  <w:sz w:val="20"/>
                                </w:rPr>
                                <w:t>,</w:t>
                              </w:r>
                              <w:proofErr w:type="gramEnd"/>
                              <w:r>
                                <w:rPr>
                                  <w:rFonts w:ascii="Cambria"/>
                                  <w:w w:val="225"/>
                                  <w:sz w:val="20"/>
                                </w:rPr>
                                <w:t xml:space="preserve"> </w:t>
                              </w:r>
                              <w:r>
                                <w:rPr>
                                  <w:rFonts w:ascii="Cambria"/>
                                  <w:spacing w:val="14"/>
                                  <w:w w:val="120"/>
                                  <w:sz w:val="20"/>
                                </w:rPr>
                                <w:t>location</w:t>
                              </w:r>
                              <w:r>
                                <w:rPr>
                                  <w:rFonts w:ascii="Cambria"/>
                                  <w:spacing w:val="-36"/>
                                  <w:w w:val="120"/>
                                  <w:sz w:val="20"/>
                                </w:rPr>
                                <w:t xml:space="preserve"> </w:t>
                              </w:r>
                              <w:proofErr w:type="gramStart"/>
                              <w:r>
                                <w:rPr>
                                  <w:rFonts w:ascii="Cambria"/>
                                  <w:spacing w:val="11"/>
                                  <w:w w:val="120"/>
                                  <w:sz w:val="20"/>
                                </w:rPr>
                                <w:t>Key</w:t>
                              </w:r>
                              <w:r>
                                <w:rPr>
                                  <w:rFonts w:ascii="Cambria"/>
                                  <w:spacing w:val="-14"/>
                                  <w:w w:val="120"/>
                                  <w:sz w:val="20"/>
                                </w:rPr>
                                <w:t xml:space="preserve"> </w:t>
                              </w:r>
                              <w:r>
                                <w:rPr>
                                  <w:rFonts w:ascii="Cambria"/>
                                  <w:w w:val="120"/>
                                  <w:sz w:val="20"/>
                                </w:rPr>
                                <w:t>,</w:t>
                              </w:r>
                              <w:proofErr w:type="gramEnd"/>
                            </w:p>
                            <w:p w14:paraId="6FCCCEB8" w14:textId="77777777" w:rsidR="000900B5" w:rsidRDefault="00000000">
                              <w:pPr>
                                <w:spacing w:line="244" w:lineRule="auto"/>
                                <w:ind w:left="257" w:firstLine="249"/>
                                <w:rPr>
                                  <w:rFonts w:ascii="Cambria"/>
                                  <w:sz w:val="20"/>
                                </w:rPr>
                              </w:pPr>
                              <w:r>
                                <w:rPr>
                                  <w:rFonts w:ascii="Cambria"/>
                                  <w:color w:val="0000FF"/>
                                  <w:spacing w:val="10"/>
                                  <w:sz w:val="20"/>
                                </w:rPr>
                                <w:t>SUM</w:t>
                              </w:r>
                              <w:r>
                                <w:rPr>
                                  <w:rFonts w:ascii="Cambria"/>
                                  <w:color w:val="0000FF"/>
                                  <w:spacing w:val="3"/>
                                  <w:sz w:val="20"/>
                                </w:rPr>
                                <w:t xml:space="preserve"> </w:t>
                              </w:r>
                              <w:proofErr w:type="gramStart"/>
                              <w:r>
                                <w:rPr>
                                  <w:rFonts w:ascii="Cambria"/>
                                  <w:sz w:val="20"/>
                                </w:rPr>
                                <w:t xml:space="preserve">( </w:t>
                              </w:r>
                              <w:proofErr w:type="spellStart"/>
                              <w:r>
                                <w:rPr>
                                  <w:rFonts w:ascii="Cambria"/>
                                  <w:spacing w:val="17"/>
                                  <w:sz w:val="20"/>
                                </w:rPr>
                                <w:t>relevant</w:t>
                              </w:r>
                              <w:proofErr w:type="gramEnd"/>
                              <w:r>
                                <w:rPr>
                                  <w:rFonts w:ascii="Cambria"/>
                                  <w:spacing w:val="17"/>
                                  <w:sz w:val="20"/>
                                </w:rPr>
                                <w:t>_</w:t>
                              </w:r>
                              <w:proofErr w:type="gramStart"/>
                              <w:r>
                                <w:rPr>
                                  <w:rFonts w:ascii="Cambria"/>
                                  <w:spacing w:val="17"/>
                                  <w:sz w:val="20"/>
                                </w:rPr>
                                <w:t>submitted</w:t>
                              </w:r>
                              <w:proofErr w:type="spellEnd"/>
                              <w:r>
                                <w:rPr>
                                  <w:rFonts w:ascii="Cambria"/>
                                  <w:spacing w:val="11"/>
                                  <w:sz w:val="20"/>
                                </w:rPr>
                                <w:t xml:space="preserve"> </w:t>
                              </w:r>
                              <w:r>
                                <w:rPr>
                                  <w:rFonts w:ascii="Cambria"/>
                                  <w:sz w:val="20"/>
                                </w:rPr>
                                <w:t>)</w:t>
                              </w:r>
                              <w:proofErr w:type="gramEnd"/>
                              <w:r>
                                <w:rPr>
                                  <w:rFonts w:ascii="Cambria"/>
                                  <w:spacing w:val="80"/>
                                  <w:w w:val="150"/>
                                  <w:sz w:val="20"/>
                                </w:rPr>
                                <w:t xml:space="preserve"> </w:t>
                              </w:r>
                              <w:proofErr w:type="spellStart"/>
                              <w:r>
                                <w:rPr>
                                  <w:rFonts w:ascii="Cambria"/>
                                  <w:spacing w:val="17"/>
                                  <w:sz w:val="20"/>
                                </w:rPr>
                                <w:t>num_submitted</w:t>
                              </w:r>
                              <w:proofErr w:type="spellEnd"/>
                              <w:r>
                                <w:rPr>
                                  <w:rFonts w:ascii="Cambria"/>
                                  <w:spacing w:val="17"/>
                                  <w:sz w:val="20"/>
                                </w:rPr>
                                <w:t xml:space="preserve"> </w:t>
                              </w:r>
                              <w:r>
                                <w:rPr>
                                  <w:rFonts w:ascii="Cambria"/>
                                  <w:color w:val="0000FF"/>
                                  <w:spacing w:val="12"/>
                                  <w:w w:val="110"/>
                                  <w:sz w:val="20"/>
                                </w:rPr>
                                <w:t>FROM</w:t>
                              </w:r>
                              <w:r>
                                <w:rPr>
                                  <w:rFonts w:ascii="Cambria"/>
                                  <w:color w:val="0000FF"/>
                                  <w:spacing w:val="56"/>
                                  <w:w w:val="110"/>
                                  <w:sz w:val="20"/>
                                </w:rPr>
                                <w:t xml:space="preserve"> </w:t>
                              </w:r>
                              <w:proofErr w:type="spellStart"/>
                              <w:r>
                                <w:rPr>
                                  <w:rFonts w:ascii="Cambria"/>
                                  <w:spacing w:val="17"/>
                                  <w:w w:val="110"/>
                                  <w:sz w:val="20"/>
                                </w:rPr>
                                <w:t>mp_submitted</w:t>
                              </w:r>
                              <w:proofErr w:type="spellEnd"/>
                            </w:p>
                            <w:p w14:paraId="6FCCCEB9" w14:textId="77777777" w:rsidR="000900B5" w:rsidRDefault="00000000">
                              <w:pPr>
                                <w:ind w:left="257"/>
                                <w:rPr>
                                  <w:rFonts w:ascii="Cambria"/>
                                  <w:sz w:val="20"/>
                                </w:rPr>
                              </w:pPr>
                              <w:r>
                                <w:rPr>
                                  <w:rFonts w:ascii="Cambria"/>
                                  <w:color w:val="0000FF"/>
                                  <w:sz w:val="20"/>
                                </w:rPr>
                                <w:t>GROUP</w:t>
                              </w:r>
                              <w:r>
                                <w:rPr>
                                  <w:rFonts w:ascii="Cambria"/>
                                  <w:color w:val="0000FF"/>
                                  <w:spacing w:val="60"/>
                                  <w:w w:val="150"/>
                                  <w:sz w:val="20"/>
                                </w:rPr>
                                <w:t xml:space="preserve"> </w:t>
                              </w:r>
                              <w:r>
                                <w:rPr>
                                  <w:rFonts w:ascii="Cambria"/>
                                  <w:color w:val="0000FF"/>
                                  <w:sz w:val="20"/>
                                </w:rPr>
                                <w:t>BY</w:t>
                              </w:r>
                              <w:r>
                                <w:rPr>
                                  <w:rFonts w:ascii="Cambria"/>
                                  <w:color w:val="0000FF"/>
                                  <w:spacing w:val="61"/>
                                  <w:w w:val="150"/>
                                  <w:sz w:val="20"/>
                                </w:rPr>
                                <w:t xml:space="preserve"> </w:t>
                              </w:r>
                              <w:r>
                                <w:rPr>
                                  <w:rFonts w:ascii="Cambria"/>
                                  <w:sz w:val="20"/>
                                </w:rPr>
                                <w:t>1</w:t>
                              </w:r>
                              <w:r>
                                <w:rPr>
                                  <w:rFonts w:ascii="Cambria"/>
                                  <w:spacing w:val="-19"/>
                                  <w:sz w:val="20"/>
                                </w:rPr>
                                <w:t xml:space="preserve"> </w:t>
                              </w:r>
                              <w:r>
                                <w:rPr>
                                  <w:rFonts w:ascii="Cambria"/>
                                  <w:spacing w:val="-5"/>
                                  <w:sz w:val="20"/>
                                </w:rPr>
                                <w:t>,2</w:t>
                              </w:r>
                            </w:p>
                            <w:p w14:paraId="6FCCCEBA" w14:textId="77777777" w:rsidR="000900B5" w:rsidRDefault="00000000">
                              <w:pPr>
                                <w:spacing w:before="4"/>
                                <w:rPr>
                                  <w:rFonts w:ascii="Cambria"/>
                                  <w:sz w:val="20"/>
                                </w:rPr>
                              </w:pPr>
                              <w:r>
                                <w:rPr>
                                  <w:rFonts w:ascii="Cambria"/>
                                  <w:spacing w:val="-10"/>
                                  <w:w w:val="135"/>
                                  <w:sz w:val="20"/>
                                </w:rPr>
                                <w:t>)</w:t>
                              </w:r>
                            </w:p>
                          </w:txbxContent>
                        </wps:txbx>
                        <wps:bodyPr wrap="square" lIns="0" tIns="0" rIns="0" bIns="0" rtlCol="0">
                          <a:noAutofit/>
                        </wps:bodyPr>
                      </wps:wsp>
                      <wps:wsp>
                        <wps:cNvPr id="342" name="Textbox 342"/>
                        <wps:cNvSpPr txBox="1"/>
                        <wps:spPr>
                          <a:xfrm>
                            <a:off x="53644" y="3036866"/>
                            <a:ext cx="2226945" cy="1366520"/>
                          </a:xfrm>
                          <a:prstGeom prst="rect">
                            <a:avLst/>
                          </a:prstGeom>
                        </wps:spPr>
                        <wps:txbx>
                          <w:txbxContent>
                            <w:p w14:paraId="6FCCCEBB" w14:textId="77777777" w:rsidR="000900B5" w:rsidRDefault="00000000">
                              <w:pPr>
                                <w:spacing w:line="211" w:lineRule="exact"/>
                                <w:ind w:left="1"/>
                                <w:rPr>
                                  <w:rFonts w:ascii="Cambria"/>
                                  <w:sz w:val="20"/>
                                </w:rPr>
                              </w:pPr>
                              <w:r>
                                <w:rPr>
                                  <w:rFonts w:ascii="Cambria"/>
                                  <w:color w:val="0000FF"/>
                                  <w:spacing w:val="12"/>
                                  <w:sz w:val="20"/>
                                </w:rPr>
                                <w:t>SELECT</w:t>
                              </w:r>
                            </w:p>
                            <w:p w14:paraId="6FCCCEBC" w14:textId="77777777" w:rsidR="000900B5" w:rsidRDefault="00000000">
                              <w:pPr>
                                <w:spacing w:before="4" w:line="244" w:lineRule="auto"/>
                                <w:ind w:left="253" w:right="152"/>
                                <w:rPr>
                                  <w:rFonts w:ascii="Cambria"/>
                                  <w:sz w:val="20"/>
                                </w:rPr>
                              </w:pPr>
                              <w:proofErr w:type="gramStart"/>
                              <w:r>
                                <w:rPr>
                                  <w:rFonts w:ascii="Cambria"/>
                                  <w:spacing w:val="16"/>
                                  <w:w w:val="120"/>
                                  <w:sz w:val="20"/>
                                </w:rPr>
                                <w:t>submitted</w:t>
                              </w:r>
                              <w:r>
                                <w:rPr>
                                  <w:rFonts w:ascii="Cambria"/>
                                  <w:spacing w:val="-16"/>
                                  <w:w w:val="120"/>
                                  <w:sz w:val="20"/>
                                </w:rPr>
                                <w:t xml:space="preserve"> </w:t>
                              </w:r>
                              <w:r>
                                <w:rPr>
                                  <w:rFonts w:ascii="Cambria"/>
                                  <w:w w:val="225"/>
                                  <w:sz w:val="20"/>
                                </w:rPr>
                                <w:t>.</w:t>
                              </w:r>
                              <w:proofErr w:type="gramEnd"/>
                              <w:r>
                                <w:rPr>
                                  <w:rFonts w:ascii="Cambria"/>
                                  <w:spacing w:val="-63"/>
                                  <w:w w:val="225"/>
                                  <w:sz w:val="20"/>
                                </w:rPr>
                                <w:t xml:space="preserve"> </w:t>
                              </w:r>
                              <w:proofErr w:type="spellStart"/>
                              <w:r>
                                <w:rPr>
                                  <w:rFonts w:ascii="Cambria"/>
                                  <w:spacing w:val="15"/>
                                  <w:w w:val="120"/>
                                  <w:sz w:val="20"/>
                                </w:rPr>
                                <w:t>Posttag</w:t>
                              </w:r>
                              <w:proofErr w:type="spellEnd"/>
                              <w:r>
                                <w:rPr>
                                  <w:rFonts w:ascii="Cambria"/>
                                  <w:spacing w:val="15"/>
                                  <w:w w:val="120"/>
                                  <w:sz w:val="20"/>
                                </w:rPr>
                                <w:t xml:space="preserve"> </w:t>
                              </w:r>
                              <w:proofErr w:type="gramStart"/>
                              <w:r>
                                <w:rPr>
                                  <w:rFonts w:ascii="Cambria"/>
                                  <w:spacing w:val="16"/>
                                  <w:w w:val="120"/>
                                  <w:sz w:val="20"/>
                                </w:rPr>
                                <w:t>submitted</w:t>
                              </w:r>
                              <w:r>
                                <w:rPr>
                                  <w:rFonts w:ascii="Cambria"/>
                                  <w:spacing w:val="-20"/>
                                  <w:w w:val="120"/>
                                  <w:sz w:val="20"/>
                                </w:rPr>
                                <w:t xml:space="preserve"> </w:t>
                              </w:r>
                              <w:r>
                                <w:rPr>
                                  <w:rFonts w:ascii="Cambria"/>
                                  <w:w w:val="225"/>
                                  <w:sz w:val="20"/>
                                </w:rPr>
                                <w:t>.</w:t>
                              </w:r>
                              <w:proofErr w:type="gramEnd"/>
                              <w:r>
                                <w:rPr>
                                  <w:rFonts w:ascii="Cambria"/>
                                  <w:spacing w:val="-66"/>
                                  <w:w w:val="22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 xml:space="preserve">Key </w:t>
                              </w:r>
                              <w:proofErr w:type="spellStart"/>
                              <w:r>
                                <w:rPr>
                                  <w:rFonts w:ascii="Cambria"/>
                                  <w:spacing w:val="16"/>
                                  <w:w w:val="120"/>
                                  <w:sz w:val="20"/>
                                </w:rPr>
                                <w:t>key_to_</w:t>
                              </w:r>
                              <w:proofErr w:type="gramStart"/>
                              <w:r>
                                <w:rPr>
                                  <w:rFonts w:ascii="Cambria"/>
                                  <w:spacing w:val="16"/>
                                  <w:w w:val="120"/>
                                  <w:sz w:val="20"/>
                                </w:rPr>
                                <w:t>plz</w:t>
                              </w:r>
                              <w:proofErr w:type="spellEnd"/>
                              <w:r>
                                <w:rPr>
                                  <w:rFonts w:ascii="Cambria"/>
                                  <w:spacing w:val="-15"/>
                                  <w:w w:val="225"/>
                                  <w:sz w:val="20"/>
                                </w:rPr>
                                <w:t xml:space="preserve"> </w:t>
                              </w:r>
                              <w:r>
                                <w:rPr>
                                  <w:rFonts w:ascii="Cambria"/>
                                  <w:w w:val="225"/>
                                  <w:sz w:val="20"/>
                                </w:rPr>
                                <w:t>.</w:t>
                              </w:r>
                              <w:proofErr w:type="gramEnd"/>
                              <w:r>
                                <w:rPr>
                                  <w:rFonts w:ascii="Cambria"/>
                                  <w:spacing w:val="-22"/>
                                  <w:w w:val="225"/>
                                  <w:sz w:val="20"/>
                                </w:rPr>
                                <w:t xml:space="preserve"> </w:t>
                              </w:r>
                              <w:proofErr w:type="spellStart"/>
                              <w:r>
                                <w:rPr>
                                  <w:rFonts w:ascii="Cambria"/>
                                  <w:spacing w:val="10"/>
                                  <w:w w:val="120"/>
                                  <w:sz w:val="20"/>
                                </w:rPr>
                                <w:t>plz</w:t>
                              </w:r>
                              <w:proofErr w:type="spellEnd"/>
                              <w:r>
                                <w:rPr>
                                  <w:rFonts w:ascii="Cambria"/>
                                  <w:spacing w:val="80"/>
                                  <w:w w:val="150"/>
                                  <w:sz w:val="20"/>
                                </w:rPr>
                                <w:t xml:space="preserve"> </w:t>
                              </w:r>
                              <w:proofErr w:type="gramStart"/>
                              <w:r>
                                <w:rPr>
                                  <w:rFonts w:ascii="Cambria"/>
                                  <w:spacing w:val="16"/>
                                  <w:w w:val="110"/>
                                  <w:sz w:val="20"/>
                                </w:rPr>
                                <w:t>discharged</w:t>
                              </w:r>
                              <w:r>
                                <w:rPr>
                                  <w:rFonts w:ascii="Cambria"/>
                                  <w:spacing w:val="-20"/>
                                  <w:w w:val="110"/>
                                  <w:sz w:val="20"/>
                                </w:rPr>
                                <w:t xml:space="preserve"> </w:t>
                              </w:r>
                              <w:r>
                                <w:rPr>
                                  <w:rFonts w:ascii="Cambria"/>
                                  <w:w w:val="110"/>
                                  <w:sz w:val="20"/>
                                </w:rPr>
                                <w:t>.</w:t>
                              </w:r>
                              <w:proofErr w:type="gramEnd"/>
                              <w:r>
                                <w:rPr>
                                  <w:rFonts w:ascii="Cambria"/>
                                  <w:spacing w:val="-19"/>
                                  <w:w w:val="110"/>
                                  <w:sz w:val="20"/>
                                </w:rPr>
                                <w:t xml:space="preserve"> </w:t>
                              </w:r>
                              <w:proofErr w:type="spellStart"/>
                              <w:r>
                                <w:rPr>
                                  <w:rFonts w:ascii="Cambria"/>
                                  <w:spacing w:val="17"/>
                                  <w:w w:val="110"/>
                                  <w:sz w:val="20"/>
                                </w:rPr>
                                <w:t>num_discharged</w:t>
                              </w:r>
                              <w:proofErr w:type="spellEnd"/>
                              <w:r>
                                <w:rPr>
                                  <w:rFonts w:ascii="Cambria"/>
                                  <w:spacing w:val="17"/>
                                  <w:w w:val="110"/>
                                  <w:sz w:val="20"/>
                                </w:rPr>
                                <w:t xml:space="preserve"> </w:t>
                              </w:r>
                              <w:proofErr w:type="gramStart"/>
                              <w:r>
                                <w:rPr>
                                  <w:rFonts w:ascii="Cambria"/>
                                  <w:spacing w:val="16"/>
                                  <w:w w:val="115"/>
                                  <w:sz w:val="20"/>
                                </w:rPr>
                                <w:t>submitted</w:t>
                              </w:r>
                              <w:r>
                                <w:rPr>
                                  <w:rFonts w:ascii="Cambria"/>
                                  <w:spacing w:val="-22"/>
                                  <w:w w:val="115"/>
                                  <w:sz w:val="20"/>
                                </w:rPr>
                                <w:t xml:space="preserve"> </w:t>
                              </w:r>
                              <w:r>
                                <w:rPr>
                                  <w:rFonts w:ascii="Cambria"/>
                                  <w:w w:val="115"/>
                                  <w:sz w:val="20"/>
                                </w:rPr>
                                <w:t>.</w:t>
                              </w:r>
                              <w:proofErr w:type="gramEnd"/>
                              <w:r>
                                <w:rPr>
                                  <w:rFonts w:ascii="Cambria"/>
                                  <w:spacing w:val="-22"/>
                                  <w:w w:val="115"/>
                                  <w:sz w:val="20"/>
                                </w:rPr>
                                <w:t xml:space="preserve"> </w:t>
                              </w:r>
                              <w:proofErr w:type="spellStart"/>
                              <w:r>
                                <w:rPr>
                                  <w:rFonts w:ascii="Cambria"/>
                                  <w:spacing w:val="17"/>
                                  <w:w w:val="115"/>
                                  <w:sz w:val="20"/>
                                </w:rPr>
                                <w:t>num_submitted</w:t>
                              </w:r>
                              <w:proofErr w:type="spellEnd"/>
                            </w:p>
                            <w:p w14:paraId="6FCCCEBD" w14:textId="77777777" w:rsidR="000900B5" w:rsidRDefault="00000000">
                              <w:pPr>
                                <w:spacing w:line="244" w:lineRule="auto"/>
                                <w:ind w:hanging="1"/>
                                <w:rPr>
                                  <w:rFonts w:ascii="Cambria"/>
                                  <w:sz w:val="20"/>
                                </w:rPr>
                              </w:pPr>
                              <w:r>
                                <w:rPr>
                                  <w:rFonts w:ascii="Cambria"/>
                                  <w:color w:val="0000FF"/>
                                  <w:spacing w:val="12"/>
                                  <w:sz w:val="20"/>
                                </w:rPr>
                                <w:t>FROM</w:t>
                              </w:r>
                              <w:r>
                                <w:rPr>
                                  <w:rFonts w:ascii="Cambria"/>
                                  <w:color w:val="0000FF"/>
                                  <w:spacing w:val="80"/>
                                  <w:sz w:val="20"/>
                                </w:rPr>
                                <w:t xml:space="preserve"> </w:t>
                              </w:r>
                              <w:proofErr w:type="spellStart"/>
                              <w:r>
                                <w:rPr>
                                  <w:rFonts w:ascii="Cambria"/>
                                  <w:spacing w:val="17"/>
                                  <w:sz w:val="20"/>
                                </w:rPr>
                                <w:t>submitted_agg</w:t>
                              </w:r>
                              <w:proofErr w:type="spellEnd"/>
                              <w:r>
                                <w:rPr>
                                  <w:rFonts w:ascii="Cambria"/>
                                  <w:spacing w:val="80"/>
                                  <w:sz w:val="20"/>
                                </w:rPr>
                                <w:t xml:space="preserve"> </w:t>
                              </w:r>
                              <w:r>
                                <w:rPr>
                                  <w:rFonts w:ascii="Cambria"/>
                                  <w:spacing w:val="16"/>
                                  <w:sz w:val="20"/>
                                </w:rPr>
                                <w:t xml:space="preserve">submitted </w:t>
                              </w:r>
                              <w:r>
                                <w:rPr>
                                  <w:rFonts w:ascii="Cambria"/>
                                  <w:color w:val="0000FF"/>
                                  <w:spacing w:val="13"/>
                                  <w:w w:val="110"/>
                                  <w:sz w:val="20"/>
                                </w:rPr>
                                <w:t>INNER</w:t>
                              </w:r>
                              <w:r>
                                <w:rPr>
                                  <w:rFonts w:ascii="Cambria"/>
                                  <w:color w:val="0000FF"/>
                                  <w:spacing w:val="80"/>
                                  <w:w w:val="110"/>
                                  <w:sz w:val="20"/>
                                </w:rPr>
                                <w:t xml:space="preserve"> </w:t>
                              </w:r>
                              <w:r>
                                <w:rPr>
                                  <w:rFonts w:ascii="Cambria"/>
                                  <w:color w:val="0000FF"/>
                                  <w:spacing w:val="12"/>
                                  <w:w w:val="110"/>
                                  <w:sz w:val="20"/>
                                </w:rPr>
                                <w:t>JOIN</w:t>
                              </w:r>
                              <w:r>
                                <w:rPr>
                                  <w:rFonts w:ascii="Cambria"/>
                                  <w:color w:val="0000FF"/>
                                  <w:spacing w:val="80"/>
                                  <w:w w:val="110"/>
                                  <w:sz w:val="20"/>
                                </w:rPr>
                                <w:t xml:space="preserve"> </w:t>
                              </w:r>
                              <w:proofErr w:type="spellStart"/>
                              <w:r>
                                <w:rPr>
                                  <w:rFonts w:ascii="Cambria"/>
                                  <w:spacing w:val="16"/>
                                  <w:w w:val="110"/>
                                  <w:sz w:val="20"/>
                                </w:rPr>
                                <w:t>key_to_plz</w:t>
                              </w:r>
                              <w:proofErr w:type="spellEnd"/>
                            </w:p>
                            <w:p w14:paraId="6FCCCEBE" w14:textId="77777777" w:rsidR="000900B5" w:rsidRDefault="00000000">
                              <w:pPr>
                                <w:ind w:left="248"/>
                                <w:rPr>
                                  <w:rFonts w:ascii="Cambria"/>
                                  <w:sz w:val="20"/>
                                </w:rPr>
                              </w:pPr>
                              <w:proofErr w:type="gramStart"/>
                              <w:r>
                                <w:rPr>
                                  <w:rFonts w:ascii="Cambria"/>
                                  <w:color w:val="0000FF"/>
                                  <w:sz w:val="20"/>
                                </w:rPr>
                                <w:t>ON</w:t>
                              </w:r>
                              <w:r>
                                <w:rPr>
                                  <w:rFonts w:ascii="Cambria"/>
                                  <w:color w:val="0000FF"/>
                                  <w:spacing w:val="23"/>
                                  <w:w w:val="115"/>
                                  <w:sz w:val="20"/>
                                </w:rPr>
                                <w:t xml:space="preserve">  </w:t>
                              </w:r>
                              <w:r>
                                <w:rPr>
                                  <w:rFonts w:ascii="Cambria"/>
                                  <w:spacing w:val="16"/>
                                  <w:w w:val="115"/>
                                  <w:sz w:val="20"/>
                                </w:rPr>
                                <w:t>submitted</w:t>
                              </w:r>
                              <w:proofErr w:type="gramEnd"/>
                              <w:r>
                                <w:rPr>
                                  <w:rFonts w:ascii="Cambria"/>
                                  <w:spacing w:val="-21"/>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proofErr w:type="gramStart"/>
                              <w:r>
                                <w:rPr>
                                  <w:rFonts w:ascii="Cambria"/>
                                  <w:spacing w:val="12"/>
                                  <w:sz w:val="20"/>
                                </w:rPr>
                                <w:t>Key</w:t>
                              </w:r>
                              <w:r>
                                <w:rPr>
                                  <w:rFonts w:ascii="Cambria"/>
                                  <w:spacing w:val="30"/>
                                  <w:sz w:val="20"/>
                                </w:rPr>
                                <w:t xml:space="preserve">  </w:t>
                              </w:r>
                              <w:r>
                                <w:rPr>
                                  <w:rFonts w:ascii="Cambria"/>
                                  <w:spacing w:val="-10"/>
                                  <w:sz w:val="20"/>
                                </w:rPr>
                                <w:t>=</w:t>
                              </w:r>
                              <w:proofErr w:type="gramEnd"/>
                            </w:p>
                          </w:txbxContent>
                        </wps:txbx>
                        <wps:bodyPr wrap="square" lIns="0" tIns="0" rIns="0" bIns="0" rtlCol="0">
                          <a:noAutofit/>
                        </wps:bodyPr>
                      </wps:wsp>
                      <wps:wsp>
                        <wps:cNvPr id="343" name="Textbox 343"/>
                        <wps:cNvSpPr txBox="1"/>
                        <wps:spPr>
                          <a:xfrm>
                            <a:off x="2446100" y="3188694"/>
                            <a:ext cx="1269365" cy="759460"/>
                          </a:xfrm>
                          <a:prstGeom prst="rect">
                            <a:avLst/>
                          </a:prstGeom>
                        </wps:spPr>
                        <wps:txbx>
                          <w:txbxContent>
                            <w:p w14:paraId="6FCCCEBF" w14:textId="77777777" w:rsidR="000900B5" w:rsidRDefault="00000000">
                              <w:pPr>
                                <w:spacing w:line="211" w:lineRule="exact"/>
                                <w:ind w:left="122"/>
                                <w:rPr>
                                  <w:rFonts w:ascii="Cambria"/>
                                  <w:sz w:val="20"/>
                                </w:rPr>
                              </w:pPr>
                              <w:proofErr w:type="spellStart"/>
                              <w:proofErr w:type="gramStart"/>
                              <w:r>
                                <w:rPr>
                                  <w:rFonts w:ascii="Cambria"/>
                                  <w:spacing w:val="13"/>
                                  <w:w w:val="115"/>
                                  <w:sz w:val="20"/>
                                </w:rPr>
                                <w:t>Posttag</w:t>
                              </w:r>
                              <w:proofErr w:type="spellEnd"/>
                              <w:r>
                                <w:rPr>
                                  <w:rFonts w:ascii="Cambria"/>
                                  <w:spacing w:val="-8"/>
                                  <w:w w:val="115"/>
                                  <w:sz w:val="20"/>
                                </w:rPr>
                                <w:t xml:space="preserve"> </w:t>
                              </w:r>
                              <w:r>
                                <w:rPr>
                                  <w:rFonts w:ascii="Cambria"/>
                                  <w:spacing w:val="-10"/>
                                  <w:w w:val="225"/>
                                  <w:sz w:val="20"/>
                                </w:rPr>
                                <w:t>,</w:t>
                              </w:r>
                              <w:proofErr w:type="gramEnd"/>
                            </w:p>
                            <w:p w14:paraId="6FCCCEC0" w14:textId="77777777" w:rsidR="000900B5" w:rsidRDefault="00000000">
                              <w:pPr>
                                <w:spacing w:before="4" w:line="244" w:lineRule="auto"/>
                                <w:ind w:left="118" w:right="15" w:firstLine="5"/>
                                <w:rPr>
                                  <w:rFonts w:ascii="Cambria"/>
                                  <w:sz w:val="20"/>
                                </w:rPr>
                              </w:pPr>
                              <w:r>
                                <w:rPr>
                                  <w:rFonts w:ascii="Cambria"/>
                                  <w:spacing w:val="14"/>
                                  <w:w w:val="125"/>
                                  <w:sz w:val="20"/>
                                </w:rPr>
                                <w:t>location</w:t>
                              </w:r>
                              <w:r>
                                <w:rPr>
                                  <w:rFonts w:ascii="Cambria"/>
                                  <w:spacing w:val="-32"/>
                                  <w:w w:val="125"/>
                                  <w:sz w:val="20"/>
                                </w:rPr>
                                <w:t xml:space="preserve"> </w:t>
                              </w:r>
                              <w:proofErr w:type="gramStart"/>
                              <w:r>
                                <w:rPr>
                                  <w:rFonts w:ascii="Cambria"/>
                                  <w:spacing w:val="11"/>
                                  <w:w w:val="125"/>
                                  <w:sz w:val="20"/>
                                </w:rPr>
                                <w:t>Key</w:t>
                              </w:r>
                              <w:r>
                                <w:rPr>
                                  <w:rFonts w:ascii="Cambria"/>
                                  <w:spacing w:val="5"/>
                                  <w:w w:val="125"/>
                                  <w:sz w:val="20"/>
                                </w:rPr>
                                <w:t xml:space="preserve"> </w:t>
                              </w:r>
                              <w:r>
                                <w:rPr>
                                  <w:rFonts w:ascii="Cambria"/>
                                  <w:w w:val="225"/>
                                  <w:sz w:val="20"/>
                                </w:rPr>
                                <w:t>,</w:t>
                              </w:r>
                              <w:proofErr w:type="gramEnd"/>
                              <w:r>
                                <w:rPr>
                                  <w:rFonts w:ascii="Cambria"/>
                                  <w:w w:val="225"/>
                                  <w:sz w:val="20"/>
                                </w:rPr>
                                <w:t xml:space="preserve"> </w:t>
                              </w:r>
                              <w:proofErr w:type="spellStart"/>
                              <w:proofErr w:type="gramStart"/>
                              <w:r>
                                <w:rPr>
                                  <w:rFonts w:ascii="Cambria"/>
                                  <w:w w:val="125"/>
                                  <w:sz w:val="20"/>
                                </w:rPr>
                                <w:t>plz</w:t>
                              </w:r>
                              <w:proofErr w:type="spellEnd"/>
                              <w:r>
                                <w:rPr>
                                  <w:rFonts w:ascii="Cambria"/>
                                  <w:spacing w:val="-21"/>
                                  <w:w w:val="125"/>
                                  <w:sz w:val="20"/>
                                </w:rPr>
                                <w:t xml:space="preserve"> </w:t>
                              </w:r>
                              <w:r>
                                <w:rPr>
                                  <w:rFonts w:ascii="Cambria"/>
                                  <w:w w:val="225"/>
                                  <w:sz w:val="20"/>
                                </w:rPr>
                                <w:t>,</w:t>
                              </w:r>
                              <w:proofErr w:type="gramEnd"/>
                              <w:r>
                                <w:rPr>
                                  <w:rFonts w:ascii="Cambria"/>
                                  <w:w w:val="225"/>
                                  <w:sz w:val="20"/>
                                </w:rPr>
                                <w:t xml:space="preserve"> </w:t>
                              </w:r>
                              <w:proofErr w:type="spellStart"/>
                              <w:r>
                                <w:rPr>
                                  <w:rFonts w:ascii="Cambria"/>
                                  <w:spacing w:val="16"/>
                                  <w:w w:val="110"/>
                                  <w:sz w:val="20"/>
                                </w:rPr>
                                <w:t>num_</w:t>
                              </w:r>
                              <w:proofErr w:type="gramStart"/>
                              <w:r>
                                <w:rPr>
                                  <w:rFonts w:ascii="Cambria"/>
                                  <w:spacing w:val="16"/>
                                  <w:w w:val="110"/>
                                  <w:sz w:val="20"/>
                                </w:rPr>
                                <w:t>discharged</w:t>
                              </w:r>
                              <w:proofErr w:type="spellEnd"/>
                              <w:r>
                                <w:rPr>
                                  <w:rFonts w:ascii="Cambria"/>
                                  <w:spacing w:val="-13"/>
                                  <w:w w:val="110"/>
                                  <w:sz w:val="20"/>
                                </w:rPr>
                                <w:t xml:space="preserve"> </w:t>
                              </w:r>
                              <w:r>
                                <w:rPr>
                                  <w:rFonts w:ascii="Cambria"/>
                                  <w:w w:val="110"/>
                                  <w:sz w:val="20"/>
                                </w:rPr>
                                <w:t>,</w:t>
                              </w:r>
                              <w:proofErr w:type="gramEnd"/>
                            </w:p>
                            <w:p w14:paraId="6FCCCEC1" w14:textId="77777777" w:rsidR="000900B5" w:rsidRDefault="00000000">
                              <w:pPr>
                                <w:rPr>
                                  <w:rFonts w:ascii="Cambria"/>
                                  <w:sz w:val="20"/>
                                </w:rPr>
                              </w:pPr>
                              <w:proofErr w:type="spellStart"/>
                              <w:r>
                                <w:rPr>
                                  <w:rFonts w:ascii="Cambria"/>
                                  <w:spacing w:val="15"/>
                                  <w:w w:val="110"/>
                                  <w:sz w:val="20"/>
                                </w:rPr>
                                <w:t>num_submitted</w:t>
                              </w:r>
                              <w:proofErr w:type="spellEnd"/>
                            </w:p>
                          </w:txbxContent>
                        </wps:txbx>
                        <wps:bodyPr wrap="square" lIns="0" tIns="0" rIns="0" bIns="0" rtlCol="0">
                          <a:noAutofit/>
                        </wps:bodyPr>
                      </wps:wsp>
                      <wps:wsp>
                        <wps:cNvPr id="344" name="Textbox 344"/>
                        <wps:cNvSpPr txBox="1"/>
                        <wps:spPr>
                          <a:xfrm>
                            <a:off x="2366188" y="4251519"/>
                            <a:ext cx="1741805" cy="151765"/>
                          </a:xfrm>
                          <a:prstGeom prst="rect">
                            <a:avLst/>
                          </a:prstGeom>
                        </wps:spPr>
                        <wps:txbx>
                          <w:txbxContent>
                            <w:p w14:paraId="6FCCCEC2" w14:textId="77777777" w:rsidR="000900B5" w:rsidRDefault="00000000">
                              <w:pPr>
                                <w:spacing w:line="211" w:lineRule="exact"/>
                                <w:rPr>
                                  <w:rFonts w:ascii="Cambria"/>
                                  <w:sz w:val="20"/>
                                </w:rPr>
                              </w:pPr>
                              <w:proofErr w:type="spellStart"/>
                              <w:r>
                                <w:rPr>
                                  <w:rFonts w:ascii="Cambria"/>
                                  <w:spacing w:val="16"/>
                                  <w:w w:val="120"/>
                                  <w:sz w:val="20"/>
                                </w:rPr>
                                <w:t>key_to_</w:t>
                              </w:r>
                              <w:proofErr w:type="gramStart"/>
                              <w:r>
                                <w:rPr>
                                  <w:rFonts w:ascii="Cambria"/>
                                  <w:spacing w:val="16"/>
                                  <w:w w:val="120"/>
                                  <w:sz w:val="20"/>
                                </w:rPr>
                                <w:t>plz</w:t>
                              </w:r>
                              <w:proofErr w:type="spellEnd"/>
                              <w:r>
                                <w:rPr>
                                  <w:rFonts w:ascii="Cambria"/>
                                  <w:spacing w:val="-2"/>
                                  <w:w w:val="120"/>
                                  <w:sz w:val="20"/>
                                </w:rPr>
                                <w:t xml:space="preserve"> </w:t>
                              </w:r>
                              <w:r>
                                <w:rPr>
                                  <w:rFonts w:ascii="Cambria"/>
                                  <w:w w:val="120"/>
                                  <w:sz w:val="20"/>
                                </w:rPr>
                                <w:t>.</w:t>
                              </w:r>
                              <w:proofErr w:type="gramEnd"/>
                              <w:r>
                                <w:rPr>
                                  <w:rFonts w:ascii="Cambria"/>
                                  <w:spacing w:val="-1"/>
                                  <w:w w:val="120"/>
                                  <w:sz w:val="20"/>
                                </w:rPr>
                                <w:t xml:space="preserve"> </w:t>
                              </w:r>
                              <w:r>
                                <w:rPr>
                                  <w:rFonts w:ascii="Cambria"/>
                                  <w:spacing w:val="16"/>
                                  <w:w w:val="120"/>
                                  <w:sz w:val="20"/>
                                </w:rPr>
                                <w:t>location</w:t>
                              </w:r>
                              <w:r>
                                <w:rPr>
                                  <w:rFonts w:ascii="Cambria"/>
                                  <w:spacing w:val="-19"/>
                                  <w:w w:val="120"/>
                                  <w:sz w:val="20"/>
                                </w:rPr>
                                <w:t xml:space="preserve"> </w:t>
                              </w:r>
                              <w:r>
                                <w:rPr>
                                  <w:rFonts w:ascii="Cambria"/>
                                  <w:spacing w:val="7"/>
                                  <w:w w:val="105"/>
                                  <w:sz w:val="20"/>
                                </w:rPr>
                                <w:t>Key</w:t>
                              </w:r>
                            </w:p>
                          </w:txbxContent>
                        </wps:txbx>
                        <wps:bodyPr wrap="square" lIns="0" tIns="0" rIns="0" bIns="0" rtlCol="0">
                          <a:noAutofit/>
                        </wps:bodyPr>
                      </wps:wsp>
                      <wps:wsp>
                        <wps:cNvPr id="345" name="Textbox 345"/>
                        <wps:cNvSpPr txBox="1"/>
                        <wps:spPr>
                          <a:xfrm>
                            <a:off x="54089" y="4403348"/>
                            <a:ext cx="4535805" cy="607060"/>
                          </a:xfrm>
                          <a:prstGeom prst="rect">
                            <a:avLst/>
                          </a:prstGeom>
                        </wps:spPr>
                        <wps:txbx>
                          <w:txbxContent>
                            <w:p w14:paraId="6FCCCEC3" w14:textId="77777777" w:rsidR="000900B5" w:rsidRDefault="00000000">
                              <w:pPr>
                                <w:spacing w:line="211" w:lineRule="exact"/>
                                <w:rPr>
                                  <w:rFonts w:ascii="Cambria"/>
                                  <w:sz w:val="20"/>
                                </w:rPr>
                              </w:pPr>
                              <w:r>
                                <w:rPr>
                                  <w:rFonts w:ascii="Cambria"/>
                                  <w:color w:val="0000FF"/>
                                  <w:spacing w:val="13"/>
                                  <w:w w:val="110"/>
                                  <w:sz w:val="20"/>
                                </w:rPr>
                                <w:t>INNER</w:t>
                              </w:r>
                              <w:r>
                                <w:rPr>
                                  <w:rFonts w:ascii="Cambria"/>
                                  <w:color w:val="0000FF"/>
                                  <w:spacing w:val="77"/>
                                  <w:w w:val="110"/>
                                  <w:sz w:val="20"/>
                                </w:rPr>
                                <w:t xml:space="preserve"> </w:t>
                              </w:r>
                              <w:r>
                                <w:rPr>
                                  <w:rFonts w:ascii="Cambria"/>
                                  <w:color w:val="0000FF"/>
                                  <w:spacing w:val="12"/>
                                  <w:w w:val="110"/>
                                  <w:sz w:val="20"/>
                                </w:rPr>
                                <w:t>JOIN</w:t>
                              </w:r>
                              <w:r>
                                <w:rPr>
                                  <w:rFonts w:ascii="Cambria"/>
                                  <w:color w:val="0000FF"/>
                                  <w:spacing w:val="62"/>
                                  <w:w w:val="150"/>
                                  <w:sz w:val="20"/>
                                </w:rPr>
                                <w:t xml:space="preserve"> </w:t>
                              </w:r>
                              <w:proofErr w:type="spellStart"/>
                              <w:r>
                                <w:rPr>
                                  <w:rFonts w:ascii="Cambria"/>
                                  <w:spacing w:val="17"/>
                                  <w:w w:val="110"/>
                                  <w:sz w:val="20"/>
                                </w:rPr>
                                <w:t>discharged_agg</w:t>
                              </w:r>
                              <w:proofErr w:type="spellEnd"/>
                              <w:r>
                                <w:rPr>
                                  <w:rFonts w:ascii="Cambria"/>
                                  <w:spacing w:val="64"/>
                                  <w:w w:val="150"/>
                                  <w:sz w:val="20"/>
                                </w:rPr>
                                <w:t xml:space="preserve"> </w:t>
                              </w:r>
                              <w:r>
                                <w:rPr>
                                  <w:rFonts w:ascii="Cambria"/>
                                  <w:spacing w:val="14"/>
                                  <w:w w:val="110"/>
                                  <w:sz w:val="20"/>
                                </w:rPr>
                                <w:t>discharged</w:t>
                              </w:r>
                            </w:p>
                            <w:p w14:paraId="6FCCCEC4" w14:textId="77777777" w:rsidR="000900B5" w:rsidRDefault="00000000">
                              <w:pPr>
                                <w:spacing w:before="4"/>
                                <w:ind w:left="247"/>
                                <w:rPr>
                                  <w:rFonts w:ascii="Cambria"/>
                                  <w:sz w:val="20"/>
                                </w:rPr>
                              </w:pPr>
                              <w:r>
                                <w:rPr>
                                  <w:rFonts w:ascii="Cambria"/>
                                  <w:color w:val="0000FF"/>
                                  <w:sz w:val="20"/>
                                </w:rPr>
                                <w:t>ON</w:t>
                              </w:r>
                              <w:r>
                                <w:rPr>
                                  <w:rFonts w:ascii="Cambria"/>
                                  <w:color w:val="0000FF"/>
                                  <w:spacing w:val="67"/>
                                  <w:w w:val="150"/>
                                  <w:sz w:val="20"/>
                                </w:rPr>
                                <w:t xml:space="preserve"> </w:t>
                              </w:r>
                              <w:proofErr w:type="gramStart"/>
                              <w:r>
                                <w:rPr>
                                  <w:rFonts w:ascii="Cambria"/>
                                  <w:spacing w:val="16"/>
                                  <w:w w:val="115"/>
                                  <w:sz w:val="20"/>
                                </w:rPr>
                                <w:t>submitted</w:t>
                              </w:r>
                              <w:r>
                                <w:rPr>
                                  <w:rFonts w:ascii="Cambria"/>
                                  <w:spacing w:val="-22"/>
                                  <w:w w:val="115"/>
                                  <w:sz w:val="20"/>
                                </w:rPr>
                                <w:t xml:space="preserve"> </w:t>
                              </w:r>
                              <w:r>
                                <w:rPr>
                                  <w:rFonts w:ascii="Cambria"/>
                                  <w:w w:val="115"/>
                                  <w:sz w:val="20"/>
                                </w:rPr>
                                <w:t>.</w:t>
                              </w:r>
                              <w:proofErr w:type="gramEnd"/>
                              <w:r>
                                <w:rPr>
                                  <w:rFonts w:ascii="Cambria"/>
                                  <w:spacing w:val="-23"/>
                                  <w:w w:val="115"/>
                                  <w:sz w:val="20"/>
                                </w:rPr>
                                <w:t xml:space="preserve"> </w:t>
                              </w:r>
                              <w:proofErr w:type="spellStart"/>
                              <w:r>
                                <w:rPr>
                                  <w:rFonts w:ascii="Cambria"/>
                                  <w:spacing w:val="15"/>
                                  <w:w w:val="115"/>
                                  <w:sz w:val="20"/>
                                </w:rPr>
                                <w:t>Posttag</w:t>
                              </w:r>
                              <w:proofErr w:type="spellEnd"/>
                              <w:r>
                                <w:rPr>
                                  <w:rFonts w:ascii="Cambria"/>
                                  <w:spacing w:val="74"/>
                                  <w:w w:val="150"/>
                                  <w:sz w:val="20"/>
                                </w:rPr>
                                <w:t xml:space="preserve"> </w:t>
                              </w:r>
                              <w:r>
                                <w:rPr>
                                  <w:rFonts w:ascii="Cambria"/>
                                  <w:w w:val="115"/>
                                  <w:sz w:val="20"/>
                                </w:rPr>
                                <w:t>=</w:t>
                              </w:r>
                              <w:r>
                                <w:rPr>
                                  <w:rFonts w:ascii="Cambria"/>
                                  <w:spacing w:val="74"/>
                                  <w:w w:val="150"/>
                                  <w:sz w:val="20"/>
                                </w:rPr>
                                <w:t xml:space="preserve"> </w:t>
                              </w:r>
                              <w:proofErr w:type="gramStart"/>
                              <w:r>
                                <w:rPr>
                                  <w:rFonts w:ascii="Cambria"/>
                                  <w:spacing w:val="16"/>
                                  <w:w w:val="115"/>
                                  <w:sz w:val="20"/>
                                </w:rPr>
                                <w:t>discharged</w:t>
                              </w:r>
                              <w:r>
                                <w:rPr>
                                  <w:rFonts w:ascii="Cambria"/>
                                  <w:spacing w:val="-21"/>
                                  <w:w w:val="115"/>
                                  <w:sz w:val="20"/>
                                </w:rPr>
                                <w:t xml:space="preserve"> </w:t>
                              </w:r>
                              <w:r>
                                <w:rPr>
                                  <w:rFonts w:ascii="Cambria"/>
                                  <w:w w:val="115"/>
                                  <w:sz w:val="20"/>
                                </w:rPr>
                                <w:t>.</w:t>
                              </w:r>
                              <w:proofErr w:type="gramEnd"/>
                              <w:r>
                                <w:rPr>
                                  <w:rFonts w:ascii="Cambria"/>
                                  <w:spacing w:val="-23"/>
                                  <w:w w:val="115"/>
                                  <w:sz w:val="20"/>
                                </w:rPr>
                                <w:t xml:space="preserve"> </w:t>
                              </w:r>
                              <w:proofErr w:type="spellStart"/>
                              <w:r>
                                <w:rPr>
                                  <w:rFonts w:ascii="Cambria"/>
                                  <w:spacing w:val="13"/>
                                  <w:w w:val="115"/>
                                  <w:sz w:val="20"/>
                                </w:rPr>
                                <w:t>Posttag</w:t>
                              </w:r>
                              <w:proofErr w:type="spellEnd"/>
                            </w:p>
                            <w:p w14:paraId="6FCCCEC5" w14:textId="77777777" w:rsidR="000900B5" w:rsidRDefault="00000000">
                              <w:pPr>
                                <w:spacing w:before="5"/>
                                <w:ind w:left="123"/>
                                <w:rPr>
                                  <w:rFonts w:ascii="Cambria"/>
                                  <w:sz w:val="20"/>
                                </w:rPr>
                              </w:pPr>
                              <w:proofErr w:type="gramStart"/>
                              <w:r>
                                <w:rPr>
                                  <w:rFonts w:ascii="Cambria"/>
                                  <w:color w:val="0000FF"/>
                                  <w:spacing w:val="10"/>
                                  <w:sz w:val="20"/>
                                </w:rPr>
                                <w:t>AND</w:t>
                              </w:r>
                              <w:r>
                                <w:rPr>
                                  <w:rFonts w:ascii="Cambria"/>
                                  <w:color w:val="0000FF"/>
                                  <w:spacing w:val="30"/>
                                  <w:w w:val="115"/>
                                  <w:sz w:val="20"/>
                                </w:rPr>
                                <w:t xml:space="preserve">  </w:t>
                              </w:r>
                              <w:r>
                                <w:rPr>
                                  <w:rFonts w:ascii="Cambria"/>
                                  <w:spacing w:val="16"/>
                                  <w:w w:val="115"/>
                                  <w:sz w:val="20"/>
                                </w:rPr>
                                <w:t>submitted</w:t>
                              </w:r>
                              <w:proofErr w:type="gramEnd"/>
                              <w:r>
                                <w:rPr>
                                  <w:rFonts w:ascii="Cambria"/>
                                  <w:spacing w:val="-20"/>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1"/>
                                  <w:w w:val="115"/>
                                  <w:sz w:val="20"/>
                                </w:rPr>
                                <w:t xml:space="preserve"> </w:t>
                              </w:r>
                              <w:proofErr w:type="gramStart"/>
                              <w:r>
                                <w:rPr>
                                  <w:rFonts w:ascii="Cambria"/>
                                  <w:spacing w:val="12"/>
                                  <w:sz w:val="20"/>
                                </w:rPr>
                                <w:t>Key</w:t>
                              </w:r>
                              <w:r>
                                <w:rPr>
                                  <w:rFonts w:ascii="Cambria"/>
                                  <w:spacing w:val="35"/>
                                  <w:sz w:val="20"/>
                                </w:rPr>
                                <w:t xml:space="preserve">  </w:t>
                              </w:r>
                              <w:r>
                                <w:rPr>
                                  <w:rFonts w:ascii="Cambria"/>
                                  <w:sz w:val="20"/>
                                </w:rPr>
                                <w:t>=</w:t>
                              </w:r>
                              <w:proofErr w:type="gramEnd"/>
                              <w:r>
                                <w:rPr>
                                  <w:rFonts w:ascii="Cambria"/>
                                  <w:spacing w:val="28"/>
                                  <w:w w:val="115"/>
                                  <w:sz w:val="20"/>
                                </w:rPr>
                                <w:t xml:space="preserve">  </w:t>
                              </w:r>
                              <w:proofErr w:type="gramStart"/>
                              <w:r>
                                <w:rPr>
                                  <w:rFonts w:ascii="Cambria"/>
                                  <w:spacing w:val="16"/>
                                  <w:w w:val="115"/>
                                  <w:sz w:val="20"/>
                                </w:rPr>
                                <w:t>discharged</w:t>
                              </w:r>
                              <w:r>
                                <w:rPr>
                                  <w:rFonts w:ascii="Cambria"/>
                                  <w:spacing w:val="-20"/>
                                  <w:w w:val="115"/>
                                  <w:sz w:val="20"/>
                                </w:rPr>
                                <w:t xml:space="preserve"> </w:t>
                              </w:r>
                              <w:r>
                                <w:rPr>
                                  <w:rFonts w:ascii="Cambria"/>
                                  <w:w w:val="115"/>
                                  <w:sz w:val="20"/>
                                </w:rPr>
                                <w:t>.</w:t>
                              </w:r>
                              <w:proofErr w:type="gramEnd"/>
                              <w:r>
                                <w:rPr>
                                  <w:rFonts w:ascii="Cambria"/>
                                  <w:spacing w:val="-21"/>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7"/>
                                  <w:sz w:val="20"/>
                                </w:rPr>
                                <w:t>Key</w:t>
                              </w:r>
                            </w:p>
                            <w:p w14:paraId="6FCCCEC6" w14:textId="77777777" w:rsidR="000900B5" w:rsidRDefault="00000000">
                              <w:pPr>
                                <w:spacing w:before="5"/>
                                <w:rPr>
                                  <w:rFonts w:ascii="Cambria" w:hAnsi="Cambria"/>
                                  <w:sz w:val="20"/>
                                </w:rPr>
                              </w:pPr>
                              <w:r>
                                <w:rPr>
                                  <w:rFonts w:ascii="Cambria" w:hAnsi="Cambria"/>
                                  <w:color w:val="0000FF"/>
                                  <w:spacing w:val="13"/>
                                  <w:sz w:val="20"/>
                                </w:rPr>
                                <w:t>WHERE</w:t>
                              </w:r>
                              <w:r>
                                <w:rPr>
                                  <w:rFonts w:ascii="Cambria" w:hAnsi="Cambria"/>
                                  <w:color w:val="0000FF"/>
                                  <w:spacing w:val="51"/>
                                  <w:w w:val="120"/>
                                  <w:sz w:val="20"/>
                                </w:rPr>
                                <w:t xml:space="preserve"> </w:t>
                              </w:r>
                              <w:proofErr w:type="gramStart"/>
                              <w:r>
                                <w:rPr>
                                  <w:rFonts w:ascii="Cambria" w:hAnsi="Cambria"/>
                                  <w:spacing w:val="16"/>
                                  <w:w w:val="120"/>
                                  <w:sz w:val="20"/>
                                </w:rPr>
                                <w:t>submitted</w:t>
                              </w:r>
                              <w:r>
                                <w:rPr>
                                  <w:rFonts w:ascii="Cambria" w:hAnsi="Cambria"/>
                                  <w:spacing w:val="-23"/>
                                  <w:w w:val="120"/>
                                  <w:sz w:val="20"/>
                                </w:rPr>
                                <w:t xml:space="preserve"> </w:t>
                              </w:r>
                              <w:r>
                                <w:rPr>
                                  <w:rFonts w:ascii="Cambria" w:hAnsi="Cambria"/>
                                  <w:w w:val="145"/>
                                  <w:sz w:val="20"/>
                                </w:rPr>
                                <w:t>.</w:t>
                              </w:r>
                              <w:proofErr w:type="gramEnd"/>
                              <w:r>
                                <w:rPr>
                                  <w:rFonts w:ascii="Cambria" w:hAnsi="Cambria"/>
                                  <w:spacing w:val="-35"/>
                                  <w:w w:val="14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60"/>
                                  <w:w w:val="120"/>
                                  <w:sz w:val="20"/>
                                </w:rPr>
                                <w:t xml:space="preserve"> </w:t>
                              </w:r>
                              <w:r>
                                <w:rPr>
                                  <w:rFonts w:ascii="Cambria" w:hAnsi="Cambria"/>
                                  <w:color w:val="0000FF"/>
                                  <w:w w:val="120"/>
                                  <w:sz w:val="20"/>
                                </w:rPr>
                                <w:t>IN</w:t>
                              </w:r>
                              <w:r>
                                <w:rPr>
                                  <w:rFonts w:ascii="Cambria" w:hAnsi="Cambria"/>
                                  <w:color w:val="0000FF"/>
                                  <w:spacing w:val="60"/>
                                  <w:w w:val="145"/>
                                  <w:sz w:val="20"/>
                                </w:rPr>
                                <w:t xml:space="preserve"> </w:t>
                              </w:r>
                              <w:r>
                                <w:rPr>
                                  <w:rFonts w:ascii="Cambria" w:hAnsi="Cambria"/>
                                  <w:spacing w:val="12"/>
                                  <w:w w:val="145"/>
                                  <w:sz w:val="20"/>
                                </w:rPr>
                                <w:t>(</w:t>
                              </w:r>
                              <w:r>
                                <w:rPr>
                                  <w:rFonts w:ascii="Cambria" w:hAnsi="Cambria"/>
                                  <w:color w:val="FF0000"/>
                                  <w:spacing w:val="12"/>
                                  <w:w w:val="145"/>
                                  <w:sz w:val="20"/>
                                </w:rPr>
                                <w:t>’</w:t>
                              </w:r>
                              <w:r>
                                <w:rPr>
                                  <w:rFonts w:ascii="Cambria" w:hAnsi="Cambria"/>
                                  <w:color w:val="FF0000"/>
                                  <w:spacing w:val="-42"/>
                                  <w:w w:val="145"/>
                                  <w:sz w:val="20"/>
                                </w:rPr>
                                <w:t xml:space="preserve"> </w:t>
                              </w:r>
                              <w:proofErr w:type="gramStart"/>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45"/>
                                  <w:sz w:val="20"/>
                                </w:rPr>
                                <w:t>’</w:t>
                              </w:r>
                              <w:proofErr w:type="gramEnd"/>
                              <w:r>
                                <w:rPr>
                                  <w:rFonts w:ascii="Cambria" w:hAnsi="Cambria"/>
                                  <w:spacing w:val="13"/>
                                  <w:w w:val="145"/>
                                  <w:sz w:val="20"/>
                                </w:rPr>
                                <w:t>,</w:t>
                              </w:r>
                              <w:r>
                                <w:rPr>
                                  <w:rFonts w:ascii="Cambria" w:hAnsi="Cambria"/>
                                  <w:color w:val="FF0000"/>
                                  <w:spacing w:val="13"/>
                                  <w:w w:val="145"/>
                                  <w:sz w:val="20"/>
                                </w:rPr>
                                <w:t>’</w:t>
                              </w:r>
                              <w:r>
                                <w:rPr>
                                  <w:rFonts w:ascii="Cambria" w:hAnsi="Cambria"/>
                                  <w:color w:val="FF0000"/>
                                  <w:spacing w:val="-42"/>
                                  <w:w w:val="145"/>
                                  <w:sz w:val="20"/>
                                </w:rPr>
                                <w:t xml:space="preserve"> </w:t>
                              </w:r>
                              <w:proofErr w:type="gramStart"/>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45"/>
                                  <w:sz w:val="20"/>
                                </w:rPr>
                                <w:t>’</w:t>
                              </w:r>
                              <w:proofErr w:type="gramEnd"/>
                              <w:r>
                                <w:rPr>
                                  <w:rFonts w:ascii="Cambria" w:hAnsi="Cambria"/>
                                  <w:spacing w:val="13"/>
                                  <w:w w:val="145"/>
                                  <w:sz w:val="20"/>
                                </w:rPr>
                                <w:t>,</w:t>
                              </w:r>
                              <w:r>
                                <w:rPr>
                                  <w:rFonts w:ascii="Cambria" w:hAnsi="Cambria"/>
                                  <w:color w:val="FF0000"/>
                                  <w:spacing w:val="13"/>
                                  <w:w w:val="145"/>
                                  <w:sz w:val="20"/>
                                </w:rPr>
                                <w:t>’</w:t>
                              </w:r>
                              <w:r>
                                <w:rPr>
                                  <w:rFonts w:ascii="Cambria" w:hAnsi="Cambria"/>
                                  <w:color w:val="FF0000"/>
                                  <w:spacing w:val="-41"/>
                                  <w:w w:val="145"/>
                                  <w:sz w:val="20"/>
                                </w:rPr>
                                <w:t xml:space="preserve"> </w:t>
                              </w:r>
                              <w:proofErr w:type="gramStart"/>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45"/>
                                  <w:sz w:val="20"/>
                                </w:rPr>
                                <w:t>’</w:t>
                              </w:r>
                              <w:proofErr w:type="gramEnd"/>
                              <w:r>
                                <w:rPr>
                                  <w:rFonts w:ascii="Cambria" w:hAnsi="Cambria"/>
                                  <w:spacing w:val="13"/>
                                  <w:w w:val="145"/>
                                  <w:sz w:val="20"/>
                                </w:rPr>
                                <w:t>,</w:t>
                              </w:r>
                              <w:r>
                                <w:rPr>
                                  <w:rFonts w:ascii="Cambria" w:hAnsi="Cambria"/>
                                  <w:color w:val="FF0000"/>
                                  <w:spacing w:val="13"/>
                                  <w:w w:val="145"/>
                                  <w:sz w:val="20"/>
                                </w:rPr>
                                <w:t>’</w:t>
                              </w:r>
                              <w:r>
                                <w:rPr>
                                  <w:rFonts w:ascii="Cambria" w:hAnsi="Cambria"/>
                                  <w:color w:val="FF0000"/>
                                  <w:spacing w:val="-42"/>
                                  <w:w w:val="145"/>
                                  <w:sz w:val="20"/>
                                </w:rPr>
                                <w:t xml:space="preserve"> </w:t>
                              </w:r>
                              <w:proofErr w:type="gramStart"/>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6"/>
                                  <w:w w:val="145"/>
                                  <w:sz w:val="20"/>
                                </w:rPr>
                                <w:t>’</w:t>
                              </w:r>
                              <w:r>
                                <w:rPr>
                                  <w:rFonts w:ascii="Cambria" w:hAnsi="Cambria"/>
                                  <w:spacing w:val="6"/>
                                  <w:w w:val="145"/>
                                  <w:sz w:val="20"/>
                                </w:rPr>
                                <w:t>);</w:t>
                              </w:r>
                              <w:proofErr w:type="gramEnd"/>
                            </w:p>
                          </w:txbxContent>
                        </wps:txbx>
                        <wps:bodyPr wrap="square" lIns="0" tIns="0" rIns="0" bIns="0" rtlCol="0">
                          <a:noAutofit/>
                        </wps:bodyPr>
                      </wps:wsp>
                    </wpg:wgp>
                  </a:graphicData>
                </a:graphic>
              </wp:anchor>
            </w:drawing>
          </mc:Choice>
          <mc:Fallback>
            <w:pict>
              <v:group w14:anchorId="6FCCCD9C" id="Group 266" o:spid="_x0000_s1085" style="position:absolute;left:0;text-align:left;margin-left:39.15pt;margin-top:-417.45pt;width:517.05pt;height:397.95pt;z-index:-17573888;mso-wrap-distance-left:0;mso-wrap-distance-right:0;mso-position-horizontal-relative:page" coordsize="65665,505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">
                <v:shape id="Graphic 267" o:spid="_x0000_s1086" style="position:absolute;left:25;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" path="m,151828l,e" filled="f" strokeweight=".14039mm">
                  <v:path arrowok="t"/>
                </v:shape>
                <v:shape id="Graphic 268" o:spid="_x0000_s1087" style="position:absolute;left:65635;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" path="m,151828l,e" filled="f" strokeweight=".14039mm">
                  <v:path arrowok="t"/>
                </v:shape>
                <v:shape id="Graphic 269" o:spid="_x0000_s1088" style="position:absolute;left:25;top:1518;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" path="m,151828l,e" filled="f" strokeweight=".14039mm">
                  <v:path arrowok="t"/>
                </v:shape>
                <v:shape id="Graphic 270" o:spid="_x0000_s1089" style="position:absolute;left:65635;top:1518;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" path="m,151828l,e" filled="f" strokeweight=".14039mm">
                  <v:path arrowok="t"/>
                </v:shape>
                <v:shape id="Graphic 271" o:spid="_x0000_s1090" style="position:absolute;left:25;top:3036;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" path="m,151828l,e" filled="f" strokeweight=".14039mm">
                  <v:path arrowok="t"/>
                </v:shape>
                <v:shape id="Graphic 272" o:spid="_x0000_s1091" style="position:absolute;left:65635;top:3036;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" path="m,151828l,e" filled="f" strokeweight=".14039mm">
                  <v:path arrowok="t"/>
                </v:shape>
                <v:shape id="Graphic 273" o:spid="_x0000_s1092" style="position:absolute;left:25;top:4554;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" path="m,151828l,e" filled="f" strokeweight=".14039mm">
                  <v:path arrowok="t"/>
                </v:shape>
                <v:shape id="Graphic 274" o:spid="_x0000_s1093" style="position:absolute;left:65635;top:4554;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" path="m,151828l,e" filled="f" strokeweight=".14039mm">
                  <v:path arrowok="t"/>
                </v:shape>
                <v:shape id="Graphic 275" o:spid="_x0000_s1094" style="position:absolute;left:25;top:6073;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" path="m,151828l,e" filled="f" strokeweight=".14039mm">
                  <v:path arrowok="t"/>
                </v:shape>
                <v:shape id="Graphic 276" o:spid="_x0000_s1095" style="position:absolute;left:65635;top:6073;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" path="m,151828l,e" filled="f" strokeweight=".14039mm">
                  <v:path arrowok="t"/>
                </v:shape>
                <v:shape id="Graphic 277" o:spid="_x0000_s1096" style="position:absolute;left:25;top:7591;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" path="m,151828l,e" filled="f" strokeweight=".14039mm">
                  <v:path arrowok="t"/>
                </v:shape>
                <v:shape id="Graphic 278" o:spid="_x0000_s1097" style="position:absolute;left:65635;top:7591;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" path="m,151828l,e" filled="f" strokeweight=".14039mm">
                  <v:path arrowok="t"/>
                </v:shape>
                <v:shape id="Graphic 279" o:spid="_x0000_s1098" style="position:absolute;left:25;top:9109;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" path="m,151828l,e" filled="f" strokeweight=".14039mm">
                  <v:path arrowok="t"/>
                </v:shape>
                <v:shape id="Graphic 280" o:spid="_x0000_s1099" style="position:absolute;left:65635;top:9109;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" path="m,151828l,e" filled="f" strokeweight=".14039mm">
                  <v:path arrowok="t"/>
                </v:shape>
                <v:shape id="Graphic 281" o:spid="_x0000_s1100" style="position:absolute;left:25;top:10628;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" path="m,151828l,e" filled="f" strokeweight=".14039mm">
                  <v:path arrowok="t"/>
                </v:shape>
                <v:shape id="Graphic 282" o:spid="_x0000_s1101" style="position:absolute;left:65635;top:10628;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" path="m,151828l,e" filled="f" strokeweight=".14039mm">
                  <v:path arrowok="t"/>
                </v:shape>
                <v:shape id="Graphic 283" o:spid="_x0000_s1102" style="position:absolute;left:25;top:12146;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" path="m,151828l,e" filled="f" strokeweight=".14039mm">
                  <v:path arrowok="t"/>
                </v:shape>
                <v:shape id="Graphic 284" o:spid="_x0000_s1103" style="position:absolute;left:65635;top:12146;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" path="m,151828l,e" filled="f" strokeweight=".14039mm">
                  <v:path arrowok="t"/>
                </v:shape>
                <v:shape id="Graphic 285" o:spid="_x0000_s1104" style="position:absolute;left:25;top:13664;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" path="m,151828l,e" filled="f" strokeweight=".14039mm">
                  <v:path arrowok="t"/>
                </v:shape>
                <v:shape id="Graphic 286" o:spid="_x0000_s1105" style="position:absolute;left:65635;top:13664;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" path="m,151828l,e" filled="f" strokeweight=".14039mm">
                  <v:path arrowok="t"/>
                </v:shape>
                <v:shape id="Graphic 287" o:spid="_x0000_s1106" style="position:absolute;left:25;top:15183;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" path="m,151828l,e" filled="f" strokeweight=".14039mm">
                  <v:path arrowok="t"/>
                </v:shape>
                <v:shape id="Graphic 288" o:spid="_x0000_s1107" style="position:absolute;left:65635;top:15183;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" path="m,151828l,e" filled="f" strokeweight=".14039mm">
                  <v:path arrowok="t"/>
                </v:shape>
                <v:shape id="Graphic 289" o:spid="_x0000_s1108" style="position:absolute;left:25;top:16701;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" path="m,151828l,e" filled="f" strokeweight=".14039mm">
                  <v:path arrowok="t"/>
                </v:shape>
                <v:shape id="Graphic 290" o:spid="_x0000_s1109" style="position:absolute;left:65635;top:16701;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" path="m,151828l,e" filled="f" strokeweight=".14039mm">
                  <v:path arrowok="t"/>
                </v:shape>
                <v:shape id="Graphic 291" o:spid="_x0000_s1110" style="position:absolute;left:25;top:18219;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" path="m,151828l,e" filled="f" strokeweight=".14039mm">
                  <v:path arrowok="t"/>
                </v:shape>
                <v:shape id="Graphic 292" o:spid="_x0000_s1111" style="position:absolute;left:65635;top:18219;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" path="m,151828l,e" filled="f" strokeweight=".14039mm">
                  <v:path arrowok="t"/>
                </v:shape>
                <v:shape id="Graphic 293" o:spid="_x0000_s1112" style="position:absolute;left:25;top:19738;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" path="m,151828l,e" filled="f" strokeweight=".14039mm">
                  <v:path arrowok="t"/>
                </v:shape>
                <v:shape id="Graphic 294" o:spid="_x0000_s1113" style="position:absolute;left:65635;top:19738;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" path="m,151828l,e" filled="f" strokeweight=".14039mm">
                  <v:path arrowok="t"/>
                </v:shape>
                <v:shape id="Graphic 295" o:spid="_x0000_s1114" style="position:absolute;left:25;top:21256;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" path="m,151828l,e" filled="f" strokeweight=".14039mm">
                  <v:path arrowok="t"/>
                </v:shape>
                <v:shape id="Graphic 296" o:spid="_x0000_s1115" style="position:absolute;left:65635;top:21256;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" path="m,151828l,e" filled="f" strokeweight=".14039mm">
                  <v:path arrowok="t"/>
                </v:shape>
                <v:shape id="Graphic 297" o:spid="_x0000_s1116" style="position:absolute;left:25;top:22774;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" path="m,151828l,e" filled="f" strokeweight=".14039mm">
                  <v:path arrowok="t"/>
                </v:shape>
                <v:shape id="Graphic 298" o:spid="_x0000_s1117" style="position:absolute;left:65635;top:22774;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" path="m,151828l,e" filled="f" strokeweight=".14039mm">
                  <v:path arrowok="t"/>
                </v:shape>
                <v:shape id="Graphic 299" o:spid="_x0000_s1118" style="position:absolute;left:25;top:24292;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" path="m,151828l,e" filled="f" strokeweight=".14039mm">
                  <v:path arrowok="t"/>
                </v:shape>
                <v:shape id="Graphic 300" o:spid="_x0000_s1119" style="position:absolute;left:65635;top:24292;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" path="m,151828l,e" filled="f" strokeweight=".14039mm">
                  <v:path arrowok="t"/>
                </v:shape>
                <v:shape id="Graphic 301" o:spid="_x0000_s1120" style="position:absolute;left:25;top:25811;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" path="m,151828l,e" filled="f" strokeweight=".14039mm">
                  <v:path arrowok="t"/>
                </v:shape>
                <v:shape id="Graphic 302" o:spid="_x0000_s1121" style="position:absolute;left:65635;top:25811;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" path="m,151828l,e" filled="f" strokeweight=".14039mm">
                  <v:path arrowok="t"/>
                </v:shape>
                <v:shape id="Graphic 303" o:spid="_x0000_s1122" style="position:absolute;left:25;top:27329;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" path="m,151828l,e" filled="f" strokeweight=".14039mm">
                  <v:path arrowok="t"/>
                </v:shape>
                <v:shape id="Graphic 304" o:spid="_x0000_s1123" style="position:absolute;left:65635;top:27329;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" path="m,151828l,e" filled="f" strokeweight=".14039mm">
                  <v:path arrowok="t"/>
                </v:shape>
                <v:shape id="Graphic 305" o:spid="_x0000_s1124" style="position:absolute;left:25;top:28847;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" path="m,151828l,e" filled="f" strokeweight=".14039mm">
                  <v:path arrowok="t"/>
                </v:shape>
                <v:shape id="Graphic 306" o:spid="_x0000_s1125" style="position:absolute;left:65635;top:28847;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" path="m,151828l,e" filled="f" strokeweight=".14039mm">
                  <v:path arrowok="t"/>
                </v:shape>
                <v:shape id="Graphic 307" o:spid="_x0000_s1126" style="position:absolute;left:25;top:30366;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" path="m,151828l,e" filled="f" strokeweight=".14039mm">
                  <v:path arrowok="t"/>
                </v:shape>
                <v:shape id="Graphic 308" o:spid="_x0000_s1127" style="position:absolute;left:65635;top:30366;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" path="m,151828l,e" filled="f" strokeweight=".14039mm">
                  <v:path arrowok="t"/>
                </v:shape>
                <v:shape id="Graphic 309" o:spid="_x0000_s1128" style="position:absolute;left:25;top:31884;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" path="m,151828l,e" filled="f" strokeweight=".14039mm">
                  <v:path arrowok="t"/>
                </v:shape>
                <v:shape id="Graphic 310" o:spid="_x0000_s1129" style="position:absolute;left:65635;top:31884;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" path="m,151828l,e" filled="f" strokeweight=".14039mm">
                  <v:path arrowok="t"/>
                </v:shape>
                <v:shape id="Graphic 311" o:spid="_x0000_s1130" style="position:absolute;left:25;top:33402;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" path="m,151828l,e" filled="f" strokeweight=".14039mm">
                  <v:path arrowok="t"/>
                </v:shape>
                <v:shape id="Graphic 312" o:spid="_x0000_s1131" style="position:absolute;left:65635;top:33402;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" path="m,151828l,e" filled="f" strokeweight=".14039mm">
                  <v:path arrowok="t"/>
                </v:shape>
                <v:shape id="Graphic 313" o:spid="_x0000_s1132" style="position:absolute;left:25;top:34921;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" path="m,151828l,e" filled="f" strokeweight=".14039mm">
                  <v:path arrowok="t"/>
                </v:shape>
                <v:shape id="Graphic 314" o:spid="_x0000_s1133" style="position:absolute;left:65635;top:34921;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" path="m,151828l,e" filled="f" strokeweight=".14039mm">
                  <v:path arrowok="t"/>
                </v:shape>
                <v:shape id="Graphic 315" o:spid="_x0000_s1134" style="position:absolute;left:25;top:36439;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" path="m,151828l,e" filled="f" strokeweight=".14039mm">
                  <v:path arrowok="t"/>
                </v:shape>
                <v:shape id="Graphic 316" o:spid="_x0000_s1135" style="position:absolute;left:65635;top:36439;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" path="m,151828l,e" filled="f" strokeweight=".14039mm">
                  <v:path arrowok="t"/>
                </v:shape>
                <v:shape id="Graphic 317" o:spid="_x0000_s1136" style="position:absolute;left:25;top:37957;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" path="m,151828l,e" filled="f" strokeweight=".14039mm">
                  <v:path arrowok="t"/>
                </v:shape>
                <v:shape id="Graphic 318" o:spid="_x0000_s1137" style="position:absolute;left:65635;top:37957;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" path="m,151828l,e" filled="f" strokeweight=".14039mm">
                  <v:path arrowok="t"/>
                </v:shape>
                <v:shape id="Graphic 319" o:spid="_x0000_s1138" style="position:absolute;left:25;top:39476;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" path="m,151828l,e" filled="f" strokeweight=".14039mm">
                  <v:path arrowok="t"/>
                </v:shape>
                <v:shape id="Graphic 320" o:spid="_x0000_s1139" style="position:absolute;left:65635;top:39476;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" path="m,151828l,e" filled="f" strokeweight=".14039mm">
                  <v:path arrowok="t"/>
                </v:shape>
                <v:shape id="Graphic 321" o:spid="_x0000_s1140" style="position:absolute;left:25;top:40994;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" path="m,151828l,e" filled="f" strokeweight=".14039mm">
                  <v:path arrowok="t"/>
                </v:shape>
                <v:shape id="Graphic 322" o:spid="_x0000_s1141" style="position:absolute;left:65635;top:40994;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" path="m,151828l,e" filled="f" strokeweight=".14039mm">
                  <v:path arrowok="t"/>
                </v:shape>
                <v:shape id="Graphic 323" o:spid="_x0000_s1142" style="position:absolute;left:25;top:42512;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" path="m,151828l,e" filled="f" strokeweight=".14039mm">
                  <v:path arrowok="t"/>
                </v:shape>
                <v:shape id="Graphic 324" o:spid="_x0000_s1143" style="position:absolute;left:65635;top:42512;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" path="m,151828l,e" filled="f" strokeweight=".14039mm">
                  <v:path arrowok="t"/>
                </v:shape>
                <v:shape id="Graphic 325" o:spid="_x0000_s1144" style="position:absolute;left:25;top:44030;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" path="m,151828l,e" filled="f" strokeweight=".14039mm">
                  <v:path arrowok="t"/>
                </v:shape>
                <v:shape id="Graphic 326" o:spid="_x0000_s1145" style="position:absolute;left:65635;top:44030;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" path="m,151828l,e" filled="f" strokeweight=".14039mm">
                  <v:path arrowok="t"/>
                </v:shape>
                <v:shape id="Graphic 327" o:spid="_x0000_s1146" style="position:absolute;left:25;top:45549;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" path="m,151828l,e" filled="f" strokeweight=".14039mm">
                  <v:path arrowok="t"/>
                </v:shape>
                <v:shape id="Graphic 328" o:spid="_x0000_s1147" style="position:absolute;left:65635;top:45549;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" path="m,151828l,e" filled="f" strokeweight=".14039mm">
                  <v:path arrowok="t"/>
                </v:shape>
                <v:shape id="Graphic 329" o:spid="_x0000_s1148" style="position:absolute;left:25;top:47067;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" path="m,151828l,e" filled="f" strokeweight=".14039mm">
                  <v:path arrowok="t"/>
                </v:shape>
                <v:shape id="Graphic 330" o:spid="_x0000_s1149" style="position:absolute;left:65635;top:47067;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" path="m,151828l,e" filled="f" strokeweight=".14039mm">
                  <v:path arrowok="t"/>
                </v:shape>
                <v:shape id="Graphic 331" o:spid="_x0000_s1150" style="position:absolute;left:25;top:48585;width:13;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" path="m,151828l,e" filled="f" strokeweight=".14039mm">
                  <v:path arrowok="t"/>
                </v:shape>
                <v:shape id="Graphic 332" o:spid="_x0000_s1151" style="position:absolute;left:65635;top:48585;width:12;height:1524;visibility:visible;mso-wrap-style:square;v-text-anchor:top" coordsize="127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" path="m,151828l,e" filled="f" strokeweight=".14039mm">
                  <v:path arrowok="t"/>
                </v:shape>
                <v:shape id="Graphic 333" o:spid="_x0000_s1152" style="position:absolute;left:25;top:50104;width:13;height:431;visibility:visible;mso-wrap-style:square;v-text-anchor:top" coordsize="1270,43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" path="m,43014l,e" filled="f" strokeweight=".14039mm">
                  <v:path arrowok="t"/>
                </v:shape>
                <v:shape id="Graphic 334" o:spid="_x0000_s1153" style="position:absolute;top:50509;width:431;height:12;visibility:visible;mso-wrap-style:square;v-text-anchor:top" coordsize="431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" path="m,l43014,e" filled="f" strokeweight=".14039mm">
                  <v:path arrowok="t"/>
                </v:shape>
                <v:shape id="Graphic 335" o:spid="_x0000_s1154" style="position:absolute;left:430;top:50509;width:64802;height:12;visibility:visible;mso-wrap-style:square;v-text-anchor:top" coordsize="64801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" path="m,l6479997,e" filled="f" strokeweight=".14039mm">
                  <v:path arrowok="t"/>
                </v:shape>
                <v:shape id="Graphic 336" o:spid="_x0000_s1155" style="position:absolute;left:65230;top:50509;width:432;height:12;visibility:visible;mso-wrap-style:square;v-text-anchor:top" coordsize="431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" path="m,l43014,e" filled="f" strokeweight=".14039mm">
                  <v:path arrowok="t"/>
                </v:shape>
                <v:shape id="Graphic 337" o:spid="_x0000_s1156" style="position:absolute;left:65635;top:50104;width:12;height:431;visibility:visible;mso-wrap-style:square;v-text-anchor:top" coordsize="1270,43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" path="m,43014l,e" filled="f" strokeweight=".14039mm">
                  <v:path arrowok="t"/>
                </v:shape>
                <v:shape id="Textbox 338" o:spid="_x0000_s1157" type="#_x0000_t202" style="position:absolute;left:3724;top:7594;width:39008;height:60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" filled="f" stroked="f">
                  <v:textbox inset="0,0,0,0">
                    <w:txbxContent>
                      <w:p w14:paraId="6FCCCEAF" w14:textId="77777777" w:rsidR="000900B5" w:rsidRDefault="00000000">
                        <w:pPr>
                          <w:spacing w:line="211" w:lineRule="exact"/>
                          <w:ind w:left="501"/>
                          <w:rPr>
                            <w:rFonts w:ascii="Cambria" w:hAnsi="Cambria"/>
                            <w:sz w:val="20"/>
                          </w:rPr>
                        </w:pPr>
                        <w:r>
                          <w:rPr>
                            <w:rFonts w:ascii="Cambria" w:hAnsi="Cambria"/>
                            <w:color w:val="0000FF"/>
                            <w:spacing w:val="12"/>
                            <w:sz w:val="20"/>
                          </w:rPr>
                          <w:t>WHEN</w:t>
                        </w:r>
                        <w:r>
                          <w:rPr>
                            <w:rFonts w:ascii="Cambria" w:hAnsi="Cambria"/>
                            <w:color w:val="0000FF"/>
                            <w:spacing w:val="71"/>
                            <w:w w:val="130"/>
                            <w:sz w:val="20"/>
                          </w:rPr>
                          <w:t xml:space="preserve"> </w:t>
                        </w:r>
                        <w:r>
                          <w:rPr>
                            <w:rFonts w:ascii="Cambria" w:hAnsi="Cambria"/>
                            <w:spacing w:val="16"/>
                            <w:w w:val="130"/>
                            <w:sz w:val="20"/>
                          </w:rPr>
                          <w:t>location</w:t>
                        </w:r>
                        <w:r>
                          <w:rPr>
                            <w:rFonts w:ascii="Cambria" w:hAnsi="Cambria"/>
                            <w:spacing w:val="-39"/>
                            <w:w w:val="130"/>
                            <w:sz w:val="20"/>
                          </w:rPr>
                          <w:t xml:space="preserve"> </w:t>
                        </w:r>
                        <w:r>
                          <w:rPr>
                            <w:rFonts w:ascii="Cambria" w:hAnsi="Cambria"/>
                            <w:spacing w:val="12"/>
                            <w:sz w:val="20"/>
                          </w:rPr>
                          <w:t>Key</w:t>
                        </w:r>
                        <w:r>
                          <w:rPr>
                            <w:rFonts w:ascii="Cambria" w:hAnsi="Cambria"/>
                            <w:spacing w:val="78"/>
                            <w:w w:val="150"/>
                            <w:sz w:val="20"/>
                          </w:rPr>
                          <w:t xml:space="preserve"> </w:t>
                        </w:r>
                        <w:r>
                          <w:rPr>
                            <w:rFonts w:ascii="Cambria" w:hAnsi="Cambria"/>
                            <w:color w:val="0000FF"/>
                            <w:w w:val="130"/>
                            <w:sz w:val="20"/>
                          </w:rPr>
                          <w:t>IN</w:t>
                        </w:r>
                        <w:r>
                          <w:rPr>
                            <w:rFonts w:ascii="Cambria" w:hAnsi="Cambria"/>
                            <w:color w:val="0000FF"/>
                            <w:spacing w:val="78"/>
                            <w:w w:val="130"/>
                            <w:sz w:val="20"/>
                          </w:rPr>
                          <w:t xml:space="preserve"> </w:t>
                        </w:r>
                        <w:r>
                          <w:rPr>
                            <w:rFonts w:ascii="Cambria" w:hAnsi="Cambria"/>
                            <w:spacing w:val="12"/>
                            <w:w w:val="130"/>
                            <w:sz w:val="20"/>
                          </w:rPr>
                          <w:t>(</w:t>
                        </w:r>
                        <w:r>
                          <w:rPr>
                            <w:rFonts w:ascii="Cambria" w:hAnsi="Cambria"/>
                            <w:color w:val="FF0000"/>
                            <w:spacing w:val="12"/>
                            <w:w w:val="130"/>
                            <w:sz w:val="20"/>
                          </w:rPr>
                          <w:t>’</w:t>
                        </w:r>
                        <w:r>
                          <w:rPr>
                            <w:rFonts w:ascii="Cambria" w:hAnsi="Cambria"/>
                            <w:color w:val="FF0000"/>
                            <w:spacing w:val="-35"/>
                            <w:w w:val="130"/>
                            <w:sz w:val="20"/>
                          </w:rPr>
                          <w:t xml:space="preserve"> </w:t>
                        </w:r>
                        <w:proofErr w:type="gramStart"/>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30"/>
                            <w:sz w:val="20"/>
                          </w:rPr>
                          <w:t>’</w:t>
                        </w:r>
                        <w:proofErr w:type="gramEnd"/>
                        <w:r>
                          <w:rPr>
                            <w:rFonts w:ascii="Cambria" w:hAnsi="Cambria"/>
                            <w:spacing w:val="13"/>
                            <w:w w:val="130"/>
                            <w:sz w:val="20"/>
                          </w:rPr>
                          <w:t>,</w:t>
                        </w:r>
                        <w:r>
                          <w:rPr>
                            <w:rFonts w:ascii="Cambria" w:hAnsi="Cambria"/>
                            <w:color w:val="FF0000"/>
                            <w:spacing w:val="13"/>
                            <w:w w:val="130"/>
                            <w:sz w:val="20"/>
                          </w:rPr>
                          <w:t>’</w:t>
                        </w:r>
                        <w:r>
                          <w:rPr>
                            <w:rFonts w:ascii="Cambria" w:hAnsi="Cambria"/>
                            <w:color w:val="FF0000"/>
                            <w:spacing w:val="-36"/>
                            <w:w w:val="130"/>
                            <w:sz w:val="20"/>
                          </w:rPr>
                          <w:t xml:space="preserve"> </w:t>
                        </w:r>
                        <w:proofErr w:type="gramStart"/>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30"/>
                            <w:sz w:val="20"/>
                          </w:rPr>
                          <w:t>’</w:t>
                        </w:r>
                        <w:proofErr w:type="gramEnd"/>
                        <w:r>
                          <w:rPr>
                            <w:rFonts w:ascii="Cambria" w:hAnsi="Cambria"/>
                            <w:spacing w:val="13"/>
                            <w:w w:val="130"/>
                            <w:sz w:val="20"/>
                          </w:rPr>
                          <w:t>,</w:t>
                        </w:r>
                        <w:r>
                          <w:rPr>
                            <w:rFonts w:ascii="Cambria" w:hAnsi="Cambria"/>
                            <w:color w:val="FF0000"/>
                            <w:spacing w:val="13"/>
                            <w:w w:val="130"/>
                            <w:sz w:val="20"/>
                          </w:rPr>
                          <w:t>’</w:t>
                        </w:r>
                        <w:r>
                          <w:rPr>
                            <w:rFonts w:ascii="Cambria" w:hAnsi="Cambria"/>
                            <w:color w:val="FF0000"/>
                            <w:spacing w:val="-35"/>
                            <w:w w:val="130"/>
                            <w:sz w:val="20"/>
                          </w:rPr>
                          <w:t xml:space="preserve"> </w:t>
                        </w:r>
                        <w:r>
                          <w:rPr>
                            <w:rFonts w:ascii="Cambria" w:hAnsi="Cambria"/>
                            <w:color w:val="FF0000"/>
                            <w:spacing w:val="16"/>
                            <w:w w:val="130"/>
                            <w:sz w:val="20"/>
                          </w:rPr>
                          <w:t>DAI’</w:t>
                        </w:r>
                        <w:r>
                          <w:rPr>
                            <w:rFonts w:ascii="Cambria" w:hAnsi="Cambria"/>
                            <w:spacing w:val="16"/>
                            <w:w w:val="130"/>
                            <w:sz w:val="20"/>
                          </w:rPr>
                          <w:t>,</w:t>
                        </w:r>
                        <w:r>
                          <w:rPr>
                            <w:rFonts w:ascii="Cambria" w:hAnsi="Cambria"/>
                            <w:color w:val="FF0000"/>
                            <w:spacing w:val="16"/>
                            <w:w w:val="130"/>
                            <w:sz w:val="20"/>
                          </w:rPr>
                          <w:t>’</w:t>
                        </w:r>
                        <w:r>
                          <w:rPr>
                            <w:rFonts w:ascii="Cambria" w:hAnsi="Cambria"/>
                            <w:color w:val="FF0000"/>
                            <w:spacing w:val="-35"/>
                            <w:w w:val="130"/>
                            <w:sz w:val="20"/>
                          </w:rPr>
                          <w:t xml:space="preserve"> </w:t>
                        </w:r>
                        <w:proofErr w:type="gramStart"/>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spacing w:val="-5"/>
                            <w:w w:val="130"/>
                            <w:sz w:val="20"/>
                          </w:rPr>
                          <w:t>’</w:t>
                        </w:r>
                        <w:proofErr w:type="gramEnd"/>
                        <w:r>
                          <w:rPr>
                            <w:rFonts w:ascii="Cambria" w:hAnsi="Cambria"/>
                            <w:spacing w:val="-5"/>
                            <w:w w:val="130"/>
                            <w:sz w:val="20"/>
                          </w:rPr>
                          <w:t>)</w:t>
                        </w:r>
                      </w:p>
                      <w:p w14:paraId="6FCCCEB0" w14:textId="77777777" w:rsidR="000900B5" w:rsidRDefault="00000000">
                        <w:pPr>
                          <w:spacing w:before="4"/>
                          <w:ind w:left="501"/>
                          <w:rPr>
                            <w:rFonts w:ascii="Cambria"/>
                            <w:sz w:val="20"/>
                          </w:rPr>
                        </w:pPr>
                        <w:r>
                          <w:rPr>
                            <w:rFonts w:ascii="Cambria"/>
                            <w:color w:val="0000FF"/>
                            <w:spacing w:val="12"/>
                            <w:sz w:val="20"/>
                          </w:rPr>
                          <w:t>ELSE</w:t>
                        </w:r>
                        <w:r>
                          <w:rPr>
                            <w:rFonts w:ascii="Cambria"/>
                            <w:color w:val="0000FF"/>
                            <w:spacing w:val="64"/>
                            <w:w w:val="150"/>
                            <w:sz w:val="20"/>
                          </w:rPr>
                          <w:t xml:space="preserve"> </w:t>
                        </w:r>
                        <w:r>
                          <w:rPr>
                            <w:rFonts w:ascii="Cambria"/>
                            <w:spacing w:val="-10"/>
                            <w:sz w:val="20"/>
                          </w:rPr>
                          <w:t>0</w:t>
                        </w:r>
                      </w:p>
                      <w:p w14:paraId="6FCCCEB1" w14:textId="77777777" w:rsidR="000900B5" w:rsidRDefault="00000000">
                        <w:pPr>
                          <w:spacing w:before="5" w:line="244" w:lineRule="auto"/>
                          <w:ind w:right="2361" w:firstLine="249"/>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proofErr w:type="spellStart"/>
                        <w:r>
                          <w:rPr>
                            <w:rFonts w:ascii="Cambria"/>
                            <w:spacing w:val="17"/>
                            <w:w w:val="105"/>
                            <w:sz w:val="20"/>
                          </w:rPr>
                          <w:t>relevant_submitted</w:t>
                        </w:r>
                        <w:proofErr w:type="spellEnd"/>
                        <w:r>
                          <w:rPr>
                            <w:rFonts w:ascii="Cambria"/>
                            <w:spacing w:val="17"/>
                            <w:w w:val="105"/>
                            <w:sz w:val="20"/>
                          </w:rPr>
                          <w:t xml:space="preserve"> </w:t>
                        </w:r>
                        <w:r>
                          <w:rPr>
                            <w:rFonts w:ascii="Cambria"/>
                            <w:color w:val="0000FF"/>
                            <w:spacing w:val="12"/>
                            <w:w w:val="105"/>
                            <w:sz w:val="20"/>
                          </w:rPr>
                          <w:t>FROM</w:t>
                        </w:r>
                        <w:r>
                          <w:rPr>
                            <w:rFonts w:ascii="Cambria"/>
                            <w:color w:val="0000FF"/>
                            <w:spacing w:val="80"/>
                            <w:w w:val="105"/>
                            <w:sz w:val="20"/>
                          </w:rPr>
                          <w:t xml:space="preserve"> </w:t>
                        </w:r>
                        <w:proofErr w:type="spellStart"/>
                        <w:r>
                          <w:rPr>
                            <w:rFonts w:ascii="Cambria"/>
                            <w:spacing w:val="17"/>
                            <w:w w:val="105"/>
                            <w:sz w:val="20"/>
                          </w:rPr>
                          <w:t>mp_submitted_raw</w:t>
                        </w:r>
                        <w:proofErr w:type="spellEnd"/>
                      </w:p>
                    </w:txbxContent>
                  </v:textbox>
                </v:shape>
                <v:shape id="Textbox 339" o:spid="_x0000_s1158" type="#_x0000_t202" style="position:absolute;left:43570;top:7594;width:3106;height:15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" filled="f" stroked="f">
                  <v:textbox inset="0,0,0,0">
                    <w:txbxContent>
                      <w:p w14:paraId="6FCCCEB2" w14:textId="77777777" w:rsidR="000900B5" w:rsidRDefault="00000000">
                        <w:pPr>
                          <w:spacing w:line="211" w:lineRule="exact"/>
                          <w:rPr>
                            <w:rFonts w:ascii="Cambria"/>
                            <w:sz w:val="20"/>
                          </w:rPr>
                        </w:pPr>
                        <w:r>
                          <w:rPr>
                            <w:rFonts w:ascii="Cambria"/>
                            <w:color w:val="0000FF"/>
                            <w:spacing w:val="8"/>
                            <w:w w:val="85"/>
                            <w:sz w:val="20"/>
                          </w:rPr>
                          <w:t>THEN</w:t>
                        </w:r>
                      </w:p>
                    </w:txbxContent>
                  </v:textbox>
                </v:shape>
                <v:shape id="Textbox 340" o:spid="_x0000_s1159" type="#_x0000_t202" style="position:absolute;left:47515;top:7594;width:794;height:15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" filled="f" stroked="f">
                  <v:textbox inset="0,0,0,0">
                    <w:txbxContent>
                      <w:p w14:paraId="6FCCCEB3" w14:textId="77777777" w:rsidR="000900B5" w:rsidRDefault="00000000">
                        <w:pPr>
                          <w:spacing w:line="211" w:lineRule="exact"/>
                          <w:rPr>
                            <w:rFonts w:ascii="Cambria"/>
                            <w:sz w:val="20"/>
                          </w:rPr>
                        </w:pPr>
                        <w:r>
                          <w:rPr>
                            <w:rFonts w:ascii="Cambria"/>
                            <w:spacing w:val="-10"/>
                            <w:sz w:val="20"/>
                          </w:rPr>
                          <w:t>1</w:t>
                        </w:r>
                      </w:p>
                    </w:txbxContent>
                  </v:textbox>
                </v:shape>
                <v:shape id="Textbox 341" o:spid="_x0000_s1160" type="#_x0000_t202" style="position:absolute;left:2090;top:13667;width:32614;height:151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" filled="f" stroked="f">
                  <v:textbox inset="0,0,0,0">
                    <w:txbxContent>
                      <w:p w14:paraId="6FCCCEB4" w14:textId="77777777" w:rsidR="000900B5" w:rsidRDefault="00000000">
                        <w:pPr>
                          <w:spacing w:line="211" w:lineRule="exact"/>
                          <w:rPr>
                            <w:rFonts w:ascii="Cambria"/>
                            <w:sz w:val="20"/>
                          </w:rPr>
                        </w:pPr>
                        <w:r>
                          <w:rPr>
                            <w:rFonts w:ascii="Cambria"/>
                            <w:spacing w:val="5"/>
                            <w:w w:val="195"/>
                            <w:sz w:val="20"/>
                          </w:rPr>
                          <w:t>),</w:t>
                        </w:r>
                      </w:p>
                      <w:p w14:paraId="6FCCCEB5" w14:textId="77777777" w:rsidR="000900B5" w:rsidRDefault="000900B5">
                        <w:pPr>
                          <w:spacing w:before="9"/>
                          <w:rPr>
                            <w:rFonts w:ascii="Cambria"/>
                            <w:sz w:val="20"/>
                          </w:rPr>
                        </w:pPr>
                      </w:p>
                      <w:p w14:paraId="6FCCCEB6" w14:textId="77777777" w:rsidR="000900B5" w:rsidRDefault="00000000">
                        <w:pPr>
                          <w:spacing w:line="244" w:lineRule="auto"/>
                          <w:ind w:left="258" w:right="2168" w:hanging="250"/>
                          <w:rPr>
                            <w:rFonts w:ascii="Cambria"/>
                            <w:sz w:val="20"/>
                          </w:rPr>
                        </w:pPr>
                        <w:proofErr w:type="spellStart"/>
                        <w:r>
                          <w:rPr>
                            <w:rFonts w:ascii="Cambria"/>
                            <w:spacing w:val="17"/>
                            <w:w w:val="110"/>
                            <w:sz w:val="20"/>
                          </w:rPr>
                          <w:t>submitted_agg</w:t>
                        </w:r>
                        <w:proofErr w:type="spellEnd"/>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proofErr w:type="gramStart"/>
                        <w:r>
                          <w:rPr>
                            <w:rFonts w:ascii="Cambria"/>
                            <w:w w:val="110"/>
                            <w:sz w:val="20"/>
                          </w:rPr>
                          <w:t xml:space="preserve">( </w:t>
                        </w:r>
                        <w:r>
                          <w:rPr>
                            <w:rFonts w:ascii="Cambria"/>
                            <w:color w:val="0000FF"/>
                            <w:spacing w:val="12"/>
                            <w:w w:val="110"/>
                            <w:sz w:val="20"/>
                          </w:rPr>
                          <w:t>SELECT</w:t>
                        </w:r>
                        <w:proofErr w:type="gramEnd"/>
                      </w:p>
                      <w:p w14:paraId="6FCCCEB7" w14:textId="77777777" w:rsidR="000900B5" w:rsidRDefault="00000000">
                        <w:pPr>
                          <w:spacing w:line="244" w:lineRule="auto"/>
                          <w:ind w:left="509" w:right="3143" w:hanging="2"/>
                          <w:rPr>
                            <w:rFonts w:ascii="Cambria"/>
                            <w:sz w:val="20"/>
                          </w:rPr>
                        </w:pPr>
                        <w:proofErr w:type="spellStart"/>
                        <w:proofErr w:type="gramStart"/>
                        <w:r>
                          <w:rPr>
                            <w:rFonts w:ascii="Cambria"/>
                            <w:spacing w:val="13"/>
                            <w:w w:val="135"/>
                            <w:sz w:val="20"/>
                          </w:rPr>
                          <w:t>Posttag</w:t>
                        </w:r>
                        <w:proofErr w:type="spellEnd"/>
                        <w:r>
                          <w:rPr>
                            <w:rFonts w:ascii="Cambria"/>
                            <w:spacing w:val="-16"/>
                            <w:w w:val="135"/>
                            <w:sz w:val="20"/>
                          </w:rPr>
                          <w:t xml:space="preserve"> </w:t>
                        </w:r>
                        <w:r>
                          <w:rPr>
                            <w:rFonts w:ascii="Cambria"/>
                            <w:w w:val="225"/>
                            <w:sz w:val="20"/>
                          </w:rPr>
                          <w:t>,</w:t>
                        </w:r>
                        <w:proofErr w:type="gramEnd"/>
                        <w:r>
                          <w:rPr>
                            <w:rFonts w:ascii="Cambria"/>
                            <w:w w:val="225"/>
                            <w:sz w:val="20"/>
                          </w:rPr>
                          <w:t xml:space="preserve"> </w:t>
                        </w:r>
                        <w:r>
                          <w:rPr>
                            <w:rFonts w:ascii="Cambria"/>
                            <w:spacing w:val="14"/>
                            <w:w w:val="120"/>
                            <w:sz w:val="20"/>
                          </w:rPr>
                          <w:t>location</w:t>
                        </w:r>
                        <w:r>
                          <w:rPr>
                            <w:rFonts w:ascii="Cambria"/>
                            <w:spacing w:val="-36"/>
                            <w:w w:val="120"/>
                            <w:sz w:val="20"/>
                          </w:rPr>
                          <w:t xml:space="preserve"> </w:t>
                        </w:r>
                        <w:proofErr w:type="gramStart"/>
                        <w:r>
                          <w:rPr>
                            <w:rFonts w:ascii="Cambria"/>
                            <w:spacing w:val="11"/>
                            <w:w w:val="120"/>
                            <w:sz w:val="20"/>
                          </w:rPr>
                          <w:t>Key</w:t>
                        </w:r>
                        <w:r>
                          <w:rPr>
                            <w:rFonts w:ascii="Cambria"/>
                            <w:spacing w:val="-14"/>
                            <w:w w:val="120"/>
                            <w:sz w:val="20"/>
                          </w:rPr>
                          <w:t xml:space="preserve"> </w:t>
                        </w:r>
                        <w:r>
                          <w:rPr>
                            <w:rFonts w:ascii="Cambria"/>
                            <w:w w:val="120"/>
                            <w:sz w:val="20"/>
                          </w:rPr>
                          <w:t>,</w:t>
                        </w:r>
                        <w:proofErr w:type="gramEnd"/>
                      </w:p>
                      <w:p w14:paraId="6FCCCEB8" w14:textId="77777777" w:rsidR="000900B5" w:rsidRDefault="00000000">
                        <w:pPr>
                          <w:spacing w:line="244" w:lineRule="auto"/>
                          <w:ind w:left="257" w:firstLine="249"/>
                          <w:rPr>
                            <w:rFonts w:ascii="Cambria"/>
                            <w:sz w:val="20"/>
                          </w:rPr>
                        </w:pPr>
                        <w:r>
                          <w:rPr>
                            <w:rFonts w:ascii="Cambria"/>
                            <w:color w:val="0000FF"/>
                            <w:spacing w:val="10"/>
                            <w:sz w:val="20"/>
                          </w:rPr>
                          <w:t>SUM</w:t>
                        </w:r>
                        <w:r>
                          <w:rPr>
                            <w:rFonts w:ascii="Cambria"/>
                            <w:color w:val="0000FF"/>
                            <w:spacing w:val="3"/>
                            <w:sz w:val="20"/>
                          </w:rPr>
                          <w:t xml:space="preserve"> </w:t>
                        </w:r>
                        <w:proofErr w:type="gramStart"/>
                        <w:r>
                          <w:rPr>
                            <w:rFonts w:ascii="Cambria"/>
                            <w:sz w:val="20"/>
                          </w:rPr>
                          <w:t xml:space="preserve">( </w:t>
                        </w:r>
                        <w:proofErr w:type="spellStart"/>
                        <w:r>
                          <w:rPr>
                            <w:rFonts w:ascii="Cambria"/>
                            <w:spacing w:val="17"/>
                            <w:sz w:val="20"/>
                          </w:rPr>
                          <w:t>relevant</w:t>
                        </w:r>
                        <w:proofErr w:type="gramEnd"/>
                        <w:r>
                          <w:rPr>
                            <w:rFonts w:ascii="Cambria"/>
                            <w:spacing w:val="17"/>
                            <w:sz w:val="20"/>
                          </w:rPr>
                          <w:t>_</w:t>
                        </w:r>
                        <w:proofErr w:type="gramStart"/>
                        <w:r>
                          <w:rPr>
                            <w:rFonts w:ascii="Cambria"/>
                            <w:spacing w:val="17"/>
                            <w:sz w:val="20"/>
                          </w:rPr>
                          <w:t>submitted</w:t>
                        </w:r>
                        <w:proofErr w:type="spellEnd"/>
                        <w:r>
                          <w:rPr>
                            <w:rFonts w:ascii="Cambria"/>
                            <w:spacing w:val="11"/>
                            <w:sz w:val="20"/>
                          </w:rPr>
                          <w:t xml:space="preserve"> </w:t>
                        </w:r>
                        <w:r>
                          <w:rPr>
                            <w:rFonts w:ascii="Cambria"/>
                            <w:sz w:val="20"/>
                          </w:rPr>
                          <w:t>)</w:t>
                        </w:r>
                        <w:proofErr w:type="gramEnd"/>
                        <w:r>
                          <w:rPr>
                            <w:rFonts w:ascii="Cambria"/>
                            <w:spacing w:val="80"/>
                            <w:w w:val="150"/>
                            <w:sz w:val="20"/>
                          </w:rPr>
                          <w:t xml:space="preserve"> </w:t>
                        </w:r>
                        <w:proofErr w:type="spellStart"/>
                        <w:r>
                          <w:rPr>
                            <w:rFonts w:ascii="Cambria"/>
                            <w:spacing w:val="17"/>
                            <w:sz w:val="20"/>
                          </w:rPr>
                          <w:t>num_submitted</w:t>
                        </w:r>
                        <w:proofErr w:type="spellEnd"/>
                        <w:r>
                          <w:rPr>
                            <w:rFonts w:ascii="Cambria"/>
                            <w:spacing w:val="17"/>
                            <w:sz w:val="20"/>
                          </w:rPr>
                          <w:t xml:space="preserve"> </w:t>
                        </w:r>
                        <w:r>
                          <w:rPr>
                            <w:rFonts w:ascii="Cambria"/>
                            <w:color w:val="0000FF"/>
                            <w:spacing w:val="12"/>
                            <w:w w:val="110"/>
                            <w:sz w:val="20"/>
                          </w:rPr>
                          <w:t>FROM</w:t>
                        </w:r>
                        <w:r>
                          <w:rPr>
                            <w:rFonts w:ascii="Cambria"/>
                            <w:color w:val="0000FF"/>
                            <w:spacing w:val="56"/>
                            <w:w w:val="110"/>
                            <w:sz w:val="20"/>
                          </w:rPr>
                          <w:t xml:space="preserve"> </w:t>
                        </w:r>
                        <w:proofErr w:type="spellStart"/>
                        <w:r>
                          <w:rPr>
                            <w:rFonts w:ascii="Cambria"/>
                            <w:spacing w:val="17"/>
                            <w:w w:val="110"/>
                            <w:sz w:val="20"/>
                          </w:rPr>
                          <w:t>mp_submitted</w:t>
                        </w:r>
                        <w:proofErr w:type="spellEnd"/>
                      </w:p>
                      <w:p w14:paraId="6FCCCEB9" w14:textId="77777777" w:rsidR="000900B5" w:rsidRDefault="00000000">
                        <w:pPr>
                          <w:ind w:left="257"/>
                          <w:rPr>
                            <w:rFonts w:ascii="Cambria"/>
                            <w:sz w:val="20"/>
                          </w:rPr>
                        </w:pPr>
                        <w:r>
                          <w:rPr>
                            <w:rFonts w:ascii="Cambria"/>
                            <w:color w:val="0000FF"/>
                            <w:sz w:val="20"/>
                          </w:rPr>
                          <w:t>GROUP</w:t>
                        </w:r>
                        <w:r>
                          <w:rPr>
                            <w:rFonts w:ascii="Cambria"/>
                            <w:color w:val="0000FF"/>
                            <w:spacing w:val="60"/>
                            <w:w w:val="150"/>
                            <w:sz w:val="20"/>
                          </w:rPr>
                          <w:t xml:space="preserve"> </w:t>
                        </w:r>
                        <w:r>
                          <w:rPr>
                            <w:rFonts w:ascii="Cambria"/>
                            <w:color w:val="0000FF"/>
                            <w:sz w:val="20"/>
                          </w:rPr>
                          <w:t>BY</w:t>
                        </w:r>
                        <w:r>
                          <w:rPr>
                            <w:rFonts w:ascii="Cambria"/>
                            <w:color w:val="0000FF"/>
                            <w:spacing w:val="61"/>
                            <w:w w:val="150"/>
                            <w:sz w:val="20"/>
                          </w:rPr>
                          <w:t xml:space="preserve"> </w:t>
                        </w:r>
                        <w:r>
                          <w:rPr>
                            <w:rFonts w:ascii="Cambria"/>
                            <w:sz w:val="20"/>
                          </w:rPr>
                          <w:t>1</w:t>
                        </w:r>
                        <w:r>
                          <w:rPr>
                            <w:rFonts w:ascii="Cambria"/>
                            <w:spacing w:val="-19"/>
                            <w:sz w:val="20"/>
                          </w:rPr>
                          <w:t xml:space="preserve"> </w:t>
                        </w:r>
                        <w:r>
                          <w:rPr>
                            <w:rFonts w:ascii="Cambria"/>
                            <w:spacing w:val="-5"/>
                            <w:sz w:val="20"/>
                          </w:rPr>
                          <w:t>,2</w:t>
                        </w:r>
                      </w:p>
                      <w:p w14:paraId="6FCCCEBA" w14:textId="77777777" w:rsidR="000900B5" w:rsidRDefault="00000000">
                        <w:pPr>
                          <w:spacing w:before="4"/>
                          <w:rPr>
                            <w:rFonts w:ascii="Cambria"/>
                            <w:sz w:val="20"/>
                          </w:rPr>
                        </w:pPr>
                        <w:r>
                          <w:rPr>
                            <w:rFonts w:ascii="Cambria"/>
                            <w:spacing w:val="-10"/>
                            <w:w w:val="135"/>
                            <w:sz w:val="20"/>
                          </w:rPr>
                          <w:t>)</w:t>
                        </w:r>
                      </w:p>
                    </w:txbxContent>
                  </v:textbox>
                </v:shape>
                <v:shape id="Textbox 342" o:spid="_x0000_s1161" type="#_x0000_t202" style="position:absolute;left:536;top:30368;width:22269;height:136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" filled="f" stroked="f">
                  <v:textbox inset="0,0,0,0">
                    <w:txbxContent>
                      <w:p w14:paraId="6FCCCEBB" w14:textId="77777777" w:rsidR="000900B5" w:rsidRDefault="00000000">
                        <w:pPr>
                          <w:spacing w:line="211" w:lineRule="exact"/>
                          <w:ind w:left="1"/>
                          <w:rPr>
                            <w:rFonts w:ascii="Cambria"/>
                            <w:sz w:val="20"/>
                          </w:rPr>
                        </w:pPr>
                        <w:r>
                          <w:rPr>
                            <w:rFonts w:ascii="Cambria"/>
                            <w:color w:val="0000FF"/>
                            <w:spacing w:val="12"/>
                            <w:sz w:val="20"/>
                          </w:rPr>
                          <w:t>SELECT</w:t>
                        </w:r>
                      </w:p>
                      <w:p w14:paraId="6FCCCEBC" w14:textId="77777777" w:rsidR="000900B5" w:rsidRDefault="00000000">
                        <w:pPr>
                          <w:spacing w:before="4" w:line="244" w:lineRule="auto"/>
                          <w:ind w:left="253" w:right="152"/>
                          <w:rPr>
                            <w:rFonts w:ascii="Cambria"/>
                            <w:sz w:val="20"/>
                          </w:rPr>
                        </w:pPr>
                        <w:proofErr w:type="gramStart"/>
                        <w:r>
                          <w:rPr>
                            <w:rFonts w:ascii="Cambria"/>
                            <w:spacing w:val="16"/>
                            <w:w w:val="120"/>
                            <w:sz w:val="20"/>
                          </w:rPr>
                          <w:t>submitted</w:t>
                        </w:r>
                        <w:r>
                          <w:rPr>
                            <w:rFonts w:ascii="Cambria"/>
                            <w:spacing w:val="-16"/>
                            <w:w w:val="120"/>
                            <w:sz w:val="20"/>
                          </w:rPr>
                          <w:t xml:space="preserve"> </w:t>
                        </w:r>
                        <w:r>
                          <w:rPr>
                            <w:rFonts w:ascii="Cambria"/>
                            <w:w w:val="225"/>
                            <w:sz w:val="20"/>
                          </w:rPr>
                          <w:t>.</w:t>
                        </w:r>
                        <w:proofErr w:type="gramEnd"/>
                        <w:r>
                          <w:rPr>
                            <w:rFonts w:ascii="Cambria"/>
                            <w:spacing w:val="-63"/>
                            <w:w w:val="225"/>
                            <w:sz w:val="20"/>
                          </w:rPr>
                          <w:t xml:space="preserve"> </w:t>
                        </w:r>
                        <w:proofErr w:type="spellStart"/>
                        <w:r>
                          <w:rPr>
                            <w:rFonts w:ascii="Cambria"/>
                            <w:spacing w:val="15"/>
                            <w:w w:val="120"/>
                            <w:sz w:val="20"/>
                          </w:rPr>
                          <w:t>Posttag</w:t>
                        </w:r>
                        <w:proofErr w:type="spellEnd"/>
                        <w:r>
                          <w:rPr>
                            <w:rFonts w:ascii="Cambria"/>
                            <w:spacing w:val="15"/>
                            <w:w w:val="120"/>
                            <w:sz w:val="20"/>
                          </w:rPr>
                          <w:t xml:space="preserve"> </w:t>
                        </w:r>
                        <w:proofErr w:type="gramStart"/>
                        <w:r>
                          <w:rPr>
                            <w:rFonts w:ascii="Cambria"/>
                            <w:spacing w:val="16"/>
                            <w:w w:val="120"/>
                            <w:sz w:val="20"/>
                          </w:rPr>
                          <w:t>submitted</w:t>
                        </w:r>
                        <w:r>
                          <w:rPr>
                            <w:rFonts w:ascii="Cambria"/>
                            <w:spacing w:val="-20"/>
                            <w:w w:val="120"/>
                            <w:sz w:val="20"/>
                          </w:rPr>
                          <w:t xml:space="preserve"> </w:t>
                        </w:r>
                        <w:r>
                          <w:rPr>
                            <w:rFonts w:ascii="Cambria"/>
                            <w:w w:val="225"/>
                            <w:sz w:val="20"/>
                          </w:rPr>
                          <w:t>.</w:t>
                        </w:r>
                        <w:proofErr w:type="gramEnd"/>
                        <w:r>
                          <w:rPr>
                            <w:rFonts w:ascii="Cambria"/>
                            <w:spacing w:val="-66"/>
                            <w:w w:val="22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 xml:space="preserve">Key </w:t>
                        </w:r>
                        <w:proofErr w:type="spellStart"/>
                        <w:r>
                          <w:rPr>
                            <w:rFonts w:ascii="Cambria"/>
                            <w:spacing w:val="16"/>
                            <w:w w:val="120"/>
                            <w:sz w:val="20"/>
                          </w:rPr>
                          <w:t>key_to_</w:t>
                        </w:r>
                        <w:proofErr w:type="gramStart"/>
                        <w:r>
                          <w:rPr>
                            <w:rFonts w:ascii="Cambria"/>
                            <w:spacing w:val="16"/>
                            <w:w w:val="120"/>
                            <w:sz w:val="20"/>
                          </w:rPr>
                          <w:t>plz</w:t>
                        </w:r>
                        <w:proofErr w:type="spellEnd"/>
                        <w:r>
                          <w:rPr>
                            <w:rFonts w:ascii="Cambria"/>
                            <w:spacing w:val="-15"/>
                            <w:w w:val="225"/>
                            <w:sz w:val="20"/>
                          </w:rPr>
                          <w:t xml:space="preserve"> </w:t>
                        </w:r>
                        <w:r>
                          <w:rPr>
                            <w:rFonts w:ascii="Cambria"/>
                            <w:w w:val="225"/>
                            <w:sz w:val="20"/>
                          </w:rPr>
                          <w:t>.</w:t>
                        </w:r>
                        <w:proofErr w:type="gramEnd"/>
                        <w:r>
                          <w:rPr>
                            <w:rFonts w:ascii="Cambria"/>
                            <w:spacing w:val="-22"/>
                            <w:w w:val="225"/>
                            <w:sz w:val="20"/>
                          </w:rPr>
                          <w:t xml:space="preserve"> </w:t>
                        </w:r>
                        <w:proofErr w:type="spellStart"/>
                        <w:r>
                          <w:rPr>
                            <w:rFonts w:ascii="Cambria"/>
                            <w:spacing w:val="10"/>
                            <w:w w:val="120"/>
                            <w:sz w:val="20"/>
                          </w:rPr>
                          <w:t>plz</w:t>
                        </w:r>
                        <w:proofErr w:type="spellEnd"/>
                        <w:r>
                          <w:rPr>
                            <w:rFonts w:ascii="Cambria"/>
                            <w:spacing w:val="80"/>
                            <w:w w:val="150"/>
                            <w:sz w:val="20"/>
                          </w:rPr>
                          <w:t xml:space="preserve"> </w:t>
                        </w:r>
                        <w:proofErr w:type="gramStart"/>
                        <w:r>
                          <w:rPr>
                            <w:rFonts w:ascii="Cambria"/>
                            <w:spacing w:val="16"/>
                            <w:w w:val="110"/>
                            <w:sz w:val="20"/>
                          </w:rPr>
                          <w:t>discharged</w:t>
                        </w:r>
                        <w:r>
                          <w:rPr>
                            <w:rFonts w:ascii="Cambria"/>
                            <w:spacing w:val="-20"/>
                            <w:w w:val="110"/>
                            <w:sz w:val="20"/>
                          </w:rPr>
                          <w:t xml:space="preserve"> </w:t>
                        </w:r>
                        <w:r>
                          <w:rPr>
                            <w:rFonts w:ascii="Cambria"/>
                            <w:w w:val="110"/>
                            <w:sz w:val="20"/>
                          </w:rPr>
                          <w:t>.</w:t>
                        </w:r>
                        <w:proofErr w:type="gramEnd"/>
                        <w:r>
                          <w:rPr>
                            <w:rFonts w:ascii="Cambria"/>
                            <w:spacing w:val="-19"/>
                            <w:w w:val="110"/>
                            <w:sz w:val="20"/>
                          </w:rPr>
                          <w:t xml:space="preserve"> </w:t>
                        </w:r>
                        <w:proofErr w:type="spellStart"/>
                        <w:r>
                          <w:rPr>
                            <w:rFonts w:ascii="Cambria"/>
                            <w:spacing w:val="17"/>
                            <w:w w:val="110"/>
                            <w:sz w:val="20"/>
                          </w:rPr>
                          <w:t>num_discharged</w:t>
                        </w:r>
                        <w:proofErr w:type="spellEnd"/>
                        <w:r>
                          <w:rPr>
                            <w:rFonts w:ascii="Cambria"/>
                            <w:spacing w:val="17"/>
                            <w:w w:val="110"/>
                            <w:sz w:val="20"/>
                          </w:rPr>
                          <w:t xml:space="preserve"> </w:t>
                        </w:r>
                        <w:proofErr w:type="gramStart"/>
                        <w:r>
                          <w:rPr>
                            <w:rFonts w:ascii="Cambria"/>
                            <w:spacing w:val="16"/>
                            <w:w w:val="115"/>
                            <w:sz w:val="20"/>
                          </w:rPr>
                          <w:t>submitted</w:t>
                        </w:r>
                        <w:r>
                          <w:rPr>
                            <w:rFonts w:ascii="Cambria"/>
                            <w:spacing w:val="-22"/>
                            <w:w w:val="115"/>
                            <w:sz w:val="20"/>
                          </w:rPr>
                          <w:t xml:space="preserve"> </w:t>
                        </w:r>
                        <w:r>
                          <w:rPr>
                            <w:rFonts w:ascii="Cambria"/>
                            <w:w w:val="115"/>
                            <w:sz w:val="20"/>
                          </w:rPr>
                          <w:t>.</w:t>
                        </w:r>
                        <w:proofErr w:type="gramEnd"/>
                        <w:r>
                          <w:rPr>
                            <w:rFonts w:ascii="Cambria"/>
                            <w:spacing w:val="-22"/>
                            <w:w w:val="115"/>
                            <w:sz w:val="20"/>
                          </w:rPr>
                          <w:t xml:space="preserve"> </w:t>
                        </w:r>
                        <w:proofErr w:type="spellStart"/>
                        <w:r>
                          <w:rPr>
                            <w:rFonts w:ascii="Cambria"/>
                            <w:spacing w:val="17"/>
                            <w:w w:val="115"/>
                            <w:sz w:val="20"/>
                          </w:rPr>
                          <w:t>num_submitted</w:t>
                        </w:r>
                        <w:proofErr w:type="spellEnd"/>
                      </w:p>
                      <w:p w14:paraId="6FCCCEBD" w14:textId="77777777" w:rsidR="000900B5" w:rsidRDefault="00000000">
                        <w:pPr>
                          <w:spacing w:line="244" w:lineRule="auto"/>
                          <w:ind w:hanging="1"/>
                          <w:rPr>
                            <w:rFonts w:ascii="Cambria"/>
                            <w:sz w:val="20"/>
                          </w:rPr>
                        </w:pPr>
                        <w:r>
                          <w:rPr>
                            <w:rFonts w:ascii="Cambria"/>
                            <w:color w:val="0000FF"/>
                            <w:spacing w:val="12"/>
                            <w:sz w:val="20"/>
                          </w:rPr>
                          <w:t>FROM</w:t>
                        </w:r>
                        <w:r>
                          <w:rPr>
                            <w:rFonts w:ascii="Cambria"/>
                            <w:color w:val="0000FF"/>
                            <w:spacing w:val="80"/>
                            <w:sz w:val="20"/>
                          </w:rPr>
                          <w:t xml:space="preserve"> </w:t>
                        </w:r>
                        <w:proofErr w:type="spellStart"/>
                        <w:r>
                          <w:rPr>
                            <w:rFonts w:ascii="Cambria"/>
                            <w:spacing w:val="17"/>
                            <w:sz w:val="20"/>
                          </w:rPr>
                          <w:t>submitted_agg</w:t>
                        </w:r>
                        <w:proofErr w:type="spellEnd"/>
                        <w:r>
                          <w:rPr>
                            <w:rFonts w:ascii="Cambria"/>
                            <w:spacing w:val="80"/>
                            <w:sz w:val="20"/>
                          </w:rPr>
                          <w:t xml:space="preserve"> </w:t>
                        </w:r>
                        <w:r>
                          <w:rPr>
                            <w:rFonts w:ascii="Cambria"/>
                            <w:spacing w:val="16"/>
                            <w:sz w:val="20"/>
                          </w:rPr>
                          <w:t xml:space="preserve">submitted </w:t>
                        </w:r>
                        <w:r>
                          <w:rPr>
                            <w:rFonts w:ascii="Cambria"/>
                            <w:color w:val="0000FF"/>
                            <w:spacing w:val="13"/>
                            <w:w w:val="110"/>
                            <w:sz w:val="20"/>
                          </w:rPr>
                          <w:t>INNER</w:t>
                        </w:r>
                        <w:r>
                          <w:rPr>
                            <w:rFonts w:ascii="Cambria"/>
                            <w:color w:val="0000FF"/>
                            <w:spacing w:val="80"/>
                            <w:w w:val="110"/>
                            <w:sz w:val="20"/>
                          </w:rPr>
                          <w:t xml:space="preserve"> </w:t>
                        </w:r>
                        <w:r>
                          <w:rPr>
                            <w:rFonts w:ascii="Cambria"/>
                            <w:color w:val="0000FF"/>
                            <w:spacing w:val="12"/>
                            <w:w w:val="110"/>
                            <w:sz w:val="20"/>
                          </w:rPr>
                          <w:t>JOIN</w:t>
                        </w:r>
                        <w:r>
                          <w:rPr>
                            <w:rFonts w:ascii="Cambria"/>
                            <w:color w:val="0000FF"/>
                            <w:spacing w:val="80"/>
                            <w:w w:val="110"/>
                            <w:sz w:val="20"/>
                          </w:rPr>
                          <w:t xml:space="preserve"> </w:t>
                        </w:r>
                        <w:proofErr w:type="spellStart"/>
                        <w:r>
                          <w:rPr>
                            <w:rFonts w:ascii="Cambria"/>
                            <w:spacing w:val="16"/>
                            <w:w w:val="110"/>
                            <w:sz w:val="20"/>
                          </w:rPr>
                          <w:t>key_to_plz</w:t>
                        </w:r>
                        <w:proofErr w:type="spellEnd"/>
                      </w:p>
                      <w:p w14:paraId="6FCCCEBE" w14:textId="77777777" w:rsidR="000900B5" w:rsidRDefault="00000000">
                        <w:pPr>
                          <w:ind w:left="248"/>
                          <w:rPr>
                            <w:rFonts w:ascii="Cambria"/>
                            <w:sz w:val="20"/>
                          </w:rPr>
                        </w:pPr>
                        <w:proofErr w:type="gramStart"/>
                        <w:r>
                          <w:rPr>
                            <w:rFonts w:ascii="Cambria"/>
                            <w:color w:val="0000FF"/>
                            <w:sz w:val="20"/>
                          </w:rPr>
                          <w:t>ON</w:t>
                        </w:r>
                        <w:r>
                          <w:rPr>
                            <w:rFonts w:ascii="Cambria"/>
                            <w:color w:val="0000FF"/>
                            <w:spacing w:val="23"/>
                            <w:w w:val="115"/>
                            <w:sz w:val="20"/>
                          </w:rPr>
                          <w:t xml:space="preserve">  </w:t>
                        </w:r>
                        <w:r>
                          <w:rPr>
                            <w:rFonts w:ascii="Cambria"/>
                            <w:spacing w:val="16"/>
                            <w:w w:val="115"/>
                            <w:sz w:val="20"/>
                          </w:rPr>
                          <w:t>submitted</w:t>
                        </w:r>
                        <w:proofErr w:type="gramEnd"/>
                        <w:r>
                          <w:rPr>
                            <w:rFonts w:ascii="Cambria"/>
                            <w:spacing w:val="-21"/>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proofErr w:type="gramStart"/>
                        <w:r>
                          <w:rPr>
                            <w:rFonts w:ascii="Cambria"/>
                            <w:spacing w:val="12"/>
                            <w:sz w:val="20"/>
                          </w:rPr>
                          <w:t>Key</w:t>
                        </w:r>
                        <w:r>
                          <w:rPr>
                            <w:rFonts w:ascii="Cambria"/>
                            <w:spacing w:val="30"/>
                            <w:sz w:val="20"/>
                          </w:rPr>
                          <w:t xml:space="preserve">  </w:t>
                        </w:r>
                        <w:r>
                          <w:rPr>
                            <w:rFonts w:ascii="Cambria"/>
                            <w:spacing w:val="-10"/>
                            <w:sz w:val="20"/>
                          </w:rPr>
                          <w:t>=</w:t>
                        </w:r>
                        <w:proofErr w:type="gramEnd"/>
                      </w:p>
                    </w:txbxContent>
                  </v:textbox>
                </v:shape>
                <v:shape id="Textbox 343" o:spid="_x0000_s1162" type="#_x0000_t202" style="position:absolute;left:24461;top:31886;width:12693;height:75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" filled="f" stroked="f">
                  <v:textbox inset="0,0,0,0">
                    <w:txbxContent>
                      <w:p w14:paraId="6FCCCEBF" w14:textId="77777777" w:rsidR="000900B5" w:rsidRDefault="00000000">
                        <w:pPr>
                          <w:spacing w:line="211" w:lineRule="exact"/>
                          <w:ind w:left="122"/>
                          <w:rPr>
                            <w:rFonts w:ascii="Cambria"/>
                            <w:sz w:val="20"/>
                          </w:rPr>
                        </w:pPr>
                        <w:proofErr w:type="spellStart"/>
                        <w:proofErr w:type="gramStart"/>
                        <w:r>
                          <w:rPr>
                            <w:rFonts w:ascii="Cambria"/>
                            <w:spacing w:val="13"/>
                            <w:w w:val="115"/>
                            <w:sz w:val="20"/>
                          </w:rPr>
                          <w:t>Posttag</w:t>
                        </w:r>
                        <w:proofErr w:type="spellEnd"/>
                        <w:r>
                          <w:rPr>
                            <w:rFonts w:ascii="Cambria"/>
                            <w:spacing w:val="-8"/>
                            <w:w w:val="115"/>
                            <w:sz w:val="20"/>
                          </w:rPr>
                          <w:t xml:space="preserve"> </w:t>
                        </w:r>
                        <w:r>
                          <w:rPr>
                            <w:rFonts w:ascii="Cambria"/>
                            <w:spacing w:val="-10"/>
                            <w:w w:val="225"/>
                            <w:sz w:val="20"/>
                          </w:rPr>
                          <w:t>,</w:t>
                        </w:r>
                        <w:proofErr w:type="gramEnd"/>
                      </w:p>
                      <w:p w14:paraId="6FCCCEC0" w14:textId="77777777" w:rsidR="000900B5" w:rsidRDefault="00000000">
                        <w:pPr>
                          <w:spacing w:before="4" w:line="244" w:lineRule="auto"/>
                          <w:ind w:left="118" w:right="15" w:firstLine="5"/>
                          <w:rPr>
                            <w:rFonts w:ascii="Cambria"/>
                            <w:sz w:val="20"/>
                          </w:rPr>
                        </w:pPr>
                        <w:r>
                          <w:rPr>
                            <w:rFonts w:ascii="Cambria"/>
                            <w:spacing w:val="14"/>
                            <w:w w:val="125"/>
                            <w:sz w:val="20"/>
                          </w:rPr>
                          <w:t>location</w:t>
                        </w:r>
                        <w:r>
                          <w:rPr>
                            <w:rFonts w:ascii="Cambria"/>
                            <w:spacing w:val="-32"/>
                            <w:w w:val="125"/>
                            <w:sz w:val="20"/>
                          </w:rPr>
                          <w:t xml:space="preserve"> </w:t>
                        </w:r>
                        <w:proofErr w:type="gramStart"/>
                        <w:r>
                          <w:rPr>
                            <w:rFonts w:ascii="Cambria"/>
                            <w:spacing w:val="11"/>
                            <w:w w:val="125"/>
                            <w:sz w:val="20"/>
                          </w:rPr>
                          <w:t>Key</w:t>
                        </w:r>
                        <w:r>
                          <w:rPr>
                            <w:rFonts w:ascii="Cambria"/>
                            <w:spacing w:val="5"/>
                            <w:w w:val="125"/>
                            <w:sz w:val="20"/>
                          </w:rPr>
                          <w:t xml:space="preserve"> </w:t>
                        </w:r>
                        <w:r>
                          <w:rPr>
                            <w:rFonts w:ascii="Cambria"/>
                            <w:w w:val="225"/>
                            <w:sz w:val="20"/>
                          </w:rPr>
                          <w:t>,</w:t>
                        </w:r>
                        <w:proofErr w:type="gramEnd"/>
                        <w:r>
                          <w:rPr>
                            <w:rFonts w:ascii="Cambria"/>
                            <w:w w:val="225"/>
                            <w:sz w:val="20"/>
                          </w:rPr>
                          <w:t xml:space="preserve"> </w:t>
                        </w:r>
                        <w:proofErr w:type="spellStart"/>
                        <w:proofErr w:type="gramStart"/>
                        <w:r>
                          <w:rPr>
                            <w:rFonts w:ascii="Cambria"/>
                            <w:w w:val="125"/>
                            <w:sz w:val="20"/>
                          </w:rPr>
                          <w:t>plz</w:t>
                        </w:r>
                        <w:proofErr w:type="spellEnd"/>
                        <w:r>
                          <w:rPr>
                            <w:rFonts w:ascii="Cambria"/>
                            <w:spacing w:val="-21"/>
                            <w:w w:val="125"/>
                            <w:sz w:val="20"/>
                          </w:rPr>
                          <w:t xml:space="preserve"> </w:t>
                        </w:r>
                        <w:r>
                          <w:rPr>
                            <w:rFonts w:ascii="Cambria"/>
                            <w:w w:val="225"/>
                            <w:sz w:val="20"/>
                          </w:rPr>
                          <w:t>,</w:t>
                        </w:r>
                        <w:proofErr w:type="gramEnd"/>
                        <w:r>
                          <w:rPr>
                            <w:rFonts w:ascii="Cambria"/>
                            <w:w w:val="225"/>
                            <w:sz w:val="20"/>
                          </w:rPr>
                          <w:t xml:space="preserve"> </w:t>
                        </w:r>
                        <w:proofErr w:type="spellStart"/>
                        <w:r>
                          <w:rPr>
                            <w:rFonts w:ascii="Cambria"/>
                            <w:spacing w:val="16"/>
                            <w:w w:val="110"/>
                            <w:sz w:val="20"/>
                          </w:rPr>
                          <w:t>num_</w:t>
                        </w:r>
                        <w:proofErr w:type="gramStart"/>
                        <w:r>
                          <w:rPr>
                            <w:rFonts w:ascii="Cambria"/>
                            <w:spacing w:val="16"/>
                            <w:w w:val="110"/>
                            <w:sz w:val="20"/>
                          </w:rPr>
                          <w:t>discharged</w:t>
                        </w:r>
                        <w:proofErr w:type="spellEnd"/>
                        <w:r>
                          <w:rPr>
                            <w:rFonts w:ascii="Cambria"/>
                            <w:spacing w:val="-13"/>
                            <w:w w:val="110"/>
                            <w:sz w:val="20"/>
                          </w:rPr>
                          <w:t xml:space="preserve"> </w:t>
                        </w:r>
                        <w:r>
                          <w:rPr>
                            <w:rFonts w:ascii="Cambria"/>
                            <w:w w:val="110"/>
                            <w:sz w:val="20"/>
                          </w:rPr>
                          <w:t>,</w:t>
                        </w:r>
                        <w:proofErr w:type="gramEnd"/>
                      </w:p>
                      <w:p w14:paraId="6FCCCEC1" w14:textId="77777777" w:rsidR="000900B5" w:rsidRDefault="00000000">
                        <w:pPr>
                          <w:rPr>
                            <w:rFonts w:ascii="Cambria"/>
                            <w:sz w:val="20"/>
                          </w:rPr>
                        </w:pPr>
                        <w:proofErr w:type="spellStart"/>
                        <w:r>
                          <w:rPr>
                            <w:rFonts w:ascii="Cambria"/>
                            <w:spacing w:val="15"/>
                            <w:w w:val="110"/>
                            <w:sz w:val="20"/>
                          </w:rPr>
                          <w:t>num_submitted</w:t>
                        </w:r>
                        <w:proofErr w:type="spellEnd"/>
                      </w:p>
                    </w:txbxContent>
                  </v:textbox>
                </v:shape>
                <v:shape id="Textbox 344" o:spid="_x0000_s1163" type="#_x0000_t202" style="position:absolute;left:23661;top:42515;width:17418;height:15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" filled="f" stroked="f">
                  <v:textbox inset="0,0,0,0">
                    <w:txbxContent>
                      <w:p w14:paraId="6FCCCEC2" w14:textId="77777777" w:rsidR="000900B5" w:rsidRDefault="00000000">
                        <w:pPr>
                          <w:spacing w:line="211" w:lineRule="exact"/>
                          <w:rPr>
                            <w:rFonts w:ascii="Cambria"/>
                            <w:sz w:val="20"/>
                          </w:rPr>
                        </w:pPr>
                        <w:proofErr w:type="spellStart"/>
                        <w:r>
                          <w:rPr>
                            <w:rFonts w:ascii="Cambria"/>
                            <w:spacing w:val="16"/>
                            <w:w w:val="120"/>
                            <w:sz w:val="20"/>
                          </w:rPr>
                          <w:t>key_to_</w:t>
                        </w:r>
                        <w:proofErr w:type="gramStart"/>
                        <w:r>
                          <w:rPr>
                            <w:rFonts w:ascii="Cambria"/>
                            <w:spacing w:val="16"/>
                            <w:w w:val="120"/>
                            <w:sz w:val="20"/>
                          </w:rPr>
                          <w:t>plz</w:t>
                        </w:r>
                        <w:proofErr w:type="spellEnd"/>
                        <w:r>
                          <w:rPr>
                            <w:rFonts w:ascii="Cambria"/>
                            <w:spacing w:val="-2"/>
                            <w:w w:val="120"/>
                            <w:sz w:val="20"/>
                          </w:rPr>
                          <w:t xml:space="preserve"> </w:t>
                        </w:r>
                        <w:r>
                          <w:rPr>
                            <w:rFonts w:ascii="Cambria"/>
                            <w:w w:val="120"/>
                            <w:sz w:val="20"/>
                          </w:rPr>
                          <w:t>.</w:t>
                        </w:r>
                        <w:proofErr w:type="gramEnd"/>
                        <w:r>
                          <w:rPr>
                            <w:rFonts w:ascii="Cambria"/>
                            <w:spacing w:val="-1"/>
                            <w:w w:val="120"/>
                            <w:sz w:val="20"/>
                          </w:rPr>
                          <w:t xml:space="preserve"> </w:t>
                        </w:r>
                        <w:r>
                          <w:rPr>
                            <w:rFonts w:ascii="Cambria"/>
                            <w:spacing w:val="16"/>
                            <w:w w:val="120"/>
                            <w:sz w:val="20"/>
                          </w:rPr>
                          <w:t>location</w:t>
                        </w:r>
                        <w:r>
                          <w:rPr>
                            <w:rFonts w:ascii="Cambria"/>
                            <w:spacing w:val="-19"/>
                            <w:w w:val="120"/>
                            <w:sz w:val="20"/>
                          </w:rPr>
                          <w:t xml:space="preserve"> </w:t>
                        </w:r>
                        <w:r>
                          <w:rPr>
                            <w:rFonts w:ascii="Cambria"/>
                            <w:spacing w:val="7"/>
                            <w:w w:val="105"/>
                            <w:sz w:val="20"/>
                          </w:rPr>
                          <w:t>Key</w:t>
                        </w:r>
                      </w:p>
                    </w:txbxContent>
                  </v:textbox>
                </v:shape>
                <v:shape id="Textbox 345" o:spid="_x0000_s1164" type="#_x0000_t202" style="position:absolute;left:540;top:44033;width:45358;height:6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" filled="f" stroked="f">
                  <v:textbox inset="0,0,0,0">
                    <w:txbxContent>
                      <w:p w14:paraId="6FCCCEC3" w14:textId="77777777" w:rsidR="000900B5" w:rsidRDefault="00000000">
                        <w:pPr>
                          <w:spacing w:line="211" w:lineRule="exact"/>
                          <w:rPr>
                            <w:rFonts w:ascii="Cambria"/>
                            <w:sz w:val="20"/>
                          </w:rPr>
                        </w:pPr>
                        <w:r>
                          <w:rPr>
                            <w:rFonts w:ascii="Cambria"/>
                            <w:color w:val="0000FF"/>
                            <w:spacing w:val="13"/>
                            <w:w w:val="110"/>
                            <w:sz w:val="20"/>
                          </w:rPr>
                          <w:t>INNER</w:t>
                        </w:r>
                        <w:r>
                          <w:rPr>
                            <w:rFonts w:ascii="Cambria"/>
                            <w:color w:val="0000FF"/>
                            <w:spacing w:val="77"/>
                            <w:w w:val="110"/>
                            <w:sz w:val="20"/>
                          </w:rPr>
                          <w:t xml:space="preserve"> </w:t>
                        </w:r>
                        <w:r>
                          <w:rPr>
                            <w:rFonts w:ascii="Cambria"/>
                            <w:color w:val="0000FF"/>
                            <w:spacing w:val="12"/>
                            <w:w w:val="110"/>
                            <w:sz w:val="20"/>
                          </w:rPr>
                          <w:t>JOIN</w:t>
                        </w:r>
                        <w:r>
                          <w:rPr>
                            <w:rFonts w:ascii="Cambria"/>
                            <w:color w:val="0000FF"/>
                            <w:spacing w:val="62"/>
                            <w:w w:val="150"/>
                            <w:sz w:val="20"/>
                          </w:rPr>
                          <w:t xml:space="preserve"> </w:t>
                        </w:r>
                        <w:proofErr w:type="spellStart"/>
                        <w:r>
                          <w:rPr>
                            <w:rFonts w:ascii="Cambria"/>
                            <w:spacing w:val="17"/>
                            <w:w w:val="110"/>
                            <w:sz w:val="20"/>
                          </w:rPr>
                          <w:t>discharged_agg</w:t>
                        </w:r>
                        <w:proofErr w:type="spellEnd"/>
                        <w:r>
                          <w:rPr>
                            <w:rFonts w:ascii="Cambria"/>
                            <w:spacing w:val="64"/>
                            <w:w w:val="150"/>
                            <w:sz w:val="20"/>
                          </w:rPr>
                          <w:t xml:space="preserve"> </w:t>
                        </w:r>
                        <w:r>
                          <w:rPr>
                            <w:rFonts w:ascii="Cambria"/>
                            <w:spacing w:val="14"/>
                            <w:w w:val="110"/>
                            <w:sz w:val="20"/>
                          </w:rPr>
                          <w:t>discharged</w:t>
                        </w:r>
                      </w:p>
                      <w:p w14:paraId="6FCCCEC4" w14:textId="77777777" w:rsidR="000900B5" w:rsidRDefault="00000000">
                        <w:pPr>
                          <w:spacing w:before="4"/>
                          <w:ind w:left="247"/>
                          <w:rPr>
                            <w:rFonts w:ascii="Cambria"/>
                            <w:sz w:val="20"/>
                          </w:rPr>
                        </w:pPr>
                        <w:r>
                          <w:rPr>
                            <w:rFonts w:ascii="Cambria"/>
                            <w:color w:val="0000FF"/>
                            <w:sz w:val="20"/>
                          </w:rPr>
                          <w:t>ON</w:t>
                        </w:r>
                        <w:r>
                          <w:rPr>
                            <w:rFonts w:ascii="Cambria"/>
                            <w:color w:val="0000FF"/>
                            <w:spacing w:val="67"/>
                            <w:w w:val="150"/>
                            <w:sz w:val="20"/>
                          </w:rPr>
                          <w:t xml:space="preserve"> </w:t>
                        </w:r>
                        <w:proofErr w:type="gramStart"/>
                        <w:r>
                          <w:rPr>
                            <w:rFonts w:ascii="Cambria"/>
                            <w:spacing w:val="16"/>
                            <w:w w:val="115"/>
                            <w:sz w:val="20"/>
                          </w:rPr>
                          <w:t>submitted</w:t>
                        </w:r>
                        <w:r>
                          <w:rPr>
                            <w:rFonts w:ascii="Cambria"/>
                            <w:spacing w:val="-22"/>
                            <w:w w:val="115"/>
                            <w:sz w:val="20"/>
                          </w:rPr>
                          <w:t xml:space="preserve"> </w:t>
                        </w:r>
                        <w:r>
                          <w:rPr>
                            <w:rFonts w:ascii="Cambria"/>
                            <w:w w:val="115"/>
                            <w:sz w:val="20"/>
                          </w:rPr>
                          <w:t>.</w:t>
                        </w:r>
                        <w:proofErr w:type="gramEnd"/>
                        <w:r>
                          <w:rPr>
                            <w:rFonts w:ascii="Cambria"/>
                            <w:spacing w:val="-23"/>
                            <w:w w:val="115"/>
                            <w:sz w:val="20"/>
                          </w:rPr>
                          <w:t xml:space="preserve"> </w:t>
                        </w:r>
                        <w:proofErr w:type="spellStart"/>
                        <w:r>
                          <w:rPr>
                            <w:rFonts w:ascii="Cambria"/>
                            <w:spacing w:val="15"/>
                            <w:w w:val="115"/>
                            <w:sz w:val="20"/>
                          </w:rPr>
                          <w:t>Posttag</w:t>
                        </w:r>
                        <w:proofErr w:type="spellEnd"/>
                        <w:r>
                          <w:rPr>
                            <w:rFonts w:ascii="Cambria"/>
                            <w:spacing w:val="74"/>
                            <w:w w:val="150"/>
                            <w:sz w:val="20"/>
                          </w:rPr>
                          <w:t xml:space="preserve"> </w:t>
                        </w:r>
                        <w:r>
                          <w:rPr>
                            <w:rFonts w:ascii="Cambria"/>
                            <w:w w:val="115"/>
                            <w:sz w:val="20"/>
                          </w:rPr>
                          <w:t>=</w:t>
                        </w:r>
                        <w:r>
                          <w:rPr>
                            <w:rFonts w:ascii="Cambria"/>
                            <w:spacing w:val="74"/>
                            <w:w w:val="150"/>
                            <w:sz w:val="20"/>
                          </w:rPr>
                          <w:t xml:space="preserve"> </w:t>
                        </w:r>
                        <w:proofErr w:type="gramStart"/>
                        <w:r>
                          <w:rPr>
                            <w:rFonts w:ascii="Cambria"/>
                            <w:spacing w:val="16"/>
                            <w:w w:val="115"/>
                            <w:sz w:val="20"/>
                          </w:rPr>
                          <w:t>discharged</w:t>
                        </w:r>
                        <w:r>
                          <w:rPr>
                            <w:rFonts w:ascii="Cambria"/>
                            <w:spacing w:val="-21"/>
                            <w:w w:val="115"/>
                            <w:sz w:val="20"/>
                          </w:rPr>
                          <w:t xml:space="preserve"> </w:t>
                        </w:r>
                        <w:r>
                          <w:rPr>
                            <w:rFonts w:ascii="Cambria"/>
                            <w:w w:val="115"/>
                            <w:sz w:val="20"/>
                          </w:rPr>
                          <w:t>.</w:t>
                        </w:r>
                        <w:proofErr w:type="gramEnd"/>
                        <w:r>
                          <w:rPr>
                            <w:rFonts w:ascii="Cambria"/>
                            <w:spacing w:val="-23"/>
                            <w:w w:val="115"/>
                            <w:sz w:val="20"/>
                          </w:rPr>
                          <w:t xml:space="preserve"> </w:t>
                        </w:r>
                        <w:proofErr w:type="spellStart"/>
                        <w:r>
                          <w:rPr>
                            <w:rFonts w:ascii="Cambria"/>
                            <w:spacing w:val="13"/>
                            <w:w w:val="115"/>
                            <w:sz w:val="20"/>
                          </w:rPr>
                          <w:t>Posttag</w:t>
                        </w:r>
                        <w:proofErr w:type="spellEnd"/>
                      </w:p>
                      <w:p w14:paraId="6FCCCEC5" w14:textId="77777777" w:rsidR="000900B5" w:rsidRDefault="00000000">
                        <w:pPr>
                          <w:spacing w:before="5"/>
                          <w:ind w:left="123"/>
                          <w:rPr>
                            <w:rFonts w:ascii="Cambria"/>
                            <w:sz w:val="20"/>
                          </w:rPr>
                        </w:pPr>
                        <w:proofErr w:type="gramStart"/>
                        <w:r>
                          <w:rPr>
                            <w:rFonts w:ascii="Cambria"/>
                            <w:color w:val="0000FF"/>
                            <w:spacing w:val="10"/>
                            <w:sz w:val="20"/>
                          </w:rPr>
                          <w:t>AND</w:t>
                        </w:r>
                        <w:r>
                          <w:rPr>
                            <w:rFonts w:ascii="Cambria"/>
                            <w:color w:val="0000FF"/>
                            <w:spacing w:val="30"/>
                            <w:w w:val="115"/>
                            <w:sz w:val="20"/>
                          </w:rPr>
                          <w:t xml:space="preserve">  </w:t>
                        </w:r>
                        <w:r>
                          <w:rPr>
                            <w:rFonts w:ascii="Cambria"/>
                            <w:spacing w:val="16"/>
                            <w:w w:val="115"/>
                            <w:sz w:val="20"/>
                          </w:rPr>
                          <w:t>submitted</w:t>
                        </w:r>
                        <w:proofErr w:type="gramEnd"/>
                        <w:r>
                          <w:rPr>
                            <w:rFonts w:ascii="Cambria"/>
                            <w:spacing w:val="-20"/>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1"/>
                            <w:w w:val="115"/>
                            <w:sz w:val="20"/>
                          </w:rPr>
                          <w:t xml:space="preserve"> </w:t>
                        </w:r>
                        <w:proofErr w:type="gramStart"/>
                        <w:r>
                          <w:rPr>
                            <w:rFonts w:ascii="Cambria"/>
                            <w:spacing w:val="12"/>
                            <w:sz w:val="20"/>
                          </w:rPr>
                          <w:t>Key</w:t>
                        </w:r>
                        <w:r>
                          <w:rPr>
                            <w:rFonts w:ascii="Cambria"/>
                            <w:spacing w:val="35"/>
                            <w:sz w:val="20"/>
                          </w:rPr>
                          <w:t xml:space="preserve">  </w:t>
                        </w:r>
                        <w:r>
                          <w:rPr>
                            <w:rFonts w:ascii="Cambria"/>
                            <w:sz w:val="20"/>
                          </w:rPr>
                          <w:t>=</w:t>
                        </w:r>
                        <w:proofErr w:type="gramEnd"/>
                        <w:r>
                          <w:rPr>
                            <w:rFonts w:ascii="Cambria"/>
                            <w:spacing w:val="28"/>
                            <w:w w:val="115"/>
                            <w:sz w:val="20"/>
                          </w:rPr>
                          <w:t xml:space="preserve">  </w:t>
                        </w:r>
                        <w:proofErr w:type="gramStart"/>
                        <w:r>
                          <w:rPr>
                            <w:rFonts w:ascii="Cambria"/>
                            <w:spacing w:val="16"/>
                            <w:w w:val="115"/>
                            <w:sz w:val="20"/>
                          </w:rPr>
                          <w:t>discharged</w:t>
                        </w:r>
                        <w:r>
                          <w:rPr>
                            <w:rFonts w:ascii="Cambria"/>
                            <w:spacing w:val="-20"/>
                            <w:w w:val="115"/>
                            <w:sz w:val="20"/>
                          </w:rPr>
                          <w:t xml:space="preserve"> </w:t>
                        </w:r>
                        <w:r>
                          <w:rPr>
                            <w:rFonts w:ascii="Cambria"/>
                            <w:w w:val="115"/>
                            <w:sz w:val="20"/>
                          </w:rPr>
                          <w:t>.</w:t>
                        </w:r>
                        <w:proofErr w:type="gramEnd"/>
                        <w:r>
                          <w:rPr>
                            <w:rFonts w:ascii="Cambria"/>
                            <w:spacing w:val="-21"/>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7"/>
                            <w:sz w:val="20"/>
                          </w:rPr>
                          <w:t>Key</w:t>
                        </w:r>
                      </w:p>
                      <w:p w14:paraId="6FCCCEC6" w14:textId="77777777" w:rsidR="000900B5" w:rsidRDefault="00000000">
                        <w:pPr>
                          <w:spacing w:before="5"/>
                          <w:rPr>
                            <w:rFonts w:ascii="Cambria" w:hAnsi="Cambria"/>
                            <w:sz w:val="20"/>
                          </w:rPr>
                        </w:pPr>
                        <w:r>
                          <w:rPr>
                            <w:rFonts w:ascii="Cambria" w:hAnsi="Cambria"/>
                            <w:color w:val="0000FF"/>
                            <w:spacing w:val="13"/>
                            <w:sz w:val="20"/>
                          </w:rPr>
                          <w:t>WHERE</w:t>
                        </w:r>
                        <w:r>
                          <w:rPr>
                            <w:rFonts w:ascii="Cambria" w:hAnsi="Cambria"/>
                            <w:color w:val="0000FF"/>
                            <w:spacing w:val="51"/>
                            <w:w w:val="120"/>
                            <w:sz w:val="20"/>
                          </w:rPr>
                          <w:t xml:space="preserve"> </w:t>
                        </w:r>
                        <w:proofErr w:type="gramStart"/>
                        <w:r>
                          <w:rPr>
                            <w:rFonts w:ascii="Cambria" w:hAnsi="Cambria"/>
                            <w:spacing w:val="16"/>
                            <w:w w:val="120"/>
                            <w:sz w:val="20"/>
                          </w:rPr>
                          <w:t>submitted</w:t>
                        </w:r>
                        <w:r>
                          <w:rPr>
                            <w:rFonts w:ascii="Cambria" w:hAnsi="Cambria"/>
                            <w:spacing w:val="-23"/>
                            <w:w w:val="120"/>
                            <w:sz w:val="20"/>
                          </w:rPr>
                          <w:t xml:space="preserve"> </w:t>
                        </w:r>
                        <w:r>
                          <w:rPr>
                            <w:rFonts w:ascii="Cambria" w:hAnsi="Cambria"/>
                            <w:w w:val="145"/>
                            <w:sz w:val="20"/>
                          </w:rPr>
                          <w:t>.</w:t>
                        </w:r>
                        <w:proofErr w:type="gramEnd"/>
                        <w:r>
                          <w:rPr>
                            <w:rFonts w:ascii="Cambria" w:hAnsi="Cambria"/>
                            <w:spacing w:val="-35"/>
                            <w:w w:val="14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60"/>
                            <w:w w:val="120"/>
                            <w:sz w:val="20"/>
                          </w:rPr>
                          <w:t xml:space="preserve"> </w:t>
                        </w:r>
                        <w:r>
                          <w:rPr>
                            <w:rFonts w:ascii="Cambria" w:hAnsi="Cambria"/>
                            <w:color w:val="0000FF"/>
                            <w:w w:val="120"/>
                            <w:sz w:val="20"/>
                          </w:rPr>
                          <w:t>IN</w:t>
                        </w:r>
                        <w:r>
                          <w:rPr>
                            <w:rFonts w:ascii="Cambria" w:hAnsi="Cambria"/>
                            <w:color w:val="0000FF"/>
                            <w:spacing w:val="60"/>
                            <w:w w:val="145"/>
                            <w:sz w:val="20"/>
                          </w:rPr>
                          <w:t xml:space="preserve"> </w:t>
                        </w:r>
                        <w:r>
                          <w:rPr>
                            <w:rFonts w:ascii="Cambria" w:hAnsi="Cambria"/>
                            <w:spacing w:val="12"/>
                            <w:w w:val="145"/>
                            <w:sz w:val="20"/>
                          </w:rPr>
                          <w:t>(</w:t>
                        </w:r>
                        <w:r>
                          <w:rPr>
                            <w:rFonts w:ascii="Cambria" w:hAnsi="Cambria"/>
                            <w:color w:val="FF0000"/>
                            <w:spacing w:val="12"/>
                            <w:w w:val="145"/>
                            <w:sz w:val="20"/>
                          </w:rPr>
                          <w:t>’</w:t>
                        </w:r>
                        <w:r>
                          <w:rPr>
                            <w:rFonts w:ascii="Cambria" w:hAnsi="Cambria"/>
                            <w:color w:val="FF0000"/>
                            <w:spacing w:val="-42"/>
                            <w:w w:val="145"/>
                            <w:sz w:val="20"/>
                          </w:rPr>
                          <w:t xml:space="preserve"> </w:t>
                        </w:r>
                        <w:proofErr w:type="gramStart"/>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45"/>
                            <w:sz w:val="20"/>
                          </w:rPr>
                          <w:t>’</w:t>
                        </w:r>
                        <w:proofErr w:type="gramEnd"/>
                        <w:r>
                          <w:rPr>
                            <w:rFonts w:ascii="Cambria" w:hAnsi="Cambria"/>
                            <w:spacing w:val="13"/>
                            <w:w w:val="145"/>
                            <w:sz w:val="20"/>
                          </w:rPr>
                          <w:t>,</w:t>
                        </w:r>
                        <w:r>
                          <w:rPr>
                            <w:rFonts w:ascii="Cambria" w:hAnsi="Cambria"/>
                            <w:color w:val="FF0000"/>
                            <w:spacing w:val="13"/>
                            <w:w w:val="145"/>
                            <w:sz w:val="20"/>
                          </w:rPr>
                          <w:t>’</w:t>
                        </w:r>
                        <w:r>
                          <w:rPr>
                            <w:rFonts w:ascii="Cambria" w:hAnsi="Cambria"/>
                            <w:color w:val="FF0000"/>
                            <w:spacing w:val="-42"/>
                            <w:w w:val="145"/>
                            <w:sz w:val="20"/>
                          </w:rPr>
                          <w:t xml:space="preserve"> </w:t>
                        </w:r>
                        <w:proofErr w:type="gramStart"/>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45"/>
                            <w:sz w:val="20"/>
                          </w:rPr>
                          <w:t>’</w:t>
                        </w:r>
                        <w:proofErr w:type="gramEnd"/>
                        <w:r>
                          <w:rPr>
                            <w:rFonts w:ascii="Cambria" w:hAnsi="Cambria"/>
                            <w:spacing w:val="13"/>
                            <w:w w:val="145"/>
                            <w:sz w:val="20"/>
                          </w:rPr>
                          <w:t>,</w:t>
                        </w:r>
                        <w:r>
                          <w:rPr>
                            <w:rFonts w:ascii="Cambria" w:hAnsi="Cambria"/>
                            <w:color w:val="FF0000"/>
                            <w:spacing w:val="13"/>
                            <w:w w:val="145"/>
                            <w:sz w:val="20"/>
                          </w:rPr>
                          <w:t>’</w:t>
                        </w:r>
                        <w:r>
                          <w:rPr>
                            <w:rFonts w:ascii="Cambria" w:hAnsi="Cambria"/>
                            <w:color w:val="FF0000"/>
                            <w:spacing w:val="-41"/>
                            <w:w w:val="145"/>
                            <w:sz w:val="20"/>
                          </w:rPr>
                          <w:t xml:space="preserve"> </w:t>
                        </w:r>
                        <w:proofErr w:type="gramStart"/>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45"/>
                            <w:sz w:val="20"/>
                          </w:rPr>
                          <w:t>’</w:t>
                        </w:r>
                        <w:proofErr w:type="gramEnd"/>
                        <w:r>
                          <w:rPr>
                            <w:rFonts w:ascii="Cambria" w:hAnsi="Cambria"/>
                            <w:spacing w:val="13"/>
                            <w:w w:val="145"/>
                            <w:sz w:val="20"/>
                          </w:rPr>
                          <w:t>,</w:t>
                        </w:r>
                        <w:r>
                          <w:rPr>
                            <w:rFonts w:ascii="Cambria" w:hAnsi="Cambria"/>
                            <w:color w:val="FF0000"/>
                            <w:spacing w:val="13"/>
                            <w:w w:val="145"/>
                            <w:sz w:val="20"/>
                          </w:rPr>
                          <w:t>’</w:t>
                        </w:r>
                        <w:r>
                          <w:rPr>
                            <w:rFonts w:ascii="Cambria" w:hAnsi="Cambria"/>
                            <w:color w:val="FF0000"/>
                            <w:spacing w:val="-42"/>
                            <w:w w:val="145"/>
                            <w:sz w:val="20"/>
                          </w:rPr>
                          <w:t xml:space="preserve"> </w:t>
                        </w:r>
                        <w:proofErr w:type="gramStart"/>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6"/>
                            <w:w w:val="145"/>
                            <w:sz w:val="20"/>
                          </w:rPr>
                          <w:t>’</w:t>
                        </w:r>
                        <w:r>
                          <w:rPr>
                            <w:rFonts w:ascii="Cambria" w:hAnsi="Cambria"/>
                            <w:spacing w:val="6"/>
                            <w:w w:val="145"/>
                            <w:sz w:val="20"/>
                          </w:rPr>
                          <w:t>);</w:t>
                        </w:r>
                        <w:proofErr w:type="gramEnd"/>
                      </w:p>
                    </w:txbxContent>
                  </v:textbox>
                </v:shape>
                <w10:wrap anchorx="page"/>
              </v:group>
            </w:pict>
          </mc:Fallback>
        </mc:AlternateContent>
      </w:r>
      <w:proofErr w:type="spellStart"/>
      <w:r>
        <w:rPr>
          <w:b w:val="0"/>
          <w:color w:val="687D91"/>
          <w:spacing w:val="2"/>
          <w:w w:val="80"/>
        </w:rPr>
        <w:t>Generalisable</w:t>
      </w:r>
      <w:proofErr w:type="spellEnd"/>
      <w:r>
        <w:rPr>
          <w:b w:val="0"/>
          <w:color w:val="687D91"/>
          <w:spacing w:val="26"/>
        </w:rPr>
        <w:t xml:space="preserve"> </w:t>
      </w:r>
      <w:del w:id="435" w:author="Ritley Kenneth" w:date="2025-12-11T15:33:00Z" w16du:dateUtc="2025-12-11T14:33:00Z">
        <w:r w:rsidDel="00CA19EE">
          <w:rPr>
            <w:b w:val="0"/>
            <w:color w:val="687D91"/>
            <w:spacing w:val="-4"/>
            <w:w w:val="95"/>
          </w:rPr>
          <w:delText>Rule</w:delText>
        </w:r>
      </w:del>
      <w:ins w:id="436" w:author="Ritley Kenneth" w:date="2025-12-11T15:33:00Z" w16du:dateUtc="2025-12-11T14:33:00Z">
        <w:r w:rsidR="00CA19EE">
          <w:rPr>
            <w:b w:val="0"/>
            <w:color w:val="687D91"/>
            <w:spacing w:val="-4"/>
            <w:w w:val="95"/>
          </w:rPr>
          <w:t>r</w:t>
        </w:r>
        <w:r w:rsidR="00CA19EE">
          <w:rPr>
            <w:b w:val="0"/>
            <w:color w:val="687D91"/>
            <w:spacing w:val="-4"/>
            <w:w w:val="95"/>
          </w:rPr>
          <w:t>ule</w:t>
        </w:r>
        <w:r w:rsidR="00CA19EE">
          <w:rPr>
            <w:b w:val="0"/>
            <w:color w:val="687D91"/>
            <w:spacing w:val="-4"/>
            <w:w w:val="95"/>
          </w:rPr>
          <w:t>s</w:t>
        </w:r>
      </w:ins>
    </w:p>
    <w:p w14:paraId="6FCCCBAA" w14:textId="77777777" w:rsidR="000900B5" w:rsidRDefault="00000000">
      <w:pPr>
        <w:pStyle w:val="BodyText"/>
        <w:spacing w:before="147" w:line="216" w:lineRule="auto"/>
        <w:ind w:left="142" w:right="848"/>
        <w:jc w:val="both"/>
      </w:pPr>
      <w:r>
        <w:t>After reducing the query into a more concise structure, the rules to be executed on it had to be defined. The</w:t>
      </w:r>
      <w:r>
        <w:rPr>
          <w:spacing w:val="-4"/>
        </w:rPr>
        <w:t xml:space="preserve"> </w:t>
      </w:r>
      <w:r>
        <w:t>DQM</w:t>
      </w:r>
      <w:r>
        <w:rPr>
          <w:spacing w:val="-4"/>
        </w:rPr>
        <w:t xml:space="preserve"> </w:t>
      </w:r>
      <w:r>
        <w:t>team</w:t>
      </w:r>
      <w:r>
        <w:rPr>
          <w:spacing w:val="-4"/>
        </w:rPr>
        <w:t xml:space="preserve"> </w:t>
      </w:r>
      <w:r>
        <w:t>defined</w:t>
      </w:r>
      <w:r>
        <w:rPr>
          <w:spacing w:val="-4"/>
        </w:rPr>
        <w:t xml:space="preserve"> </w:t>
      </w:r>
      <w:r>
        <w:t>that</w:t>
      </w:r>
      <w:r>
        <w:rPr>
          <w:spacing w:val="-4"/>
        </w:rPr>
        <w:t xml:space="preserve"> </w:t>
      </w:r>
      <w:r>
        <w:t>the</w:t>
      </w:r>
      <w:r>
        <w:rPr>
          <w:spacing w:val="-4"/>
        </w:rPr>
        <w:t xml:space="preserve"> </w:t>
      </w:r>
      <w:r>
        <w:t>rules</w:t>
      </w:r>
      <w:r>
        <w:rPr>
          <w:spacing w:val="-4"/>
        </w:rPr>
        <w:t xml:space="preserve"> </w:t>
      </w:r>
      <w:r>
        <w:t>are</w:t>
      </w:r>
      <w:r>
        <w:rPr>
          <w:spacing w:val="-4"/>
        </w:rPr>
        <w:t xml:space="preserve"> </w:t>
      </w:r>
      <w:r>
        <w:t>to</w:t>
      </w:r>
      <w:r>
        <w:rPr>
          <w:spacing w:val="-4"/>
        </w:rPr>
        <w:t xml:space="preserve"> </w:t>
      </w:r>
      <w:r>
        <w:t>be</w:t>
      </w:r>
      <w:r>
        <w:rPr>
          <w:spacing w:val="-4"/>
        </w:rPr>
        <w:t xml:space="preserve"> </w:t>
      </w:r>
      <w:r>
        <w:t>as</w:t>
      </w:r>
      <w:r>
        <w:rPr>
          <w:spacing w:val="-4"/>
        </w:rPr>
        <w:t xml:space="preserve"> </w:t>
      </w:r>
      <w:r>
        <w:t>general</w:t>
      </w:r>
      <w:r>
        <w:rPr>
          <w:spacing w:val="-4"/>
        </w:rPr>
        <w:t xml:space="preserve"> </w:t>
      </w:r>
      <w:r>
        <w:t>as</w:t>
      </w:r>
      <w:r>
        <w:rPr>
          <w:spacing w:val="-4"/>
        </w:rPr>
        <w:t xml:space="preserve"> </w:t>
      </w:r>
      <w:r>
        <w:t>possible. Thus,</w:t>
      </w:r>
      <w:r>
        <w:rPr>
          <w:spacing w:val="-3"/>
        </w:rPr>
        <w:t xml:space="preserve"> </w:t>
      </w:r>
      <w:r>
        <w:t>the</w:t>
      </w:r>
      <w:r>
        <w:rPr>
          <w:spacing w:val="-4"/>
        </w:rPr>
        <w:t xml:space="preserve"> </w:t>
      </w:r>
      <w:r>
        <w:t>design</w:t>
      </w:r>
      <w:r>
        <w:rPr>
          <w:spacing w:val="-4"/>
        </w:rPr>
        <w:t xml:space="preserve"> </w:t>
      </w:r>
      <w:r>
        <w:t>of</w:t>
      </w:r>
      <w:r>
        <w:rPr>
          <w:spacing w:val="-4"/>
        </w:rPr>
        <w:t xml:space="preserve"> </w:t>
      </w:r>
      <w:r>
        <w:t>a</w:t>
      </w:r>
      <w:r>
        <w:rPr>
          <w:spacing w:val="-4"/>
        </w:rPr>
        <w:t xml:space="preserve"> </w:t>
      </w:r>
      <w:r>
        <w:t>more</w:t>
      </w:r>
      <w:r>
        <w:rPr>
          <w:spacing w:val="-4"/>
        </w:rPr>
        <w:t xml:space="preserve"> </w:t>
      </w:r>
      <w:r>
        <w:t>general rule started.</w:t>
      </w:r>
    </w:p>
    <w:p w14:paraId="6FCCCBAB" w14:textId="77777777" w:rsidR="000900B5" w:rsidRDefault="00000000">
      <w:pPr>
        <w:pStyle w:val="BodyText"/>
        <w:spacing w:line="216" w:lineRule="auto"/>
        <w:ind w:left="142" w:right="848" w:firstLine="218"/>
        <w:jc w:val="both"/>
      </w:pPr>
      <w:r>
        <w:t xml:space="preserve">To move towards a more </w:t>
      </w:r>
      <w:proofErr w:type="spellStart"/>
      <w:r>
        <w:t>generalisable</w:t>
      </w:r>
      <w:proofErr w:type="spellEnd"/>
      <w:r>
        <w:t xml:space="preserve"> rule, the comparison steps requested in the check can be split into multiple individual ones. The starting point was the non-</w:t>
      </w:r>
      <w:proofErr w:type="spellStart"/>
      <w:r>
        <w:t>generalised</w:t>
      </w:r>
      <w:proofErr w:type="spellEnd"/>
      <w:r>
        <w:t xml:space="preserve"> check.</w:t>
      </w:r>
    </w:p>
    <w:p w14:paraId="6FCCCBAC" w14:textId="77777777" w:rsidR="000900B5" w:rsidRDefault="00000000">
      <w:pPr>
        <w:spacing w:before="186"/>
        <w:ind w:left="687"/>
        <w:rPr>
          <w:rFonts w:ascii="Palatino Linotype"/>
          <w:b/>
        </w:rPr>
      </w:pPr>
      <w:r>
        <w:rPr>
          <w:rFonts w:ascii="Palatino Linotype"/>
          <w:b/>
        </w:rPr>
        <w:t>Pseudocode</w:t>
      </w:r>
      <w:r>
        <w:rPr>
          <w:rFonts w:ascii="Palatino Linotype"/>
          <w:b/>
          <w:spacing w:val="-8"/>
        </w:rPr>
        <w:t xml:space="preserve"> </w:t>
      </w:r>
      <w:r>
        <w:rPr>
          <w:rFonts w:ascii="Palatino Linotype"/>
          <w:b/>
        </w:rPr>
        <w:t>not</w:t>
      </w:r>
      <w:r>
        <w:rPr>
          <w:rFonts w:ascii="Palatino Linotype"/>
          <w:b/>
          <w:spacing w:val="-7"/>
        </w:rPr>
        <w:t xml:space="preserve"> </w:t>
      </w:r>
      <w:proofErr w:type="spellStart"/>
      <w:r>
        <w:rPr>
          <w:rFonts w:ascii="Palatino Linotype"/>
          <w:b/>
          <w:spacing w:val="-2"/>
        </w:rPr>
        <w:t>generalised</w:t>
      </w:r>
      <w:proofErr w:type="spellEnd"/>
    </w:p>
    <w:p w14:paraId="6FCCCBAD" w14:textId="77777777" w:rsidR="000900B5" w:rsidRDefault="00000000">
      <w:pPr>
        <w:pStyle w:val="BodyText"/>
        <w:spacing w:before="85"/>
        <w:ind w:left="889"/>
      </w:pPr>
      <w:r>
        <w:rPr>
          <w:rFonts w:ascii="Lucida Sans Unicode" w:hAnsi="Lucida Sans Unicode"/>
          <w:color w:val="FAC300"/>
          <w:position w:val="2"/>
        </w:rPr>
        <w:t>▶</w:t>
      </w:r>
      <w:r>
        <w:rPr>
          <w:rFonts w:ascii="Lucida Sans Unicode" w:hAnsi="Lucida Sans Unicode"/>
          <w:color w:val="FAC300"/>
          <w:spacing w:val="56"/>
          <w:position w:val="2"/>
        </w:rPr>
        <w:t xml:space="preserve"> </w:t>
      </w:r>
      <w:r>
        <w:t>If</w:t>
      </w:r>
      <w:r>
        <w:rPr>
          <w:spacing w:val="25"/>
        </w:rPr>
        <w:t xml:space="preserve"> </w:t>
      </w:r>
      <w:r>
        <w:rPr>
          <w:rFonts w:ascii="Cambria" w:hAnsi="Cambria"/>
        </w:rPr>
        <w:t>submitted</w:t>
      </w:r>
      <w:r>
        <w:rPr>
          <w:rFonts w:ascii="Cambria" w:hAnsi="Cambria"/>
          <w:spacing w:val="10"/>
        </w:rPr>
        <w:t xml:space="preserve"> </w:t>
      </w:r>
      <w:r>
        <w:t>or</w:t>
      </w:r>
      <w:r>
        <w:rPr>
          <w:spacing w:val="7"/>
        </w:rPr>
        <w:t xml:space="preserve"> </w:t>
      </w:r>
      <w:r>
        <w:rPr>
          <w:rFonts w:ascii="Cambria" w:hAnsi="Cambria"/>
        </w:rPr>
        <w:t>discharged</w:t>
      </w:r>
      <w:r>
        <w:rPr>
          <w:rFonts w:ascii="Cambria" w:hAnsi="Cambria"/>
          <w:spacing w:val="10"/>
        </w:rPr>
        <w:t xml:space="preserve"> </w:t>
      </w:r>
      <w:r>
        <w:t>is</w:t>
      </w:r>
      <w:r>
        <w:rPr>
          <w:spacing w:val="7"/>
        </w:rPr>
        <w:t xml:space="preserve"> </w:t>
      </w:r>
      <w:r>
        <w:t>at</w:t>
      </w:r>
      <w:r>
        <w:rPr>
          <w:spacing w:val="7"/>
        </w:rPr>
        <w:t xml:space="preserve"> </w:t>
      </w:r>
      <w:r>
        <w:t>least</w:t>
      </w:r>
      <w:r>
        <w:rPr>
          <w:spacing w:val="6"/>
        </w:rPr>
        <w:t xml:space="preserve"> </w:t>
      </w:r>
      <w:r>
        <w:t>10</w:t>
      </w:r>
      <w:r>
        <w:rPr>
          <w:spacing w:val="-9"/>
        </w:rPr>
        <w:t xml:space="preserve"> </w:t>
      </w:r>
      <w:r>
        <w:rPr>
          <w:spacing w:val="-4"/>
        </w:rPr>
        <w:t>000:</w:t>
      </w:r>
    </w:p>
    <w:p w14:paraId="6FCCCBAE" w14:textId="77777777" w:rsidR="000900B5" w:rsidRDefault="00000000">
      <w:pPr>
        <w:pStyle w:val="ListParagraph"/>
        <w:numPr>
          <w:ilvl w:val="0"/>
          <w:numId w:val="6"/>
        </w:numPr>
        <w:tabs>
          <w:tab w:val="left" w:pos="1575"/>
        </w:tabs>
        <w:spacing w:before="49"/>
        <w:ind w:hanging="226"/>
      </w:pPr>
      <w:r>
        <w:t>Compute</w:t>
      </w:r>
      <w:r>
        <w:rPr>
          <w:spacing w:val="-7"/>
        </w:rPr>
        <w:t xml:space="preserve"> </w:t>
      </w:r>
      <w:r>
        <w:t>percent</w:t>
      </w:r>
      <w:r>
        <w:rPr>
          <w:spacing w:val="-7"/>
        </w:rPr>
        <w:t xml:space="preserve"> </w:t>
      </w:r>
      <w:r>
        <w:t>difference</w:t>
      </w:r>
      <w:r>
        <w:rPr>
          <w:spacing w:val="-6"/>
        </w:rPr>
        <w:t xml:space="preserve"> </w:t>
      </w:r>
      <w:r>
        <w:t>between</w:t>
      </w:r>
      <w:r>
        <w:rPr>
          <w:spacing w:val="-7"/>
        </w:rPr>
        <w:t xml:space="preserve"> </w:t>
      </w:r>
      <w:r>
        <w:rPr>
          <w:rFonts w:ascii="Cambria" w:hAnsi="Cambria"/>
        </w:rPr>
        <w:t>submitted</w:t>
      </w:r>
      <w:r>
        <w:rPr>
          <w:rFonts w:ascii="Cambria" w:hAnsi="Cambria"/>
          <w:spacing w:val="-3"/>
        </w:rPr>
        <w:t xml:space="preserve"> </w:t>
      </w:r>
      <w:r>
        <w:t>and</w:t>
      </w:r>
      <w:r>
        <w:rPr>
          <w:spacing w:val="-7"/>
        </w:rPr>
        <w:t xml:space="preserve"> </w:t>
      </w:r>
      <w:r>
        <w:rPr>
          <w:rFonts w:ascii="Cambria" w:hAnsi="Cambria"/>
          <w:spacing w:val="-2"/>
        </w:rPr>
        <w:t>discharged</w:t>
      </w:r>
      <w:r>
        <w:rPr>
          <w:spacing w:val="-2"/>
        </w:rPr>
        <w:t>.</w:t>
      </w:r>
    </w:p>
    <w:p w14:paraId="6FCCCBAF" w14:textId="77777777" w:rsidR="000900B5" w:rsidRDefault="00000000">
      <w:pPr>
        <w:pStyle w:val="ListParagraph"/>
        <w:numPr>
          <w:ilvl w:val="0"/>
          <w:numId w:val="6"/>
        </w:numPr>
        <w:tabs>
          <w:tab w:val="left" w:pos="1575"/>
        </w:tabs>
        <w:spacing w:before="52"/>
        <w:ind w:hanging="226"/>
      </w:pPr>
      <w:r>
        <w:rPr>
          <w:spacing w:val="-2"/>
        </w:rPr>
        <w:t>If</w:t>
      </w:r>
      <w:r>
        <w:rPr>
          <w:spacing w:val="-8"/>
        </w:rPr>
        <w:t xml:space="preserve"> </w:t>
      </w:r>
      <w:r>
        <w:rPr>
          <w:spacing w:val="-2"/>
        </w:rPr>
        <w:t>difference</w:t>
      </w:r>
      <w:r>
        <w:rPr>
          <w:spacing w:val="-7"/>
        </w:rPr>
        <w:t xml:space="preserve"> </w:t>
      </w:r>
      <w:r>
        <w:rPr>
          <w:spacing w:val="-2"/>
        </w:rPr>
        <w:t>is</w:t>
      </w:r>
      <w:r>
        <w:rPr>
          <w:spacing w:val="-7"/>
        </w:rPr>
        <w:t xml:space="preserve"> </w:t>
      </w:r>
      <w:r>
        <w:rPr>
          <w:spacing w:val="-2"/>
        </w:rPr>
        <w:t>greater</w:t>
      </w:r>
      <w:r>
        <w:rPr>
          <w:spacing w:val="-7"/>
        </w:rPr>
        <w:t xml:space="preserve"> </w:t>
      </w:r>
      <w:r>
        <w:rPr>
          <w:spacing w:val="-2"/>
        </w:rPr>
        <w:t>than</w:t>
      </w:r>
      <w:r>
        <w:rPr>
          <w:spacing w:val="-7"/>
        </w:rPr>
        <w:t xml:space="preserve"> </w:t>
      </w:r>
      <w:r>
        <w:rPr>
          <w:spacing w:val="-2"/>
        </w:rPr>
        <w:t>0.01,</w:t>
      </w:r>
      <w:r>
        <w:rPr>
          <w:spacing w:val="-8"/>
        </w:rPr>
        <w:t xml:space="preserve"> </w:t>
      </w:r>
      <w:r>
        <w:rPr>
          <w:spacing w:val="-2"/>
        </w:rPr>
        <w:t>error.</w:t>
      </w:r>
    </w:p>
    <w:p w14:paraId="6FCCCBB0" w14:textId="77777777" w:rsidR="000900B5" w:rsidRDefault="00000000">
      <w:pPr>
        <w:pStyle w:val="ListParagraph"/>
        <w:numPr>
          <w:ilvl w:val="0"/>
          <w:numId w:val="6"/>
        </w:numPr>
        <w:tabs>
          <w:tab w:val="left" w:pos="1575"/>
        </w:tabs>
        <w:spacing w:before="52"/>
        <w:ind w:hanging="226"/>
      </w:pPr>
      <w:r>
        <w:t>Else,</w:t>
      </w:r>
      <w:r>
        <w:rPr>
          <w:spacing w:val="-9"/>
        </w:rPr>
        <w:t xml:space="preserve"> </w:t>
      </w:r>
      <w:r>
        <w:t>do</w:t>
      </w:r>
      <w:r>
        <w:rPr>
          <w:spacing w:val="-8"/>
        </w:rPr>
        <w:t xml:space="preserve"> </w:t>
      </w:r>
      <w:r>
        <w:rPr>
          <w:spacing w:val="-2"/>
        </w:rPr>
        <w:t>nothing.</w:t>
      </w:r>
    </w:p>
    <w:p w14:paraId="6FCCCBB1" w14:textId="77777777" w:rsidR="000900B5" w:rsidRDefault="00000000">
      <w:pPr>
        <w:pStyle w:val="BodyText"/>
        <w:spacing w:before="22"/>
        <w:ind w:left="889"/>
      </w:pPr>
      <w:r>
        <w:rPr>
          <w:rFonts w:ascii="Lucida Sans Unicode" w:hAnsi="Lucida Sans Unicode"/>
          <w:color w:val="FAC300"/>
          <w:position w:val="2"/>
        </w:rPr>
        <w:t>▶</w:t>
      </w:r>
      <w:r>
        <w:rPr>
          <w:rFonts w:ascii="Lucida Sans Unicode" w:hAnsi="Lucida Sans Unicode"/>
          <w:color w:val="FAC300"/>
          <w:spacing w:val="28"/>
          <w:position w:val="2"/>
        </w:rPr>
        <w:t xml:space="preserve"> </w:t>
      </w:r>
      <w:r>
        <w:t>Else,</w:t>
      </w:r>
      <w:r>
        <w:rPr>
          <w:spacing w:val="-7"/>
        </w:rPr>
        <w:t xml:space="preserve"> </w:t>
      </w:r>
      <w:r>
        <w:t>do</w:t>
      </w:r>
      <w:r>
        <w:rPr>
          <w:spacing w:val="-6"/>
        </w:rPr>
        <w:t xml:space="preserve"> </w:t>
      </w:r>
      <w:r>
        <w:rPr>
          <w:spacing w:val="-2"/>
        </w:rPr>
        <w:t>nothing.</w:t>
      </w:r>
    </w:p>
    <w:p w14:paraId="6FCCCBB2" w14:textId="77777777" w:rsidR="000900B5" w:rsidRDefault="00000000">
      <w:pPr>
        <w:pStyle w:val="BodyText"/>
        <w:spacing w:before="203" w:line="216" w:lineRule="auto"/>
        <w:ind w:left="142" w:right="848" w:firstLine="218"/>
        <w:jc w:val="both"/>
      </w:pPr>
      <w:r>
        <w:rPr>
          <w:spacing w:val="-4"/>
        </w:rPr>
        <w:t xml:space="preserve">To </w:t>
      </w:r>
      <w:proofErr w:type="spellStart"/>
      <w:r>
        <w:rPr>
          <w:spacing w:val="-4"/>
        </w:rPr>
        <w:t>generalise</w:t>
      </w:r>
      <w:proofErr w:type="spellEnd"/>
      <w:r>
        <w:rPr>
          <w:spacing w:val="-4"/>
        </w:rPr>
        <w:t xml:space="preserve"> this check, it can be deconstructed into two individual checks of a value against a threshold. </w:t>
      </w:r>
      <w:r>
        <w:t>This allows the definition of a threshold and the comparison type, as a threshold can be a minimum or maximum value.</w:t>
      </w:r>
    </w:p>
    <w:p w14:paraId="6FCCCBB3" w14:textId="77777777" w:rsidR="000900B5" w:rsidRDefault="00000000">
      <w:pPr>
        <w:spacing w:before="187"/>
        <w:ind w:left="687"/>
        <w:rPr>
          <w:rFonts w:ascii="Palatino Linotype"/>
          <w:b/>
        </w:rPr>
      </w:pPr>
      <w:r>
        <w:rPr>
          <w:rFonts w:ascii="Palatino Linotype"/>
          <w:b/>
          <w:spacing w:val="-2"/>
        </w:rPr>
        <w:t>Generalized</w:t>
      </w:r>
      <w:r>
        <w:rPr>
          <w:rFonts w:ascii="Palatino Linotype"/>
          <w:b/>
          <w:spacing w:val="-7"/>
        </w:rPr>
        <w:t xml:space="preserve"> </w:t>
      </w:r>
      <w:r>
        <w:rPr>
          <w:rFonts w:ascii="Palatino Linotype"/>
          <w:b/>
          <w:spacing w:val="-2"/>
        </w:rPr>
        <w:t>Pseudocode</w:t>
      </w:r>
      <w:r>
        <w:rPr>
          <w:rFonts w:ascii="Palatino Linotype"/>
          <w:b/>
          <w:spacing w:val="-7"/>
        </w:rPr>
        <w:t xml:space="preserve"> </w:t>
      </w:r>
      <w:r>
        <w:rPr>
          <w:rFonts w:ascii="Palatino Linotype"/>
          <w:b/>
          <w:spacing w:val="-4"/>
        </w:rPr>
        <w:t>Rule</w:t>
      </w:r>
    </w:p>
    <w:p w14:paraId="6FCCCBB4" w14:textId="77777777" w:rsidR="000900B5" w:rsidRDefault="00000000">
      <w:pPr>
        <w:pStyle w:val="BodyText"/>
        <w:spacing w:before="85"/>
        <w:ind w:left="889"/>
      </w:pPr>
      <w:r>
        <w:rPr>
          <w:rFonts w:ascii="Lucida Sans Unicode" w:hAnsi="Lucida Sans Unicode"/>
          <w:color w:val="FAC300"/>
          <w:position w:val="2"/>
        </w:rPr>
        <w:t>▶</w:t>
      </w:r>
      <w:r>
        <w:rPr>
          <w:rFonts w:ascii="Lucida Sans Unicode" w:hAnsi="Lucida Sans Unicode"/>
          <w:color w:val="FAC300"/>
          <w:spacing w:val="16"/>
          <w:position w:val="2"/>
        </w:rPr>
        <w:t xml:space="preserve"> </w:t>
      </w:r>
      <w:r>
        <w:t>Compare</w:t>
      </w:r>
      <w:r>
        <w:rPr>
          <w:spacing w:val="-7"/>
        </w:rPr>
        <w:t xml:space="preserve"> </w:t>
      </w:r>
      <w:r>
        <w:rPr>
          <w:rFonts w:ascii="Verdana" w:hAnsi="Verdana"/>
          <w:i/>
        </w:rPr>
        <w:t>A</w:t>
      </w:r>
      <w:r>
        <w:rPr>
          <w:rFonts w:ascii="Verdana" w:hAnsi="Verdana"/>
          <w:i/>
          <w:spacing w:val="-27"/>
        </w:rPr>
        <w:t xml:space="preserve"> </w:t>
      </w:r>
      <w:r>
        <w:t>to</w:t>
      </w:r>
      <w:r>
        <w:rPr>
          <w:spacing w:val="-7"/>
        </w:rPr>
        <w:t xml:space="preserve"> </w:t>
      </w:r>
      <w:r>
        <w:t>the</w:t>
      </w:r>
      <w:r>
        <w:rPr>
          <w:spacing w:val="-7"/>
        </w:rPr>
        <w:t xml:space="preserve"> </w:t>
      </w:r>
      <w:r>
        <w:t>threshold</w:t>
      </w:r>
      <w:r>
        <w:rPr>
          <w:spacing w:val="-7"/>
        </w:rPr>
        <w:t xml:space="preserve"> </w:t>
      </w:r>
      <w:proofErr w:type="gramStart"/>
      <w:r>
        <w:rPr>
          <w:rFonts w:ascii="Verdana" w:hAnsi="Verdana"/>
          <w:i/>
        </w:rPr>
        <w:t>T</w:t>
      </w:r>
      <w:r>
        <w:rPr>
          <w:rFonts w:ascii="Verdana" w:hAnsi="Verdana"/>
          <w:i/>
          <w:spacing w:val="-47"/>
        </w:rPr>
        <w:t xml:space="preserve"> </w:t>
      </w:r>
      <w:r>
        <w:rPr>
          <w:spacing w:val="-10"/>
        </w:rPr>
        <w:t>.</w:t>
      </w:r>
      <w:proofErr w:type="gramEnd"/>
    </w:p>
    <w:p w14:paraId="6FCCCBB5" w14:textId="77777777" w:rsidR="000900B5" w:rsidRDefault="00000000">
      <w:pPr>
        <w:pStyle w:val="BodyText"/>
        <w:spacing w:before="19"/>
        <w:ind w:left="889"/>
      </w:pPr>
      <w:r>
        <w:rPr>
          <w:rFonts w:ascii="Lucida Sans Unicode" w:hAnsi="Lucida Sans Unicode"/>
          <w:color w:val="FAC300"/>
          <w:position w:val="2"/>
        </w:rPr>
        <w:t>▶</w:t>
      </w:r>
      <w:r>
        <w:rPr>
          <w:rFonts w:ascii="Lucida Sans Unicode" w:hAnsi="Lucida Sans Unicode"/>
          <w:color w:val="FAC300"/>
          <w:spacing w:val="20"/>
          <w:position w:val="2"/>
        </w:rPr>
        <w:t xml:space="preserve"> </w:t>
      </w:r>
      <w:r>
        <w:t>Compare</w:t>
      </w:r>
      <w:r>
        <w:rPr>
          <w:spacing w:val="-7"/>
        </w:rPr>
        <w:t xml:space="preserve"> </w:t>
      </w:r>
      <w:r>
        <w:rPr>
          <w:rFonts w:ascii="Verdana" w:hAnsi="Verdana"/>
          <w:i/>
        </w:rPr>
        <w:t>B</w:t>
      </w:r>
      <w:r>
        <w:rPr>
          <w:rFonts w:ascii="Verdana" w:hAnsi="Verdana"/>
          <w:i/>
          <w:spacing w:val="-19"/>
        </w:rPr>
        <w:t xml:space="preserve"> </w:t>
      </w:r>
      <w:r>
        <w:t>to</w:t>
      </w:r>
      <w:r>
        <w:rPr>
          <w:spacing w:val="-7"/>
        </w:rPr>
        <w:t xml:space="preserve"> </w:t>
      </w:r>
      <w:r>
        <w:t>the</w:t>
      </w:r>
      <w:r>
        <w:rPr>
          <w:spacing w:val="-6"/>
        </w:rPr>
        <w:t xml:space="preserve"> </w:t>
      </w:r>
      <w:r>
        <w:t>threshold</w:t>
      </w:r>
      <w:r>
        <w:rPr>
          <w:spacing w:val="-7"/>
        </w:rPr>
        <w:t xml:space="preserve"> </w:t>
      </w:r>
      <w:proofErr w:type="gramStart"/>
      <w:r>
        <w:rPr>
          <w:rFonts w:ascii="Verdana" w:hAnsi="Verdana"/>
          <w:i/>
        </w:rPr>
        <w:t>T</w:t>
      </w:r>
      <w:r>
        <w:rPr>
          <w:rFonts w:ascii="Verdana" w:hAnsi="Verdana"/>
          <w:i/>
          <w:spacing w:val="-47"/>
        </w:rPr>
        <w:t xml:space="preserve"> </w:t>
      </w:r>
      <w:r>
        <w:rPr>
          <w:spacing w:val="-10"/>
        </w:rPr>
        <w:t>.</w:t>
      </w:r>
      <w:proofErr w:type="gramEnd"/>
    </w:p>
    <w:p w14:paraId="6FCCCBB6" w14:textId="77777777" w:rsidR="000900B5" w:rsidRDefault="00000000">
      <w:pPr>
        <w:pStyle w:val="BodyText"/>
        <w:spacing w:before="18"/>
        <w:ind w:left="889"/>
      </w:pPr>
      <w:r>
        <w:rPr>
          <w:rFonts w:ascii="Lucida Sans Unicode" w:hAnsi="Lucida Sans Unicode"/>
          <w:color w:val="FAC300"/>
          <w:position w:val="2"/>
        </w:rPr>
        <w:t>▶</w:t>
      </w:r>
      <w:r>
        <w:rPr>
          <w:rFonts w:ascii="Lucida Sans Unicode" w:hAnsi="Lucida Sans Unicode"/>
          <w:color w:val="FAC300"/>
          <w:spacing w:val="37"/>
          <w:position w:val="2"/>
        </w:rPr>
        <w:t xml:space="preserve"> </w:t>
      </w:r>
      <w:r>
        <w:t>If</w:t>
      </w:r>
      <w:r>
        <w:rPr>
          <w:spacing w:val="-2"/>
        </w:rPr>
        <w:t xml:space="preserve"> </w:t>
      </w:r>
      <w:r>
        <w:t>either</w:t>
      </w:r>
      <w:r>
        <w:rPr>
          <w:spacing w:val="-1"/>
        </w:rPr>
        <w:t xml:space="preserve"> </w:t>
      </w:r>
      <w:r>
        <w:rPr>
          <w:rFonts w:ascii="Verdana" w:hAnsi="Verdana"/>
          <w:i/>
        </w:rPr>
        <w:t>A</w:t>
      </w:r>
      <w:r>
        <w:rPr>
          <w:rFonts w:ascii="Verdana" w:hAnsi="Verdana"/>
          <w:i/>
          <w:spacing w:val="-27"/>
        </w:rPr>
        <w:t xml:space="preserve"> </w:t>
      </w:r>
      <w:r>
        <w:t>or</w:t>
      </w:r>
      <w:r>
        <w:rPr>
          <w:spacing w:val="-2"/>
        </w:rPr>
        <w:t xml:space="preserve"> </w:t>
      </w:r>
      <w:r>
        <w:rPr>
          <w:rFonts w:ascii="Verdana" w:hAnsi="Verdana"/>
          <w:i/>
        </w:rPr>
        <w:t>B</w:t>
      </w:r>
      <w:r>
        <w:rPr>
          <w:rFonts w:ascii="Verdana" w:hAnsi="Verdana"/>
          <w:i/>
          <w:spacing w:val="-16"/>
        </w:rPr>
        <w:t xml:space="preserve"> </w:t>
      </w:r>
      <w:r>
        <w:t>meets</w:t>
      </w:r>
      <w:r>
        <w:rPr>
          <w:spacing w:val="-2"/>
        </w:rPr>
        <w:t xml:space="preserve"> </w:t>
      </w:r>
      <w:r>
        <w:t>the</w:t>
      </w:r>
      <w:r>
        <w:rPr>
          <w:spacing w:val="-2"/>
        </w:rPr>
        <w:t xml:space="preserve"> threshold:</w:t>
      </w:r>
    </w:p>
    <w:p w14:paraId="6FCCCBB7" w14:textId="77777777" w:rsidR="000900B5" w:rsidRDefault="000900B5">
      <w:pPr>
        <w:pStyle w:val="BodyText"/>
        <w:sectPr w:rsidR="000900B5">
          <w:pgSz w:w="11910" w:h="16840"/>
          <w:pgMar w:top="440" w:right="0" w:bottom="180" w:left="708" w:header="182" w:footer="0" w:gutter="0"/>
          <w:cols w:space="720"/>
        </w:sectPr>
      </w:pPr>
    </w:p>
    <w:p w14:paraId="6FCCCBB8" w14:textId="77777777" w:rsidR="000900B5" w:rsidRDefault="000900B5">
      <w:pPr>
        <w:pStyle w:val="BodyText"/>
        <w:spacing w:before="85"/>
      </w:pPr>
    </w:p>
    <w:p w14:paraId="6FCCCBB9" w14:textId="77777777" w:rsidR="000900B5" w:rsidRDefault="00000000">
      <w:pPr>
        <w:pStyle w:val="ListParagraph"/>
        <w:numPr>
          <w:ilvl w:val="0"/>
          <w:numId w:val="6"/>
        </w:numPr>
        <w:tabs>
          <w:tab w:val="left" w:pos="1575"/>
        </w:tabs>
        <w:ind w:hanging="226"/>
      </w:pPr>
      <w:r>
        <w:rPr>
          <w:spacing w:val="-2"/>
        </w:rPr>
        <w:t>Compute</w:t>
      </w:r>
      <w:r>
        <w:t xml:space="preserve"> </w:t>
      </w:r>
      <w:r>
        <w:rPr>
          <w:spacing w:val="-2"/>
        </w:rPr>
        <w:t>the</w:t>
      </w:r>
      <w:r>
        <w:t xml:space="preserve"> </w:t>
      </w:r>
      <w:r>
        <w:rPr>
          <w:spacing w:val="-2"/>
        </w:rPr>
        <w:t>percentage</w:t>
      </w:r>
      <w:r>
        <w:t xml:space="preserve"> </w:t>
      </w:r>
      <w:r>
        <w:rPr>
          <w:spacing w:val="-2"/>
        </w:rPr>
        <w:t>difference</w:t>
      </w:r>
      <w:r>
        <w:t xml:space="preserve"> </w:t>
      </w:r>
      <w:r>
        <w:rPr>
          <w:spacing w:val="-2"/>
        </w:rPr>
        <w:t>between</w:t>
      </w:r>
      <w:r>
        <w:t xml:space="preserve"> </w:t>
      </w:r>
      <w:r>
        <w:rPr>
          <w:rFonts w:ascii="Verdana" w:hAnsi="Verdana"/>
          <w:i/>
          <w:spacing w:val="-2"/>
        </w:rPr>
        <w:t>A</w:t>
      </w:r>
      <w:r>
        <w:rPr>
          <w:rFonts w:ascii="Verdana" w:hAnsi="Verdana"/>
          <w:i/>
          <w:spacing w:val="-25"/>
        </w:rPr>
        <w:t xml:space="preserve"> </w:t>
      </w:r>
      <w:r>
        <w:rPr>
          <w:spacing w:val="-2"/>
        </w:rPr>
        <w:t>and</w:t>
      </w:r>
      <w:r>
        <w:t xml:space="preserve"> </w:t>
      </w:r>
      <w:r>
        <w:rPr>
          <w:rFonts w:ascii="Verdana" w:hAnsi="Verdana"/>
          <w:i/>
          <w:spacing w:val="-5"/>
        </w:rPr>
        <w:t>B</w:t>
      </w:r>
      <w:r>
        <w:rPr>
          <w:spacing w:val="-5"/>
        </w:rPr>
        <w:t>.</w:t>
      </w:r>
    </w:p>
    <w:p w14:paraId="6FCCCBBA" w14:textId="77777777" w:rsidR="000900B5" w:rsidRDefault="00000000">
      <w:pPr>
        <w:pStyle w:val="ListParagraph"/>
        <w:numPr>
          <w:ilvl w:val="0"/>
          <w:numId w:val="6"/>
        </w:numPr>
        <w:tabs>
          <w:tab w:val="left" w:pos="1575"/>
        </w:tabs>
        <w:spacing w:before="56"/>
        <w:ind w:hanging="226"/>
      </w:pPr>
      <w:r>
        <w:t>If</w:t>
      </w:r>
      <w:r>
        <w:rPr>
          <w:spacing w:val="-8"/>
        </w:rPr>
        <w:t xml:space="preserve"> </w:t>
      </w:r>
      <w:r>
        <w:t>the</w:t>
      </w:r>
      <w:r>
        <w:rPr>
          <w:spacing w:val="-7"/>
        </w:rPr>
        <w:t xml:space="preserve"> </w:t>
      </w:r>
      <w:r>
        <w:t>percentage</w:t>
      </w:r>
      <w:r>
        <w:rPr>
          <w:spacing w:val="-7"/>
        </w:rPr>
        <w:t xml:space="preserve"> </w:t>
      </w:r>
      <w:r>
        <w:t>difference</w:t>
      </w:r>
      <w:r>
        <w:rPr>
          <w:spacing w:val="-7"/>
        </w:rPr>
        <w:t xml:space="preserve"> </w:t>
      </w:r>
      <w:r>
        <w:t>exceeds</w:t>
      </w:r>
      <w:r>
        <w:rPr>
          <w:spacing w:val="-7"/>
        </w:rPr>
        <w:t xml:space="preserve"> </w:t>
      </w:r>
      <w:r>
        <w:t>the</w:t>
      </w:r>
      <w:r>
        <w:rPr>
          <w:spacing w:val="-7"/>
        </w:rPr>
        <w:t xml:space="preserve"> </w:t>
      </w:r>
      <w:r>
        <w:t>threshold</w:t>
      </w:r>
      <w:r>
        <w:rPr>
          <w:spacing w:val="-7"/>
        </w:rPr>
        <w:t xml:space="preserve"> </w:t>
      </w:r>
      <w:r>
        <w:rPr>
          <w:rFonts w:ascii="Verdana" w:hAnsi="Verdana"/>
          <w:i/>
        </w:rPr>
        <w:t>X</w:t>
      </w:r>
      <w:r>
        <w:t>,</w:t>
      </w:r>
      <w:r>
        <w:rPr>
          <w:spacing w:val="-7"/>
        </w:rPr>
        <w:t xml:space="preserve"> </w:t>
      </w:r>
      <w:r>
        <w:t>raise</w:t>
      </w:r>
      <w:r>
        <w:rPr>
          <w:spacing w:val="-7"/>
        </w:rPr>
        <w:t xml:space="preserve"> </w:t>
      </w:r>
      <w:r>
        <w:t>an</w:t>
      </w:r>
      <w:r>
        <w:rPr>
          <w:spacing w:val="-7"/>
        </w:rPr>
        <w:t xml:space="preserve"> </w:t>
      </w:r>
      <w:r>
        <w:rPr>
          <w:spacing w:val="-2"/>
        </w:rPr>
        <w:t>error.</w:t>
      </w:r>
    </w:p>
    <w:p w14:paraId="6FCCCBBB" w14:textId="77777777" w:rsidR="000900B5" w:rsidRDefault="00000000">
      <w:pPr>
        <w:pStyle w:val="ListParagraph"/>
        <w:numPr>
          <w:ilvl w:val="0"/>
          <w:numId w:val="6"/>
        </w:numPr>
        <w:tabs>
          <w:tab w:val="left" w:pos="1575"/>
        </w:tabs>
        <w:spacing w:before="56"/>
        <w:ind w:hanging="226"/>
      </w:pPr>
      <w:r>
        <w:t>Otherwise,</w:t>
      </w:r>
      <w:r>
        <w:rPr>
          <w:spacing w:val="-8"/>
        </w:rPr>
        <w:t xml:space="preserve"> </w:t>
      </w:r>
      <w:r>
        <w:t>no</w:t>
      </w:r>
      <w:r>
        <w:rPr>
          <w:spacing w:val="-7"/>
        </w:rPr>
        <w:t xml:space="preserve"> </w:t>
      </w:r>
      <w:r>
        <w:t>action</w:t>
      </w:r>
      <w:r>
        <w:rPr>
          <w:spacing w:val="-8"/>
        </w:rPr>
        <w:t xml:space="preserve"> </w:t>
      </w:r>
      <w:r>
        <w:t>is</w:t>
      </w:r>
      <w:r>
        <w:rPr>
          <w:spacing w:val="-7"/>
        </w:rPr>
        <w:t xml:space="preserve"> </w:t>
      </w:r>
      <w:r>
        <w:rPr>
          <w:spacing w:val="-2"/>
        </w:rPr>
        <w:t>taken.</w:t>
      </w:r>
    </w:p>
    <w:p w14:paraId="6FCCCBBC" w14:textId="77777777" w:rsidR="000900B5" w:rsidRDefault="00000000">
      <w:pPr>
        <w:pStyle w:val="BodyText"/>
        <w:spacing w:before="231" w:line="216" w:lineRule="auto"/>
        <w:ind w:left="142" w:right="883" w:firstLine="218"/>
      </w:pPr>
      <w:proofErr w:type="gramStart"/>
      <w:r>
        <w:t>In order to</w:t>
      </w:r>
      <w:proofErr w:type="gramEnd"/>
      <w:r>
        <w:t xml:space="preserve"> make the idea more explainable, the code was also </w:t>
      </w:r>
      <w:proofErr w:type="spellStart"/>
      <w:r>
        <w:t>visualised</w:t>
      </w:r>
      <w:proofErr w:type="spellEnd"/>
      <w:r>
        <w:t>.</w:t>
      </w:r>
      <w:r>
        <w:rPr>
          <w:spacing w:val="26"/>
        </w:rPr>
        <w:t xml:space="preserve"> </w:t>
      </w:r>
      <w:r>
        <w:t>First, in the form of a mind map. This connects the different checks and shows them as a check landscape.</w:t>
      </w:r>
    </w:p>
    <w:p w14:paraId="6FCCCBBD" w14:textId="77777777" w:rsidR="000900B5" w:rsidRDefault="00000000">
      <w:pPr>
        <w:pStyle w:val="BodyText"/>
        <w:spacing w:line="263" w:lineRule="exact"/>
        <w:ind w:left="360"/>
      </w:pPr>
      <w:r>
        <w:t>..............................</w:t>
      </w:r>
      <w:r>
        <w:rPr>
          <w:spacing w:val="-13"/>
        </w:rPr>
        <w:t xml:space="preserve"> </w:t>
      </w:r>
      <w:proofErr w:type="spellStart"/>
      <w:r>
        <w:t>Mindmap</w:t>
      </w:r>
      <w:proofErr w:type="spellEnd"/>
      <w:r>
        <w:rPr>
          <w:spacing w:val="-13"/>
        </w:rPr>
        <w:t xml:space="preserve"> </w:t>
      </w:r>
      <w:r>
        <w:t>screen</w:t>
      </w:r>
      <w:r>
        <w:rPr>
          <w:spacing w:val="-12"/>
        </w:rPr>
        <w:t xml:space="preserve"> </w:t>
      </w:r>
      <w:r>
        <w:rPr>
          <w:spacing w:val="-2"/>
        </w:rPr>
        <w:t>..............................</w:t>
      </w:r>
    </w:p>
    <w:p w14:paraId="6FCCCBBE" w14:textId="77777777" w:rsidR="000900B5" w:rsidRDefault="00000000">
      <w:pPr>
        <w:pStyle w:val="BodyText"/>
        <w:spacing w:line="271" w:lineRule="exact"/>
        <w:ind w:left="360"/>
      </w:pPr>
      <w:r>
        <w:t>Second</w:t>
      </w:r>
      <w:r>
        <w:rPr>
          <w:spacing w:val="-9"/>
        </w:rPr>
        <w:t xml:space="preserve"> </w:t>
      </w:r>
      <w:r>
        <w:t>as</w:t>
      </w:r>
      <w:r>
        <w:rPr>
          <w:spacing w:val="-9"/>
        </w:rPr>
        <w:t xml:space="preserve"> </w:t>
      </w:r>
      <w:r>
        <w:t>two</w:t>
      </w:r>
      <w:r>
        <w:rPr>
          <w:spacing w:val="-9"/>
        </w:rPr>
        <w:t xml:space="preserve"> </w:t>
      </w:r>
      <w:r>
        <w:t>individual</w:t>
      </w:r>
      <w:r>
        <w:rPr>
          <w:spacing w:val="-8"/>
        </w:rPr>
        <w:t xml:space="preserve"> </w:t>
      </w:r>
      <w:r>
        <w:t>rules</w:t>
      </w:r>
      <w:r>
        <w:rPr>
          <w:spacing w:val="-9"/>
        </w:rPr>
        <w:t xml:space="preserve"> </w:t>
      </w:r>
      <w:r>
        <w:t>showing</w:t>
      </w:r>
      <w:r>
        <w:rPr>
          <w:spacing w:val="-9"/>
        </w:rPr>
        <w:t xml:space="preserve"> </w:t>
      </w:r>
      <w:r>
        <w:t>that</w:t>
      </w:r>
      <w:r>
        <w:rPr>
          <w:spacing w:val="-8"/>
        </w:rPr>
        <w:t xml:space="preserve"> </w:t>
      </w:r>
      <w:r>
        <w:t>they</w:t>
      </w:r>
      <w:r>
        <w:rPr>
          <w:spacing w:val="-9"/>
        </w:rPr>
        <w:t xml:space="preserve"> </w:t>
      </w:r>
      <w:r>
        <w:t>can</w:t>
      </w:r>
      <w:r>
        <w:rPr>
          <w:spacing w:val="-9"/>
        </w:rPr>
        <w:t xml:space="preserve"> </w:t>
      </w:r>
      <w:r>
        <w:t>exist</w:t>
      </w:r>
      <w:r>
        <w:rPr>
          <w:spacing w:val="-9"/>
        </w:rPr>
        <w:t xml:space="preserve"> </w:t>
      </w:r>
      <w:r>
        <w:t>individually</w:t>
      </w:r>
      <w:r>
        <w:rPr>
          <w:spacing w:val="-8"/>
        </w:rPr>
        <w:t xml:space="preserve"> </w:t>
      </w:r>
      <w:r>
        <w:t>and</w:t>
      </w:r>
      <w:r>
        <w:rPr>
          <w:spacing w:val="-9"/>
        </w:rPr>
        <w:t xml:space="preserve"> </w:t>
      </w:r>
      <w:r>
        <w:t>be</w:t>
      </w:r>
      <w:r>
        <w:rPr>
          <w:spacing w:val="-9"/>
        </w:rPr>
        <w:t xml:space="preserve"> </w:t>
      </w:r>
      <w:r>
        <w:rPr>
          <w:spacing w:val="-2"/>
        </w:rPr>
        <w:t>connected.</w:t>
      </w:r>
    </w:p>
    <w:p w14:paraId="6FCCCBBF" w14:textId="77777777" w:rsidR="000900B5" w:rsidRDefault="00000000">
      <w:pPr>
        <w:pStyle w:val="BodyText"/>
        <w:spacing w:line="271" w:lineRule="exact"/>
        <w:ind w:left="360"/>
      </w:pPr>
      <w:r>
        <w:t>..............................</w:t>
      </w:r>
      <w:r>
        <w:rPr>
          <w:spacing w:val="-5"/>
        </w:rPr>
        <w:t xml:space="preserve"> </w:t>
      </w:r>
      <w:r>
        <w:t>Query</w:t>
      </w:r>
      <w:r>
        <w:rPr>
          <w:spacing w:val="-12"/>
        </w:rPr>
        <w:t xml:space="preserve"> </w:t>
      </w:r>
      <w:r>
        <w:t>view</w:t>
      </w:r>
      <w:r>
        <w:rPr>
          <w:spacing w:val="-12"/>
        </w:rPr>
        <w:t xml:space="preserve"> </w:t>
      </w:r>
      <w:r>
        <w:rPr>
          <w:spacing w:val="-2"/>
        </w:rPr>
        <w:t>..............................</w:t>
      </w:r>
    </w:p>
    <w:p w14:paraId="6FCCCBC0" w14:textId="77777777" w:rsidR="000900B5" w:rsidRDefault="00000000">
      <w:pPr>
        <w:pStyle w:val="BodyText"/>
        <w:spacing w:line="286" w:lineRule="exact"/>
        <w:ind w:left="360"/>
      </w:pPr>
      <w:r>
        <w:t>Next...</w:t>
      </w:r>
      <w:r>
        <w:rPr>
          <w:spacing w:val="1"/>
        </w:rPr>
        <w:t xml:space="preserve"> </w:t>
      </w:r>
      <w:r>
        <w:t>Code</w:t>
      </w:r>
      <w:r>
        <w:rPr>
          <w:spacing w:val="-7"/>
        </w:rPr>
        <w:t xml:space="preserve"> </w:t>
      </w:r>
      <w:r>
        <w:t>the</w:t>
      </w:r>
      <w:r>
        <w:rPr>
          <w:spacing w:val="-6"/>
        </w:rPr>
        <w:t xml:space="preserve"> </w:t>
      </w:r>
      <w:r>
        <w:rPr>
          <w:spacing w:val="-4"/>
        </w:rPr>
        <w:t>check</w:t>
      </w:r>
    </w:p>
    <w:p w14:paraId="6FCCCBC1" w14:textId="77777777" w:rsidR="000900B5" w:rsidRDefault="000900B5">
      <w:pPr>
        <w:pStyle w:val="BodyText"/>
        <w:spacing w:line="286" w:lineRule="exact"/>
        <w:sectPr w:rsidR="000900B5">
          <w:pgSz w:w="11910" w:h="16840"/>
          <w:pgMar w:top="440" w:right="0" w:bottom="180" w:left="708" w:header="182" w:footer="0" w:gutter="0"/>
          <w:cols w:space="720"/>
        </w:sectPr>
      </w:pPr>
    </w:p>
    <w:p w14:paraId="6FCCCBC2" w14:textId="77777777" w:rsidR="000900B5" w:rsidRDefault="000900B5">
      <w:pPr>
        <w:pStyle w:val="BodyText"/>
        <w:spacing w:before="8"/>
        <w:rPr>
          <w:sz w:val="14"/>
        </w:rPr>
      </w:pPr>
    </w:p>
    <w:p w14:paraId="6FCCCBC3" w14:textId="77777777" w:rsidR="000900B5" w:rsidRDefault="000900B5">
      <w:pPr>
        <w:pStyle w:val="BodyText"/>
        <w:rPr>
          <w:sz w:val="14"/>
        </w:rPr>
        <w:sectPr w:rsidR="000900B5">
          <w:headerReference w:type="even" r:id="rId81"/>
          <w:footerReference w:type="even" r:id="rId82"/>
          <w:pgSz w:w="11910" w:h="16840"/>
          <w:pgMar w:top="1920" w:right="0" w:bottom="280" w:left="708" w:header="0" w:footer="0" w:gutter="0"/>
          <w:cols w:space="720"/>
        </w:sectPr>
      </w:pPr>
    </w:p>
    <w:p w14:paraId="6FCCCBC4" w14:textId="77777777" w:rsidR="000900B5" w:rsidRDefault="00000000">
      <w:pPr>
        <w:pStyle w:val="Heading1"/>
        <w:numPr>
          <w:ilvl w:val="0"/>
          <w:numId w:val="17"/>
        </w:numPr>
        <w:tabs>
          <w:tab w:val="left" w:pos="698"/>
        </w:tabs>
        <w:spacing w:before="62"/>
        <w:ind w:left="698" w:hanging="556"/>
        <w:rPr>
          <w:b w:val="0"/>
        </w:rPr>
      </w:pPr>
      <w:bookmarkStart w:id="437" w:name="Results"/>
      <w:bookmarkStart w:id="438" w:name="_bookmark58"/>
      <w:bookmarkEnd w:id="437"/>
      <w:bookmarkEnd w:id="438"/>
      <w:r>
        <w:rPr>
          <w:b w:val="0"/>
          <w:color w:val="687D91"/>
          <w:spacing w:val="-2"/>
          <w:w w:val="95"/>
        </w:rPr>
        <w:lastRenderedPageBreak/>
        <w:t>Results</w:t>
      </w:r>
    </w:p>
    <w:p w14:paraId="6FCCCBC5" w14:textId="77777777" w:rsidR="000900B5" w:rsidRDefault="00000000">
      <w:pPr>
        <w:pStyle w:val="BodyText"/>
        <w:spacing w:before="383"/>
        <w:ind w:left="142"/>
      </w:pPr>
      <w:proofErr w:type="spellStart"/>
      <w:r>
        <w:t>todo</w:t>
      </w:r>
      <w:proofErr w:type="spellEnd"/>
      <w:r>
        <w:t>,</w:t>
      </w:r>
      <w:r>
        <w:rPr>
          <w:spacing w:val="-11"/>
        </w:rPr>
        <w:t xml:space="preserve"> </w:t>
      </w:r>
      <w:r>
        <w:t>results</w:t>
      </w:r>
      <w:r>
        <w:rPr>
          <w:spacing w:val="-11"/>
        </w:rPr>
        <w:t xml:space="preserve"> </w:t>
      </w:r>
      <w:r>
        <w:t>of</w:t>
      </w:r>
      <w:r>
        <w:rPr>
          <w:spacing w:val="-11"/>
        </w:rPr>
        <w:t xml:space="preserve"> </w:t>
      </w:r>
      <w:r>
        <w:t>work...</w:t>
      </w:r>
      <w:r>
        <w:rPr>
          <w:spacing w:val="-3"/>
        </w:rPr>
        <w:t xml:space="preserve"> </w:t>
      </w:r>
      <w:r>
        <w:t>research</w:t>
      </w:r>
      <w:r>
        <w:rPr>
          <w:spacing w:val="-11"/>
        </w:rPr>
        <w:t xml:space="preserve"> </w:t>
      </w:r>
      <w:r>
        <w:t>+</w:t>
      </w:r>
      <w:r>
        <w:rPr>
          <w:spacing w:val="-11"/>
        </w:rPr>
        <w:t xml:space="preserve"> </w:t>
      </w:r>
      <w:r>
        <w:rPr>
          <w:spacing w:val="-2"/>
        </w:rPr>
        <w:t>implementation</w:t>
      </w:r>
    </w:p>
    <w:p w14:paraId="6FCCCBC6" w14:textId="77777777" w:rsidR="000900B5" w:rsidRDefault="000900B5">
      <w:pPr>
        <w:pStyle w:val="BodyText"/>
        <w:sectPr w:rsidR="000900B5">
          <w:headerReference w:type="default" r:id="rId83"/>
          <w:footerReference w:type="default" r:id="rId84"/>
          <w:pgSz w:w="11910" w:h="16840"/>
          <w:pgMar w:top="1660" w:right="0" w:bottom="180" w:left="708" w:header="0" w:footer="0" w:gutter="0"/>
          <w:pgNumType w:start="31"/>
          <w:cols w:space="720"/>
        </w:sectPr>
      </w:pPr>
    </w:p>
    <w:p w14:paraId="6FCCCBC7" w14:textId="77777777" w:rsidR="000900B5" w:rsidRDefault="000900B5">
      <w:pPr>
        <w:pStyle w:val="BodyText"/>
        <w:spacing w:before="8"/>
        <w:rPr>
          <w:sz w:val="14"/>
        </w:rPr>
      </w:pPr>
    </w:p>
    <w:p w14:paraId="6FCCCBC8" w14:textId="77777777" w:rsidR="000900B5" w:rsidRDefault="000900B5">
      <w:pPr>
        <w:pStyle w:val="BodyText"/>
        <w:rPr>
          <w:sz w:val="14"/>
        </w:rPr>
        <w:sectPr w:rsidR="000900B5">
          <w:headerReference w:type="even" r:id="rId85"/>
          <w:footerReference w:type="even" r:id="rId86"/>
          <w:pgSz w:w="11910" w:h="16840"/>
          <w:pgMar w:top="1920" w:right="0" w:bottom="280" w:left="708" w:header="0" w:footer="0" w:gutter="0"/>
          <w:cols w:space="720"/>
        </w:sectPr>
      </w:pPr>
    </w:p>
    <w:p w14:paraId="6FCCCBC9" w14:textId="77777777" w:rsidR="000900B5" w:rsidRDefault="00000000">
      <w:pPr>
        <w:pStyle w:val="Heading1"/>
        <w:numPr>
          <w:ilvl w:val="0"/>
          <w:numId w:val="17"/>
        </w:numPr>
        <w:tabs>
          <w:tab w:val="left" w:pos="698"/>
        </w:tabs>
        <w:spacing w:before="62"/>
        <w:ind w:left="698" w:hanging="556"/>
        <w:rPr>
          <w:b w:val="0"/>
        </w:rPr>
      </w:pPr>
      <w:bookmarkStart w:id="439" w:name="Analysis_Targets"/>
      <w:bookmarkStart w:id="440" w:name="_bookmark59"/>
      <w:bookmarkEnd w:id="439"/>
      <w:bookmarkEnd w:id="440"/>
      <w:r>
        <w:rPr>
          <w:b w:val="0"/>
          <w:color w:val="687D91"/>
          <w:w w:val="85"/>
        </w:rPr>
        <w:lastRenderedPageBreak/>
        <w:t>Analysis</w:t>
      </w:r>
      <w:r>
        <w:rPr>
          <w:b w:val="0"/>
          <w:color w:val="687D91"/>
          <w:spacing w:val="-2"/>
          <w:w w:val="85"/>
        </w:rPr>
        <w:t xml:space="preserve"> </w:t>
      </w:r>
      <w:r>
        <w:rPr>
          <w:b w:val="0"/>
          <w:color w:val="687D91"/>
          <w:spacing w:val="-2"/>
          <w:w w:val="95"/>
        </w:rPr>
        <w:t>Targets</w:t>
      </w:r>
    </w:p>
    <w:p w14:paraId="6FCCCBCA" w14:textId="77777777" w:rsidR="000900B5" w:rsidRDefault="00000000">
      <w:pPr>
        <w:pStyle w:val="BodyText"/>
        <w:spacing w:before="383"/>
        <w:ind w:left="142"/>
      </w:pPr>
      <w:proofErr w:type="spellStart"/>
      <w:r>
        <w:t>todo</w:t>
      </w:r>
      <w:proofErr w:type="spellEnd"/>
      <w:r>
        <w:t>,</w:t>
      </w:r>
      <w:r>
        <w:rPr>
          <w:spacing w:val="-9"/>
        </w:rPr>
        <w:t xml:space="preserve"> </w:t>
      </w:r>
      <w:r>
        <w:t>did</w:t>
      </w:r>
      <w:r>
        <w:rPr>
          <w:spacing w:val="-8"/>
        </w:rPr>
        <w:t xml:space="preserve"> </w:t>
      </w:r>
      <w:proofErr w:type="spellStart"/>
      <w:r>
        <w:t>i</w:t>
      </w:r>
      <w:proofErr w:type="spellEnd"/>
      <w:r>
        <w:rPr>
          <w:spacing w:val="-8"/>
        </w:rPr>
        <w:t xml:space="preserve"> </w:t>
      </w:r>
      <w:r>
        <w:t>reach</w:t>
      </w:r>
      <w:r>
        <w:rPr>
          <w:spacing w:val="-8"/>
        </w:rPr>
        <w:t xml:space="preserve"> </w:t>
      </w:r>
      <w:r>
        <w:rPr>
          <w:spacing w:val="-2"/>
        </w:rPr>
        <w:t>targets</w:t>
      </w:r>
    </w:p>
    <w:p w14:paraId="6FCCCBCB" w14:textId="77777777" w:rsidR="000900B5" w:rsidRDefault="000900B5">
      <w:pPr>
        <w:pStyle w:val="BodyText"/>
        <w:sectPr w:rsidR="000900B5">
          <w:headerReference w:type="default" r:id="rId87"/>
          <w:footerReference w:type="default" r:id="rId88"/>
          <w:pgSz w:w="11910" w:h="16840"/>
          <w:pgMar w:top="1660" w:right="0" w:bottom="180" w:left="708" w:header="0" w:footer="0" w:gutter="0"/>
          <w:pgNumType w:start="33"/>
          <w:cols w:space="720"/>
        </w:sectPr>
      </w:pPr>
    </w:p>
    <w:p w14:paraId="6FCCCBCC" w14:textId="77777777" w:rsidR="000900B5" w:rsidRDefault="000900B5">
      <w:pPr>
        <w:pStyle w:val="BodyText"/>
        <w:spacing w:before="8"/>
        <w:rPr>
          <w:sz w:val="14"/>
        </w:rPr>
      </w:pPr>
    </w:p>
    <w:p w14:paraId="6FCCCBCD" w14:textId="77777777" w:rsidR="000900B5" w:rsidRDefault="000900B5">
      <w:pPr>
        <w:pStyle w:val="BodyText"/>
        <w:rPr>
          <w:sz w:val="14"/>
        </w:rPr>
        <w:sectPr w:rsidR="000900B5">
          <w:headerReference w:type="even" r:id="rId89"/>
          <w:footerReference w:type="even" r:id="rId90"/>
          <w:pgSz w:w="11910" w:h="16840"/>
          <w:pgMar w:top="1920" w:right="0" w:bottom="280" w:left="708" w:header="0" w:footer="0" w:gutter="0"/>
          <w:cols w:space="720"/>
        </w:sectPr>
      </w:pPr>
    </w:p>
    <w:p w14:paraId="6FCCCBCE" w14:textId="77777777" w:rsidR="000900B5" w:rsidRDefault="00000000">
      <w:pPr>
        <w:pStyle w:val="Heading1"/>
        <w:numPr>
          <w:ilvl w:val="0"/>
          <w:numId w:val="17"/>
        </w:numPr>
        <w:tabs>
          <w:tab w:val="left" w:pos="698"/>
        </w:tabs>
        <w:spacing w:before="62"/>
        <w:ind w:left="698" w:hanging="556"/>
        <w:rPr>
          <w:b w:val="0"/>
        </w:rPr>
      </w:pPr>
      <w:bookmarkStart w:id="441" w:name="Review_Lessons_Learned"/>
      <w:bookmarkStart w:id="442" w:name="_bookmark60"/>
      <w:bookmarkEnd w:id="441"/>
      <w:bookmarkEnd w:id="442"/>
      <w:r>
        <w:rPr>
          <w:b w:val="0"/>
          <w:color w:val="687D91"/>
          <w:w w:val="80"/>
        </w:rPr>
        <w:lastRenderedPageBreak/>
        <w:t>Review</w:t>
      </w:r>
      <w:r>
        <w:rPr>
          <w:b w:val="0"/>
          <w:color w:val="687D91"/>
          <w:spacing w:val="37"/>
        </w:rPr>
        <w:t xml:space="preserve"> </w:t>
      </w:r>
      <w:r>
        <w:rPr>
          <w:b w:val="0"/>
          <w:color w:val="687D91"/>
          <w:w w:val="80"/>
        </w:rPr>
        <w:t>Lessons</w:t>
      </w:r>
      <w:r>
        <w:rPr>
          <w:b w:val="0"/>
          <w:color w:val="687D91"/>
          <w:spacing w:val="38"/>
        </w:rPr>
        <w:t xml:space="preserve"> </w:t>
      </w:r>
      <w:r>
        <w:rPr>
          <w:b w:val="0"/>
          <w:color w:val="687D91"/>
          <w:spacing w:val="-2"/>
          <w:w w:val="80"/>
        </w:rPr>
        <w:t>Learned</w:t>
      </w:r>
    </w:p>
    <w:p w14:paraId="6FCCCBCF" w14:textId="77777777" w:rsidR="000900B5" w:rsidRDefault="00000000">
      <w:pPr>
        <w:pStyle w:val="BodyText"/>
        <w:spacing w:before="383"/>
        <w:ind w:left="142"/>
      </w:pPr>
      <w:proofErr w:type="spellStart"/>
      <w:r>
        <w:t>todo</w:t>
      </w:r>
      <w:proofErr w:type="spellEnd"/>
      <w:r>
        <w:t>,</w:t>
      </w:r>
      <w:r>
        <w:rPr>
          <w:spacing w:val="-12"/>
        </w:rPr>
        <w:t xml:space="preserve"> </w:t>
      </w:r>
      <w:r>
        <w:t>personal</w:t>
      </w:r>
      <w:r>
        <w:rPr>
          <w:spacing w:val="-11"/>
        </w:rPr>
        <w:t xml:space="preserve"> </w:t>
      </w:r>
      <w:r>
        <w:t>review</w:t>
      </w:r>
      <w:r>
        <w:rPr>
          <w:spacing w:val="-11"/>
        </w:rPr>
        <w:t xml:space="preserve"> </w:t>
      </w:r>
      <w:r>
        <w:t>and</w:t>
      </w:r>
      <w:r>
        <w:rPr>
          <w:spacing w:val="-11"/>
        </w:rPr>
        <w:t xml:space="preserve"> </w:t>
      </w:r>
      <w:r>
        <w:t>lessons</w:t>
      </w:r>
      <w:r>
        <w:rPr>
          <w:spacing w:val="-11"/>
        </w:rPr>
        <w:t xml:space="preserve"> </w:t>
      </w:r>
      <w:r>
        <w:rPr>
          <w:spacing w:val="-2"/>
        </w:rPr>
        <w:t>learned</w:t>
      </w:r>
    </w:p>
    <w:p w14:paraId="6FCCCBD0" w14:textId="77777777" w:rsidR="000900B5" w:rsidRDefault="000900B5">
      <w:pPr>
        <w:pStyle w:val="BodyText"/>
        <w:sectPr w:rsidR="000900B5">
          <w:headerReference w:type="default" r:id="rId91"/>
          <w:footerReference w:type="default" r:id="rId92"/>
          <w:pgSz w:w="11910" w:h="16840"/>
          <w:pgMar w:top="1660" w:right="0" w:bottom="180" w:left="708" w:header="0" w:footer="0" w:gutter="0"/>
          <w:pgNumType w:start="35"/>
          <w:cols w:space="720"/>
        </w:sectPr>
      </w:pPr>
    </w:p>
    <w:p w14:paraId="6FCCCBD1" w14:textId="77777777" w:rsidR="000900B5" w:rsidRDefault="000900B5">
      <w:pPr>
        <w:pStyle w:val="BodyText"/>
        <w:spacing w:before="8"/>
        <w:rPr>
          <w:sz w:val="14"/>
        </w:rPr>
      </w:pPr>
    </w:p>
    <w:p w14:paraId="6FCCCBD2" w14:textId="77777777" w:rsidR="000900B5" w:rsidRDefault="000900B5">
      <w:pPr>
        <w:pStyle w:val="BodyText"/>
        <w:rPr>
          <w:sz w:val="14"/>
        </w:rPr>
        <w:sectPr w:rsidR="000900B5">
          <w:headerReference w:type="even" r:id="rId93"/>
          <w:footerReference w:type="even" r:id="rId94"/>
          <w:pgSz w:w="11910" w:h="16840"/>
          <w:pgMar w:top="1920" w:right="0" w:bottom="280" w:left="708" w:header="0" w:footer="0" w:gutter="0"/>
          <w:cols w:space="720"/>
        </w:sectPr>
      </w:pPr>
    </w:p>
    <w:p w14:paraId="6FCCCBD3" w14:textId="77777777" w:rsidR="000900B5" w:rsidRDefault="000900B5">
      <w:pPr>
        <w:pStyle w:val="BodyText"/>
        <w:spacing w:before="116"/>
      </w:pPr>
    </w:p>
    <w:p w14:paraId="6FCCCBD4" w14:textId="77777777" w:rsidR="000900B5" w:rsidRDefault="00000000">
      <w:pPr>
        <w:pStyle w:val="BodyText"/>
        <w:spacing w:line="216" w:lineRule="auto"/>
        <w:ind w:left="142" w:right="848"/>
        <w:jc w:val="both"/>
      </w:pPr>
      <w:bookmarkStart w:id="443" w:name="Statement_of_Authorship"/>
      <w:bookmarkStart w:id="444" w:name="_bookmark61"/>
      <w:bookmarkEnd w:id="443"/>
      <w:bookmarkEnd w:id="444"/>
      <w:r>
        <w:t>The</w:t>
      </w:r>
      <w:r>
        <w:rPr>
          <w:spacing w:val="-13"/>
        </w:rPr>
        <w:t xml:space="preserve"> </w:t>
      </w:r>
      <w:r>
        <w:t>author</w:t>
      </w:r>
      <w:r>
        <w:rPr>
          <w:spacing w:val="-13"/>
        </w:rPr>
        <w:t xml:space="preserve"> </w:t>
      </w:r>
      <w:r>
        <w:t>hereby</w:t>
      </w:r>
      <w:r>
        <w:rPr>
          <w:spacing w:val="-13"/>
        </w:rPr>
        <w:t xml:space="preserve"> </w:t>
      </w:r>
      <w:r>
        <w:t>declares</w:t>
      </w:r>
      <w:r>
        <w:rPr>
          <w:spacing w:val="-13"/>
        </w:rPr>
        <w:t xml:space="preserve"> </w:t>
      </w:r>
      <w:r>
        <w:t>that</w:t>
      </w:r>
      <w:r>
        <w:rPr>
          <w:spacing w:val="-13"/>
        </w:rPr>
        <w:t xml:space="preserve"> </w:t>
      </w:r>
      <w:r>
        <w:t>this</w:t>
      </w:r>
      <w:r>
        <w:rPr>
          <w:spacing w:val="-12"/>
        </w:rPr>
        <w:t xml:space="preserve"> </w:t>
      </w:r>
      <w:r>
        <w:t>work</w:t>
      </w:r>
      <w:r>
        <w:rPr>
          <w:spacing w:val="-13"/>
        </w:rPr>
        <w:t xml:space="preserve"> </w:t>
      </w:r>
      <w:r>
        <w:t>is</w:t>
      </w:r>
      <w:r>
        <w:rPr>
          <w:spacing w:val="-13"/>
        </w:rPr>
        <w:t xml:space="preserve"> </w:t>
      </w:r>
      <w:r>
        <w:t>the</w:t>
      </w:r>
      <w:r>
        <w:rPr>
          <w:spacing w:val="-13"/>
        </w:rPr>
        <w:t xml:space="preserve"> </w:t>
      </w:r>
      <w:r>
        <w:t>result</w:t>
      </w:r>
      <w:r>
        <w:rPr>
          <w:spacing w:val="-13"/>
        </w:rPr>
        <w:t xml:space="preserve"> </w:t>
      </w:r>
      <w:r>
        <w:t>of</w:t>
      </w:r>
      <w:r>
        <w:rPr>
          <w:spacing w:val="-12"/>
        </w:rPr>
        <w:t xml:space="preserve"> </w:t>
      </w:r>
      <w:r>
        <w:t>their</w:t>
      </w:r>
      <w:r>
        <w:rPr>
          <w:spacing w:val="-13"/>
        </w:rPr>
        <w:t xml:space="preserve"> </w:t>
      </w:r>
      <w:r>
        <w:t>own</w:t>
      </w:r>
      <w:r>
        <w:rPr>
          <w:spacing w:val="-13"/>
        </w:rPr>
        <w:t xml:space="preserve"> </w:t>
      </w:r>
      <w:r>
        <w:t>independent</w:t>
      </w:r>
      <w:r>
        <w:rPr>
          <w:spacing w:val="-13"/>
        </w:rPr>
        <w:t xml:space="preserve"> </w:t>
      </w:r>
      <w:r>
        <w:t>effort</w:t>
      </w:r>
      <w:r>
        <w:rPr>
          <w:spacing w:val="-13"/>
        </w:rPr>
        <w:t xml:space="preserve"> </w:t>
      </w:r>
      <w:r>
        <w:t>and</w:t>
      </w:r>
      <w:r>
        <w:rPr>
          <w:spacing w:val="-13"/>
        </w:rPr>
        <w:t xml:space="preserve"> </w:t>
      </w:r>
      <w:r>
        <w:t>that</w:t>
      </w:r>
      <w:r>
        <w:rPr>
          <w:spacing w:val="-12"/>
        </w:rPr>
        <w:t xml:space="preserve"> </w:t>
      </w:r>
      <w:r>
        <w:t>no</w:t>
      </w:r>
      <w:r>
        <w:rPr>
          <w:spacing w:val="-13"/>
        </w:rPr>
        <w:t xml:space="preserve"> </w:t>
      </w:r>
      <w:r>
        <w:t>sources other</w:t>
      </w:r>
      <w:r>
        <w:rPr>
          <w:spacing w:val="-2"/>
        </w:rPr>
        <w:t xml:space="preserve"> </w:t>
      </w:r>
      <w:r>
        <w:t>than</w:t>
      </w:r>
      <w:r>
        <w:rPr>
          <w:spacing w:val="-2"/>
        </w:rPr>
        <w:t xml:space="preserve"> </w:t>
      </w:r>
      <w:r>
        <w:t>those</w:t>
      </w:r>
      <w:r>
        <w:rPr>
          <w:spacing w:val="-2"/>
        </w:rPr>
        <w:t xml:space="preserve"> </w:t>
      </w:r>
      <w:r>
        <w:t>listed</w:t>
      </w:r>
      <w:r>
        <w:rPr>
          <w:spacing w:val="-2"/>
        </w:rPr>
        <w:t xml:space="preserve"> </w:t>
      </w:r>
      <w:r>
        <w:t>in</w:t>
      </w:r>
      <w:r>
        <w:rPr>
          <w:spacing w:val="-2"/>
        </w:rPr>
        <w:t xml:space="preserve"> </w:t>
      </w:r>
      <w:r>
        <w:t>the</w:t>
      </w:r>
      <w:r>
        <w:rPr>
          <w:spacing w:val="-2"/>
        </w:rPr>
        <w:t xml:space="preserve"> </w:t>
      </w:r>
      <w:r>
        <w:t>bibliography</w:t>
      </w:r>
      <w:r>
        <w:rPr>
          <w:spacing w:val="-2"/>
        </w:rPr>
        <w:t xml:space="preserve"> </w:t>
      </w:r>
      <w:r>
        <w:t>and</w:t>
      </w:r>
      <w:r>
        <w:rPr>
          <w:spacing w:val="-2"/>
        </w:rPr>
        <w:t xml:space="preserve"> </w:t>
      </w:r>
      <w:r>
        <w:t>identified</w:t>
      </w:r>
      <w:r>
        <w:rPr>
          <w:spacing w:val="-2"/>
        </w:rPr>
        <w:t xml:space="preserve"> </w:t>
      </w:r>
      <w:r>
        <w:t>as</w:t>
      </w:r>
      <w:r>
        <w:rPr>
          <w:spacing w:val="-2"/>
        </w:rPr>
        <w:t xml:space="preserve"> </w:t>
      </w:r>
      <w:r>
        <w:t>references</w:t>
      </w:r>
      <w:r>
        <w:rPr>
          <w:spacing w:val="-2"/>
        </w:rPr>
        <w:t xml:space="preserve"> </w:t>
      </w:r>
      <w:r>
        <w:t>have</w:t>
      </w:r>
      <w:r>
        <w:rPr>
          <w:spacing w:val="-2"/>
        </w:rPr>
        <w:t xml:space="preserve"> </w:t>
      </w:r>
      <w:r>
        <w:t>been</w:t>
      </w:r>
      <w:r>
        <w:rPr>
          <w:spacing w:val="-2"/>
        </w:rPr>
        <w:t xml:space="preserve"> </w:t>
      </w:r>
      <w:r>
        <w:t>used.</w:t>
      </w:r>
      <w:r>
        <w:rPr>
          <w:spacing w:val="19"/>
        </w:rPr>
        <w:t xml:space="preserve"> </w:t>
      </w:r>
      <w:r>
        <w:t>Glossary</w:t>
      </w:r>
      <w:r>
        <w:rPr>
          <w:spacing w:val="-2"/>
        </w:rPr>
        <w:t xml:space="preserve"> </w:t>
      </w:r>
      <w:r>
        <w:t xml:space="preserve">entries </w:t>
      </w:r>
      <w:r>
        <w:rPr>
          <w:spacing w:val="-2"/>
        </w:rPr>
        <w:t>have</w:t>
      </w:r>
      <w:r>
        <w:rPr>
          <w:spacing w:val="-10"/>
        </w:rPr>
        <w:t xml:space="preserve"> </w:t>
      </w:r>
      <w:r>
        <w:rPr>
          <w:spacing w:val="-2"/>
        </w:rPr>
        <w:t>been</w:t>
      </w:r>
      <w:r>
        <w:rPr>
          <w:spacing w:val="-10"/>
        </w:rPr>
        <w:t xml:space="preserve"> </w:t>
      </w:r>
      <w:r>
        <w:rPr>
          <w:spacing w:val="-2"/>
        </w:rPr>
        <w:t>partially</w:t>
      </w:r>
      <w:r>
        <w:rPr>
          <w:spacing w:val="-9"/>
        </w:rPr>
        <w:t xml:space="preserve"> </w:t>
      </w:r>
      <w:r>
        <w:rPr>
          <w:spacing w:val="-2"/>
        </w:rPr>
        <w:t>written</w:t>
      </w:r>
      <w:r>
        <w:rPr>
          <w:spacing w:val="-10"/>
        </w:rPr>
        <w:t xml:space="preserve"> </w:t>
      </w:r>
      <w:r>
        <w:rPr>
          <w:spacing w:val="-2"/>
        </w:rPr>
        <w:t>by</w:t>
      </w:r>
      <w:r>
        <w:rPr>
          <w:spacing w:val="-10"/>
        </w:rPr>
        <w:t xml:space="preserve"> </w:t>
      </w:r>
      <w:r>
        <w:rPr>
          <w:spacing w:val="-2"/>
        </w:rPr>
        <w:t>the</w:t>
      </w:r>
      <w:r>
        <w:rPr>
          <w:spacing w:val="-10"/>
        </w:rPr>
        <w:t xml:space="preserve"> </w:t>
      </w:r>
      <w:r>
        <w:rPr>
          <w:spacing w:val="-2"/>
        </w:rPr>
        <w:t>author</w:t>
      </w:r>
      <w:r>
        <w:rPr>
          <w:spacing w:val="-9"/>
        </w:rPr>
        <w:t xml:space="preserve"> </w:t>
      </w:r>
      <w:r>
        <w:rPr>
          <w:spacing w:val="-2"/>
        </w:rPr>
        <w:t>using</w:t>
      </w:r>
      <w:r>
        <w:rPr>
          <w:spacing w:val="-10"/>
        </w:rPr>
        <w:t xml:space="preserve"> </w:t>
      </w:r>
      <w:r>
        <w:rPr>
          <w:spacing w:val="-2"/>
        </w:rPr>
        <w:t>public</w:t>
      </w:r>
      <w:r>
        <w:rPr>
          <w:spacing w:val="-10"/>
        </w:rPr>
        <w:t xml:space="preserve"> </w:t>
      </w:r>
      <w:r>
        <w:rPr>
          <w:spacing w:val="-2"/>
        </w:rPr>
        <w:t>descriptions</w:t>
      </w:r>
      <w:r>
        <w:rPr>
          <w:spacing w:val="-10"/>
        </w:rPr>
        <w:t xml:space="preserve"> </w:t>
      </w:r>
      <w:r>
        <w:rPr>
          <w:spacing w:val="-2"/>
        </w:rPr>
        <w:t>(e.g.,</w:t>
      </w:r>
      <w:r>
        <w:rPr>
          <w:spacing w:val="-8"/>
        </w:rPr>
        <w:t xml:space="preserve"> </w:t>
      </w:r>
      <w:r>
        <w:rPr>
          <w:spacing w:val="-2"/>
        </w:rPr>
        <w:t>product</w:t>
      </w:r>
      <w:r>
        <w:rPr>
          <w:spacing w:val="-10"/>
        </w:rPr>
        <w:t xml:space="preserve"> </w:t>
      </w:r>
      <w:r>
        <w:rPr>
          <w:spacing w:val="-2"/>
        </w:rPr>
        <w:t>homepages),</w:t>
      </w:r>
      <w:r>
        <w:rPr>
          <w:spacing w:val="-8"/>
        </w:rPr>
        <w:t xml:space="preserve"> </w:t>
      </w:r>
      <w:r>
        <w:rPr>
          <w:spacing w:val="-2"/>
        </w:rPr>
        <w:t>copied</w:t>
      </w:r>
      <w:r>
        <w:rPr>
          <w:spacing w:val="-9"/>
        </w:rPr>
        <w:t xml:space="preserve"> </w:t>
      </w:r>
      <w:r>
        <w:rPr>
          <w:spacing w:val="-2"/>
        </w:rPr>
        <w:t xml:space="preserve">from </w:t>
      </w:r>
      <w:r>
        <w:t>Wikipedia, or generated by ChatGPT based on provided bullet points.</w:t>
      </w:r>
    </w:p>
    <w:p w14:paraId="6FCCCBD5" w14:textId="77777777" w:rsidR="000900B5" w:rsidRDefault="000900B5">
      <w:pPr>
        <w:pStyle w:val="BodyText"/>
        <w:spacing w:before="44"/>
      </w:pPr>
    </w:p>
    <w:p w14:paraId="6FCCCBD6" w14:textId="77777777" w:rsidR="000900B5" w:rsidRDefault="00000000">
      <w:pPr>
        <w:pStyle w:val="Heading2"/>
        <w:ind w:left="142" w:firstLine="0"/>
        <w:jc w:val="both"/>
        <w:rPr>
          <w:b w:val="0"/>
        </w:rPr>
      </w:pPr>
      <w:r>
        <w:rPr>
          <w:b w:val="0"/>
          <w:color w:val="687D91"/>
          <w:w w:val="90"/>
        </w:rPr>
        <w:t>AI</w:t>
      </w:r>
      <w:r>
        <w:rPr>
          <w:b w:val="0"/>
          <w:color w:val="687D91"/>
          <w:spacing w:val="-7"/>
          <w:w w:val="90"/>
        </w:rPr>
        <w:t xml:space="preserve"> </w:t>
      </w:r>
      <w:r>
        <w:rPr>
          <w:b w:val="0"/>
          <w:color w:val="687D91"/>
          <w:spacing w:val="-5"/>
        </w:rPr>
        <w:t>Use</w:t>
      </w:r>
    </w:p>
    <w:p w14:paraId="6FCCCBD7" w14:textId="77777777" w:rsidR="000900B5" w:rsidRDefault="00000000">
      <w:pPr>
        <w:pStyle w:val="BodyText"/>
        <w:spacing w:before="218" w:line="216" w:lineRule="auto"/>
        <w:ind w:left="142" w:right="848"/>
        <w:jc w:val="both"/>
      </w:pPr>
      <w:r>
        <w:rPr>
          <w:spacing w:val="-2"/>
        </w:rPr>
        <w:t>In</w:t>
      </w:r>
      <w:r>
        <w:rPr>
          <w:spacing w:val="-6"/>
        </w:rPr>
        <w:t xml:space="preserve"> </w:t>
      </w:r>
      <w:r>
        <w:rPr>
          <w:spacing w:val="-2"/>
        </w:rPr>
        <w:t>this</w:t>
      </w:r>
      <w:r>
        <w:rPr>
          <w:spacing w:val="-6"/>
        </w:rPr>
        <w:t xml:space="preserve"> </w:t>
      </w:r>
      <w:r>
        <w:rPr>
          <w:spacing w:val="-2"/>
        </w:rPr>
        <w:t>project,</w:t>
      </w:r>
      <w:r>
        <w:rPr>
          <w:spacing w:val="-5"/>
        </w:rPr>
        <w:t xml:space="preserve"> </w:t>
      </w:r>
      <w:r>
        <w:rPr>
          <w:spacing w:val="-2"/>
        </w:rPr>
        <w:t>generative</w:t>
      </w:r>
      <w:r>
        <w:rPr>
          <w:spacing w:val="-6"/>
        </w:rPr>
        <w:t xml:space="preserve"> </w:t>
      </w:r>
      <w:r>
        <w:rPr>
          <w:spacing w:val="-2"/>
        </w:rPr>
        <w:t>AI</w:t>
      </w:r>
      <w:r>
        <w:rPr>
          <w:spacing w:val="-6"/>
        </w:rPr>
        <w:t xml:space="preserve"> </w:t>
      </w:r>
      <w:r>
        <w:rPr>
          <w:spacing w:val="-2"/>
        </w:rPr>
        <w:t>was</w:t>
      </w:r>
      <w:r>
        <w:rPr>
          <w:spacing w:val="-6"/>
        </w:rPr>
        <w:t xml:space="preserve"> </w:t>
      </w:r>
      <w:r>
        <w:rPr>
          <w:spacing w:val="-2"/>
        </w:rPr>
        <w:t>used</w:t>
      </w:r>
      <w:r>
        <w:rPr>
          <w:spacing w:val="-6"/>
        </w:rPr>
        <w:t xml:space="preserve"> </w:t>
      </w:r>
      <w:r>
        <w:rPr>
          <w:spacing w:val="-2"/>
        </w:rPr>
        <w:t>occasionally</w:t>
      </w:r>
      <w:r>
        <w:rPr>
          <w:spacing w:val="-6"/>
        </w:rPr>
        <w:t xml:space="preserve"> </w:t>
      </w:r>
      <w:r>
        <w:rPr>
          <w:spacing w:val="-2"/>
        </w:rPr>
        <w:t>for</w:t>
      </w:r>
      <w:r>
        <w:rPr>
          <w:spacing w:val="-6"/>
        </w:rPr>
        <w:t xml:space="preserve"> </w:t>
      </w:r>
      <w:r>
        <w:rPr>
          <w:spacing w:val="-2"/>
        </w:rPr>
        <w:t>idea</w:t>
      </w:r>
      <w:r>
        <w:rPr>
          <w:spacing w:val="-6"/>
        </w:rPr>
        <w:t xml:space="preserve"> </w:t>
      </w:r>
      <w:r>
        <w:rPr>
          <w:spacing w:val="-2"/>
        </w:rPr>
        <w:t>generation</w:t>
      </w:r>
      <w:r>
        <w:rPr>
          <w:spacing w:val="-6"/>
        </w:rPr>
        <w:t xml:space="preserve"> </w:t>
      </w:r>
      <w:r>
        <w:rPr>
          <w:spacing w:val="-2"/>
        </w:rPr>
        <w:t>and</w:t>
      </w:r>
      <w:r>
        <w:rPr>
          <w:spacing w:val="-6"/>
        </w:rPr>
        <w:t xml:space="preserve"> </w:t>
      </w:r>
      <w:r>
        <w:rPr>
          <w:spacing w:val="-2"/>
        </w:rPr>
        <w:t>for</w:t>
      </w:r>
      <w:r>
        <w:rPr>
          <w:spacing w:val="-6"/>
        </w:rPr>
        <w:t xml:space="preserve"> </w:t>
      </w:r>
      <w:r>
        <w:rPr>
          <w:spacing w:val="-2"/>
        </w:rPr>
        <w:t>styling</w:t>
      </w:r>
      <w:r>
        <w:rPr>
          <w:spacing w:val="-6"/>
        </w:rPr>
        <w:t xml:space="preserve"> </w:t>
      </w:r>
      <w:r>
        <w:rPr>
          <w:spacing w:val="-2"/>
        </w:rPr>
        <w:t>support,</w:t>
      </w:r>
      <w:r>
        <w:rPr>
          <w:spacing w:val="-5"/>
        </w:rPr>
        <w:t xml:space="preserve"> </w:t>
      </w:r>
      <w:r>
        <w:rPr>
          <w:spacing w:val="-2"/>
        </w:rPr>
        <w:t>such</w:t>
      </w:r>
      <w:r>
        <w:rPr>
          <w:spacing w:val="-6"/>
        </w:rPr>
        <w:t xml:space="preserve"> </w:t>
      </w:r>
      <w:r>
        <w:rPr>
          <w:spacing w:val="-2"/>
        </w:rPr>
        <w:t>as</w:t>
      </w:r>
      <w:r>
        <w:rPr>
          <w:spacing w:val="-6"/>
        </w:rPr>
        <w:t xml:space="preserve"> </w:t>
      </w:r>
      <w:r>
        <w:rPr>
          <w:spacing w:val="-2"/>
        </w:rPr>
        <w:t xml:space="preserve">the </w:t>
      </w:r>
      <w:r>
        <w:t xml:space="preserve">creation of tables OpenAI </w:t>
      </w:r>
      <w:hyperlink w:anchor="_bookmark64" w:history="1">
        <w:r>
          <w:t>2025.</w:t>
        </w:r>
      </w:hyperlink>
      <w:r>
        <w:rPr>
          <w:spacing w:val="28"/>
        </w:rPr>
        <w:t xml:space="preserve"> </w:t>
      </w:r>
      <w:r>
        <w:t>The texts in this document were written by the author and corrected by ChatGPT</w:t>
      </w:r>
      <w:r>
        <w:rPr>
          <w:spacing w:val="-13"/>
        </w:rPr>
        <w:t xml:space="preserve"> </w:t>
      </w:r>
      <w:r>
        <w:t>while</w:t>
      </w:r>
      <w:r>
        <w:rPr>
          <w:spacing w:val="-12"/>
        </w:rPr>
        <w:t xml:space="preserve"> </w:t>
      </w:r>
      <w:r>
        <w:t>preserving</w:t>
      </w:r>
      <w:r>
        <w:rPr>
          <w:spacing w:val="-13"/>
        </w:rPr>
        <w:t xml:space="preserve"> </w:t>
      </w:r>
      <w:r>
        <w:t>the</w:t>
      </w:r>
      <w:r>
        <w:rPr>
          <w:spacing w:val="-12"/>
        </w:rPr>
        <w:t xml:space="preserve"> </w:t>
      </w:r>
      <w:r>
        <w:t>author’s</w:t>
      </w:r>
      <w:r>
        <w:rPr>
          <w:spacing w:val="-13"/>
        </w:rPr>
        <w:t xml:space="preserve"> </w:t>
      </w:r>
      <w:r>
        <w:t>writing</w:t>
      </w:r>
      <w:r>
        <w:rPr>
          <w:spacing w:val="-12"/>
        </w:rPr>
        <w:t xml:space="preserve"> </w:t>
      </w:r>
      <w:r>
        <w:t>style.</w:t>
      </w:r>
      <w:r>
        <w:rPr>
          <w:spacing w:val="-5"/>
        </w:rPr>
        <w:t xml:space="preserve"> </w:t>
      </w:r>
      <w:r>
        <w:t>The</w:t>
      </w:r>
      <w:r>
        <w:rPr>
          <w:spacing w:val="-13"/>
        </w:rPr>
        <w:t xml:space="preserve"> </w:t>
      </w:r>
      <w:r>
        <w:t>corrections</w:t>
      </w:r>
      <w:r>
        <w:rPr>
          <w:spacing w:val="-12"/>
        </w:rPr>
        <w:t xml:space="preserve"> </w:t>
      </w:r>
      <w:r>
        <w:t>were</w:t>
      </w:r>
      <w:r>
        <w:rPr>
          <w:spacing w:val="-13"/>
        </w:rPr>
        <w:t xml:space="preserve"> </w:t>
      </w:r>
      <w:r>
        <w:t>applied</w:t>
      </w:r>
      <w:r>
        <w:rPr>
          <w:spacing w:val="-12"/>
        </w:rPr>
        <w:t xml:space="preserve"> </w:t>
      </w:r>
      <w:r>
        <w:t>to</w:t>
      </w:r>
      <w:r>
        <w:rPr>
          <w:spacing w:val="-13"/>
        </w:rPr>
        <w:t xml:space="preserve"> </w:t>
      </w:r>
      <w:r>
        <w:t>ensure</w:t>
      </w:r>
      <w:r>
        <w:rPr>
          <w:spacing w:val="-12"/>
        </w:rPr>
        <w:t xml:space="preserve"> </w:t>
      </w:r>
      <w:r>
        <w:t>grammatical accuracy and to address limitations related to English not being the author’s native language.</w:t>
      </w:r>
    </w:p>
    <w:p w14:paraId="6FCCCBD8" w14:textId="77777777" w:rsidR="000900B5" w:rsidRDefault="000900B5">
      <w:pPr>
        <w:pStyle w:val="BodyText"/>
        <w:spacing w:line="216" w:lineRule="auto"/>
        <w:jc w:val="both"/>
        <w:sectPr w:rsidR="000900B5">
          <w:headerReference w:type="default" r:id="rId95"/>
          <w:footerReference w:type="default" r:id="rId96"/>
          <w:pgSz w:w="11910" w:h="16840"/>
          <w:pgMar w:top="2300" w:right="0" w:bottom="180" w:left="708" w:header="1755" w:footer="0" w:gutter="0"/>
          <w:pgNumType w:start="37"/>
          <w:cols w:space="720"/>
        </w:sectPr>
      </w:pPr>
    </w:p>
    <w:p w14:paraId="6FCCCBD9" w14:textId="77777777" w:rsidR="000900B5" w:rsidRDefault="000900B5">
      <w:pPr>
        <w:pStyle w:val="BodyText"/>
        <w:spacing w:before="8"/>
        <w:rPr>
          <w:sz w:val="14"/>
        </w:rPr>
      </w:pPr>
    </w:p>
    <w:p w14:paraId="6FCCCBDA" w14:textId="77777777" w:rsidR="000900B5" w:rsidRDefault="000900B5">
      <w:pPr>
        <w:pStyle w:val="BodyText"/>
        <w:rPr>
          <w:sz w:val="14"/>
        </w:rPr>
        <w:sectPr w:rsidR="000900B5">
          <w:headerReference w:type="even" r:id="rId97"/>
          <w:footerReference w:type="even" r:id="rId98"/>
          <w:pgSz w:w="11910" w:h="16840"/>
          <w:pgMar w:top="1920" w:right="0" w:bottom="280" w:left="708" w:header="0" w:footer="0" w:gutter="0"/>
          <w:cols w:space="720"/>
        </w:sectPr>
      </w:pPr>
    </w:p>
    <w:p w14:paraId="6FCCCBDB" w14:textId="77777777" w:rsidR="000900B5" w:rsidRDefault="000900B5">
      <w:pPr>
        <w:pStyle w:val="BodyText"/>
        <w:spacing w:before="119"/>
      </w:pPr>
    </w:p>
    <w:p w14:paraId="6FCCCBDC" w14:textId="77777777" w:rsidR="000900B5" w:rsidRDefault="00000000">
      <w:pPr>
        <w:spacing w:line="213" w:lineRule="auto"/>
        <w:ind w:left="360" w:right="883" w:hanging="219"/>
      </w:pPr>
      <w:bookmarkStart w:id="445" w:name="Bibliography"/>
      <w:bookmarkStart w:id="446" w:name="_bookmark62"/>
      <w:bookmarkStart w:id="447" w:name="_bookmark64"/>
      <w:bookmarkEnd w:id="445"/>
      <w:bookmarkEnd w:id="446"/>
      <w:bookmarkEnd w:id="447"/>
      <w:r>
        <w:t xml:space="preserve">OpenAI (2025). </w:t>
      </w:r>
      <w:r>
        <w:rPr>
          <w:i/>
        </w:rPr>
        <w:t>ChatGPT (June 2025 version)</w:t>
      </w:r>
      <w:r>
        <w:t xml:space="preserve">. Large language model. Output used for table generation in </w:t>
      </w:r>
      <w:bookmarkStart w:id="448" w:name="_bookmark63"/>
      <w:bookmarkEnd w:id="448"/>
      <w:proofErr w:type="gramStart"/>
      <w:r>
        <w:t>Section</w:t>
      </w:r>
      <w:r>
        <w:rPr>
          <w:spacing w:val="35"/>
        </w:rPr>
        <w:t xml:space="preserve"> </w:t>
      </w:r>
      <w:r>
        <w:rPr>
          <w:rFonts w:ascii="Palatino Linotype"/>
          <w:b/>
        </w:rPr>
        <w:t>?</w:t>
      </w:r>
      <w:proofErr w:type="gramEnd"/>
      <w:r>
        <w:rPr>
          <w:rFonts w:ascii="Palatino Linotype"/>
          <w:b/>
        </w:rPr>
        <w:t>?</w:t>
      </w:r>
      <w:r>
        <w:t>.</w:t>
      </w:r>
      <w:r>
        <w:rPr>
          <w:spacing w:val="35"/>
        </w:rPr>
        <w:t xml:space="preserve"> </w:t>
      </w:r>
      <w:r>
        <w:t>URL:</w:t>
      </w:r>
      <w:r>
        <w:rPr>
          <w:spacing w:val="35"/>
        </w:rPr>
        <w:t xml:space="preserve"> </w:t>
      </w:r>
      <w:hyperlink r:id="rId99">
        <w:r>
          <w:rPr>
            <w:rFonts w:ascii="Cambria"/>
          </w:rPr>
          <w:t>https://chat.openai.com/</w:t>
        </w:r>
      </w:hyperlink>
      <w:r>
        <w:t>.</w:t>
      </w:r>
    </w:p>
    <w:p w14:paraId="6FCCCBDD" w14:textId="77777777" w:rsidR="000900B5" w:rsidRDefault="00000000">
      <w:pPr>
        <w:pStyle w:val="BodyText"/>
        <w:spacing w:line="216" w:lineRule="auto"/>
        <w:ind w:left="360" w:right="848" w:hanging="219"/>
      </w:pPr>
      <w:r>
        <w:t>Pas,</w:t>
      </w:r>
      <w:r>
        <w:rPr>
          <w:spacing w:val="-1"/>
        </w:rPr>
        <w:t xml:space="preserve"> </w:t>
      </w:r>
      <w:proofErr w:type="spellStart"/>
      <w:r>
        <w:t>Chiel</w:t>
      </w:r>
      <w:proofErr w:type="spellEnd"/>
      <w:r>
        <w:t xml:space="preserve"> van</w:t>
      </w:r>
      <w:r>
        <w:rPr>
          <w:spacing w:val="-1"/>
        </w:rPr>
        <w:t xml:space="preserve"> </w:t>
      </w:r>
      <w:r>
        <w:t>der</w:t>
      </w:r>
      <w:r>
        <w:rPr>
          <w:spacing w:val="-1"/>
        </w:rPr>
        <w:t xml:space="preserve"> </w:t>
      </w:r>
      <w:r>
        <w:t>(2025). “Long</w:t>
      </w:r>
      <w:r>
        <w:rPr>
          <w:spacing w:val="-1"/>
        </w:rPr>
        <w:t xml:space="preserve"> </w:t>
      </w:r>
      <w:r>
        <w:t>term</w:t>
      </w:r>
      <w:r>
        <w:rPr>
          <w:spacing w:val="-1"/>
        </w:rPr>
        <w:t xml:space="preserve"> </w:t>
      </w:r>
      <w:r>
        <w:t>availability of</w:t>
      </w:r>
      <w:r>
        <w:rPr>
          <w:spacing w:val="-1"/>
        </w:rPr>
        <w:t xml:space="preserve"> </w:t>
      </w:r>
      <w:r>
        <w:t>construction</w:t>
      </w:r>
      <w:r>
        <w:rPr>
          <w:spacing w:val="-1"/>
        </w:rPr>
        <w:t xml:space="preserve"> </w:t>
      </w:r>
      <w:r>
        <w:t>data</w:t>
      </w:r>
      <w:r>
        <w:rPr>
          <w:spacing w:val="-1"/>
        </w:rPr>
        <w:t xml:space="preserve"> </w:t>
      </w:r>
      <w:r>
        <w:t xml:space="preserve">with </w:t>
      </w:r>
      <w:proofErr w:type="spellStart"/>
      <w:r>
        <w:t>ddss</w:t>
      </w:r>
      <w:proofErr w:type="spellEnd"/>
      <w:r>
        <w:t>”.</w:t>
      </w:r>
      <w:r>
        <w:rPr>
          <w:spacing w:val="-1"/>
        </w:rPr>
        <w:t xml:space="preserve"> </w:t>
      </w:r>
      <w:r>
        <w:t>In: URL:</w:t>
      </w:r>
      <w:r>
        <w:rPr>
          <w:spacing w:val="-1"/>
        </w:rPr>
        <w:t xml:space="preserve"> </w:t>
      </w:r>
      <w:hyperlink r:id="rId100">
        <w:r>
          <w:rPr>
            <w:rFonts w:ascii="Cambria" w:hAnsi="Cambria"/>
          </w:rPr>
          <w:t>https://www.</w:t>
        </w:r>
      </w:hyperlink>
      <w:r>
        <w:rPr>
          <w:rFonts w:ascii="Cambria" w:hAnsi="Cambria"/>
        </w:rPr>
        <w:t xml:space="preserve"> </w:t>
      </w:r>
      <w:bookmarkStart w:id="449" w:name="_bookmark65"/>
      <w:bookmarkEnd w:id="449"/>
      <w:r>
        <w:fldChar w:fldCharType="begin"/>
      </w:r>
      <w:r>
        <w:instrText>HYPERLINK "https://www.based.co.nl/en/news/long-term-availability-of-construction-data-with-ddss" \h</w:instrText>
      </w:r>
      <w:r>
        <w:fldChar w:fldCharType="separate"/>
      </w:r>
      <w:r>
        <w:rPr>
          <w:rFonts w:ascii="Cambria" w:hAnsi="Cambria"/>
          <w:spacing w:val="-2"/>
          <w:w w:val="110"/>
        </w:rPr>
        <w:t>based.co.nl/en/news/long-term-availability-of-construction-data-with-ddss</w:t>
      </w:r>
      <w:r>
        <w:fldChar w:fldCharType="end"/>
      </w:r>
      <w:r>
        <w:rPr>
          <w:spacing w:val="-2"/>
          <w:w w:val="110"/>
        </w:rPr>
        <w:t>.</w:t>
      </w:r>
    </w:p>
    <w:p w14:paraId="6FCCCBDE" w14:textId="77777777" w:rsidR="000900B5" w:rsidRPr="00362887" w:rsidRDefault="00000000">
      <w:pPr>
        <w:spacing w:line="216" w:lineRule="auto"/>
        <w:ind w:left="360" w:hanging="219"/>
        <w:rPr>
          <w:lang w:val="de-CH"/>
          <w:rPrChange w:id="450" w:author="Ritley Kenneth" w:date="2025-12-11T15:19:00Z" w16du:dateUtc="2025-12-11T14:19:00Z">
            <w:rPr/>
          </w:rPrChange>
        </w:rPr>
      </w:pPr>
      <w:r w:rsidRPr="00362887">
        <w:rPr>
          <w:w w:val="105"/>
          <w:lang w:val="de-CH"/>
          <w:rPrChange w:id="451" w:author="Ritley Kenneth" w:date="2025-12-11T15:19:00Z" w16du:dateUtc="2025-12-11T14:19:00Z">
            <w:rPr>
              <w:w w:val="105"/>
            </w:rPr>
          </w:rPrChange>
        </w:rPr>
        <w:t xml:space="preserve">Post, Swiss (2024). </w:t>
      </w:r>
      <w:r w:rsidRPr="00362887">
        <w:rPr>
          <w:i/>
          <w:w w:val="105"/>
          <w:lang w:val="de-CH"/>
          <w:rPrChange w:id="452" w:author="Ritley Kenneth" w:date="2025-12-11T15:19:00Z" w16du:dateUtc="2025-12-11T14:19:00Z">
            <w:rPr>
              <w:i/>
              <w:w w:val="105"/>
            </w:rPr>
          </w:rPrChange>
        </w:rPr>
        <w:t>Geschäftsbericht 2024: Mitarbeitende</w:t>
      </w:r>
      <w:r w:rsidRPr="00362887">
        <w:rPr>
          <w:w w:val="105"/>
          <w:lang w:val="de-CH"/>
          <w:rPrChange w:id="453" w:author="Ritley Kenneth" w:date="2025-12-11T15:19:00Z" w16du:dateUtc="2025-12-11T14:19:00Z">
            <w:rPr>
              <w:w w:val="105"/>
            </w:rPr>
          </w:rPrChange>
        </w:rPr>
        <w:t xml:space="preserve">. URL: </w:t>
      </w:r>
      <w:r>
        <w:fldChar w:fldCharType="begin"/>
      </w:r>
      <w:r w:rsidRPr="00362887">
        <w:rPr>
          <w:lang w:val="de-CH"/>
          <w:rPrChange w:id="454" w:author="Ritley Kenneth" w:date="2025-12-11T15:19:00Z" w16du:dateUtc="2025-12-11T14:19:00Z">
            <w:rPr/>
          </w:rPrChange>
        </w:rPr>
        <w:instrText>HYPERLINK "https://geschaeftsbericht.post.ch/24/ar/de/mitarbeitende" \h</w:instrText>
      </w:r>
      <w:r>
        <w:fldChar w:fldCharType="separate"/>
      </w:r>
      <w:r w:rsidRPr="00362887">
        <w:rPr>
          <w:rFonts w:ascii="Cambria" w:hAnsi="Cambria"/>
          <w:w w:val="105"/>
          <w:lang w:val="de-CH"/>
          <w:rPrChange w:id="455" w:author="Ritley Kenneth" w:date="2025-12-11T15:19:00Z" w16du:dateUtc="2025-12-11T14:19:00Z">
            <w:rPr>
              <w:rFonts w:ascii="Cambria" w:hAnsi="Cambria"/>
              <w:w w:val="105"/>
            </w:rPr>
          </w:rPrChange>
        </w:rPr>
        <w:t>https://geschaeftsbericht.post.ch/24/</w:t>
      </w:r>
      <w:r>
        <w:fldChar w:fldCharType="end"/>
      </w:r>
      <w:r w:rsidRPr="00362887">
        <w:rPr>
          <w:rFonts w:ascii="Cambria" w:hAnsi="Cambria"/>
          <w:w w:val="105"/>
          <w:lang w:val="de-CH"/>
          <w:rPrChange w:id="456" w:author="Ritley Kenneth" w:date="2025-12-11T15:19:00Z" w16du:dateUtc="2025-12-11T14:19:00Z">
            <w:rPr>
              <w:rFonts w:ascii="Cambria" w:hAnsi="Cambria"/>
              <w:w w:val="105"/>
            </w:rPr>
          </w:rPrChange>
        </w:rPr>
        <w:t xml:space="preserve"> </w:t>
      </w:r>
      <w:bookmarkStart w:id="457" w:name="_bookmark66"/>
      <w:bookmarkEnd w:id="457"/>
      <w:r>
        <w:fldChar w:fldCharType="begin"/>
      </w:r>
      <w:r w:rsidRPr="00362887">
        <w:rPr>
          <w:lang w:val="de-CH"/>
          <w:rPrChange w:id="458" w:author="Ritley Kenneth" w:date="2025-12-11T15:19:00Z" w16du:dateUtc="2025-12-11T14:19:00Z">
            <w:rPr/>
          </w:rPrChange>
        </w:rPr>
        <w:instrText>HYPERLINK "https://geschaeftsbericht.post.ch/24/ar/de/mitarbeitende" \h</w:instrText>
      </w:r>
      <w:r>
        <w:fldChar w:fldCharType="separate"/>
      </w:r>
      <w:proofErr w:type="spellStart"/>
      <w:r w:rsidRPr="00362887">
        <w:rPr>
          <w:rFonts w:ascii="Cambria" w:hAnsi="Cambria"/>
          <w:w w:val="105"/>
          <w:lang w:val="de-CH"/>
          <w:rPrChange w:id="459" w:author="Ritley Kenneth" w:date="2025-12-11T15:19:00Z" w16du:dateUtc="2025-12-11T14:19:00Z">
            <w:rPr>
              <w:rFonts w:ascii="Cambria" w:hAnsi="Cambria"/>
              <w:w w:val="105"/>
            </w:rPr>
          </w:rPrChange>
        </w:rPr>
        <w:t>ar</w:t>
      </w:r>
      <w:proofErr w:type="spellEnd"/>
      <w:r w:rsidRPr="00362887">
        <w:rPr>
          <w:rFonts w:ascii="Cambria" w:hAnsi="Cambria"/>
          <w:w w:val="105"/>
          <w:lang w:val="de-CH"/>
          <w:rPrChange w:id="460" w:author="Ritley Kenneth" w:date="2025-12-11T15:19:00Z" w16du:dateUtc="2025-12-11T14:19:00Z">
            <w:rPr>
              <w:rFonts w:ascii="Cambria" w:hAnsi="Cambria"/>
              <w:w w:val="105"/>
            </w:rPr>
          </w:rPrChange>
        </w:rPr>
        <w:t>/de/mitarbeitende</w:t>
      </w:r>
      <w:r>
        <w:fldChar w:fldCharType="end"/>
      </w:r>
      <w:r w:rsidRPr="00362887">
        <w:rPr>
          <w:rFonts w:ascii="Cambria" w:hAnsi="Cambria"/>
          <w:w w:val="105"/>
          <w:lang w:val="de-CH"/>
          <w:rPrChange w:id="461" w:author="Ritley Kenneth" w:date="2025-12-11T15:19:00Z" w16du:dateUtc="2025-12-11T14:19:00Z">
            <w:rPr>
              <w:rFonts w:ascii="Cambria" w:hAnsi="Cambria"/>
              <w:w w:val="105"/>
            </w:rPr>
          </w:rPrChange>
        </w:rPr>
        <w:t xml:space="preserve"> </w:t>
      </w:r>
      <w:r w:rsidRPr="00362887">
        <w:rPr>
          <w:w w:val="105"/>
          <w:lang w:val="de-CH"/>
          <w:rPrChange w:id="462" w:author="Ritley Kenneth" w:date="2025-12-11T15:19:00Z" w16du:dateUtc="2025-12-11T14:19:00Z">
            <w:rPr>
              <w:w w:val="105"/>
            </w:rPr>
          </w:rPrChange>
        </w:rPr>
        <w:t>(</w:t>
      </w:r>
      <w:proofErr w:type="spellStart"/>
      <w:r w:rsidRPr="00362887">
        <w:rPr>
          <w:w w:val="105"/>
          <w:lang w:val="de-CH"/>
          <w:rPrChange w:id="463" w:author="Ritley Kenneth" w:date="2025-12-11T15:19:00Z" w16du:dateUtc="2025-12-11T14:19:00Z">
            <w:rPr>
              <w:w w:val="105"/>
            </w:rPr>
          </w:rPrChange>
        </w:rPr>
        <w:t>visited</w:t>
      </w:r>
      <w:proofErr w:type="spellEnd"/>
      <w:r w:rsidRPr="00362887">
        <w:rPr>
          <w:w w:val="105"/>
          <w:lang w:val="de-CH"/>
          <w:rPrChange w:id="464" w:author="Ritley Kenneth" w:date="2025-12-11T15:19:00Z" w16du:dateUtc="2025-12-11T14:19:00Z">
            <w:rPr>
              <w:w w:val="105"/>
            </w:rPr>
          </w:rPrChange>
        </w:rPr>
        <w:t xml:space="preserve"> on 01/17/2025).</w:t>
      </w:r>
    </w:p>
    <w:p w14:paraId="6FCCCBDF" w14:textId="77777777" w:rsidR="000900B5" w:rsidRDefault="00000000">
      <w:pPr>
        <w:pStyle w:val="ListParagraph"/>
        <w:numPr>
          <w:ilvl w:val="0"/>
          <w:numId w:val="5"/>
        </w:numPr>
        <w:tabs>
          <w:tab w:val="left" w:pos="358"/>
          <w:tab w:val="left" w:pos="360"/>
        </w:tabs>
        <w:spacing w:line="216" w:lineRule="auto"/>
        <w:ind w:right="858"/>
      </w:pPr>
      <w:r>
        <w:rPr>
          <w:w w:val="105"/>
        </w:rPr>
        <w:t xml:space="preserve">(Oct. 26, 2025a). </w:t>
      </w:r>
      <w:r>
        <w:rPr>
          <w:i/>
          <w:w w:val="105"/>
        </w:rPr>
        <w:t>The Best Post Article</w:t>
      </w:r>
      <w:r>
        <w:rPr>
          <w:w w:val="105"/>
        </w:rPr>
        <w:t xml:space="preserve">. URL: </w:t>
      </w:r>
      <w:hyperlink r:id="rId101">
        <w:r>
          <w:rPr>
            <w:rFonts w:ascii="Cambria" w:hAnsi="Cambria"/>
            <w:w w:val="105"/>
          </w:rPr>
          <w:t>https://www.post.ch/de/ueber-uns/aktuell/2023/175-</w:t>
        </w:r>
        <w:bookmarkStart w:id="465" w:name="_bookmark67"/>
        <w:bookmarkEnd w:id="465"/>
      </w:hyperlink>
      <w:hyperlink r:id="rId102">
        <w:r>
          <w:rPr>
            <w:rFonts w:ascii="Cambria" w:hAnsi="Cambria"/>
            <w:spacing w:val="-2"/>
            <w:w w:val="105"/>
          </w:rPr>
          <w:t>jahre-</w:t>
        </w:r>
        <w:r>
          <w:rPr>
            <w:rFonts w:ascii="Cambria" w:hAnsi="Cambria"/>
            <w:spacing w:val="-2"/>
            <w:w w:val="115"/>
          </w:rPr>
          <w:t>alt-</w:t>
        </w:r>
        <w:r>
          <w:rPr>
            <w:rFonts w:ascii="Cambria" w:hAnsi="Cambria"/>
            <w:spacing w:val="-2"/>
            <w:w w:val="105"/>
          </w:rPr>
          <w:t>und-immer-noch-weltklasse</w:t>
        </w:r>
      </w:hyperlink>
      <w:r>
        <w:rPr>
          <w:spacing w:val="-2"/>
          <w:w w:val="105"/>
        </w:rPr>
        <w:t>.</w:t>
      </w:r>
    </w:p>
    <w:p w14:paraId="6FCCCBE0" w14:textId="77777777" w:rsidR="000900B5" w:rsidRDefault="00000000">
      <w:pPr>
        <w:pStyle w:val="ListParagraph"/>
        <w:numPr>
          <w:ilvl w:val="0"/>
          <w:numId w:val="5"/>
        </w:numPr>
        <w:tabs>
          <w:tab w:val="left" w:pos="359"/>
        </w:tabs>
        <w:spacing w:line="263" w:lineRule="exact"/>
        <w:ind w:left="359" w:hanging="217"/>
      </w:pPr>
      <w:bookmarkStart w:id="466" w:name="_bookmark68"/>
      <w:bookmarkEnd w:id="466"/>
      <w:r>
        <w:rPr>
          <w:spacing w:val="-2"/>
        </w:rPr>
        <w:t>(Oct.</w:t>
      </w:r>
      <w:r>
        <w:rPr>
          <w:spacing w:val="-4"/>
        </w:rPr>
        <w:t xml:space="preserve"> </w:t>
      </w:r>
      <w:r>
        <w:rPr>
          <w:spacing w:val="-2"/>
        </w:rPr>
        <w:t>26,</w:t>
      </w:r>
      <w:r>
        <w:rPr>
          <w:spacing w:val="-4"/>
        </w:rPr>
        <w:t xml:space="preserve"> </w:t>
      </w:r>
      <w:r>
        <w:rPr>
          <w:spacing w:val="-2"/>
        </w:rPr>
        <w:t>2025b).</w:t>
      </w:r>
      <w:r>
        <w:rPr>
          <w:spacing w:val="-4"/>
        </w:rPr>
        <w:t xml:space="preserve"> </w:t>
      </w:r>
      <w:r>
        <w:rPr>
          <w:i/>
          <w:spacing w:val="-2"/>
        </w:rPr>
        <w:t>The</w:t>
      </w:r>
      <w:r>
        <w:rPr>
          <w:i/>
          <w:spacing w:val="-3"/>
        </w:rPr>
        <w:t xml:space="preserve"> </w:t>
      </w:r>
      <w:r>
        <w:rPr>
          <w:i/>
          <w:spacing w:val="-2"/>
        </w:rPr>
        <w:t>Swiss</w:t>
      </w:r>
      <w:r>
        <w:rPr>
          <w:i/>
          <w:spacing w:val="-4"/>
        </w:rPr>
        <w:t xml:space="preserve"> </w:t>
      </w:r>
      <w:r>
        <w:rPr>
          <w:i/>
          <w:spacing w:val="-2"/>
        </w:rPr>
        <w:t>Post</w:t>
      </w:r>
      <w:r>
        <w:rPr>
          <w:i/>
          <w:spacing w:val="-4"/>
        </w:rPr>
        <w:t xml:space="preserve"> </w:t>
      </w:r>
      <w:r>
        <w:rPr>
          <w:i/>
          <w:spacing w:val="-2"/>
        </w:rPr>
        <w:t>Homepage</w:t>
      </w:r>
      <w:r>
        <w:rPr>
          <w:spacing w:val="-2"/>
        </w:rPr>
        <w:t>.</w:t>
      </w:r>
      <w:r>
        <w:rPr>
          <w:spacing w:val="-3"/>
        </w:rPr>
        <w:t xml:space="preserve"> </w:t>
      </w:r>
      <w:r>
        <w:rPr>
          <w:spacing w:val="-2"/>
        </w:rPr>
        <w:t>URL:</w:t>
      </w:r>
      <w:r>
        <w:rPr>
          <w:spacing w:val="-4"/>
        </w:rPr>
        <w:t xml:space="preserve"> </w:t>
      </w:r>
      <w:hyperlink r:id="rId103">
        <w:r>
          <w:rPr>
            <w:rFonts w:ascii="Cambria" w:hAnsi="Cambria"/>
            <w:spacing w:val="-2"/>
          </w:rPr>
          <w:t>https://www.post.ch/en</w:t>
        </w:r>
      </w:hyperlink>
      <w:r>
        <w:rPr>
          <w:spacing w:val="-2"/>
        </w:rPr>
        <w:t>.</w:t>
      </w:r>
    </w:p>
    <w:p w14:paraId="6FCCCBE1" w14:textId="77777777" w:rsidR="000900B5" w:rsidRDefault="00000000">
      <w:pPr>
        <w:pStyle w:val="BodyText"/>
        <w:spacing w:line="271" w:lineRule="exact"/>
        <w:ind w:left="142"/>
        <w:rPr>
          <w:i/>
        </w:rPr>
      </w:pPr>
      <w:r>
        <w:t>The</w:t>
      </w:r>
      <w:r>
        <w:rPr>
          <w:spacing w:val="4"/>
        </w:rPr>
        <w:t xml:space="preserve"> </w:t>
      </w:r>
      <w:r>
        <w:t>Economist</w:t>
      </w:r>
      <w:r>
        <w:rPr>
          <w:spacing w:val="4"/>
        </w:rPr>
        <w:t xml:space="preserve"> </w:t>
      </w:r>
      <w:r>
        <w:t>(2017).</w:t>
      </w:r>
      <w:r>
        <w:rPr>
          <w:spacing w:val="5"/>
        </w:rPr>
        <w:t xml:space="preserve"> </w:t>
      </w:r>
      <w:r>
        <w:t>“The</w:t>
      </w:r>
      <w:r>
        <w:rPr>
          <w:spacing w:val="4"/>
        </w:rPr>
        <w:t xml:space="preserve"> </w:t>
      </w:r>
      <w:r>
        <w:t>world’s</w:t>
      </w:r>
      <w:r>
        <w:rPr>
          <w:spacing w:val="5"/>
        </w:rPr>
        <w:t xml:space="preserve"> </w:t>
      </w:r>
      <w:r>
        <w:t>most</w:t>
      </w:r>
      <w:r>
        <w:rPr>
          <w:spacing w:val="4"/>
        </w:rPr>
        <w:t xml:space="preserve"> </w:t>
      </w:r>
      <w:r>
        <w:t>valuable</w:t>
      </w:r>
      <w:r>
        <w:rPr>
          <w:spacing w:val="5"/>
        </w:rPr>
        <w:t xml:space="preserve"> </w:t>
      </w:r>
      <w:r>
        <w:t>resource</w:t>
      </w:r>
      <w:r>
        <w:rPr>
          <w:spacing w:val="4"/>
        </w:rPr>
        <w:t xml:space="preserve"> </w:t>
      </w:r>
      <w:r>
        <w:t>is</w:t>
      </w:r>
      <w:r>
        <w:rPr>
          <w:spacing w:val="5"/>
        </w:rPr>
        <w:t xml:space="preserve"> </w:t>
      </w:r>
      <w:r>
        <w:t>no</w:t>
      </w:r>
      <w:r>
        <w:rPr>
          <w:spacing w:val="4"/>
        </w:rPr>
        <w:t xml:space="preserve"> </w:t>
      </w:r>
      <w:r>
        <w:t>longer</w:t>
      </w:r>
      <w:r>
        <w:rPr>
          <w:spacing w:val="5"/>
        </w:rPr>
        <w:t xml:space="preserve"> </w:t>
      </w:r>
      <w:r>
        <w:t>oil,</w:t>
      </w:r>
      <w:r>
        <w:rPr>
          <w:spacing w:val="4"/>
        </w:rPr>
        <w:t xml:space="preserve"> </w:t>
      </w:r>
      <w:r>
        <w:t>but</w:t>
      </w:r>
      <w:r>
        <w:rPr>
          <w:spacing w:val="5"/>
        </w:rPr>
        <w:t xml:space="preserve"> </w:t>
      </w:r>
      <w:r>
        <w:t>data”.</w:t>
      </w:r>
      <w:r>
        <w:rPr>
          <w:spacing w:val="4"/>
        </w:rPr>
        <w:t xml:space="preserve"> </w:t>
      </w:r>
      <w:r>
        <w:t>In:</w:t>
      </w:r>
      <w:r>
        <w:rPr>
          <w:spacing w:val="5"/>
        </w:rPr>
        <w:t xml:space="preserve"> </w:t>
      </w:r>
      <w:r>
        <w:rPr>
          <w:i/>
        </w:rPr>
        <w:t>The</w:t>
      </w:r>
      <w:r>
        <w:rPr>
          <w:i/>
          <w:spacing w:val="4"/>
        </w:rPr>
        <w:t xml:space="preserve"> </w:t>
      </w:r>
      <w:r>
        <w:rPr>
          <w:i/>
          <w:spacing w:val="-2"/>
        </w:rPr>
        <w:t>Economist</w:t>
      </w:r>
    </w:p>
    <w:p w14:paraId="6FCCCBE2" w14:textId="77777777" w:rsidR="000900B5" w:rsidRDefault="00000000">
      <w:pPr>
        <w:pStyle w:val="BodyText"/>
        <w:spacing w:line="271" w:lineRule="exact"/>
        <w:ind w:left="360"/>
      </w:pPr>
      <w:bookmarkStart w:id="467" w:name="_bookmark69"/>
      <w:bookmarkEnd w:id="467"/>
      <w:r>
        <w:t>Leaders,</w:t>
      </w:r>
      <w:r>
        <w:rPr>
          <w:spacing w:val="-12"/>
        </w:rPr>
        <w:t xml:space="preserve"> </w:t>
      </w:r>
      <w:r>
        <w:t>May</w:t>
      </w:r>
      <w:r>
        <w:rPr>
          <w:spacing w:val="-12"/>
        </w:rPr>
        <w:t xml:space="preserve"> </w:t>
      </w:r>
      <w:r>
        <w:t>6</w:t>
      </w:r>
      <w:proofErr w:type="gramStart"/>
      <w:r>
        <w:rPr>
          <w:spacing w:val="-12"/>
        </w:rPr>
        <w:t xml:space="preserve"> </w:t>
      </w:r>
      <w:r>
        <w:t>2017</w:t>
      </w:r>
      <w:proofErr w:type="gramEnd"/>
      <w:r>
        <w:t>.</w:t>
      </w:r>
      <w:r>
        <w:rPr>
          <w:spacing w:val="-12"/>
        </w:rPr>
        <w:t xml:space="preserve"> </w:t>
      </w:r>
      <w:r>
        <w:t>Accessed</w:t>
      </w:r>
      <w:r>
        <w:rPr>
          <w:spacing w:val="-12"/>
        </w:rPr>
        <w:t xml:space="preserve"> </w:t>
      </w:r>
      <w:r>
        <w:t>on</w:t>
      </w:r>
      <w:r>
        <w:rPr>
          <w:spacing w:val="-12"/>
        </w:rPr>
        <w:t xml:space="preserve"> </w:t>
      </w:r>
      <w:r>
        <w:t>[insert</w:t>
      </w:r>
      <w:r>
        <w:rPr>
          <w:spacing w:val="-12"/>
        </w:rPr>
        <w:t xml:space="preserve"> </w:t>
      </w:r>
      <w:r>
        <w:t>date</w:t>
      </w:r>
      <w:r>
        <w:rPr>
          <w:spacing w:val="-12"/>
        </w:rPr>
        <w:t xml:space="preserve"> </w:t>
      </w:r>
      <w:r>
        <w:t>you</w:t>
      </w:r>
      <w:r>
        <w:rPr>
          <w:spacing w:val="-12"/>
        </w:rPr>
        <w:t xml:space="preserve"> </w:t>
      </w:r>
      <w:r>
        <w:t>accessed</w:t>
      </w:r>
      <w:r>
        <w:rPr>
          <w:spacing w:val="-12"/>
        </w:rPr>
        <w:t xml:space="preserve"> </w:t>
      </w:r>
      <w:r>
        <w:rPr>
          <w:spacing w:val="-4"/>
        </w:rPr>
        <w:t>it].</w:t>
      </w:r>
    </w:p>
    <w:p w14:paraId="6FCCCBE3" w14:textId="77777777" w:rsidR="000900B5" w:rsidRDefault="00000000">
      <w:pPr>
        <w:pStyle w:val="BodyText"/>
        <w:spacing w:line="271" w:lineRule="exact"/>
        <w:ind w:left="142"/>
        <w:rPr>
          <w:rFonts w:ascii="Cambria"/>
        </w:rPr>
      </w:pPr>
      <w:r>
        <w:t>Wikipedia</w:t>
      </w:r>
      <w:r>
        <w:rPr>
          <w:spacing w:val="55"/>
        </w:rPr>
        <w:t xml:space="preserve"> </w:t>
      </w:r>
      <w:r>
        <w:t>(Jan.</w:t>
      </w:r>
      <w:r>
        <w:rPr>
          <w:spacing w:val="55"/>
        </w:rPr>
        <w:t xml:space="preserve"> </w:t>
      </w:r>
      <w:r>
        <w:t>17,</w:t>
      </w:r>
      <w:r>
        <w:rPr>
          <w:spacing w:val="55"/>
        </w:rPr>
        <w:t xml:space="preserve"> </w:t>
      </w:r>
      <w:r>
        <w:t>2025).</w:t>
      </w:r>
      <w:r>
        <w:rPr>
          <w:spacing w:val="55"/>
        </w:rPr>
        <w:t xml:space="preserve"> </w:t>
      </w:r>
      <w:r>
        <w:rPr>
          <w:i/>
        </w:rPr>
        <w:t>Risk</w:t>
      </w:r>
      <w:r>
        <w:rPr>
          <w:i/>
          <w:spacing w:val="55"/>
        </w:rPr>
        <w:t xml:space="preserve"> </w:t>
      </w:r>
      <w:r>
        <w:rPr>
          <w:i/>
        </w:rPr>
        <w:t>Management</w:t>
      </w:r>
      <w:r>
        <w:t>.</w:t>
      </w:r>
      <w:r>
        <w:rPr>
          <w:spacing w:val="55"/>
        </w:rPr>
        <w:t xml:space="preserve"> </w:t>
      </w:r>
      <w:r>
        <w:t>URL:</w:t>
      </w:r>
      <w:r>
        <w:rPr>
          <w:spacing w:val="55"/>
        </w:rPr>
        <w:t xml:space="preserve"> </w:t>
      </w:r>
      <w:hyperlink r:id="rId104">
        <w:r>
          <w:rPr>
            <w:rFonts w:ascii="Cambria"/>
          </w:rPr>
          <w:t>https:/</w:t>
        </w:r>
        <w:r>
          <w:rPr>
            <w:rFonts w:ascii="Cambria"/>
            <w:spacing w:val="-15"/>
          </w:rPr>
          <w:t xml:space="preserve"> </w:t>
        </w:r>
        <w:r>
          <w:rPr>
            <w:rFonts w:ascii="Cambria"/>
          </w:rPr>
          <w:t>/</w:t>
        </w:r>
        <w:r>
          <w:rPr>
            <w:rFonts w:ascii="Cambria"/>
            <w:spacing w:val="-15"/>
          </w:rPr>
          <w:t xml:space="preserve"> </w:t>
        </w:r>
        <w:proofErr w:type="spellStart"/>
        <w:proofErr w:type="gramStart"/>
        <w:r>
          <w:rPr>
            <w:rFonts w:ascii="Cambria"/>
          </w:rPr>
          <w:t>en</w:t>
        </w:r>
        <w:proofErr w:type="spellEnd"/>
        <w:r>
          <w:rPr>
            <w:rFonts w:ascii="Cambria"/>
            <w:spacing w:val="-15"/>
          </w:rPr>
          <w:t xml:space="preserve"> </w:t>
        </w:r>
        <w:r>
          <w:rPr>
            <w:rFonts w:ascii="Cambria"/>
          </w:rPr>
          <w:t>.</w:t>
        </w:r>
        <w:proofErr w:type="gramEnd"/>
        <w:r>
          <w:rPr>
            <w:rFonts w:ascii="Cambria"/>
          </w:rPr>
          <w:t>wikipedia.org</w:t>
        </w:r>
        <w:r>
          <w:rPr>
            <w:rFonts w:ascii="Cambria"/>
            <w:spacing w:val="-15"/>
          </w:rPr>
          <w:t xml:space="preserve"> </w:t>
        </w:r>
        <w:r>
          <w:rPr>
            <w:rFonts w:ascii="Cambria"/>
          </w:rPr>
          <w:t>/</w:t>
        </w:r>
        <w:r>
          <w:rPr>
            <w:rFonts w:ascii="Cambria"/>
            <w:spacing w:val="-15"/>
          </w:rPr>
          <w:t xml:space="preserve"> </w:t>
        </w:r>
        <w:r>
          <w:rPr>
            <w:rFonts w:ascii="Cambria"/>
          </w:rPr>
          <w:t>wiki/</w:t>
        </w:r>
        <w:r>
          <w:rPr>
            <w:rFonts w:ascii="Cambria"/>
            <w:spacing w:val="-16"/>
          </w:rPr>
          <w:t xml:space="preserve"> </w:t>
        </w:r>
        <w:proofErr w:type="spellStart"/>
        <w:r>
          <w:rPr>
            <w:rFonts w:ascii="Cambria"/>
            <w:spacing w:val="-2"/>
          </w:rPr>
          <w:t>Risk_management</w:t>
        </w:r>
        <w:proofErr w:type="spellEnd"/>
      </w:hyperlink>
    </w:p>
    <w:p w14:paraId="6FCCCBE4" w14:textId="77777777" w:rsidR="000900B5" w:rsidRDefault="00000000">
      <w:pPr>
        <w:pStyle w:val="BodyText"/>
        <w:spacing w:line="271" w:lineRule="exact"/>
        <w:ind w:left="360"/>
      </w:pPr>
      <w:bookmarkStart w:id="468" w:name="_bookmark70"/>
      <w:bookmarkEnd w:id="468"/>
      <w:r>
        <w:t>(visited</w:t>
      </w:r>
      <w:r>
        <w:rPr>
          <w:spacing w:val="-6"/>
        </w:rPr>
        <w:t xml:space="preserve"> </w:t>
      </w:r>
      <w:r>
        <w:t>on</w:t>
      </w:r>
      <w:r>
        <w:rPr>
          <w:spacing w:val="-6"/>
        </w:rPr>
        <w:t xml:space="preserve"> </w:t>
      </w:r>
      <w:r>
        <w:rPr>
          <w:spacing w:val="-2"/>
        </w:rPr>
        <w:t>01/17/2025).</w:t>
      </w:r>
    </w:p>
    <w:p w14:paraId="6FCCCBE5" w14:textId="2E429F44" w:rsidR="000900B5" w:rsidRDefault="00000000">
      <w:pPr>
        <w:spacing w:before="5" w:line="216" w:lineRule="auto"/>
        <w:ind w:left="350" w:right="693" w:hanging="208"/>
      </w:pPr>
      <w:r>
        <w:rPr>
          <w:spacing w:val="-2"/>
        </w:rPr>
        <w:t>Wikipedia</w:t>
      </w:r>
      <w:r>
        <w:rPr>
          <w:spacing w:val="-17"/>
        </w:rPr>
        <w:t xml:space="preserve"> </w:t>
      </w:r>
      <w:r>
        <w:rPr>
          <w:spacing w:val="-2"/>
        </w:rPr>
        <w:t>contributors</w:t>
      </w:r>
      <w:r>
        <w:rPr>
          <w:spacing w:val="-17"/>
        </w:rPr>
        <w:t xml:space="preserve"> </w:t>
      </w:r>
      <w:r>
        <w:rPr>
          <w:spacing w:val="-2"/>
        </w:rPr>
        <w:t>(2025a).</w:t>
      </w:r>
      <w:r>
        <w:rPr>
          <w:spacing w:val="-17"/>
        </w:rPr>
        <w:t xml:space="preserve"> </w:t>
      </w:r>
      <w:r>
        <w:rPr>
          <w:i/>
          <w:spacing w:val="-2"/>
        </w:rPr>
        <w:t>Data</w:t>
      </w:r>
      <w:r>
        <w:rPr>
          <w:i/>
          <w:spacing w:val="-17"/>
        </w:rPr>
        <w:t xml:space="preserve"> </w:t>
      </w:r>
      <w:r>
        <w:rPr>
          <w:i/>
          <w:spacing w:val="-2"/>
        </w:rPr>
        <w:t>quality</w:t>
      </w:r>
      <w:r>
        <w:rPr>
          <w:i/>
          <w:spacing w:val="-17"/>
        </w:rPr>
        <w:t xml:space="preserve"> </w:t>
      </w:r>
      <w:del w:id="469" w:author="Ritley Kenneth" w:date="2025-12-11T15:37:00Z" w16du:dateUtc="2025-12-11T14:37:00Z">
        <w:r w:rsidDel="008B380F">
          <w:rPr>
            <w:i/>
            <w:spacing w:val="-2"/>
          </w:rPr>
          <w:delText>—</w:delText>
        </w:r>
      </w:del>
      <w:ins w:id="470" w:author="Ritley Kenneth" w:date="2025-12-11T15:37:00Z" w16du:dateUtc="2025-12-11T14:37:00Z">
        <w:r w:rsidR="008B380F">
          <w:rPr>
            <w:i/>
            <w:spacing w:val="-2"/>
          </w:rPr>
          <w:t xml:space="preserve"> </w:t>
        </w:r>
        <w:proofErr w:type="gramStart"/>
        <w:r w:rsidR="008B380F">
          <w:rPr>
            <w:i/>
            <w:spacing w:val="-2"/>
          </w:rPr>
          <w:t xml:space="preserve">-- </w:t>
        </w:r>
      </w:ins>
      <w:r>
        <w:rPr>
          <w:i/>
          <w:spacing w:val="-17"/>
        </w:rPr>
        <w:t xml:space="preserve"> </w:t>
      </w:r>
      <w:r>
        <w:rPr>
          <w:i/>
          <w:spacing w:val="-2"/>
        </w:rPr>
        <w:t>Wikipedia</w:t>
      </w:r>
      <w:proofErr w:type="gramEnd"/>
      <w:r>
        <w:rPr>
          <w:i/>
          <w:spacing w:val="-2"/>
        </w:rPr>
        <w:t>,</w:t>
      </w:r>
      <w:r>
        <w:rPr>
          <w:i/>
          <w:spacing w:val="-17"/>
        </w:rPr>
        <w:t xml:space="preserve"> </w:t>
      </w:r>
      <w:r>
        <w:rPr>
          <w:i/>
          <w:spacing w:val="-2"/>
        </w:rPr>
        <w:t>The</w:t>
      </w:r>
      <w:r>
        <w:rPr>
          <w:i/>
          <w:spacing w:val="-17"/>
        </w:rPr>
        <w:t xml:space="preserve"> </w:t>
      </w:r>
      <w:r>
        <w:rPr>
          <w:i/>
          <w:spacing w:val="-2"/>
        </w:rPr>
        <w:t>Free</w:t>
      </w:r>
      <w:r>
        <w:rPr>
          <w:i/>
          <w:spacing w:val="-17"/>
        </w:rPr>
        <w:t xml:space="preserve"> </w:t>
      </w:r>
      <w:r>
        <w:rPr>
          <w:i/>
          <w:spacing w:val="-2"/>
        </w:rPr>
        <w:t>Encyclopedia</w:t>
      </w:r>
      <w:r>
        <w:rPr>
          <w:spacing w:val="-2"/>
        </w:rPr>
        <w:t>.</w:t>
      </w:r>
      <w:r>
        <w:rPr>
          <w:spacing w:val="-17"/>
        </w:rPr>
        <w:t xml:space="preserve"> </w:t>
      </w:r>
      <w:r>
        <w:rPr>
          <w:spacing w:val="-2"/>
        </w:rPr>
        <w:t>[Online;</w:t>
      </w:r>
      <w:r>
        <w:rPr>
          <w:spacing w:val="-17"/>
        </w:rPr>
        <w:t xml:space="preserve"> </w:t>
      </w:r>
      <w:r>
        <w:rPr>
          <w:spacing w:val="-2"/>
        </w:rPr>
        <w:t>accessed</w:t>
      </w:r>
      <w:r>
        <w:rPr>
          <w:spacing w:val="-17"/>
        </w:rPr>
        <w:t xml:space="preserve"> </w:t>
      </w:r>
      <w:r>
        <w:rPr>
          <w:spacing w:val="-2"/>
        </w:rPr>
        <w:t>17-October-</w:t>
      </w:r>
      <w:bookmarkStart w:id="471" w:name="_bookmark71"/>
      <w:bookmarkEnd w:id="471"/>
      <w:r>
        <w:t>2025].</w:t>
      </w:r>
      <w:r>
        <w:rPr>
          <w:spacing w:val="56"/>
          <w:w w:val="150"/>
        </w:rPr>
        <w:t xml:space="preserve">  </w:t>
      </w:r>
      <w:r>
        <w:t>URL:</w:t>
      </w:r>
      <w:r>
        <w:rPr>
          <w:spacing w:val="57"/>
          <w:w w:val="150"/>
        </w:rPr>
        <w:t xml:space="preserve">  </w:t>
      </w:r>
      <w:hyperlink r:id="rId105">
        <w:r>
          <w:rPr>
            <w:rFonts w:ascii="Cambria" w:hAnsi="Cambria"/>
          </w:rPr>
          <w:t>https://en.wikipedia.org/w/index.php?title=Data_quality&amp;oldid=1316970467</w:t>
        </w:r>
      </w:hyperlink>
      <w:r>
        <w:t>.</w:t>
      </w:r>
    </w:p>
    <w:p w14:paraId="6FCCCBE6" w14:textId="4CE4AE72" w:rsidR="000900B5" w:rsidRDefault="00000000">
      <w:pPr>
        <w:pStyle w:val="ListParagraph"/>
        <w:numPr>
          <w:ilvl w:val="0"/>
          <w:numId w:val="5"/>
        </w:numPr>
        <w:tabs>
          <w:tab w:val="left" w:pos="359"/>
        </w:tabs>
        <w:spacing w:line="263" w:lineRule="exact"/>
        <w:ind w:left="359" w:hanging="217"/>
        <w:rPr>
          <w:rFonts w:ascii="Cambria" w:hAnsi="Cambria"/>
        </w:rPr>
      </w:pPr>
      <w:r>
        <w:t>(2025b).</w:t>
      </w:r>
      <w:r>
        <w:rPr>
          <w:spacing w:val="2"/>
        </w:rPr>
        <w:t xml:space="preserve"> </w:t>
      </w:r>
      <w:r>
        <w:rPr>
          <w:i/>
        </w:rPr>
        <w:t>ISO</w:t>
      </w:r>
      <w:r>
        <w:rPr>
          <w:i/>
          <w:spacing w:val="7"/>
        </w:rPr>
        <w:t xml:space="preserve"> </w:t>
      </w:r>
      <w:r>
        <w:rPr>
          <w:i/>
        </w:rPr>
        <w:t>8000</w:t>
      </w:r>
      <w:r>
        <w:rPr>
          <w:i/>
          <w:spacing w:val="6"/>
        </w:rPr>
        <w:t xml:space="preserve"> </w:t>
      </w:r>
      <w:del w:id="472" w:author="Ritley Kenneth" w:date="2025-12-11T15:37:00Z" w16du:dateUtc="2025-12-11T14:37:00Z">
        <w:r w:rsidDel="008B380F">
          <w:rPr>
            <w:i/>
          </w:rPr>
          <w:delText>—</w:delText>
        </w:r>
      </w:del>
      <w:ins w:id="473" w:author="Ritley Kenneth" w:date="2025-12-11T15:37:00Z" w16du:dateUtc="2025-12-11T14:37:00Z">
        <w:r w:rsidR="008B380F">
          <w:rPr>
            <w:i/>
          </w:rPr>
          <w:t xml:space="preserve"> </w:t>
        </w:r>
        <w:proofErr w:type="gramStart"/>
        <w:r w:rsidR="008B380F">
          <w:rPr>
            <w:i/>
          </w:rPr>
          <w:t xml:space="preserve">-- </w:t>
        </w:r>
      </w:ins>
      <w:r>
        <w:rPr>
          <w:i/>
          <w:spacing w:val="7"/>
        </w:rPr>
        <w:t xml:space="preserve"> </w:t>
      </w:r>
      <w:r>
        <w:rPr>
          <w:i/>
        </w:rPr>
        <w:t>Wikipedia</w:t>
      </w:r>
      <w:proofErr w:type="gramEnd"/>
      <w:r>
        <w:rPr>
          <w:i/>
        </w:rPr>
        <w:t>,</w:t>
      </w:r>
      <w:r>
        <w:rPr>
          <w:i/>
          <w:spacing w:val="7"/>
        </w:rPr>
        <w:t xml:space="preserve"> </w:t>
      </w:r>
      <w:r>
        <w:rPr>
          <w:i/>
        </w:rPr>
        <w:t>The</w:t>
      </w:r>
      <w:r>
        <w:rPr>
          <w:i/>
          <w:spacing w:val="7"/>
        </w:rPr>
        <w:t xml:space="preserve"> </w:t>
      </w:r>
      <w:r>
        <w:rPr>
          <w:i/>
        </w:rPr>
        <w:t>Free</w:t>
      </w:r>
      <w:r>
        <w:rPr>
          <w:i/>
          <w:spacing w:val="6"/>
        </w:rPr>
        <w:t xml:space="preserve"> </w:t>
      </w:r>
      <w:r>
        <w:rPr>
          <w:i/>
        </w:rPr>
        <w:t>Encyclopedia</w:t>
      </w:r>
      <w:r>
        <w:t>.</w:t>
      </w:r>
      <w:r>
        <w:rPr>
          <w:spacing w:val="7"/>
        </w:rPr>
        <w:t xml:space="preserve"> </w:t>
      </w:r>
      <w:r>
        <w:t>[Online;</w:t>
      </w:r>
      <w:r>
        <w:rPr>
          <w:spacing w:val="7"/>
        </w:rPr>
        <w:t xml:space="preserve"> </w:t>
      </w:r>
      <w:r>
        <w:t>accessed</w:t>
      </w:r>
      <w:r>
        <w:rPr>
          <w:spacing w:val="7"/>
        </w:rPr>
        <w:t xml:space="preserve"> </w:t>
      </w:r>
      <w:r>
        <w:t>17-October-2025].</w:t>
      </w:r>
      <w:r>
        <w:rPr>
          <w:spacing w:val="6"/>
        </w:rPr>
        <w:t xml:space="preserve"> </w:t>
      </w:r>
      <w:r>
        <w:t>URL:</w:t>
      </w:r>
      <w:r>
        <w:rPr>
          <w:spacing w:val="7"/>
        </w:rPr>
        <w:t xml:space="preserve"> </w:t>
      </w:r>
      <w:hyperlink r:id="rId106">
        <w:proofErr w:type="gramStart"/>
        <w:r>
          <w:rPr>
            <w:rFonts w:ascii="Cambria" w:hAnsi="Cambria"/>
          </w:rPr>
          <w:t>https</w:t>
        </w:r>
        <w:r>
          <w:rPr>
            <w:rFonts w:ascii="Cambria" w:hAnsi="Cambria"/>
            <w:spacing w:val="-22"/>
          </w:rPr>
          <w:t xml:space="preserve"> </w:t>
        </w:r>
        <w:r>
          <w:rPr>
            <w:rFonts w:ascii="Cambria" w:hAnsi="Cambria"/>
            <w:spacing w:val="-10"/>
          </w:rPr>
          <w:t>:</w:t>
        </w:r>
        <w:proofErr w:type="gramEnd"/>
      </w:hyperlink>
    </w:p>
    <w:bookmarkStart w:id="474" w:name="_bookmark72"/>
    <w:bookmarkEnd w:id="474"/>
    <w:p w14:paraId="6FCCCBE7" w14:textId="77777777" w:rsidR="000900B5" w:rsidRDefault="00000000">
      <w:pPr>
        <w:pStyle w:val="BodyText"/>
        <w:spacing w:line="271" w:lineRule="exact"/>
        <w:ind w:left="360"/>
      </w:pPr>
      <w:r>
        <w:fldChar w:fldCharType="begin"/>
      </w:r>
      <w:r>
        <w:instrText>HYPERLINK "https://en.wikipedia.org/w/index.php?title=ISO_8000&amp;oldid=1316394786" \h</w:instrText>
      </w:r>
      <w:r>
        <w:fldChar w:fldCharType="separate"/>
      </w:r>
      <w:r>
        <w:rPr>
          <w:rFonts w:ascii="Cambria"/>
          <w:spacing w:val="-2"/>
          <w:w w:val="105"/>
        </w:rPr>
        <w:t>//en.wikipedia.org/w/</w:t>
      </w:r>
      <w:proofErr w:type="spellStart"/>
      <w:r>
        <w:rPr>
          <w:rFonts w:ascii="Cambria"/>
          <w:spacing w:val="-2"/>
          <w:w w:val="105"/>
        </w:rPr>
        <w:t>index.php?title</w:t>
      </w:r>
      <w:proofErr w:type="spellEnd"/>
      <w:r>
        <w:rPr>
          <w:rFonts w:ascii="Cambria"/>
          <w:spacing w:val="-2"/>
          <w:w w:val="105"/>
        </w:rPr>
        <w:t>=ISO_8000&amp;oldid=1316394786</w:t>
      </w:r>
      <w:r>
        <w:fldChar w:fldCharType="end"/>
      </w:r>
      <w:r>
        <w:rPr>
          <w:spacing w:val="-2"/>
          <w:w w:val="105"/>
        </w:rPr>
        <w:t>.</w:t>
      </w:r>
    </w:p>
    <w:p w14:paraId="6FCCCBE8" w14:textId="7C0534D6" w:rsidR="000900B5" w:rsidRDefault="00000000">
      <w:pPr>
        <w:pStyle w:val="ListParagraph"/>
        <w:numPr>
          <w:ilvl w:val="0"/>
          <w:numId w:val="5"/>
        </w:numPr>
        <w:tabs>
          <w:tab w:val="left" w:pos="359"/>
        </w:tabs>
        <w:spacing w:line="271" w:lineRule="exact"/>
        <w:ind w:left="359" w:hanging="217"/>
        <w:rPr>
          <w:rFonts w:ascii="Cambria" w:hAnsi="Cambria"/>
        </w:rPr>
      </w:pPr>
      <w:r>
        <w:t>(2025c).</w:t>
      </w:r>
      <w:r>
        <w:rPr>
          <w:spacing w:val="-5"/>
        </w:rPr>
        <w:t xml:space="preserve"> </w:t>
      </w:r>
      <w:r>
        <w:rPr>
          <w:i/>
        </w:rPr>
        <w:t>Swiss</w:t>
      </w:r>
      <w:r>
        <w:rPr>
          <w:i/>
          <w:spacing w:val="-4"/>
        </w:rPr>
        <w:t xml:space="preserve"> </w:t>
      </w:r>
      <w:r>
        <w:rPr>
          <w:i/>
        </w:rPr>
        <w:t>Post</w:t>
      </w:r>
      <w:r>
        <w:rPr>
          <w:i/>
          <w:spacing w:val="-4"/>
        </w:rPr>
        <w:t xml:space="preserve"> </w:t>
      </w:r>
      <w:del w:id="475" w:author="Ritley Kenneth" w:date="2025-12-11T15:37:00Z" w16du:dateUtc="2025-12-11T14:37:00Z">
        <w:r w:rsidDel="008B380F">
          <w:rPr>
            <w:i/>
          </w:rPr>
          <w:delText>—</w:delText>
        </w:r>
      </w:del>
      <w:ins w:id="476" w:author="Ritley Kenneth" w:date="2025-12-11T15:37:00Z" w16du:dateUtc="2025-12-11T14:37:00Z">
        <w:r w:rsidR="008B380F">
          <w:rPr>
            <w:i/>
          </w:rPr>
          <w:t xml:space="preserve"> </w:t>
        </w:r>
        <w:proofErr w:type="gramStart"/>
        <w:r w:rsidR="008B380F">
          <w:rPr>
            <w:i/>
          </w:rPr>
          <w:t xml:space="preserve">-- </w:t>
        </w:r>
      </w:ins>
      <w:r>
        <w:rPr>
          <w:i/>
          <w:spacing w:val="-4"/>
        </w:rPr>
        <w:t xml:space="preserve"> </w:t>
      </w:r>
      <w:r>
        <w:rPr>
          <w:i/>
        </w:rPr>
        <w:t>Wikipedia</w:t>
      </w:r>
      <w:proofErr w:type="gramEnd"/>
      <w:r>
        <w:rPr>
          <w:i/>
        </w:rPr>
        <w:t>,</w:t>
      </w:r>
      <w:r>
        <w:rPr>
          <w:i/>
          <w:spacing w:val="-4"/>
        </w:rPr>
        <w:t xml:space="preserve"> </w:t>
      </w:r>
      <w:r>
        <w:rPr>
          <w:i/>
        </w:rPr>
        <w:t>The</w:t>
      </w:r>
      <w:r>
        <w:rPr>
          <w:i/>
          <w:spacing w:val="-4"/>
        </w:rPr>
        <w:t xml:space="preserve"> </w:t>
      </w:r>
      <w:r>
        <w:rPr>
          <w:i/>
        </w:rPr>
        <w:t>Free</w:t>
      </w:r>
      <w:r>
        <w:rPr>
          <w:i/>
          <w:spacing w:val="-4"/>
        </w:rPr>
        <w:t xml:space="preserve"> </w:t>
      </w:r>
      <w:r>
        <w:rPr>
          <w:i/>
        </w:rPr>
        <w:t>Encyclopedia</w:t>
      </w:r>
      <w:r>
        <w:t>.</w:t>
      </w:r>
      <w:r>
        <w:rPr>
          <w:spacing w:val="-4"/>
        </w:rPr>
        <w:t xml:space="preserve"> </w:t>
      </w:r>
      <w:r>
        <w:t>[Online;</w:t>
      </w:r>
      <w:r>
        <w:rPr>
          <w:spacing w:val="-4"/>
        </w:rPr>
        <w:t xml:space="preserve"> </w:t>
      </w:r>
      <w:r>
        <w:t>accessed</w:t>
      </w:r>
      <w:r>
        <w:rPr>
          <w:spacing w:val="-4"/>
        </w:rPr>
        <w:t xml:space="preserve"> </w:t>
      </w:r>
      <w:r>
        <w:t>26-October-2025].</w:t>
      </w:r>
      <w:r>
        <w:rPr>
          <w:spacing w:val="-4"/>
        </w:rPr>
        <w:t xml:space="preserve"> </w:t>
      </w:r>
      <w:r>
        <w:t>URL:</w:t>
      </w:r>
      <w:r>
        <w:rPr>
          <w:spacing w:val="-4"/>
        </w:rPr>
        <w:t xml:space="preserve"> </w:t>
      </w:r>
      <w:hyperlink r:id="rId107">
        <w:r>
          <w:rPr>
            <w:rFonts w:ascii="Cambria" w:hAnsi="Cambria"/>
            <w:spacing w:val="-2"/>
          </w:rPr>
          <w:t>https:</w:t>
        </w:r>
      </w:hyperlink>
    </w:p>
    <w:p w14:paraId="6FCCCBE9" w14:textId="77777777" w:rsidR="000900B5" w:rsidRDefault="00000000">
      <w:pPr>
        <w:pStyle w:val="BodyText"/>
        <w:spacing w:line="286" w:lineRule="exact"/>
        <w:ind w:left="360"/>
      </w:pPr>
      <w:hyperlink r:id="rId108">
        <w:r>
          <w:rPr>
            <w:rFonts w:ascii="Cambria"/>
            <w:spacing w:val="-2"/>
            <w:w w:val="110"/>
          </w:rPr>
          <w:t>//en.wikipedia.org/w/index.php?title=Swiss_Post&amp;oldid=1311289869</w:t>
        </w:r>
      </w:hyperlink>
      <w:r>
        <w:rPr>
          <w:spacing w:val="-2"/>
          <w:w w:val="110"/>
        </w:rPr>
        <w:t>.</w:t>
      </w:r>
    </w:p>
    <w:p w14:paraId="6FCCCBEA" w14:textId="77777777" w:rsidR="000900B5" w:rsidRDefault="000900B5">
      <w:pPr>
        <w:pStyle w:val="BodyText"/>
        <w:spacing w:line="286" w:lineRule="exact"/>
        <w:sectPr w:rsidR="000900B5">
          <w:headerReference w:type="default" r:id="rId109"/>
          <w:footerReference w:type="default" r:id="rId110"/>
          <w:pgSz w:w="11910" w:h="16840"/>
          <w:pgMar w:top="2300" w:right="0" w:bottom="180" w:left="708" w:header="1755" w:footer="0" w:gutter="0"/>
          <w:pgNumType w:start="39"/>
          <w:cols w:space="720"/>
        </w:sectPr>
      </w:pPr>
    </w:p>
    <w:p w14:paraId="6FCCCBEB" w14:textId="77777777" w:rsidR="000900B5" w:rsidRDefault="000900B5">
      <w:pPr>
        <w:pStyle w:val="BodyText"/>
        <w:spacing w:before="8"/>
        <w:rPr>
          <w:sz w:val="14"/>
        </w:rPr>
      </w:pPr>
    </w:p>
    <w:p w14:paraId="6FCCCBEC" w14:textId="77777777" w:rsidR="000900B5" w:rsidRDefault="000900B5">
      <w:pPr>
        <w:pStyle w:val="BodyText"/>
        <w:rPr>
          <w:sz w:val="14"/>
        </w:rPr>
        <w:sectPr w:rsidR="000900B5">
          <w:headerReference w:type="even" r:id="rId111"/>
          <w:footerReference w:type="even" r:id="rId112"/>
          <w:pgSz w:w="11910" w:h="16840"/>
          <w:pgMar w:top="1920" w:right="0" w:bottom="280" w:left="708" w:header="0" w:footer="0" w:gutter="0"/>
          <w:cols w:space="720"/>
        </w:sectPr>
      </w:pPr>
    </w:p>
    <w:bookmarkStart w:id="477" w:name="List_of_Tables"/>
    <w:bookmarkStart w:id="478" w:name="_bookmark73"/>
    <w:bookmarkEnd w:id="477"/>
    <w:bookmarkEnd w:id="478"/>
    <w:p w14:paraId="6FCCCBED" w14:textId="77777777" w:rsidR="000900B5" w:rsidRDefault="00000000">
      <w:pPr>
        <w:pStyle w:val="ListParagraph"/>
        <w:numPr>
          <w:ilvl w:val="1"/>
          <w:numId w:val="4"/>
        </w:numPr>
        <w:tabs>
          <w:tab w:val="left" w:pos="968"/>
          <w:tab w:val="right" w:leader="dot" w:pos="10347"/>
        </w:tabs>
        <w:spacing w:before="395" w:line="286" w:lineRule="exact"/>
        <w:ind w:left="968" w:hanging="499"/>
      </w:pPr>
      <w:r>
        <w:lastRenderedPageBreak/>
        <w:fldChar w:fldCharType="begin"/>
      </w:r>
      <w:r>
        <w:instrText>HYPERLINK \l "_bookmark23"</w:instrText>
      </w:r>
      <w:r>
        <w:fldChar w:fldCharType="separate"/>
      </w:r>
      <w:r>
        <w:t>Project</w:t>
      </w:r>
      <w:r>
        <w:rPr>
          <w:spacing w:val="-12"/>
        </w:rPr>
        <w:t xml:space="preserve"> </w:t>
      </w:r>
      <w:r>
        <w:t>Risk</w:t>
      </w:r>
      <w:r>
        <w:rPr>
          <w:spacing w:val="-11"/>
        </w:rPr>
        <w:t xml:space="preserve"> </w:t>
      </w:r>
      <w:r>
        <w:rPr>
          <w:spacing w:val="-2"/>
        </w:rPr>
        <w:t>Overview</w:t>
      </w:r>
      <w:r>
        <w:fldChar w:fldCharType="end"/>
      </w:r>
      <w:r>
        <w:rPr>
          <w:rFonts w:ascii="Times New Roman"/>
        </w:rPr>
        <w:tab/>
      </w:r>
      <w:r>
        <w:rPr>
          <w:spacing w:val="-10"/>
        </w:rPr>
        <w:t>7</w:t>
      </w:r>
    </w:p>
    <w:p w14:paraId="6FCCCBEE" w14:textId="77777777" w:rsidR="000900B5" w:rsidRDefault="00000000">
      <w:pPr>
        <w:pStyle w:val="ListParagraph"/>
        <w:numPr>
          <w:ilvl w:val="1"/>
          <w:numId w:val="4"/>
        </w:numPr>
        <w:tabs>
          <w:tab w:val="left" w:pos="968"/>
          <w:tab w:val="right" w:leader="dot" w:pos="10347"/>
        </w:tabs>
        <w:spacing w:line="271" w:lineRule="exact"/>
        <w:ind w:left="968" w:hanging="499"/>
      </w:pPr>
      <w:hyperlink w:anchor="_bookmark25" w:history="1">
        <w:r>
          <w:rPr>
            <w:spacing w:val="-2"/>
          </w:rPr>
          <w:t>Risk</w:t>
        </w:r>
        <w:r>
          <w:rPr>
            <w:spacing w:val="-8"/>
          </w:rPr>
          <w:t xml:space="preserve"> </w:t>
        </w:r>
        <w:r>
          <w:rPr>
            <w:spacing w:val="-2"/>
          </w:rPr>
          <w:t>Matrix</w:t>
        </w:r>
        <w:r>
          <w:rPr>
            <w:spacing w:val="-5"/>
          </w:rPr>
          <w:t xml:space="preserve"> </w:t>
        </w:r>
        <w:r>
          <w:rPr>
            <w:spacing w:val="-2"/>
          </w:rPr>
          <w:t>(</w:t>
        </w:r>
        <w:proofErr w:type="spellStart"/>
        <w:r>
          <w:rPr>
            <w:spacing w:val="-2"/>
          </w:rPr>
          <w:t>Likelyhood</w:t>
        </w:r>
        <w:proofErr w:type="spellEnd"/>
        <w:r>
          <w:rPr>
            <w:spacing w:val="-4"/>
          </w:rPr>
          <w:t xml:space="preserve"> </w:t>
        </w:r>
        <w:r>
          <w:rPr>
            <w:rFonts w:ascii="Verdana" w:hAnsi="Verdana"/>
            <w:i/>
            <w:spacing w:val="-2"/>
          </w:rPr>
          <w:t>×</w:t>
        </w:r>
        <w:r>
          <w:rPr>
            <w:rFonts w:ascii="Verdana" w:hAnsi="Verdana"/>
            <w:i/>
            <w:spacing w:val="-27"/>
          </w:rPr>
          <w:t xml:space="preserve"> </w:t>
        </w:r>
        <w:r>
          <w:rPr>
            <w:spacing w:val="-2"/>
          </w:rPr>
          <w:t>Severity)</w:t>
        </w:r>
      </w:hyperlink>
      <w:r>
        <w:rPr>
          <w:rFonts w:ascii="Times New Roman" w:hAnsi="Times New Roman"/>
        </w:rPr>
        <w:tab/>
      </w:r>
      <w:r>
        <w:rPr>
          <w:spacing w:val="-10"/>
        </w:rPr>
        <w:t>8</w:t>
      </w:r>
    </w:p>
    <w:p w14:paraId="6FCCCBEF" w14:textId="77777777" w:rsidR="000900B5" w:rsidRDefault="00000000">
      <w:pPr>
        <w:pStyle w:val="ListParagraph"/>
        <w:numPr>
          <w:ilvl w:val="1"/>
          <w:numId w:val="4"/>
        </w:numPr>
        <w:tabs>
          <w:tab w:val="left" w:pos="968"/>
          <w:tab w:val="right" w:leader="dot" w:pos="10347"/>
        </w:tabs>
        <w:spacing w:line="271" w:lineRule="exact"/>
        <w:ind w:left="968" w:hanging="499"/>
      </w:pPr>
      <w:hyperlink w:anchor="_bookmark26" w:history="1">
        <w:r>
          <w:rPr>
            <w:spacing w:val="-2"/>
          </w:rPr>
          <w:t>Risk Strategy and</w:t>
        </w:r>
        <w:r>
          <w:rPr>
            <w:spacing w:val="-1"/>
          </w:rPr>
          <w:t xml:space="preserve"> </w:t>
        </w:r>
        <w:r>
          <w:rPr>
            <w:spacing w:val="-2"/>
          </w:rPr>
          <w:t xml:space="preserve">Treatment </w:t>
        </w:r>
        <w:r>
          <w:rPr>
            <w:spacing w:val="-4"/>
          </w:rPr>
          <w:t>Plan</w:t>
        </w:r>
      </w:hyperlink>
      <w:r>
        <w:rPr>
          <w:rFonts w:ascii="Times New Roman"/>
        </w:rPr>
        <w:tab/>
      </w:r>
      <w:r>
        <w:rPr>
          <w:spacing w:val="-10"/>
        </w:rPr>
        <w:t>8</w:t>
      </w:r>
    </w:p>
    <w:p w14:paraId="6FCCCBF0" w14:textId="77777777" w:rsidR="000900B5" w:rsidRDefault="00000000">
      <w:pPr>
        <w:pStyle w:val="ListParagraph"/>
        <w:numPr>
          <w:ilvl w:val="1"/>
          <w:numId w:val="4"/>
        </w:numPr>
        <w:tabs>
          <w:tab w:val="left" w:pos="967"/>
          <w:tab w:val="right" w:leader="dot" w:pos="10347"/>
        </w:tabs>
        <w:spacing w:line="286" w:lineRule="exact"/>
        <w:ind w:left="967" w:hanging="498"/>
      </w:pPr>
      <w:hyperlink w:anchor="_bookmark27" w:history="1">
        <w:r>
          <w:t>Risk</w:t>
        </w:r>
        <w:r>
          <w:rPr>
            <w:spacing w:val="-11"/>
          </w:rPr>
          <w:t xml:space="preserve"> </w:t>
        </w:r>
        <w:r>
          <w:t>Strategy</w:t>
        </w:r>
        <w:r>
          <w:rPr>
            <w:spacing w:val="-10"/>
          </w:rPr>
          <w:t xml:space="preserve"> </w:t>
        </w:r>
        <w:r>
          <w:t>and</w:t>
        </w:r>
        <w:r>
          <w:rPr>
            <w:spacing w:val="-10"/>
          </w:rPr>
          <w:t xml:space="preserve"> </w:t>
        </w:r>
        <w:r>
          <w:t>Action</w:t>
        </w:r>
        <w:r>
          <w:rPr>
            <w:spacing w:val="-10"/>
          </w:rPr>
          <w:t xml:space="preserve"> </w:t>
        </w:r>
        <w:r>
          <w:rPr>
            <w:spacing w:val="-2"/>
          </w:rPr>
          <w:t>Overview</w:t>
        </w:r>
      </w:hyperlink>
      <w:r>
        <w:rPr>
          <w:rFonts w:ascii="Times New Roman"/>
        </w:rPr>
        <w:tab/>
      </w:r>
      <w:r>
        <w:rPr>
          <w:spacing w:val="-10"/>
        </w:rPr>
        <w:t>9</w:t>
      </w:r>
    </w:p>
    <w:p w14:paraId="6FCCCBF1" w14:textId="77777777" w:rsidR="000900B5" w:rsidRDefault="00000000">
      <w:pPr>
        <w:pStyle w:val="ListParagraph"/>
        <w:numPr>
          <w:ilvl w:val="1"/>
          <w:numId w:val="3"/>
        </w:numPr>
        <w:tabs>
          <w:tab w:val="left" w:pos="968"/>
          <w:tab w:val="right" w:leader="dot" w:pos="10347"/>
        </w:tabs>
        <w:spacing w:before="169"/>
        <w:ind w:left="968" w:hanging="499"/>
      </w:pPr>
      <w:hyperlink w:anchor="_bookmark32" w:history="1">
        <w:r>
          <w:rPr>
            <w:spacing w:val="-2"/>
          </w:rPr>
          <w:t>SMART</w:t>
        </w:r>
        <w:r>
          <w:rPr>
            <w:spacing w:val="-4"/>
          </w:rPr>
          <w:t xml:space="preserve"> </w:t>
        </w:r>
        <w:r>
          <w:rPr>
            <w:spacing w:val="-2"/>
          </w:rPr>
          <w:t>Goals</w:t>
        </w:r>
        <w:r>
          <w:rPr>
            <w:spacing w:val="-4"/>
          </w:rPr>
          <w:t xml:space="preserve"> </w:t>
        </w:r>
        <w:r>
          <w:rPr>
            <w:spacing w:val="-2"/>
          </w:rPr>
          <w:t>Overview</w:t>
        </w:r>
      </w:hyperlink>
      <w:r>
        <w:rPr>
          <w:rFonts w:ascii="Times New Roman"/>
        </w:rPr>
        <w:tab/>
      </w:r>
      <w:r>
        <w:rPr>
          <w:spacing w:val="-5"/>
        </w:rPr>
        <w:t>14</w:t>
      </w:r>
    </w:p>
    <w:p w14:paraId="6FCCCBF2" w14:textId="77777777" w:rsidR="000900B5" w:rsidRDefault="000900B5">
      <w:pPr>
        <w:pStyle w:val="ListParagraph"/>
        <w:sectPr w:rsidR="000900B5">
          <w:headerReference w:type="default" r:id="rId113"/>
          <w:footerReference w:type="default" r:id="rId114"/>
          <w:pgSz w:w="11910" w:h="16840"/>
          <w:pgMar w:top="2300" w:right="0" w:bottom="180" w:left="708" w:header="1755" w:footer="0" w:gutter="0"/>
          <w:pgNumType w:start="41"/>
          <w:cols w:space="720"/>
        </w:sectPr>
      </w:pPr>
    </w:p>
    <w:p w14:paraId="6FCCCBF3" w14:textId="77777777" w:rsidR="000900B5" w:rsidRDefault="000900B5">
      <w:pPr>
        <w:pStyle w:val="BodyText"/>
        <w:spacing w:before="8"/>
        <w:rPr>
          <w:sz w:val="14"/>
        </w:rPr>
      </w:pPr>
    </w:p>
    <w:p w14:paraId="6FCCCBF4" w14:textId="77777777" w:rsidR="000900B5" w:rsidRDefault="000900B5">
      <w:pPr>
        <w:pStyle w:val="BodyText"/>
        <w:rPr>
          <w:sz w:val="14"/>
        </w:rPr>
        <w:sectPr w:rsidR="000900B5">
          <w:headerReference w:type="even" r:id="rId115"/>
          <w:footerReference w:type="even" r:id="rId116"/>
          <w:pgSz w:w="11910" w:h="16840"/>
          <w:pgMar w:top="1920" w:right="0" w:bottom="280" w:left="708" w:header="0" w:footer="0" w:gutter="0"/>
          <w:cols w:space="720"/>
        </w:sectPr>
      </w:pPr>
    </w:p>
    <w:p w14:paraId="6FCCCBF5" w14:textId="77777777" w:rsidR="000900B5" w:rsidRDefault="000900B5">
      <w:pPr>
        <w:pStyle w:val="BodyText"/>
        <w:spacing w:before="130"/>
        <w:rPr>
          <w:sz w:val="20"/>
        </w:rPr>
      </w:pPr>
    </w:p>
    <w:tbl>
      <w:tblPr>
        <w:tblW w:w="0" w:type="auto"/>
        <w:tblInd w:w="427" w:type="dxa"/>
        <w:tblLayout w:type="fixed"/>
        <w:tblCellMar>
          <w:left w:w="0" w:type="dxa"/>
          <w:right w:w="0" w:type="dxa"/>
        </w:tblCellMar>
        <w:tblLook w:val="01E0" w:firstRow="1" w:lastRow="1" w:firstColumn="1" w:lastColumn="1" w:noHBand="0" w:noVBand="0"/>
      </w:tblPr>
      <w:tblGrid>
        <w:gridCol w:w="513"/>
        <w:gridCol w:w="9061"/>
        <w:gridCol w:w="403"/>
      </w:tblGrid>
      <w:tr w:rsidR="000900B5" w14:paraId="6FCCCBF9" w14:textId="77777777">
        <w:trPr>
          <w:trHeight w:val="380"/>
        </w:trPr>
        <w:tc>
          <w:tcPr>
            <w:tcW w:w="513" w:type="dxa"/>
          </w:tcPr>
          <w:bookmarkStart w:id="479" w:name="List_of_Figures"/>
          <w:bookmarkStart w:id="480" w:name="_bookmark74"/>
          <w:bookmarkEnd w:id="479"/>
          <w:bookmarkEnd w:id="480"/>
          <w:p w14:paraId="6FCCCBF6" w14:textId="77777777" w:rsidR="000900B5" w:rsidRDefault="00000000">
            <w:pPr>
              <w:pStyle w:val="TableParagraph"/>
              <w:spacing w:line="292" w:lineRule="exact"/>
              <w:ind w:right="104"/>
              <w:jc w:val="center"/>
            </w:pPr>
            <w:r>
              <w:fldChar w:fldCharType="begin"/>
            </w:r>
            <w:r>
              <w:instrText>HYPERLINK \l "_bookmark4"</w:instrText>
            </w:r>
            <w:r>
              <w:fldChar w:fldCharType="separate"/>
            </w:r>
            <w:r>
              <w:rPr>
                <w:spacing w:val="-4"/>
              </w:rPr>
              <w:t>1.1.</w:t>
            </w:r>
            <w:r>
              <w:fldChar w:fldCharType="end"/>
            </w:r>
          </w:p>
        </w:tc>
        <w:tc>
          <w:tcPr>
            <w:tcW w:w="9061" w:type="dxa"/>
          </w:tcPr>
          <w:p w14:paraId="6FCCCBF7" w14:textId="77777777" w:rsidR="000900B5" w:rsidRDefault="00000000">
            <w:pPr>
              <w:pStyle w:val="TableParagraph"/>
              <w:spacing w:line="292" w:lineRule="exact"/>
              <w:ind w:left="38"/>
            </w:pPr>
            <w:hyperlink w:anchor="_bookmark4" w:history="1">
              <w:proofErr w:type="spellStart"/>
              <w:r>
                <w:t>Organisational</w:t>
              </w:r>
              <w:proofErr w:type="spellEnd"/>
              <w:r>
                <w:rPr>
                  <w:spacing w:val="-4"/>
                </w:rPr>
                <w:t xml:space="preserve"> </w:t>
              </w:r>
              <w:r>
                <w:t>structure</w:t>
              </w:r>
              <w:r>
                <w:rPr>
                  <w:spacing w:val="-3"/>
                </w:rPr>
                <w:t xml:space="preserve"> </w:t>
              </w:r>
              <w:r>
                <w:t>of</w:t>
              </w:r>
              <w:r>
                <w:rPr>
                  <w:spacing w:val="-3"/>
                </w:rPr>
                <w:t xml:space="preserve"> </w:t>
              </w:r>
              <w:r>
                <w:t>the</w:t>
              </w:r>
              <w:r>
                <w:rPr>
                  <w:spacing w:val="-4"/>
                </w:rPr>
                <w:t xml:space="preserve"> </w:t>
              </w:r>
              <w:r>
                <w:t>Swiss</w:t>
              </w:r>
              <w:r>
                <w:rPr>
                  <w:spacing w:val="-3"/>
                </w:rPr>
                <w:t xml:space="preserve"> </w:t>
              </w:r>
              <w:r>
                <w:t>Post</w:t>
              </w:r>
              <w:r>
                <w:rPr>
                  <w:spacing w:val="-3"/>
                </w:rPr>
                <w:t xml:space="preserve"> </w:t>
              </w:r>
              <w:r>
                <w:t>(online</w:t>
              </w:r>
              <w:r>
                <w:rPr>
                  <w:spacing w:val="-4"/>
                </w:rPr>
                <w:t xml:space="preserve"> </w:t>
              </w:r>
              <w:r>
                <w:t>version)</w:t>
              </w:r>
            </w:hyperlink>
            <w:r>
              <w:rPr>
                <w:spacing w:val="2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r>
              <w:t>.</w:t>
            </w:r>
            <w:r>
              <w:rPr>
                <w:spacing w:val="52"/>
              </w:rPr>
              <w:t xml:space="preserve"> </w:t>
            </w:r>
            <w:proofErr w:type="gramStart"/>
            <w:r>
              <w:t>.</w:t>
            </w:r>
            <w:r>
              <w:rPr>
                <w:spacing w:val="52"/>
              </w:rPr>
              <w:t xml:space="preserve"> </w:t>
            </w:r>
            <w:r>
              <w:t>.</w:t>
            </w:r>
            <w:r>
              <w:rPr>
                <w:spacing w:val="52"/>
              </w:rPr>
              <w:t xml:space="preserve"> </w:t>
            </w:r>
            <w:r>
              <w:t>.</w:t>
            </w:r>
            <w:r>
              <w:rPr>
                <w:spacing w:val="52"/>
              </w:rPr>
              <w:t xml:space="preserve"> </w:t>
            </w:r>
            <w:r>
              <w:rPr>
                <w:spacing w:val="-12"/>
              </w:rPr>
              <w:t>.</w:t>
            </w:r>
            <w:proofErr w:type="gramEnd"/>
          </w:p>
        </w:tc>
        <w:tc>
          <w:tcPr>
            <w:tcW w:w="403" w:type="dxa"/>
          </w:tcPr>
          <w:p w14:paraId="6FCCCBF8" w14:textId="77777777" w:rsidR="000900B5" w:rsidRDefault="00000000">
            <w:pPr>
              <w:pStyle w:val="TableParagraph"/>
              <w:spacing w:line="292" w:lineRule="exact"/>
              <w:ind w:left="193"/>
              <w:jc w:val="center"/>
            </w:pPr>
            <w:r>
              <w:rPr>
                <w:spacing w:val="-10"/>
              </w:rPr>
              <w:t>2</w:t>
            </w:r>
          </w:p>
        </w:tc>
      </w:tr>
      <w:tr w:rsidR="000900B5" w14:paraId="6FCCCBFD" w14:textId="77777777">
        <w:trPr>
          <w:trHeight w:val="370"/>
        </w:trPr>
        <w:tc>
          <w:tcPr>
            <w:tcW w:w="513" w:type="dxa"/>
          </w:tcPr>
          <w:p w14:paraId="6FCCCBFA" w14:textId="77777777" w:rsidR="000900B5" w:rsidRDefault="00000000">
            <w:pPr>
              <w:pStyle w:val="TableParagraph"/>
              <w:spacing w:before="80" w:line="271" w:lineRule="exact"/>
              <w:ind w:left="9" w:right="104"/>
              <w:jc w:val="center"/>
            </w:pPr>
            <w:hyperlink w:anchor="_bookmark41" w:history="1">
              <w:r>
                <w:rPr>
                  <w:spacing w:val="-4"/>
                </w:rPr>
                <w:t>5.1.</w:t>
              </w:r>
            </w:hyperlink>
          </w:p>
        </w:tc>
        <w:tc>
          <w:tcPr>
            <w:tcW w:w="9061" w:type="dxa"/>
          </w:tcPr>
          <w:p w14:paraId="6FCCCBFB" w14:textId="77777777" w:rsidR="000900B5" w:rsidRDefault="00000000">
            <w:pPr>
              <w:pStyle w:val="TableParagraph"/>
              <w:spacing w:before="80" w:line="271" w:lineRule="exact"/>
              <w:ind w:left="38"/>
            </w:pPr>
            <w:hyperlink w:anchor="_bookmark41" w:history="1">
              <w:r>
                <w:t>A</w:t>
              </w:r>
              <w:r>
                <w:rPr>
                  <w:spacing w:val="-4"/>
                </w:rPr>
                <w:t xml:space="preserve"> </w:t>
              </w:r>
              <w:proofErr w:type="spellStart"/>
              <w:r>
                <w:t>visualisation</w:t>
              </w:r>
              <w:proofErr w:type="spellEnd"/>
              <w:r>
                <w:rPr>
                  <w:spacing w:val="-4"/>
                </w:rPr>
                <w:t xml:space="preserve"> </w:t>
              </w:r>
              <w:r>
                <w:t>of</w:t>
              </w:r>
              <w:r>
                <w:rPr>
                  <w:spacing w:val="-3"/>
                </w:rPr>
                <w:t xml:space="preserve"> </w:t>
              </w:r>
              <w:r>
                <w:t>the</w:t>
              </w:r>
              <w:r>
                <w:rPr>
                  <w:spacing w:val="-4"/>
                </w:rPr>
                <w:t xml:space="preserve"> </w:t>
              </w:r>
              <w:r>
                <w:t>compared</w:t>
              </w:r>
              <w:r>
                <w:rPr>
                  <w:spacing w:val="-3"/>
                </w:rPr>
                <w:t xml:space="preserve"> </w:t>
              </w:r>
              <w:r>
                <w:t>events</w:t>
              </w:r>
              <w:r>
                <w:rPr>
                  <w:spacing w:val="-4"/>
                </w:rPr>
                <w:t xml:space="preserve"> </w:t>
              </w:r>
              <w:r>
                <w:t>submitted</w:t>
              </w:r>
              <w:r>
                <w:rPr>
                  <w:spacing w:val="-3"/>
                </w:rPr>
                <w:t xml:space="preserve"> </w:t>
              </w:r>
              <w:r>
                <w:t>and</w:t>
              </w:r>
              <w:r>
                <w:rPr>
                  <w:spacing w:val="-4"/>
                </w:rPr>
                <w:t xml:space="preserve"> </w:t>
              </w:r>
              <w:r>
                <w:t>discharged</w:t>
              </w:r>
            </w:hyperlink>
            <w:r>
              <w:rPr>
                <w:spacing w:val="10"/>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r>
              <w:rPr>
                <w:spacing w:val="-12"/>
              </w:rPr>
              <w:t>.</w:t>
            </w:r>
          </w:p>
        </w:tc>
        <w:tc>
          <w:tcPr>
            <w:tcW w:w="403" w:type="dxa"/>
          </w:tcPr>
          <w:p w14:paraId="6FCCCBFC" w14:textId="77777777" w:rsidR="000900B5" w:rsidRDefault="00000000">
            <w:pPr>
              <w:pStyle w:val="TableParagraph"/>
              <w:spacing w:before="80" w:line="271" w:lineRule="exact"/>
              <w:ind w:left="102"/>
              <w:jc w:val="center"/>
            </w:pPr>
            <w:r>
              <w:rPr>
                <w:spacing w:val="-5"/>
              </w:rPr>
              <w:t>19</w:t>
            </w:r>
          </w:p>
        </w:tc>
      </w:tr>
      <w:tr w:rsidR="000900B5" w14:paraId="6FCCCC01" w14:textId="77777777">
        <w:trPr>
          <w:trHeight w:val="270"/>
        </w:trPr>
        <w:tc>
          <w:tcPr>
            <w:tcW w:w="513" w:type="dxa"/>
          </w:tcPr>
          <w:p w14:paraId="6FCCCBFE" w14:textId="77777777" w:rsidR="000900B5" w:rsidRDefault="00000000">
            <w:pPr>
              <w:pStyle w:val="TableParagraph"/>
              <w:spacing w:line="251" w:lineRule="exact"/>
              <w:ind w:right="75"/>
              <w:jc w:val="center"/>
            </w:pPr>
            <w:hyperlink w:anchor="_bookmark44" w:history="1">
              <w:r>
                <w:rPr>
                  <w:spacing w:val="-4"/>
                </w:rPr>
                <w:t>5.2.</w:t>
              </w:r>
            </w:hyperlink>
          </w:p>
        </w:tc>
        <w:tc>
          <w:tcPr>
            <w:tcW w:w="9061" w:type="dxa"/>
          </w:tcPr>
          <w:p w14:paraId="6FCCCBFF" w14:textId="77777777" w:rsidR="000900B5" w:rsidRDefault="00000000">
            <w:pPr>
              <w:pStyle w:val="TableParagraph"/>
              <w:spacing w:line="251" w:lineRule="exact"/>
              <w:ind w:left="38"/>
            </w:pPr>
            <w:hyperlink w:anchor="_bookmark44" w:history="1">
              <w:r>
                <w:t>SAC</w:t>
              </w:r>
              <w:r>
                <w:rPr>
                  <w:spacing w:val="-3"/>
                </w:rPr>
                <w:t xml:space="preserve"> </w:t>
              </w:r>
              <w:r>
                <w:t>DQM</w:t>
              </w:r>
              <w:r>
                <w:rPr>
                  <w:spacing w:val="-2"/>
                </w:rPr>
                <w:t xml:space="preserve"> </w:t>
              </w:r>
              <w:r>
                <w:t>Submitted</w:t>
              </w:r>
              <w:r>
                <w:rPr>
                  <w:spacing w:val="-2"/>
                </w:rPr>
                <w:t xml:space="preserve"> </w:t>
              </w:r>
              <w:r>
                <w:t>discharged</w:t>
              </w:r>
            </w:hyperlink>
            <w:r>
              <w:rPr>
                <w:spacing w:val="55"/>
                <w:w w:val="150"/>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rPr>
                <w:spacing w:val="-12"/>
              </w:rPr>
              <w:t>.</w:t>
            </w:r>
          </w:p>
        </w:tc>
        <w:tc>
          <w:tcPr>
            <w:tcW w:w="403" w:type="dxa"/>
          </w:tcPr>
          <w:p w14:paraId="6FCCCC00" w14:textId="77777777" w:rsidR="000900B5" w:rsidRDefault="00000000">
            <w:pPr>
              <w:pStyle w:val="TableParagraph"/>
              <w:spacing w:line="251" w:lineRule="exact"/>
              <w:ind w:left="102" w:right="19"/>
              <w:jc w:val="center"/>
            </w:pPr>
            <w:r>
              <w:rPr>
                <w:spacing w:val="-5"/>
              </w:rPr>
              <w:t>20</w:t>
            </w:r>
          </w:p>
        </w:tc>
      </w:tr>
      <w:tr w:rsidR="000900B5" w14:paraId="6FCCCC05" w14:textId="77777777">
        <w:trPr>
          <w:trHeight w:val="270"/>
        </w:trPr>
        <w:tc>
          <w:tcPr>
            <w:tcW w:w="513" w:type="dxa"/>
          </w:tcPr>
          <w:p w14:paraId="6FCCCC02" w14:textId="77777777" w:rsidR="000900B5" w:rsidRDefault="00000000">
            <w:pPr>
              <w:pStyle w:val="TableParagraph"/>
              <w:spacing w:line="251" w:lineRule="exact"/>
              <w:ind w:right="80"/>
              <w:jc w:val="center"/>
            </w:pPr>
            <w:hyperlink w:anchor="_bookmark45" w:history="1">
              <w:r>
                <w:rPr>
                  <w:spacing w:val="-4"/>
                </w:rPr>
                <w:t>5.3.</w:t>
              </w:r>
            </w:hyperlink>
          </w:p>
        </w:tc>
        <w:tc>
          <w:tcPr>
            <w:tcW w:w="9061" w:type="dxa"/>
          </w:tcPr>
          <w:p w14:paraId="6FCCCC03" w14:textId="77777777" w:rsidR="000900B5" w:rsidRDefault="00000000">
            <w:pPr>
              <w:pStyle w:val="TableParagraph"/>
              <w:spacing w:line="251" w:lineRule="exact"/>
              <w:ind w:left="38"/>
            </w:pPr>
            <w:hyperlink w:anchor="_bookmark45" w:history="1">
              <w:r>
                <w:t>DSP</w:t>
              </w:r>
              <w:r>
                <w:rPr>
                  <w:spacing w:val="-4"/>
                </w:rPr>
                <w:t xml:space="preserve"> </w:t>
              </w:r>
              <w:r>
                <w:t>SVA</w:t>
              </w:r>
              <w:r>
                <w:rPr>
                  <w:spacing w:val="-4"/>
                </w:rPr>
                <w:t xml:space="preserve"> </w:t>
              </w:r>
              <w:r>
                <w:t>DQM</w:t>
              </w:r>
              <w:r>
                <w:rPr>
                  <w:spacing w:val="-3"/>
                </w:rPr>
                <w:t xml:space="preserve"> </w:t>
              </w:r>
              <w:r>
                <w:t>Board,</w:t>
              </w:r>
              <w:r>
                <w:rPr>
                  <w:spacing w:val="-4"/>
                </w:rPr>
                <w:t xml:space="preserve"> </w:t>
              </w:r>
              <w:r>
                <w:t>Data</w:t>
              </w:r>
              <w:r>
                <w:rPr>
                  <w:spacing w:val="-3"/>
                </w:rPr>
                <w:t xml:space="preserve"> </w:t>
              </w:r>
              <w:r>
                <w:t>Impact</w:t>
              </w:r>
              <w:r>
                <w:rPr>
                  <w:spacing w:val="-4"/>
                </w:rPr>
                <w:t xml:space="preserve"> </w:t>
              </w:r>
              <w:r>
                <w:t>and</w:t>
              </w:r>
              <w:r>
                <w:rPr>
                  <w:spacing w:val="-3"/>
                </w:rPr>
                <w:t xml:space="preserve"> </w:t>
              </w:r>
              <w:r>
                <w:t>Lineage</w:t>
              </w:r>
              <w:r>
                <w:rPr>
                  <w:spacing w:val="-4"/>
                </w:rPr>
                <w:t xml:space="preserve"> </w:t>
              </w:r>
              <w:r>
                <w:t>Analysis</w:t>
              </w:r>
            </w:hyperlink>
            <w:r>
              <w:rPr>
                <w:spacing w:val="46"/>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r>
              <w:t>.</w:t>
            </w:r>
            <w:r>
              <w:rPr>
                <w:spacing w:val="52"/>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r>
              <w:t>.</w:t>
            </w:r>
            <w:r>
              <w:rPr>
                <w:spacing w:val="52"/>
              </w:rPr>
              <w:t xml:space="preserve"> </w:t>
            </w:r>
            <w:r>
              <w:t>.</w:t>
            </w:r>
            <w:r>
              <w:rPr>
                <w:spacing w:val="51"/>
              </w:rPr>
              <w:t xml:space="preserve"> </w:t>
            </w:r>
            <w:proofErr w:type="gramStart"/>
            <w:r>
              <w:t>.</w:t>
            </w:r>
            <w:r>
              <w:rPr>
                <w:spacing w:val="52"/>
              </w:rPr>
              <w:t xml:space="preserve"> </w:t>
            </w:r>
            <w:r>
              <w:t>.</w:t>
            </w:r>
            <w:r>
              <w:rPr>
                <w:spacing w:val="51"/>
              </w:rPr>
              <w:t xml:space="preserve"> </w:t>
            </w:r>
            <w:r>
              <w:t>.</w:t>
            </w:r>
            <w:r>
              <w:rPr>
                <w:spacing w:val="52"/>
              </w:rPr>
              <w:t xml:space="preserve"> </w:t>
            </w:r>
            <w:r>
              <w:t>.</w:t>
            </w:r>
            <w:proofErr w:type="gramEnd"/>
            <w:r>
              <w:rPr>
                <w:spacing w:val="51"/>
              </w:rPr>
              <w:t xml:space="preserve"> </w:t>
            </w:r>
            <w:r>
              <w:rPr>
                <w:spacing w:val="-12"/>
              </w:rPr>
              <w:t>.</w:t>
            </w:r>
          </w:p>
        </w:tc>
        <w:tc>
          <w:tcPr>
            <w:tcW w:w="403" w:type="dxa"/>
          </w:tcPr>
          <w:p w14:paraId="6FCCCC04" w14:textId="77777777" w:rsidR="000900B5" w:rsidRDefault="00000000">
            <w:pPr>
              <w:pStyle w:val="TableParagraph"/>
              <w:spacing w:line="251" w:lineRule="exact"/>
              <w:ind w:left="102" w:right="2"/>
              <w:jc w:val="center"/>
            </w:pPr>
            <w:r>
              <w:rPr>
                <w:spacing w:val="-5"/>
              </w:rPr>
              <w:t>21</w:t>
            </w:r>
          </w:p>
        </w:tc>
      </w:tr>
      <w:tr w:rsidR="000900B5" w14:paraId="6FCCCC09" w14:textId="77777777">
        <w:trPr>
          <w:trHeight w:val="270"/>
        </w:trPr>
        <w:tc>
          <w:tcPr>
            <w:tcW w:w="513" w:type="dxa"/>
          </w:tcPr>
          <w:p w14:paraId="6FCCCC06" w14:textId="77777777" w:rsidR="000900B5" w:rsidRDefault="00000000">
            <w:pPr>
              <w:pStyle w:val="TableParagraph"/>
              <w:spacing w:line="251" w:lineRule="exact"/>
              <w:ind w:right="90"/>
              <w:jc w:val="center"/>
            </w:pPr>
            <w:hyperlink w:anchor="_bookmark46" w:history="1">
              <w:r>
                <w:rPr>
                  <w:spacing w:val="-4"/>
                </w:rPr>
                <w:t>5.4.</w:t>
              </w:r>
            </w:hyperlink>
          </w:p>
        </w:tc>
        <w:tc>
          <w:tcPr>
            <w:tcW w:w="9061" w:type="dxa"/>
          </w:tcPr>
          <w:p w14:paraId="6FCCCC07" w14:textId="77777777" w:rsidR="000900B5" w:rsidRDefault="00000000">
            <w:pPr>
              <w:pStyle w:val="TableParagraph"/>
              <w:spacing w:line="251" w:lineRule="exact"/>
              <w:ind w:left="38"/>
            </w:pPr>
            <w:hyperlink w:anchor="_bookmark46" w:history="1">
              <w:r>
                <w:t>DSP</w:t>
              </w:r>
              <w:r>
                <w:rPr>
                  <w:spacing w:val="-2"/>
                </w:rPr>
                <w:t xml:space="preserve"> </w:t>
              </w:r>
              <w:r>
                <w:t>opened</w:t>
              </w:r>
              <w:r>
                <w:rPr>
                  <w:spacing w:val="-2"/>
                </w:rPr>
                <w:t xml:space="preserve"> </w:t>
              </w:r>
              <w:r>
                <w:t>Lineage</w:t>
              </w:r>
              <w:r>
                <w:rPr>
                  <w:spacing w:val="-2"/>
                </w:rPr>
                <w:t xml:space="preserve"> </w:t>
              </w:r>
              <w:r>
                <w:t>view</w:t>
              </w:r>
            </w:hyperlink>
            <w:r>
              <w:rPr>
                <w:spacing w:val="2"/>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proofErr w:type="gramStart"/>
            <w:r>
              <w:t>.</w:t>
            </w:r>
            <w:r>
              <w:rPr>
                <w:spacing w:val="56"/>
              </w:rPr>
              <w:t xml:space="preserve"> </w:t>
            </w:r>
            <w:r>
              <w:t>.</w:t>
            </w:r>
            <w:r>
              <w:rPr>
                <w:spacing w:val="55"/>
              </w:rPr>
              <w:t xml:space="preserve"> </w:t>
            </w:r>
            <w:r>
              <w:t>.</w:t>
            </w:r>
            <w:r>
              <w:rPr>
                <w:spacing w:val="55"/>
              </w:rPr>
              <w:t xml:space="preserve"> </w:t>
            </w:r>
            <w:r>
              <w:rPr>
                <w:spacing w:val="-12"/>
              </w:rPr>
              <w:t>.</w:t>
            </w:r>
            <w:proofErr w:type="gramEnd"/>
          </w:p>
        </w:tc>
        <w:tc>
          <w:tcPr>
            <w:tcW w:w="403" w:type="dxa"/>
          </w:tcPr>
          <w:p w14:paraId="6FCCCC08" w14:textId="77777777" w:rsidR="000900B5" w:rsidRDefault="00000000">
            <w:pPr>
              <w:pStyle w:val="TableParagraph"/>
              <w:spacing w:line="251" w:lineRule="exact"/>
              <w:ind w:left="102" w:right="2"/>
              <w:jc w:val="center"/>
            </w:pPr>
            <w:r>
              <w:rPr>
                <w:spacing w:val="-5"/>
              </w:rPr>
              <w:t>21</w:t>
            </w:r>
          </w:p>
        </w:tc>
      </w:tr>
      <w:tr w:rsidR="000900B5" w14:paraId="6FCCCC0D" w14:textId="77777777">
        <w:trPr>
          <w:trHeight w:val="270"/>
        </w:trPr>
        <w:tc>
          <w:tcPr>
            <w:tcW w:w="513" w:type="dxa"/>
          </w:tcPr>
          <w:p w14:paraId="6FCCCC0A" w14:textId="77777777" w:rsidR="000900B5" w:rsidRDefault="00000000">
            <w:pPr>
              <w:pStyle w:val="TableParagraph"/>
              <w:spacing w:line="251" w:lineRule="exact"/>
              <w:ind w:right="81"/>
              <w:jc w:val="center"/>
            </w:pPr>
            <w:hyperlink w:anchor="_bookmark47" w:history="1">
              <w:r>
                <w:rPr>
                  <w:spacing w:val="-4"/>
                </w:rPr>
                <w:t>5.5.</w:t>
              </w:r>
            </w:hyperlink>
          </w:p>
        </w:tc>
        <w:tc>
          <w:tcPr>
            <w:tcW w:w="9061" w:type="dxa"/>
          </w:tcPr>
          <w:p w14:paraId="6FCCCC0B" w14:textId="77777777" w:rsidR="000900B5" w:rsidRDefault="00000000">
            <w:pPr>
              <w:pStyle w:val="TableParagraph"/>
              <w:spacing w:line="251" w:lineRule="exact"/>
              <w:ind w:left="38"/>
            </w:pPr>
            <w:hyperlink w:anchor="_bookmark47" w:history="1">
              <w:r>
                <w:t>DSP</w:t>
              </w:r>
              <w:r>
                <w:rPr>
                  <w:spacing w:val="-3"/>
                </w:rPr>
                <w:t xml:space="preserve"> </w:t>
              </w:r>
              <w:r>
                <w:t>Lineage</w:t>
              </w:r>
              <w:r>
                <w:rPr>
                  <w:spacing w:val="-2"/>
                </w:rPr>
                <w:t xml:space="preserve"> </w:t>
              </w:r>
              <w:r>
                <w:t>View</w:t>
              </w:r>
              <w:r>
                <w:rPr>
                  <w:spacing w:val="-2"/>
                </w:rPr>
                <w:t xml:space="preserve"> </w:t>
              </w:r>
              <w:r>
                <w:t>with</w:t>
              </w:r>
              <w:r>
                <w:rPr>
                  <w:spacing w:val="-2"/>
                </w:rPr>
                <w:t xml:space="preserve"> </w:t>
              </w:r>
              <w:r>
                <w:t>Selected</w:t>
              </w:r>
              <w:r>
                <w:rPr>
                  <w:spacing w:val="-2"/>
                </w:rPr>
                <w:t xml:space="preserve"> </w:t>
              </w:r>
              <w:r>
                <w:t>Node</w:t>
              </w:r>
            </w:hyperlink>
            <w:r>
              <w:rPr>
                <w:spacing w:val="57"/>
              </w:rPr>
              <w:t xml:space="preserve"> </w:t>
            </w:r>
            <w:r>
              <w:t>.</w:t>
            </w:r>
            <w:r>
              <w:rPr>
                <w:spacing w:val="55"/>
              </w:rPr>
              <w:t xml:space="preserve"> </w:t>
            </w:r>
            <w:r>
              <w:t>.</w:t>
            </w:r>
            <w:r>
              <w:rPr>
                <w:spacing w:val="54"/>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rPr>
                <w:spacing w:val="-12"/>
              </w:rPr>
              <w:t>.</w:t>
            </w:r>
          </w:p>
        </w:tc>
        <w:tc>
          <w:tcPr>
            <w:tcW w:w="403" w:type="dxa"/>
          </w:tcPr>
          <w:p w14:paraId="6FCCCC0C" w14:textId="77777777" w:rsidR="000900B5" w:rsidRDefault="00000000">
            <w:pPr>
              <w:pStyle w:val="TableParagraph"/>
              <w:spacing w:line="251" w:lineRule="exact"/>
              <w:ind w:left="102" w:right="2"/>
              <w:jc w:val="center"/>
            </w:pPr>
            <w:r>
              <w:rPr>
                <w:spacing w:val="-5"/>
              </w:rPr>
              <w:t>21</w:t>
            </w:r>
          </w:p>
        </w:tc>
      </w:tr>
      <w:tr w:rsidR="000900B5" w14:paraId="6FCCCC11" w14:textId="77777777">
        <w:trPr>
          <w:trHeight w:val="270"/>
        </w:trPr>
        <w:tc>
          <w:tcPr>
            <w:tcW w:w="513" w:type="dxa"/>
          </w:tcPr>
          <w:p w14:paraId="6FCCCC0E" w14:textId="77777777" w:rsidR="000900B5" w:rsidRDefault="00000000">
            <w:pPr>
              <w:pStyle w:val="TableParagraph"/>
              <w:spacing w:line="251" w:lineRule="exact"/>
              <w:ind w:right="83"/>
              <w:jc w:val="center"/>
            </w:pPr>
            <w:hyperlink w:anchor="_bookmark48" w:history="1">
              <w:r>
                <w:rPr>
                  <w:spacing w:val="-4"/>
                </w:rPr>
                <w:t>5.6.</w:t>
              </w:r>
            </w:hyperlink>
          </w:p>
        </w:tc>
        <w:tc>
          <w:tcPr>
            <w:tcW w:w="9061" w:type="dxa"/>
          </w:tcPr>
          <w:p w14:paraId="6FCCCC0F" w14:textId="77777777" w:rsidR="000900B5" w:rsidRDefault="00000000">
            <w:pPr>
              <w:pStyle w:val="TableParagraph"/>
              <w:spacing w:line="251" w:lineRule="exact"/>
              <w:ind w:left="38"/>
            </w:pPr>
            <w:hyperlink w:anchor="_bookmark48" w:history="1">
              <w:r>
                <w:t>DSP</w:t>
              </w:r>
              <w:r>
                <w:rPr>
                  <w:spacing w:val="-4"/>
                </w:rPr>
                <w:t xml:space="preserve"> </w:t>
              </w:r>
              <w:r>
                <w:t>Lineage</w:t>
              </w:r>
              <w:r>
                <w:rPr>
                  <w:spacing w:val="-3"/>
                </w:rPr>
                <w:t xml:space="preserve"> </w:t>
              </w:r>
              <w:r>
                <w:t>View</w:t>
              </w:r>
              <w:r>
                <w:rPr>
                  <w:spacing w:val="-3"/>
                </w:rPr>
                <w:t xml:space="preserve"> </w:t>
              </w:r>
              <w:r>
                <w:t>with</w:t>
              </w:r>
              <w:r>
                <w:rPr>
                  <w:spacing w:val="-3"/>
                </w:rPr>
                <w:t xml:space="preserve"> </w:t>
              </w:r>
              <w:r>
                <w:t>Reduced</w:t>
              </w:r>
              <w:r>
                <w:rPr>
                  <w:spacing w:val="-3"/>
                </w:rPr>
                <w:t xml:space="preserve"> </w:t>
              </w:r>
              <w:r>
                <w:t>Source</w:t>
              </w:r>
              <w:r>
                <w:rPr>
                  <w:spacing w:val="-3"/>
                </w:rPr>
                <w:t xml:space="preserve"> </w:t>
              </w:r>
              <w:r>
                <w:t>Dependencies</w:t>
              </w:r>
            </w:hyperlink>
            <w:r>
              <w:rPr>
                <w:spacing w:val="17"/>
              </w:rPr>
              <w:t xml:space="preserve"> </w:t>
            </w:r>
            <w:r>
              <w:t>.</w:t>
            </w:r>
            <w:r>
              <w:rPr>
                <w:spacing w:val="53"/>
              </w:rPr>
              <w:t xml:space="preserve"> </w:t>
            </w:r>
            <w:r>
              <w:t>.</w:t>
            </w:r>
            <w:r>
              <w:rPr>
                <w:spacing w:val="52"/>
              </w:rPr>
              <w:t xml:space="preserve"> </w:t>
            </w:r>
            <w:r>
              <w:t>.</w:t>
            </w:r>
            <w:r>
              <w:rPr>
                <w:spacing w:val="53"/>
              </w:rPr>
              <w:t xml:space="preserve"> </w:t>
            </w:r>
            <w:r>
              <w:t>.</w:t>
            </w:r>
            <w:r>
              <w:rPr>
                <w:spacing w:val="53"/>
              </w:rPr>
              <w:t xml:space="preserve"> </w:t>
            </w:r>
            <w:r>
              <w:t>.</w:t>
            </w:r>
            <w:r>
              <w:rPr>
                <w:spacing w:val="52"/>
              </w:rPr>
              <w:t xml:space="preserve"> </w:t>
            </w:r>
            <w:r>
              <w:t>.</w:t>
            </w:r>
            <w:r>
              <w:rPr>
                <w:spacing w:val="53"/>
              </w:rPr>
              <w:t xml:space="preserve"> </w:t>
            </w:r>
            <w:r>
              <w:t>.</w:t>
            </w:r>
            <w:r>
              <w:rPr>
                <w:spacing w:val="52"/>
              </w:rPr>
              <w:t xml:space="preserve"> </w:t>
            </w:r>
            <w:r>
              <w:t>.</w:t>
            </w:r>
            <w:r>
              <w:rPr>
                <w:spacing w:val="53"/>
              </w:rPr>
              <w:t xml:space="preserve"> </w:t>
            </w:r>
            <w:r>
              <w:t>.</w:t>
            </w:r>
            <w:r>
              <w:rPr>
                <w:spacing w:val="53"/>
              </w:rPr>
              <w:t xml:space="preserve"> </w:t>
            </w:r>
            <w:r>
              <w:t>.</w:t>
            </w:r>
            <w:r>
              <w:rPr>
                <w:spacing w:val="52"/>
              </w:rPr>
              <w:t xml:space="preserve"> </w:t>
            </w:r>
            <w:r>
              <w:t>.</w:t>
            </w:r>
            <w:r>
              <w:rPr>
                <w:spacing w:val="53"/>
              </w:rPr>
              <w:t xml:space="preserve"> </w:t>
            </w:r>
            <w:r>
              <w:t>.</w:t>
            </w:r>
            <w:r>
              <w:rPr>
                <w:spacing w:val="52"/>
              </w:rPr>
              <w:t xml:space="preserve"> </w:t>
            </w:r>
            <w:r>
              <w:t>.</w:t>
            </w:r>
            <w:r>
              <w:rPr>
                <w:spacing w:val="53"/>
              </w:rPr>
              <w:t xml:space="preserve"> </w:t>
            </w:r>
            <w:r>
              <w:t>.</w:t>
            </w:r>
            <w:r>
              <w:rPr>
                <w:spacing w:val="52"/>
              </w:rPr>
              <w:t xml:space="preserve"> </w:t>
            </w:r>
            <w:r>
              <w:t>.</w:t>
            </w:r>
            <w:r>
              <w:rPr>
                <w:spacing w:val="53"/>
              </w:rPr>
              <w:t xml:space="preserve"> </w:t>
            </w:r>
            <w:r>
              <w:t>.</w:t>
            </w:r>
            <w:r>
              <w:rPr>
                <w:spacing w:val="53"/>
              </w:rPr>
              <w:t xml:space="preserve"> </w:t>
            </w:r>
            <w:r>
              <w:t>.</w:t>
            </w:r>
            <w:r>
              <w:rPr>
                <w:spacing w:val="52"/>
              </w:rPr>
              <w:t xml:space="preserve"> </w:t>
            </w:r>
            <w:r>
              <w:t>.</w:t>
            </w:r>
            <w:r>
              <w:rPr>
                <w:spacing w:val="53"/>
              </w:rPr>
              <w:t xml:space="preserve"> </w:t>
            </w:r>
            <w:r>
              <w:t>.</w:t>
            </w:r>
            <w:r>
              <w:rPr>
                <w:spacing w:val="52"/>
              </w:rPr>
              <w:t xml:space="preserve"> </w:t>
            </w:r>
            <w:r>
              <w:t>.</w:t>
            </w:r>
            <w:r>
              <w:rPr>
                <w:spacing w:val="53"/>
              </w:rPr>
              <w:t xml:space="preserve"> </w:t>
            </w:r>
            <w:r>
              <w:rPr>
                <w:spacing w:val="-12"/>
              </w:rPr>
              <w:t>.</w:t>
            </w:r>
          </w:p>
        </w:tc>
        <w:tc>
          <w:tcPr>
            <w:tcW w:w="403" w:type="dxa"/>
          </w:tcPr>
          <w:p w14:paraId="6FCCCC10" w14:textId="77777777" w:rsidR="000900B5" w:rsidRDefault="00000000">
            <w:pPr>
              <w:pStyle w:val="TableParagraph"/>
              <w:spacing w:line="251" w:lineRule="exact"/>
              <w:ind w:left="102" w:right="20"/>
              <w:jc w:val="center"/>
            </w:pPr>
            <w:r>
              <w:rPr>
                <w:spacing w:val="-5"/>
              </w:rPr>
              <w:t>22</w:t>
            </w:r>
          </w:p>
        </w:tc>
      </w:tr>
      <w:tr w:rsidR="000900B5" w14:paraId="6FCCCC15" w14:textId="77777777">
        <w:trPr>
          <w:trHeight w:val="270"/>
        </w:trPr>
        <w:tc>
          <w:tcPr>
            <w:tcW w:w="513" w:type="dxa"/>
          </w:tcPr>
          <w:p w14:paraId="6FCCCC12" w14:textId="77777777" w:rsidR="000900B5" w:rsidRDefault="00000000">
            <w:pPr>
              <w:pStyle w:val="TableParagraph"/>
              <w:spacing w:line="251" w:lineRule="exact"/>
              <w:ind w:left="6" w:right="116"/>
              <w:jc w:val="center"/>
            </w:pPr>
            <w:hyperlink w:anchor="_bookmark49" w:history="1">
              <w:r>
                <w:rPr>
                  <w:spacing w:val="-4"/>
                </w:rPr>
                <w:t>5.7.</w:t>
              </w:r>
            </w:hyperlink>
          </w:p>
        </w:tc>
        <w:tc>
          <w:tcPr>
            <w:tcW w:w="9061" w:type="dxa"/>
          </w:tcPr>
          <w:p w14:paraId="6FCCCC13" w14:textId="77777777" w:rsidR="000900B5" w:rsidRDefault="00000000">
            <w:pPr>
              <w:pStyle w:val="TableParagraph"/>
              <w:spacing w:line="251" w:lineRule="exact"/>
              <w:ind w:left="38"/>
            </w:pPr>
            <w:hyperlink w:anchor="_bookmark49" w:history="1">
              <w:r>
                <w:t>DSP</w:t>
              </w:r>
              <w:r>
                <w:rPr>
                  <w:spacing w:val="-3"/>
                </w:rPr>
                <w:t xml:space="preserve"> </w:t>
              </w:r>
              <w:r>
                <w:t>Lineage</w:t>
              </w:r>
              <w:r>
                <w:rPr>
                  <w:spacing w:val="-2"/>
                </w:rPr>
                <w:t xml:space="preserve"> </w:t>
              </w:r>
              <w:r>
                <w:t>View</w:t>
              </w:r>
              <w:r>
                <w:rPr>
                  <w:spacing w:val="-2"/>
                </w:rPr>
                <w:t xml:space="preserve"> </w:t>
              </w:r>
              <w:r>
                <w:t>Initial</w:t>
              </w:r>
              <w:r>
                <w:rPr>
                  <w:spacing w:val="-2"/>
                </w:rPr>
                <w:t xml:space="preserve"> </w:t>
              </w:r>
              <w:r>
                <w:t>Overview</w:t>
              </w:r>
            </w:hyperlink>
            <w:r>
              <w:rPr>
                <w:spacing w:val="10"/>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proofErr w:type="gramStart"/>
            <w:r>
              <w:t>.</w:t>
            </w:r>
            <w:r>
              <w:rPr>
                <w:spacing w:val="54"/>
              </w:rPr>
              <w:t xml:space="preserve"> </w:t>
            </w:r>
            <w:r>
              <w:t>.</w:t>
            </w:r>
            <w:r>
              <w:rPr>
                <w:spacing w:val="55"/>
              </w:rPr>
              <w:t xml:space="preserve"> </w:t>
            </w:r>
            <w:r>
              <w:t>.</w:t>
            </w:r>
            <w:r>
              <w:rPr>
                <w:spacing w:val="54"/>
              </w:rPr>
              <w:t xml:space="preserve"> </w:t>
            </w:r>
            <w:r>
              <w:t>.</w:t>
            </w:r>
            <w:proofErr w:type="gramEnd"/>
            <w:r>
              <w:rPr>
                <w:spacing w:val="55"/>
              </w:rPr>
              <w:t xml:space="preserve"> </w:t>
            </w:r>
            <w:r>
              <w:rPr>
                <w:spacing w:val="-12"/>
              </w:rPr>
              <w:t>.</w:t>
            </w:r>
          </w:p>
        </w:tc>
        <w:tc>
          <w:tcPr>
            <w:tcW w:w="403" w:type="dxa"/>
          </w:tcPr>
          <w:p w14:paraId="6FCCCC14" w14:textId="77777777" w:rsidR="000900B5" w:rsidRDefault="00000000">
            <w:pPr>
              <w:pStyle w:val="TableParagraph"/>
              <w:spacing w:line="251" w:lineRule="exact"/>
              <w:ind w:left="102" w:right="20"/>
              <w:jc w:val="center"/>
            </w:pPr>
            <w:r>
              <w:rPr>
                <w:spacing w:val="-5"/>
              </w:rPr>
              <w:t>22</w:t>
            </w:r>
          </w:p>
        </w:tc>
      </w:tr>
      <w:tr w:rsidR="000900B5" w14:paraId="6FCCCC19" w14:textId="77777777">
        <w:trPr>
          <w:trHeight w:val="270"/>
        </w:trPr>
        <w:tc>
          <w:tcPr>
            <w:tcW w:w="513" w:type="dxa"/>
          </w:tcPr>
          <w:p w14:paraId="6FCCCC16" w14:textId="77777777" w:rsidR="000900B5" w:rsidRDefault="00000000">
            <w:pPr>
              <w:pStyle w:val="TableParagraph"/>
              <w:spacing w:line="251" w:lineRule="exact"/>
              <w:ind w:right="79"/>
              <w:jc w:val="center"/>
            </w:pPr>
            <w:hyperlink w:anchor="_bookmark50" w:history="1">
              <w:r>
                <w:rPr>
                  <w:spacing w:val="-4"/>
                </w:rPr>
                <w:t>5.8.</w:t>
              </w:r>
            </w:hyperlink>
          </w:p>
        </w:tc>
        <w:tc>
          <w:tcPr>
            <w:tcW w:w="9061" w:type="dxa"/>
          </w:tcPr>
          <w:p w14:paraId="6FCCCC17" w14:textId="77777777" w:rsidR="000900B5" w:rsidRDefault="00000000">
            <w:pPr>
              <w:pStyle w:val="TableParagraph"/>
              <w:spacing w:line="251" w:lineRule="exact"/>
              <w:ind w:left="38"/>
            </w:pPr>
            <w:hyperlink w:anchor="_bookmark50" w:history="1">
              <w:r>
                <w:t>DSP</w:t>
              </w:r>
              <w:r>
                <w:rPr>
                  <w:spacing w:val="-2"/>
                </w:rPr>
                <w:t xml:space="preserve"> </w:t>
              </w:r>
              <w:r>
                <w:t>Data</w:t>
              </w:r>
              <w:r>
                <w:rPr>
                  <w:spacing w:val="-2"/>
                </w:rPr>
                <w:t xml:space="preserve"> </w:t>
              </w:r>
              <w:r>
                <w:t>Source</w:t>
              </w:r>
              <w:r>
                <w:rPr>
                  <w:spacing w:val="-2"/>
                </w:rPr>
                <w:t xml:space="preserve"> </w:t>
              </w:r>
              <w:r>
                <w:t>Overview</w:t>
              </w:r>
            </w:hyperlink>
            <w:r>
              <w:rPr>
                <w:spacing w:val="62"/>
                <w:w w:val="150"/>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rPr>
                <w:spacing w:val="-12"/>
              </w:rPr>
              <w:t>.</w:t>
            </w:r>
          </w:p>
        </w:tc>
        <w:tc>
          <w:tcPr>
            <w:tcW w:w="403" w:type="dxa"/>
          </w:tcPr>
          <w:p w14:paraId="6FCCCC18" w14:textId="77777777" w:rsidR="000900B5" w:rsidRDefault="00000000">
            <w:pPr>
              <w:pStyle w:val="TableParagraph"/>
              <w:spacing w:line="251" w:lineRule="exact"/>
              <w:ind w:left="102" w:right="20"/>
              <w:jc w:val="center"/>
            </w:pPr>
            <w:r>
              <w:rPr>
                <w:spacing w:val="-5"/>
              </w:rPr>
              <w:t>22</w:t>
            </w:r>
          </w:p>
        </w:tc>
      </w:tr>
      <w:tr w:rsidR="000900B5" w14:paraId="6FCCCC1D" w14:textId="77777777">
        <w:trPr>
          <w:trHeight w:val="270"/>
        </w:trPr>
        <w:tc>
          <w:tcPr>
            <w:tcW w:w="513" w:type="dxa"/>
          </w:tcPr>
          <w:p w14:paraId="6FCCCC1A" w14:textId="77777777" w:rsidR="000900B5" w:rsidRDefault="00000000">
            <w:pPr>
              <w:pStyle w:val="TableParagraph"/>
              <w:spacing w:line="251" w:lineRule="exact"/>
              <w:ind w:right="104"/>
              <w:jc w:val="center"/>
            </w:pPr>
            <w:hyperlink w:anchor="_bookmark51" w:history="1">
              <w:r>
                <w:rPr>
                  <w:spacing w:val="-4"/>
                </w:rPr>
                <w:t>5.9.</w:t>
              </w:r>
            </w:hyperlink>
          </w:p>
        </w:tc>
        <w:tc>
          <w:tcPr>
            <w:tcW w:w="9061" w:type="dxa"/>
          </w:tcPr>
          <w:p w14:paraId="6FCCCC1B" w14:textId="77777777" w:rsidR="000900B5" w:rsidRDefault="00000000">
            <w:pPr>
              <w:pStyle w:val="TableParagraph"/>
              <w:spacing w:line="251" w:lineRule="exact"/>
              <w:ind w:left="38"/>
            </w:pPr>
            <w:hyperlink w:anchor="_bookmark51" w:history="1">
              <w:r>
                <w:t>DSP</w:t>
              </w:r>
              <w:r>
                <w:rPr>
                  <w:spacing w:val="-2"/>
                </w:rPr>
                <w:t xml:space="preserve"> </w:t>
              </w:r>
              <w:r>
                <w:t>Join</w:t>
              </w:r>
              <w:r>
                <w:rPr>
                  <w:spacing w:val="-2"/>
                </w:rPr>
                <w:t xml:space="preserve"> </w:t>
              </w:r>
              <w:r>
                <w:t>Configuration</w:t>
              </w:r>
              <w:r>
                <w:rPr>
                  <w:spacing w:val="-3"/>
                </w:rPr>
                <w:t xml:space="preserve"> </w:t>
              </w:r>
              <w:r>
                <w:t>View</w:t>
              </w:r>
            </w:hyperlink>
            <w:r>
              <w:rPr>
                <w:spacing w:val="62"/>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proofErr w:type="gramStart"/>
            <w:r>
              <w:t>.</w:t>
            </w:r>
            <w:r>
              <w:rPr>
                <w:spacing w:val="55"/>
              </w:rPr>
              <w:t xml:space="preserve"> </w:t>
            </w:r>
            <w:r>
              <w:t>.</w:t>
            </w:r>
            <w:r>
              <w:rPr>
                <w:spacing w:val="55"/>
              </w:rPr>
              <w:t xml:space="preserve"> </w:t>
            </w:r>
            <w:r>
              <w:t>.</w:t>
            </w:r>
            <w:r>
              <w:rPr>
                <w:spacing w:val="55"/>
              </w:rPr>
              <w:t xml:space="preserve"> </w:t>
            </w:r>
            <w:r>
              <w:t>.</w:t>
            </w:r>
            <w:proofErr w:type="gramEnd"/>
            <w:r>
              <w:rPr>
                <w:spacing w:val="55"/>
              </w:rPr>
              <w:t xml:space="preserve"> </w:t>
            </w:r>
            <w:r>
              <w:rPr>
                <w:spacing w:val="-12"/>
              </w:rPr>
              <w:t>.</w:t>
            </w:r>
          </w:p>
        </w:tc>
        <w:tc>
          <w:tcPr>
            <w:tcW w:w="403" w:type="dxa"/>
          </w:tcPr>
          <w:p w14:paraId="6FCCCC1C" w14:textId="77777777" w:rsidR="000900B5" w:rsidRDefault="00000000">
            <w:pPr>
              <w:pStyle w:val="TableParagraph"/>
              <w:spacing w:line="251" w:lineRule="exact"/>
              <w:ind w:left="102" w:right="19"/>
              <w:jc w:val="center"/>
            </w:pPr>
            <w:r>
              <w:rPr>
                <w:spacing w:val="-5"/>
              </w:rPr>
              <w:t>23</w:t>
            </w:r>
          </w:p>
        </w:tc>
      </w:tr>
      <w:tr w:rsidR="000900B5" w14:paraId="6FCCCC21" w14:textId="77777777">
        <w:trPr>
          <w:trHeight w:val="270"/>
        </w:trPr>
        <w:tc>
          <w:tcPr>
            <w:tcW w:w="513" w:type="dxa"/>
          </w:tcPr>
          <w:p w14:paraId="6FCCCC1E" w14:textId="77777777" w:rsidR="000900B5" w:rsidRDefault="00000000">
            <w:pPr>
              <w:pStyle w:val="TableParagraph"/>
              <w:spacing w:line="251" w:lineRule="exact"/>
              <w:ind w:left="1"/>
              <w:jc w:val="center"/>
            </w:pPr>
            <w:hyperlink w:anchor="_bookmark52" w:history="1">
              <w:r>
                <w:rPr>
                  <w:spacing w:val="-2"/>
                </w:rPr>
                <w:t>5.10.</w:t>
              </w:r>
            </w:hyperlink>
          </w:p>
        </w:tc>
        <w:tc>
          <w:tcPr>
            <w:tcW w:w="9061" w:type="dxa"/>
          </w:tcPr>
          <w:p w14:paraId="6FCCCC1F" w14:textId="77777777" w:rsidR="000900B5" w:rsidRDefault="00000000">
            <w:pPr>
              <w:pStyle w:val="TableParagraph"/>
              <w:spacing w:line="251" w:lineRule="exact"/>
              <w:ind w:left="38"/>
            </w:pPr>
            <w:hyperlink w:anchor="_bookmark52" w:history="1">
              <w:r>
                <w:t>DSP</w:t>
              </w:r>
              <w:r>
                <w:rPr>
                  <w:spacing w:val="-2"/>
                </w:rPr>
                <w:t xml:space="preserve"> </w:t>
              </w:r>
              <w:r>
                <w:t>Aggregation</w:t>
              </w:r>
              <w:r>
                <w:rPr>
                  <w:spacing w:val="-2"/>
                </w:rPr>
                <w:t xml:space="preserve"> </w:t>
              </w:r>
              <w:r>
                <w:t>Settings</w:t>
              </w:r>
            </w:hyperlink>
            <w:r>
              <w:rPr>
                <w:spacing w:val="4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6"/>
              </w:rPr>
              <w:t xml:space="preserve"> </w:t>
            </w:r>
            <w:proofErr w:type="gramStart"/>
            <w:r>
              <w:t>.</w:t>
            </w:r>
            <w:r>
              <w:rPr>
                <w:spacing w:val="55"/>
              </w:rPr>
              <w:t xml:space="preserve"> </w:t>
            </w:r>
            <w:r>
              <w:t>.</w:t>
            </w:r>
            <w:r>
              <w:rPr>
                <w:spacing w:val="56"/>
              </w:rPr>
              <w:t xml:space="preserve"> </w:t>
            </w:r>
            <w:r>
              <w:t>.</w:t>
            </w:r>
            <w:r>
              <w:rPr>
                <w:spacing w:val="55"/>
              </w:rPr>
              <w:t xml:space="preserve"> </w:t>
            </w:r>
            <w:r>
              <w:rPr>
                <w:spacing w:val="-12"/>
              </w:rPr>
              <w:t>.</w:t>
            </w:r>
            <w:proofErr w:type="gramEnd"/>
          </w:p>
        </w:tc>
        <w:tc>
          <w:tcPr>
            <w:tcW w:w="403" w:type="dxa"/>
          </w:tcPr>
          <w:p w14:paraId="6FCCCC20" w14:textId="77777777" w:rsidR="000900B5" w:rsidRDefault="00000000">
            <w:pPr>
              <w:pStyle w:val="TableParagraph"/>
              <w:spacing w:line="251" w:lineRule="exact"/>
              <w:ind w:left="102" w:right="19"/>
              <w:jc w:val="center"/>
            </w:pPr>
            <w:r>
              <w:rPr>
                <w:spacing w:val="-5"/>
              </w:rPr>
              <w:t>23</w:t>
            </w:r>
          </w:p>
        </w:tc>
      </w:tr>
      <w:tr w:rsidR="000900B5" w14:paraId="6FCCCC25" w14:textId="77777777">
        <w:trPr>
          <w:trHeight w:val="270"/>
        </w:trPr>
        <w:tc>
          <w:tcPr>
            <w:tcW w:w="513" w:type="dxa"/>
          </w:tcPr>
          <w:p w14:paraId="6FCCCC22" w14:textId="77777777" w:rsidR="000900B5" w:rsidRDefault="00000000">
            <w:pPr>
              <w:pStyle w:val="TableParagraph"/>
              <w:spacing w:line="251" w:lineRule="exact"/>
              <w:ind w:right="2"/>
              <w:jc w:val="center"/>
            </w:pPr>
            <w:hyperlink w:anchor="_bookmark53" w:history="1">
              <w:r>
                <w:rPr>
                  <w:spacing w:val="-2"/>
                </w:rPr>
                <w:t>5.11.</w:t>
              </w:r>
            </w:hyperlink>
          </w:p>
        </w:tc>
        <w:tc>
          <w:tcPr>
            <w:tcW w:w="9061" w:type="dxa"/>
          </w:tcPr>
          <w:p w14:paraId="6FCCCC23" w14:textId="77777777" w:rsidR="000900B5" w:rsidRDefault="00000000">
            <w:pPr>
              <w:pStyle w:val="TableParagraph"/>
              <w:spacing w:line="251" w:lineRule="exact"/>
              <w:ind w:left="38"/>
            </w:pPr>
            <w:hyperlink w:anchor="_bookmark53" w:history="1">
              <w:r>
                <w:t>DSP</w:t>
              </w:r>
              <w:r>
                <w:rPr>
                  <w:spacing w:val="-3"/>
                </w:rPr>
                <w:t xml:space="preserve"> </w:t>
              </w:r>
              <w:r>
                <w:t>Preview</w:t>
              </w:r>
              <w:r>
                <w:rPr>
                  <w:spacing w:val="-2"/>
                </w:rPr>
                <w:t xml:space="preserve"> </w:t>
              </w:r>
              <w:r>
                <w:t>of</w:t>
              </w:r>
              <w:r>
                <w:rPr>
                  <w:spacing w:val="-2"/>
                </w:rPr>
                <w:t xml:space="preserve"> </w:t>
              </w:r>
              <w:r>
                <w:t>Transformed</w:t>
              </w:r>
              <w:r>
                <w:rPr>
                  <w:spacing w:val="-2"/>
                </w:rPr>
                <w:t xml:space="preserve"> </w:t>
              </w:r>
              <w:r>
                <w:t>Data</w:t>
              </w:r>
            </w:hyperlink>
            <w:r>
              <w:rPr>
                <w:spacing w:val="73"/>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proofErr w:type="gramStart"/>
            <w:r>
              <w:t>.</w:t>
            </w:r>
            <w:r>
              <w:rPr>
                <w:spacing w:val="54"/>
              </w:rPr>
              <w:t xml:space="preserve"> </w:t>
            </w:r>
            <w:r>
              <w:t>.</w:t>
            </w:r>
            <w:r>
              <w:rPr>
                <w:spacing w:val="55"/>
              </w:rPr>
              <w:t xml:space="preserve"> </w:t>
            </w:r>
            <w:r>
              <w:t>.</w:t>
            </w:r>
            <w:r>
              <w:rPr>
                <w:spacing w:val="54"/>
              </w:rPr>
              <w:t xml:space="preserve"> </w:t>
            </w:r>
            <w:r>
              <w:t>.</w:t>
            </w:r>
            <w:proofErr w:type="gramEnd"/>
            <w:r>
              <w:rPr>
                <w:spacing w:val="55"/>
              </w:rPr>
              <w:t xml:space="preserve"> </w:t>
            </w:r>
            <w:r>
              <w:rPr>
                <w:spacing w:val="-12"/>
              </w:rPr>
              <w:t>.</w:t>
            </w:r>
          </w:p>
        </w:tc>
        <w:tc>
          <w:tcPr>
            <w:tcW w:w="403" w:type="dxa"/>
          </w:tcPr>
          <w:p w14:paraId="6FCCCC24" w14:textId="77777777" w:rsidR="000900B5" w:rsidRDefault="00000000">
            <w:pPr>
              <w:pStyle w:val="TableParagraph"/>
              <w:spacing w:line="251" w:lineRule="exact"/>
              <w:ind w:left="102" w:right="13"/>
              <w:jc w:val="center"/>
            </w:pPr>
            <w:r>
              <w:rPr>
                <w:spacing w:val="-5"/>
              </w:rPr>
              <w:t>24</w:t>
            </w:r>
          </w:p>
        </w:tc>
      </w:tr>
      <w:tr w:rsidR="000900B5" w14:paraId="6FCCCC29" w14:textId="77777777">
        <w:trPr>
          <w:trHeight w:val="270"/>
        </w:trPr>
        <w:tc>
          <w:tcPr>
            <w:tcW w:w="513" w:type="dxa"/>
          </w:tcPr>
          <w:p w14:paraId="6FCCCC26" w14:textId="77777777" w:rsidR="000900B5" w:rsidRDefault="00000000">
            <w:pPr>
              <w:pStyle w:val="TableParagraph"/>
              <w:spacing w:line="251" w:lineRule="exact"/>
              <w:ind w:left="13" w:right="2"/>
              <w:jc w:val="center"/>
            </w:pPr>
            <w:hyperlink w:anchor="_bookmark54" w:history="1">
              <w:r>
                <w:rPr>
                  <w:spacing w:val="-2"/>
                </w:rPr>
                <w:t>5.12.</w:t>
              </w:r>
            </w:hyperlink>
          </w:p>
        </w:tc>
        <w:tc>
          <w:tcPr>
            <w:tcW w:w="9061" w:type="dxa"/>
          </w:tcPr>
          <w:p w14:paraId="6FCCCC27" w14:textId="77777777" w:rsidR="000900B5" w:rsidRDefault="00000000">
            <w:pPr>
              <w:pStyle w:val="TableParagraph"/>
              <w:spacing w:line="251" w:lineRule="exact"/>
              <w:ind w:left="38"/>
            </w:pPr>
            <w:hyperlink w:anchor="_bookmark54" w:history="1">
              <w:r>
                <w:t>DSP</w:t>
              </w:r>
              <w:r>
                <w:rPr>
                  <w:spacing w:val="-3"/>
                </w:rPr>
                <w:t xml:space="preserve"> </w:t>
              </w:r>
              <w:r>
                <w:t>Final</w:t>
              </w:r>
              <w:r>
                <w:rPr>
                  <w:spacing w:val="-2"/>
                </w:rPr>
                <w:t xml:space="preserve"> </w:t>
              </w:r>
              <w:r>
                <w:t>Output</w:t>
              </w:r>
              <w:r>
                <w:rPr>
                  <w:spacing w:val="-2"/>
                </w:rPr>
                <w:t xml:space="preserve"> </w:t>
              </w:r>
              <w:r>
                <w:t>Node</w:t>
              </w:r>
              <w:r>
                <w:rPr>
                  <w:spacing w:val="-2"/>
                </w:rPr>
                <w:t xml:space="preserve"> </w:t>
              </w:r>
              <w:r>
                <w:t>in</w:t>
              </w:r>
              <w:r>
                <w:rPr>
                  <w:spacing w:val="-3"/>
                </w:rPr>
                <w:t xml:space="preserve"> </w:t>
              </w:r>
              <w:r>
                <w:t>Lineage</w:t>
              </w:r>
              <w:r>
                <w:rPr>
                  <w:spacing w:val="-2"/>
                </w:rPr>
                <w:t xml:space="preserve"> </w:t>
              </w:r>
              <w:r>
                <w:t>View</w:t>
              </w:r>
            </w:hyperlink>
            <w:r>
              <w:rPr>
                <w:spacing w:val="54"/>
              </w:rPr>
              <w:t xml:space="preserve"> </w:t>
            </w:r>
            <w:r>
              <w:t>.</w:t>
            </w:r>
            <w:r>
              <w:rPr>
                <w:spacing w:val="55"/>
              </w:rPr>
              <w:t xml:space="preserve"> </w:t>
            </w:r>
            <w:r>
              <w:t>.</w:t>
            </w:r>
            <w:r>
              <w:rPr>
                <w:spacing w:val="54"/>
              </w:rPr>
              <w:t xml:space="preserve"> </w:t>
            </w:r>
            <w:r>
              <w:t>.</w:t>
            </w:r>
            <w:r>
              <w:rPr>
                <w:spacing w:val="54"/>
              </w:rPr>
              <w:t xml:space="preserve"> </w:t>
            </w:r>
            <w:r>
              <w:t>.</w:t>
            </w:r>
            <w:r>
              <w:rPr>
                <w:spacing w:val="55"/>
              </w:rPr>
              <w:t xml:space="preserve"> </w:t>
            </w:r>
            <w:r>
              <w:t>.</w:t>
            </w:r>
            <w:r>
              <w:rPr>
                <w:spacing w:val="54"/>
              </w:rPr>
              <w:t xml:space="preserve"> </w:t>
            </w:r>
            <w:r>
              <w:t>.</w:t>
            </w:r>
            <w:r>
              <w:rPr>
                <w:spacing w:val="54"/>
              </w:rPr>
              <w:t xml:space="preserve"> </w:t>
            </w:r>
            <w:r>
              <w:t>.</w:t>
            </w:r>
            <w:r>
              <w:rPr>
                <w:spacing w:val="55"/>
              </w:rPr>
              <w:t xml:space="preserve"> </w:t>
            </w:r>
            <w:r>
              <w:t>.</w:t>
            </w:r>
            <w:r>
              <w:rPr>
                <w:spacing w:val="54"/>
              </w:rPr>
              <w:t xml:space="preserve"> </w:t>
            </w:r>
            <w:r>
              <w:t>.</w:t>
            </w:r>
            <w:r>
              <w:rPr>
                <w:spacing w:val="54"/>
              </w:rPr>
              <w:t xml:space="preserve"> </w:t>
            </w:r>
            <w:r>
              <w:t>.</w:t>
            </w:r>
            <w:r>
              <w:rPr>
                <w:spacing w:val="55"/>
              </w:rPr>
              <w:t xml:space="preserve"> </w:t>
            </w:r>
            <w:r>
              <w:t>.</w:t>
            </w:r>
            <w:r>
              <w:rPr>
                <w:spacing w:val="54"/>
              </w:rPr>
              <w:t xml:space="preserve"> </w:t>
            </w:r>
            <w:r>
              <w:t>.</w:t>
            </w:r>
            <w:r>
              <w:rPr>
                <w:spacing w:val="54"/>
              </w:rPr>
              <w:t xml:space="preserve"> </w:t>
            </w:r>
            <w:r>
              <w:t>.</w:t>
            </w:r>
            <w:r>
              <w:rPr>
                <w:spacing w:val="54"/>
              </w:rPr>
              <w:t xml:space="preserve"> </w:t>
            </w:r>
            <w:r>
              <w:t>.</w:t>
            </w:r>
            <w:r>
              <w:rPr>
                <w:spacing w:val="55"/>
              </w:rPr>
              <w:t xml:space="preserve"> </w:t>
            </w:r>
            <w:r>
              <w:t>.</w:t>
            </w:r>
            <w:r>
              <w:rPr>
                <w:spacing w:val="54"/>
              </w:rPr>
              <w:t xml:space="preserve"> </w:t>
            </w:r>
            <w:r>
              <w:t>.</w:t>
            </w:r>
            <w:r>
              <w:rPr>
                <w:spacing w:val="54"/>
              </w:rPr>
              <w:t xml:space="preserve"> </w:t>
            </w:r>
            <w:r>
              <w:t>.</w:t>
            </w:r>
            <w:r>
              <w:rPr>
                <w:spacing w:val="55"/>
              </w:rPr>
              <w:t xml:space="preserve"> </w:t>
            </w:r>
            <w:r>
              <w:t>.</w:t>
            </w:r>
            <w:r>
              <w:rPr>
                <w:spacing w:val="54"/>
              </w:rPr>
              <w:t xml:space="preserve"> </w:t>
            </w:r>
            <w:r>
              <w:t>.</w:t>
            </w:r>
            <w:r>
              <w:rPr>
                <w:spacing w:val="54"/>
              </w:rPr>
              <w:t xml:space="preserve"> </w:t>
            </w:r>
            <w:r>
              <w:t>.</w:t>
            </w:r>
            <w:r>
              <w:rPr>
                <w:spacing w:val="55"/>
              </w:rPr>
              <w:t xml:space="preserve"> </w:t>
            </w:r>
            <w:r>
              <w:t>.</w:t>
            </w:r>
            <w:r>
              <w:rPr>
                <w:spacing w:val="54"/>
              </w:rPr>
              <w:t xml:space="preserve"> </w:t>
            </w:r>
            <w:r>
              <w:t>.</w:t>
            </w:r>
            <w:r>
              <w:rPr>
                <w:spacing w:val="54"/>
              </w:rPr>
              <w:t xml:space="preserve"> </w:t>
            </w:r>
            <w:r>
              <w:t>.</w:t>
            </w:r>
            <w:r>
              <w:rPr>
                <w:spacing w:val="55"/>
              </w:rPr>
              <w:t xml:space="preserve"> </w:t>
            </w:r>
            <w:r>
              <w:t>.</w:t>
            </w:r>
            <w:r>
              <w:rPr>
                <w:spacing w:val="54"/>
              </w:rPr>
              <w:t xml:space="preserve"> </w:t>
            </w:r>
            <w:proofErr w:type="gramStart"/>
            <w:r>
              <w:t>.</w:t>
            </w:r>
            <w:r>
              <w:rPr>
                <w:spacing w:val="54"/>
              </w:rPr>
              <w:t xml:space="preserve"> </w:t>
            </w:r>
            <w:r>
              <w:t>.</w:t>
            </w:r>
            <w:r>
              <w:rPr>
                <w:spacing w:val="55"/>
              </w:rPr>
              <w:t xml:space="preserve"> </w:t>
            </w:r>
            <w:r>
              <w:t>.</w:t>
            </w:r>
            <w:r>
              <w:rPr>
                <w:spacing w:val="54"/>
              </w:rPr>
              <w:t xml:space="preserve"> </w:t>
            </w:r>
            <w:r>
              <w:t>.</w:t>
            </w:r>
            <w:proofErr w:type="gramEnd"/>
            <w:r>
              <w:rPr>
                <w:spacing w:val="54"/>
              </w:rPr>
              <w:t xml:space="preserve"> </w:t>
            </w:r>
            <w:r>
              <w:rPr>
                <w:spacing w:val="-12"/>
              </w:rPr>
              <w:t>.</w:t>
            </w:r>
          </w:p>
        </w:tc>
        <w:tc>
          <w:tcPr>
            <w:tcW w:w="403" w:type="dxa"/>
          </w:tcPr>
          <w:p w14:paraId="6FCCCC28" w14:textId="77777777" w:rsidR="000900B5" w:rsidRDefault="00000000">
            <w:pPr>
              <w:pStyle w:val="TableParagraph"/>
              <w:spacing w:line="251" w:lineRule="exact"/>
              <w:ind w:left="102" w:right="13"/>
              <w:jc w:val="center"/>
            </w:pPr>
            <w:r>
              <w:rPr>
                <w:spacing w:val="-5"/>
              </w:rPr>
              <w:t>24</w:t>
            </w:r>
          </w:p>
        </w:tc>
      </w:tr>
      <w:tr w:rsidR="000900B5" w14:paraId="6FCCCC2D" w14:textId="77777777">
        <w:trPr>
          <w:trHeight w:val="370"/>
        </w:trPr>
        <w:tc>
          <w:tcPr>
            <w:tcW w:w="513" w:type="dxa"/>
          </w:tcPr>
          <w:p w14:paraId="6FCCCC2A" w14:textId="77777777" w:rsidR="000900B5" w:rsidRDefault="00000000">
            <w:pPr>
              <w:pStyle w:val="TableParagraph"/>
              <w:spacing w:line="282" w:lineRule="exact"/>
              <w:ind w:left="8" w:right="2"/>
              <w:jc w:val="center"/>
            </w:pPr>
            <w:hyperlink w:anchor="_bookmark55" w:history="1">
              <w:r>
                <w:rPr>
                  <w:spacing w:val="-2"/>
                </w:rPr>
                <w:t>5.13.</w:t>
              </w:r>
            </w:hyperlink>
          </w:p>
        </w:tc>
        <w:tc>
          <w:tcPr>
            <w:tcW w:w="9061" w:type="dxa"/>
          </w:tcPr>
          <w:p w14:paraId="6FCCCC2B" w14:textId="77777777" w:rsidR="000900B5" w:rsidRDefault="00000000">
            <w:pPr>
              <w:pStyle w:val="TableParagraph"/>
              <w:spacing w:line="282" w:lineRule="exact"/>
              <w:ind w:left="38"/>
            </w:pPr>
            <w:hyperlink w:anchor="_bookmark55" w:history="1">
              <w:r>
                <w:t>DSP</w:t>
              </w:r>
              <w:r>
                <w:rPr>
                  <w:spacing w:val="-2"/>
                </w:rPr>
                <w:t xml:space="preserve"> </w:t>
              </w:r>
              <w:r>
                <w:t>Data</w:t>
              </w:r>
              <w:r>
                <w:rPr>
                  <w:spacing w:val="-2"/>
                </w:rPr>
                <w:t xml:space="preserve"> </w:t>
              </w:r>
              <w:r>
                <w:t>Model</w:t>
              </w:r>
              <w:r>
                <w:rPr>
                  <w:spacing w:val="-2"/>
                </w:rPr>
                <w:t xml:space="preserve"> </w:t>
              </w:r>
              <w:r>
                <w:t>Detailed</w:t>
              </w:r>
              <w:r>
                <w:rPr>
                  <w:spacing w:val="-2"/>
                </w:rPr>
                <w:t xml:space="preserve"> </w:t>
              </w:r>
              <w:r>
                <w:t>View</w:t>
              </w:r>
            </w:hyperlink>
            <w:r>
              <w:rPr>
                <w:spacing w:val="63"/>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6"/>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proofErr w:type="gramStart"/>
            <w:r>
              <w:t>.</w:t>
            </w:r>
            <w:r>
              <w:rPr>
                <w:spacing w:val="55"/>
              </w:rPr>
              <w:t xml:space="preserve"> </w:t>
            </w:r>
            <w:r>
              <w:t>.</w:t>
            </w:r>
            <w:r>
              <w:rPr>
                <w:spacing w:val="55"/>
              </w:rPr>
              <w:t xml:space="preserve"> </w:t>
            </w:r>
            <w:r>
              <w:t>.</w:t>
            </w:r>
            <w:r>
              <w:rPr>
                <w:spacing w:val="55"/>
              </w:rPr>
              <w:t xml:space="preserve"> </w:t>
            </w:r>
            <w:r>
              <w:rPr>
                <w:spacing w:val="-12"/>
              </w:rPr>
              <w:t>.</w:t>
            </w:r>
            <w:proofErr w:type="gramEnd"/>
          </w:p>
        </w:tc>
        <w:tc>
          <w:tcPr>
            <w:tcW w:w="403" w:type="dxa"/>
          </w:tcPr>
          <w:p w14:paraId="6FCCCC2C" w14:textId="77777777" w:rsidR="000900B5" w:rsidRDefault="00000000">
            <w:pPr>
              <w:pStyle w:val="TableParagraph"/>
              <w:spacing w:line="282" w:lineRule="exact"/>
              <w:ind w:left="102" w:right="20"/>
              <w:jc w:val="center"/>
            </w:pPr>
            <w:r>
              <w:rPr>
                <w:spacing w:val="-5"/>
              </w:rPr>
              <w:t>25</w:t>
            </w:r>
          </w:p>
        </w:tc>
      </w:tr>
      <w:tr w:rsidR="000900B5" w14:paraId="6FCCCC31" w14:textId="77777777">
        <w:trPr>
          <w:trHeight w:val="380"/>
        </w:trPr>
        <w:tc>
          <w:tcPr>
            <w:tcW w:w="513" w:type="dxa"/>
          </w:tcPr>
          <w:p w14:paraId="6FCCCC2E" w14:textId="77777777" w:rsidR="000900B5" w:rsidRDefault="00000000">
            <w:pPr>
              <w:pStyle w:val="TableParagraph"/>
              <w:spacing w:before="80" w:line="281" w:lineRule="exact"/>
              <w:ind w:left="6" w:right="58"/>
              <w:jc w:val="center"/>
            </w:pPr>
            <w:hyperlink w:anchor="_bookmark77" w:history="1">
              <w:r>
                <w:rPr>
                  <w:spacing w:val="-4"/>
                </w:rPr>
                <w:t>A.1.</w:t>
              </w:r>
            </w:hyperlink>
          </w:p>
        </w:tc>
        <w:tc>
          <w:tcPr>
            <w:tcW w:w="9061" w:type="dxa"/>
          </w:tcPr>
          <w:p w14:paraId="6FCCCC2F" w14:textId="77777777" w:rsidR="000900B5" w:rsidRDefault="00000000">
            <w:pPr>
              <w:pStyle w:val="TableParagraph"/>
              <w:spacing w:before="80" w:line="281" w:lineRule="exact"/>
              <w:ind w:left="38"/>
            </w:pPr>
            <w:hyperlink w:anchor="_bookmark77" w:history="1">
              <w:proofErr w:type="spellStart"/>
              <w:r>
                <w:t>Workparts</w:t>
              </w:r>
              <w:proofErr w:type="spellEnd"/>
              <w:r>
                <w:rPr>
                  <w:spacing w:val="-3"/>
                </w:rPr>
                <w:t xml:space="preserve"> </w:t>
              </w:r>
              <w:r>
                <w:t>distribution</w:t>
              </w:r>
              <w:r>
                <w:rPr>
                  <w:spacing w:val="-2"/>
                </w:rPr>
                <w:t xml:space="preserve"> </w:t>
              </w:r>
              <w:r>
                <w:t>of</w:t>
              </w:r>
              <w:r>
                <w:rPr>
                  <w:spacing w:val="-2"/>
                </w:rPr>
                <w:t xml:space="preserve"> </w:t>
              </w:r>
              <w:r>
                <w:t>the</w:t>
              </w:r>
              <w:r>
                <w:rPr>
                  <w:spacing w:val="-2"/>
                </w:rPr>
                <w:t xml:space="preserve"> </w:t>
              </w:r>
              <w:r>
                <w:t>project</w:t>
              </w:r>
            </w:hyperlink>
            <w:r>
              <w:rPr>
                <w:spacing w:val="42"/>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t>.</w:t>
            </w:r>
            <w:r>
              <w:rPr>
                <w:spacing w:val="54"/>
              </w:rPr>
              <w:t xml:space="preserve"> </w:t>
            </w:r>
            <w:r>
              <w:t>.</w:t>
            </w:r>
            <w:r>
              <w:rPr>
                <w:spacing w:val="55"/>
              </w:rPr>
              <w:t xml:space="preserve"> </w:t>
            </w:r>
            <w:r>
              <w:rPr>
                <w:spacing w:val="-12"/>
              </w:rPr>
              <w:t>.</w:t>
            </w:r>
          </w:p>
        </w:tc>
        <w:tc>
          <w:tcPr>
            <w:tcW w:w="403" w:type="dxa"/>
          </w:tcPr>
          <w:p w14:paraId="6FCCCC30" w14:textId="77777777" w:rsidR="000900B5" w:rsidRDefault="00000000">
            <w:pPr>
              <w:pStyle w:val="TableParagraph"/>
              <w:spacing w:before="80" w:line="281" w:lineRule="exact"/>
              <w:ind w:left="102" w:right="18"/>
              <w:jc w:val="center"/>
            </w:pPr>
            <w:r>
              <w:rPr>
                <w:spacing w:val="-5"/>
              </w:rPr>
              <w:t>46</w:t>
            </w:r>
          </w:p>
        </w:tc>
      </w:tr>
    </w:tbl>
    <w:p w14:paraId="6FCCCC32" w14:textId="77777777" w:rsidR="000900B5" w:rsidRDefault="000900B5">
      <w:pPr>
        <w:pStyle w:val="TableParagraph"/>
        <w:spacing w:line="281" w:lineRule="exact"/>
        <w:jc w:val="center"/>
        <w:sectPr w:rsidR="000900B5">
          <w:headerReference w:type="default" r:id="rId117"/>
          <w:footerReference w:type="default" r:id="rId118"/>
          <w:pgSz w:w="11910" w:h="16840"/>
          <w:pgMar w:top="2300" w:right="0" w:bottom="180" w:left="708" w:header="1755" w:footer="0" w:gutter="0"/>
          <w:pgNumType w:start="43"/>
          <w:cols w:space="720"/>
        </w:sectPr>
      </w:pPr>
    </w:p>
    <w:p w14:paraId="6FCCCC33" w14:textId="77777777" w:rsidR="000900B5" w:rsidRDefault="000900B5">
      <w:pPr>
        <w:pStyle w:val="BodyText"/>
        <w:spacing w:before="8"/>
        <w:rPr>
          <w:sz w:val="14"/>
        </w:rPr>
      </w:pPr>
    </w:p>
    <w:p w14:paraId="6FCCCC34" w14:textId="77777777" w:rsidR="000900B5" w:rsidRDefault="000900B5">
      <w:pPr>
        <w:pStyle w:val="BodyText"/>
        <w:rPr>
          <w:sz w:val="14"/>
        </w:rPr>
        <w:sectPr w:rsidR="000900B5">
          <w:headerReference w:type="even" r:id="rId119"/>
          <w:footerReference w:type="even" r:id="rId120"/>
          <w:pgSz w:w="11910" w:h="16840"/>
          <w:pgMar w:top="1920" w:right="0" w:bottom="280" w:left="708" w:header="0" w:footer="0" w:gutter="0"/>
          <w:cols w:space="720"/>
        </w:sectPr>
      </w:pPr>
    </w:p>
    <w:p w14:paraId="6FCCCC35" w14:textId="77777777" w:rsidR="000900B5" w:rsidRDefault="000900B5">
      <w:pPr>
        <w:pStyle w:val="BodyText"/>
        <w:spacing w:before="29"/>
        <w:rPr>
          <w:sz w:val="28"/>
        </w:rPr>
      </w:pPr>
    </w:p>
    <w:p w14:paraId="6FCCCC36" w14:textId="77777777" w:rsidR="000900B5" w:rsidRDefault="00000000">
      <w:pPr>
        <w:pStyle w:val="Heading2"/>
        <w:ind w:left="142" w:firstLine="0"/>
        <w:rPr>
          <w:b w:val="0"/>
        </w:rPr>
      </w:pPr>
      <w:bookmarkStart w:id="481" w:name="Initial_project_description_at_handin"/>
      <w:bookmarkStart w:id="482" w:name="_bookmark75"/>
      <w:bookmarkEnd w:id="481"/>
      <w:bookmarkEnd w:id="482"/>
      <w:r>
        <w:rPr>
          <w:b w:val="0"/>
          <w:color w:val="687D91"/>
          <w:spacing w:val="-2"/>
          <w:w w:val="95"/>
        </w:rPr>
        <w:t>Abstract</w:t>
      </w:r>
    </w:p>
    <w:p w14:paraId="6FCCCC37" w14:textId="77777777" w:rsidR="000900B5" w:rsidRDefault="00000000">
      <w:pPr>
        <w:pStyle w:val="BodyText"/>
        <w:spacing w:before="226" w:line="216" w:lineRule="auto"/>
        <w:ind w:left="142" w:right="848"/>
        <w:jc w:val="both"/>
      </w:pPr>
      <w:r>
        <w:t>This</w:t>
      </w:r>
      <w:r>
        <w:rPr>
          <w:spacing w:val="-7"/>
        </w:rPr>
        <w:t xml:space="preserve"> </w:t>
      </w:r>
      <w:r>
        <w:t>project</w:t>
      </w:r>
      <w:r>
        <w:rPr>
          <w:spacing w:val="-7"/>
        </w:rPr>
        <w:t xml:space="preserve"> </w:t>
      </w:r>
      <w:r>
        <w:t>aims</w:t>
      </w:r>
      <w:r>
        <w:rPr>
          <w:spacing w:val="-7"/>
        </w:rPr>
        <w:t xml:space="preserve"> </w:t>
      </w:r>
      <w:r>
        <w:t>to</w:t>
      </w:r>
      <w:r>
        <w:rPr>
          <w:spacing w:val="-7"/>
        </w:rPr>
        <w:t xml:space="preserve"> </w:t>
      </w:r>
      <w:r>
        <w:t>introduce</w:t>
      </w:r>
      <w:r>
        <w:rPr>
          <w:spacing w:val="-7"/>
        </w:rPr>
        <w:t xml:space="preserve"> </w:t>
      </w:r>
      <w:r>
        <w:t>a</w:t>
      </w:r>
      <w:r>
        <w:rPr>
          <w:spacing w:val="-7"/>
        </w:rPr>
        <w:t xml:space="preserve"> </w:t>
      </w:r>
      <w:r>
        <w:t>comprehensive</w:t>
      </w:r>
      <w:r>
        <w:rPr>
          <w:spacing w:val="-7"/>
        </w:rPr>
        <w:t xml:space="preserve"> </w:t>
      </w:r>
      <w:r>
        <w:t>framework</w:t>
      </w:r>
      <w:r>
        <w:rPr>
          <w:spacing w:val="-7"/>
        </w:rPr>
        <w:t xml:space="preserve"> </w:t>
      </w:r>
      <w:r>
        <w:t>for</w:t>
      </w:r>
      <w:r>
        <w:rPr>
          <w:spacing w:val="-7"/>
        </w:rPr>
        <w:t xml:space="preserve"> </w:t>
      </w:r>
      <w:r>
        <w:t>data</w:t>
      </w:r>
      <w:r>
        <w:rPr>
          <w:spacing w:val="-7"/>
        </w:rPr>
        <w:t xml:space="preserve"> </w:t>
      </w:r>
      <w:r>
        <w:t>quality</w:t>
      </w:r>
      <w:r>
        <w:rPr>
          <w:spacing w:val="-7"/>
        </w:rPr>
        <w:t xml:space="preserve"> </w:t>
      </w:r>
      <w:r>
        <w:t>and</w:t>
      </w:r>
      <w:r>
        <w:rPr>
          <w:spacing w:val="-7"/>
        </w:rPr>
        <w:t xml:space="preserve"> </w:t>
      </w:r>
      <w:r>
        <w:t>availability</w:t>
      </w:r>
      <w:r>
        <w:rPr>
          <w:spacing w:val="-7"/>
        </w:rPr>
        <w:t xml:space="preserve"> </w:t>
      </w:r>
      <w:r>
        <w:t>checks</w:t>
      </w:r>
      <w:r>
        <w:rPr>
          <w:spacing w:val="-7"/>
        </w:rPr>
        <w:t xml:space="preserve"> </w:t>
      </w:r>
      <w:r>
        <w:t>to</w:t>
      </w:r>
      <w:r>
        <w:rPr>
          <w:spacing w:val="-7"/>
        </w:rPr>
        <w:t xml:space="preserve"> </w:t>
      </w:r>
      <w:proofErr w:type="spellStart"/>
      <w:r>
        <w:t>en</w:t>
      </w:r>
      <w:proofErr w:type="spellEnd"/>
      <w:r>
        <w:t>-sure</w:t>
      </w:r>
      <w:r>
        <w:rPr>
          <w:spacing w:val="-5"/>
        </w:rPr>
        <w:t xml:space="preserve"> </w:t>
      </w:r>
      <w:r>
        <w:t>that</w:t>
      </w:r>
      <w:r>
        <w:rPr>
          <w:spacing w:val="-5"/>
        </w:rPr>
        <w:t xml:space="preserve"> </w:t>
      </w:r>
      <w:r>
        <w:t>reports</w:t>
      </w:r>
      <w:r>
        <w:rPr>
          <w:spacing w:val="-6"/>
        </w:rPr>
        <w:t xml:space="preserve"> </w:t>
      </w:r>
      <w:r>
        <w:t>are</w:t>
      </w:r>
      <w:r>
        <w:rPr>
          <w:spacing w:val="-5"/>
        </w:rPr>
        <w:t xml:space="preserve"> </w:t>
      </w:r>
      <w:r>
        <w:t>delivered</w:t>
      </w:r>
      <w:r>
        <w:rPr>
          <w:spacing w:val="-5"/>
        </w:rPr>
        <w:t xml:space="preserve"> </w:t>
      </w:r>
      <w:r>
        <w:t>on</w:t>
      </w:r>
      <w:r>
        <w:rPr>
          <w:spacing w:val="-5"/>
        </w:rPr>
        <w:t xml:space="preserve"> </w:t>
      </w:r>
      <w:r>
        <w:t>time</w:t>
      </w:r>
      <w:r>
        <w:rPr>
          <w:spacing w:val="-5"/>
        </w:rPr>
        <w:t xml:space="preserve"> </w:t>
      </w:r>
      <w:r>
        <w:t>and</w:t>
      </w:r>
      <w:r>
        <w:rPr>
          <w:spacing w:val="-5"/>
        </w:rPr>
        <w:t xml:space="preserve"> </w:t>
      </w:r>
      <w:r>
        <w:t>with</w:t>
      </w:r>
      <w:r>
        <w:rPr>
          <w:spacing w:val="-6"/>
        </w:rPr>
        <w:t xml:space="preserve"> </w:t>
      </w:r>
      <w:r>
        <w:t>accurate</w:t>
      </w:r>
      <w:r>
        <w:rPr>
          <w:spacing w:val="-5"/>
        </w:rPr>
        <w:t xml:space="preserve"> </w:t>
      </w:r>
      <w:r>
        <w:t>data. By</w:t>
      </w:r>
      <w:r>
        <w:rPr>
          <w:spacing w:val="-6"/>
        </w:rPr>
        <w:t xml:space="preserve"> </w:t>
      </w:r>
      <w:r>
        <w:t>implementing</w:t>
      </w:r>
      <w:r>
        <w:rPr>
          <w:spacing w:val="-5"/>
        </w:rPr>
        <w:t xml:space="preserve"> </w:t>
      </w:r>
      <w:r>
        <w:t>these</w:t>
      </w:r>
      <w:r>
        <w:rPr>
          <w:spacing w:val="-5"/>
        </w:rPr>
        <w:t xml:space="preserve"> </w:t>
      </w:r>
      <w:r>
        <w:t>checks,</w:t>
      </w:r>
      <w:r>
        <w:rPr>
          <w:spacing w:val="-4"/>
        </w:rPr>
        <w:t xml:space="preserve"> </w:t>
      </w:r>
      <w:r>
        <w:t>we</w:t>
      </w:r>
      <w:r>
        <w:rPr>
          <w:spacing w:val="-5"/>
        </w:rPr>
        <w:t xml:space="preserve"> </w:t>
      </w:r>
      <w:r>
        <w:t>aim</w:t>
      </w:r>
      <w:r>
        <w:rPr>
          <w:spacing w:val="-5"/>
        </w:rPr>
        <w:t xml:space="preserve"> </w:t>
      </w:r>
      <w:r>
        <w:t>to increase user confidence in the reliability of the reports.</w:t>
      </w:r>
    </w:p>
    <w:p w14:paraId="6FCCCC38" w14:textId="77777777" w:rsidR="000900B5" w:rsidRDefault="000900B5">
      <w:pPr>
        <w:pStyle w:val="BodyText"/>
        <w:spacing w:before="69"/>
      </w:pPr>
    </w:p>
    <w:p w14:paraId="6FCCCC39" w14:textId="77777777" w:rsidR="000900B5" w:rsidRDefault="00000000">
      <w:pPr>
        <w:pStyle w:val="Heading2"/>
        <w:ind w:left="142" w:firstLine="0"/>
        <w:rPr>
          <w:b w:val="0"/>
        </w:rPr>
      </w:pPr>
      <w:r>
        <w:rPr>
          <w:b w:val="0"/>
          <w:color w:val="687D91"/>
          <w:spacing w:val="-2"/>
          <w:w w:val="95"/>
        </w:rPr>
        <w:t>Introduction</w:t>
      </w:r>
    </w:p>
    <w:p w14:paraId="6FCCCC3A" w14:textId="77777777" w:rsidR="000900B5" w:rsidRDefault="00000000">
      <w:pPr>
        <w:pStyle w:val="Heading3"/>
        <w:spacing w:before="175"/>
        <w:rPr>
          <w:b w:val="0"/>
        </w:rPr>
      </w:pPr>
      <w:r>
        <w:rPr>
          <w:b w:val="0"/>
          <w:color w:val="687D91"/>
          <w:spacing w:val="-2"/>
          <w:w w:val="95"/>
        </w:rPr>
        <w:t>Background</w:t>
      </w:r>
    </w:p>
    <w:p w14:paraId="6FCCCC3B" w14:textId="77777777" w:rsidR="000900B5" w:rsidRDefault="00000000">
      <w:pPr>
        <w:pStyle w:val="BodyText"/>
        <w:spacing w:before="155" w:line="216" w:lineRule="auto"/>
        <w:ind w:left="142" w:right="848"/>
        <w:jc w:val="both"/>
      </w:pPr>
      <w:r>
        <w:t xml:space="preserve">The non-operative reporting at Swiss Post is undergoing an </w:t>
      </w:r>
      <w:proofErr w:type="gramStart"/>
      <w:r>
        <w:t>on-premise</w:t>
      </w:r>
      <w:proofErr w:type="gramEnd"/>
      <w:r>
        <w:t xml:space="preserve"> to cloud migration.</w:t>
      </w:r>
      <w:r>
        <w:rPr>
          <w:spacing w:val="40"/>
        </w:rPr>
        <w:t xml:space="preserve"> </w:t>
      </w:r>
      <w:r>
        <w:t xml:space="preserve">During this </w:t>
      </w:r>
      <w:r>
        <w:rPr>
          <w:spacing w:val="-2"/>
        </w:rPr>
        <w:t>process,</w:t>
      </w:r>
      <w:r>
        <w:rPr>
          <w:spacing w:val="-7"/>
        </w:rPr>
        <w:t xml:space="preserve"> </w:t>
      </w:r>
      <w:r>
        <w:rPr>
          <w:spacing w:val="-2"/>
        </w:rPr>
        <w:t>many</w:t>
      </w:r>
      <w:r>
        <w:rPr>
          <w:spacing w:val="-8"/>
        </w:rPr>
        <w:t xml:space="preserve"> </w:t>
      </w:r>
      <w:r>
        <w:rPr>
          <w:spacing w:val="-2"/>
        </w:rPr>
        <w:t>reports</w:t>
      </w:r>
      <w:r>
        <w:rPr>
          <w:spacing w:val="-8"/>
        </w:rPr>
        <w:t xml:space="preserve"> </w:t>
      </w:r>
      <w:r>
        <w:rPr>
          <w:spacing w:val="-2"/>
        </w:rPr>
        <w:t>are</w:t>
      </w:r>
      <w:r>
        <w:rPr>
          <w:spacing w:val="-8"/>
        </w:rPr>
        <w:t xml:space="preserve"> </w:t>
      </w:r>
      <w:r>
        <w:rPr>
          <w:spacing w:val="-2"/>
        </w:rPr>
        <w:t>reviewed</w:t>
      </w:r>
      <w:r>
        <w:rPr>
          <w:spacing w:val="-8"/>
        </w:rPr>
        <w:t xml:space="preserve"> </w:t>
      </w:r>
      <w:r>
        <w:rPr>
          <w:spacing w:val="-2"/>
        </w:rPr>
        <w:t>and</w:t>
      </w:r>
      <w:r>
        <w:rPr>
          <w:spacing w:val="-8"/>
        </w:rPr>
        <w:t xml:space="preserve"> </w:t>
      </w:r>
      <w:r>
        <w:rPr>
          <w:spacing w:val="-2"/>
        </w:rPr>
        <w:t>rebuilt.</w:t>
      </w:r>
      <w:r>
        <w:rPr>
          <w:spacing w:val="5"/>
        </w:rPr>
        <w:t xml:space="preserve"> </w:t>
      </w:r>
      <w:r>
        <w:rPr>
          <w:spacing w:val="-2"/>
        </w:rPr>
        <w:t>The</w:t>
      </w:r>
      <w:r>
        <w:rPr>
          <w:spacing w:val="-8"/>
        </w:rPr>
        <w:t xml:space="preserve"> </w:t>
      </w:r>
      <w:r>
        <w:rPr>
          <w:spacing w:val="-2"/>
        </w:rPr>
        <w:t>tool</w:t>
      </w:r>
      <w:r>
        <w:rPr>
          <w:spacing w:val="-8"/>
        </w:rPr>
        <w:t xml:space="preserve"> </w:t>
      </w:r>
      <w:r>
        <w:rPr>
          <w:spacing w:val="-2"/>
        </w:rPr>
        <w:t>stack</w:t>
      </w:r>
      <w:r>
        <w:rPr>
          <w:spacing w:val="-8"/>
        </w:rPr>
        <w:t xml:space="preserve"> </w:t>
      </w:r>
      <w:r>
        <w:rPr>
          <w:spacing w:val="-2"/>
        </w:rPr>
        <w:t>changes</w:t>
      </w:r>
      <w:r>
        <w:rPr>
          <w:spacing w:val="-8"/>
        </w:rPr>
        <w:t xml:space="preserve"> </w:t>
      </w:r>
      <w:r>
        <w:rPr>
          <w:spacing w:val="-2"/>
        </w:rPr>
        <w:t>from</w:t>
      </w:r>
      <w:r>
        <w:rPr>
          <w:spacing w:val="-8"/>
        </w:rPr>
        <w:t xml:space="preserve"> </w:t>
      </w:r>
      <w:r>
        <w:rPr>
          <w:spacing w:val="-2"/>
        </w:rPr>
        <w:t>the</w:t>
      </w:r>
      <w:r>
        <w:rPr>
          <w:spacing w:val="-8"/>
        </w:rPr>
        <w:t xml:space="preserve"> </w:t>
      </w:r>
      <w:r>
        <w:rPr>
          <w:spacing w:val="-2"/>
        </w:rPr>
        <w:t>basic</w:t>
      </w:r>
      <w:r>
        <w:rPr>
          <w:spacing w:val="-8"/>
        </w:rPr>
        <w:t xml:space="preserve"> </w:t>
      </w:r>
      <w:r>
        <w:rPr>
          <w:spacing w:val="-2"/>
        </w:rPr>
        <w:t>level</w:t>
      </w:r>
      <w:r>
        <w:rPr>
          <w:spacing w:val="-8"/>
        </w:rPr>
        <w:t xml:space="preserve"> </w:t>
      </w:r>
      <w:r>
        <w:rPr>
          <w:spacing w:val="-2"/>
        </w:rPr>
        <w:t>of</w:t>
      </w:r>
      <w:r>
        <w:rPr>
          <w:spacing w:val="-8"/>
        </w:rPr>
        <w:t xml:space="preserve"> </w:t>
      </w:r>
      <w:r>
        <w:rPr>
          <w:spacing w:val="-2"/>
        </w:rPr>
        <w:t>data</w:t>
      </w:r>
      <w:r>
        <w:rPr>
          <w:spacing w:val="-8"/>
        </w:rPr>
        <w:t xml:space="preserve"> </w:t>
      </w:r>
      <w:r>
        <w:rPr>
          <w:spacing w:val="-2"/>
        </w:rPr>
        <w:t xml:space="preserve">storage </w:t>
      </w:r>
      <w:r>
        <w:t>up</w:t>
      </w:r>
      <w:r>
        <w:rPr>
          <w:spacing w:val="-13"/>
        </w:rPr>
        <w:t xml:space="preserve"> </w:t>
      </w:r>
      <w:r>
        <w:t>to</w:t>
      </w:r>
      <w:r>
        <w:rPr>
          <w:spacing w:val="-13"/>
        </w:rPr>
        <w:t xml:space="preserve"> </w:t>
      </w:r>
      <w:r>
        <w:t>the</w:t>
      </w:r>
      <w:r>
        <w:rPr>
          <w:spacing w:val="-13"/>
        </w:rPr>
        <w:t xml:space="preserve"> </w:t>
      </w:r>
      <w:r>
        <w:t>frontend</w:t>
      </w:r>
      <w:r>
        <w:rPr>
          <w:spacing w:val="-13"/>
        </w:rPr>
        <w:t xml:space="preserve"> </w:t>
      </w:r>
      <w:r>
        <w:t>tooling</w:t>
      </w:r>
      <w:r>
        <w:rPr>
          <w:spacing w:val="-13"/>
        </w:rPr>
        <w:t xml:space="preserve"> </w:t>
      </w:r>
      <w:r>
        <w:t>showing</w:t>
      </w:r>
      <w:r>
        <w:rPr>
          <w:spacing w:val="-12"/>
        </w:rPr>
        <w:t xml:space="preserve"> </w:t>
      </w:r>
      <w:r>
        <w:t>the</w:t>
      </w:r>
      <w:r>
        <w:rPr>
          <w:spacing w:val="-13"/>
        </w:rPr>
        <w:t xml:space="preserve"> </w:t>
      </w:r>
      <w:r>
        <w:t>reports.</w:t>
      </w:r>
      <w:r>
        <w:rPr>
          <w:spacing w:val="-13"/>
        </w:rPr>
        <w:t xml:space="preserve"> </w:t>
      </w:r>
      <w:r>
        <w:t>The</w:t>
      </w:r>
      <w:r>
        <w:rPr>
          <w:spacing w:val="-13"/>
        </w:rPr>
        <w:t xml:space="preserve"> </w:t>
      </w:r>
      <w:r>
        <w:t>migration</w:t>
      </w:r>
      <w:r>
        <w:rPr>
          <w:spacing w:val="-13"/>
        </w:rPr>
        <w:t xml:space="preserve"> </w:t>
      </w:r>
      <w:r>
        <w:t>of</w:t>
      </w:r>
      <w:r>
        <w:rPr>
          <w:spacing w:val="-12"/>
        </w:rPr>
        <w:t xml:space="preserve"> </w:t>
      </w:r>
      <w:r>
        <w:t>the</w:t>
      </w:r>
      <w:r>
        <w:rPr>
          <w:spacing w:val="-13"/>
        </w:rPr>
        <w:t xml:space="preserve"> </w:t>
      </w:r>
      <w:r>
        <w:t>reporting</w:t>
      </w:r>
      <w:r>
        <w:rPr>
          <w:spacing w:val="-13"/>
        </w:rPr>
        <w:t xml:space="preserve"> </w:t>
      </w:r>
      <w:r>
        <w:t>infrastructure</w:t>
      </w:r>
      <w:r>
        <w:rPr>
          <w:spacing w:val="-13"/>
        </w:rPr>
        <w:t xml:space="preserve"> </w:t>
      </w:r>
      <w:r>
        <w:t>goes</w:t>
      </w:r>
      <w:r>
        <w:rPr>
          <w:spacing w:val="-13"/>
        </w:rPr>
        <w:t xml:space="preserve"> </w:t>
      </w:r>
      <w:r>
        <w:t>hand</w:t>
      </w:r>
      <w:r>
        <w:rPr>
          <w:spacing w:val="-13"/>
        </w:rPr>
        <w:t xml:space="preserve"> </w:t>
      </w:r>
      <w:r>
        <w:t>in hand</w:t>
      </w:r>
      <w:r>
        <w:rPr>
          <w:spacing w:val="-5"/>
        </w:rPr>
        <w:t xml:space="preserve"> </w:t>
      </w:r>
      <w:r>
        <w:t>with</w:t>
      </w:r>
      <w:r>
        <w:rPr>
          <w:spacing w:val="-5"/>
        </w:rPr>
        <w:t xml:space="preserve"> </w:t>
      </w:r>
      <w:r>
        <w:t>a</w:t>
      </w:r>
      <w:r>
        <w:rPr>
          <w:spacing w:val="-5"/>
        </w:rPr>
        <w:t xml:space="preserve"> </w:t>
      </w:r>
      <w:r>
        <w:t>technological</w:t>
      </w:r>
      <w:r>
        <w:rPr>
          <w:spacing w:val="-5"/>
        </w:rPr>
        <w:t xml:space="preserve"> </w:t>
      </w:r>
      <w:r>
        <w:t>change</w:t>
      </w:r>
      <w:r>
        <w:rPr>
          <w:spacing w:val="-5"/>
        </w:rPr>
        <w:t xml:space="preserve"> </w:t>
      </w:r>
      <w:r>
        <w:t>of</w:t>
      </w:r>
      <w:r>
        <w:rPr>
          <w:spacing w:val="-5"/>
        </w:rPr>
        <w:t xml:space="preserve"> </w:t>
      </w:r>
      <w:r>
        <w:t>the</w:t>
      </w:r>
      <w:r>
        <w:rPr>
          <w:spacing w:val="-5"/>
        </w:rPr>
        <w:t xml:space="preserve"> </w:t>
      </w:r>
      <w:r>
        <w:t>underlying</w:t>
      </w:r>
      <w:r>
        <w:rPr>
          <w:spacing w:val="-5"/>
        </w:rPr>
        <w:t xml:space="preserve"> </w:t>
      </w:r>
      <w:r>
        <w:t>data</w:t>
      </w:r>
      <w:r>
        <w:rPr>
          <w:spacing w:val="-5"/>
        </w:rPr>
        <w:t xml:space="preserve"> </w:t>
      </w:r>
      <w:r>
        <w:t>provision</w:t>
      </w:r>
      <w:r>
        <w:rPr>
          <w:spacing w:val="-5"/>
        </w:rPr>
        <w:t xml:space="preserve"> </w:t>
      </w:r>
      <w:r>
        <w:t>methods. Old</w:t>
      </w:r>
      <w:r>
        <w:rPr>
          <w:spacing w:val="-5"/>
        </w:rPr>
        <w:t xml:space="preserve"> </w:t>
      </w:r>
      <w:r>
        <w:t>reports</w:t>
      </w:r>
      <w:r>
        <w:rPr>
          <w:spacing w:val="-5"/>
        </w:rPr>
        <w:t xml:space="preserve"> </w:t>
      </w:r>
      <w:r>
        <w:t>are</w:t>
      </w:r>
      <w:r>
        <w:rPr>
          <w:spacing w:val="-5"/>
        </w:rPr>
        <w:t xml:space="preserve"> </w:t>
      </w:r>
      <w:r>
        <w:t>cut</w:t>
      </w:r>
      <w:r>
        <w:rPr>
          <w:spacing w:val="-5"/>
        </w:rPr>
        <w:t xml:space="preserve"> </w:t>
      </w:r>
      <w:r>
        <w:t>off</w:t>
      </w:r>
      <w:r>
        <w:rPr>
          <w:spacing w:val="-5"/>
        </w:rPr>
        <w:t xml:space="preserve"> </w:t>
      </w:r>
      <w:r>
        <w:t>from their</w:t>
      </w:r>
      <w:r>
        <w:rPr>
          <w:spacing w:val="-4"/>
        </w:rPr>
        <w:t xml:space="preserve"> </w:t>
      </w:r>
      <w:r>
        <w:t>data</w:t>
      </w:r>
      <w:r>
        <w:rPr>
          <w:spacing w:val="-4"/>
        </w:rPr>
        <w:t xml:space="preserve"> </w:t>
      </w:r>
      <w:r>
        <w:t>pipelines,</w:t>
      </w:r>
      <w:r>
        <w:rPr>
          <w:spacing w:val="-4"/>
        </w:rPr>
        <w:t xml:space="preserve"> </w:t>
      </w:r>
      <w:r>
        <w:t>preventing</w:t>
      </w:r>
      <w:r>
        <w:rPr>
          <w:spacing w:val="-4"/>
        </w:rPr>
        <w:t xml:space="preserve"> </w:t>
      </w:r>
      <w:r>
        <w:t>clients</w:t>
      </w:r>
      <w:r>
        <w:rPr>
          <w:spacing w:val="-4"/>
        </w:rPr>
        <w:t xml:space="preserve"> </w:t>
      </w:r>
      <w:r>
        <w:t>from</w:t>
      </w:r>
      <w:r>
        <w:rPr>
          <w:spacing w:val="-4"/>
        </w:rPr>
        <w:t xml:space="preserve"> </w:t>
      </w:r>
      <w:r>
        <w:t>comparing</w:t>
      </w:r>
      <w:r>
        <w:rPr>
          <w:spacing w:val="-4"/>
        </w:rPr>
        <w:t xml:space="preserve"> </w:t>
      </w:r>
      <w:r>
        <w:t>new</w:t>
      </w:r>
      <w:r>
        <w:rPr>
          <w:spacing w:val="-4"/>
        </w:rPr>
        <w:t xml:space="preserve"> </w:t>
      </w:r>
      <w:r>
        <w:t>reports</w:t>
      </w:r>
      <w:r>
        <w:rPr>
          <w:spacing w:val="-4"/>
        </w:rPr>
        <w:t xml:space="preserve"> </w:t>
      </w:r>
      <w:r>
        <w:t>with</w:t>
      </w:r>
      <w:r>
        <w:rPr>
          <w:spacing w:val="-4"/>
        </w:rPr>
        <w:t xml:space="preserve"> </w:t>
      </w:r>
      <w:r>
        <w:t>the</w:t>
      </w:r>
      <w:r>
        <w:rPr>
          <w:spacing w:val="-4"/>
        </w:rPr>
        <w:t xml:space="preserve"> </w:t>
      </w:r>
      <w:r>
        <w:t>old</w:t>
      </w:r>
      <w:r>
        <w:rPr>
          <w:spacing w:val="-4"/>
        </w:rPr>
        <w:t xml:space="preserve"> </w:t>
      </w:r>
      <w:r>
        <w:t>ones</w:t>
      </w:r>
      <w:r>
        <w:rPr>
          <w:spacing w:val="-4"/>
        </w:rPr>
        <w:t xml:space="preserve"> </w:t>
      </w:r>
      <w:r>
        <w:t>when</w:t>
      </w:r>
      <w:r>
        <w:rPr>
          <w:spacing w:val="-4"/>
        </w:rPr>
        <w:t xml:space="preserve"> </w:t>
      </w:r>
      <w:r>
        <w:t>introduced.</w:t>
      </w:r>
    </w:p>
    <w:p w14:paraId="6FCCCC3C" w14:textId="77777777" w:rsidR="000900B5" w:rsidRDefault="000900B5">
      <w:pPr>
        <w:pStyle w:val="BodyText"/>
        <w:spacing w:before="7"/>
      </w:pPr>
    </w:p>
    <w:p w14:paraId="6FCCCC3D" w14:textId="77777777" w:rsidR="000900B5" w:rsidRDefault="00000000">
      <w:pPr>
        <w:pStyle w:val="Heading3"/>
        <w:rPr>
          <w:b w:val="0"/>
        </w:rPr>
      </w:pPr>
      <w:bookmarkStart w:id="483" w:name="_bookmark76"/>
      <w:bookmarkEnd w:id="483"/>
      <w:r>
        <w:rPr>
          <w:b w:val="0"/>
          <w:color w:val="687D91"/>
          <w:w w:val="85"/>
        </w:rPr>
        <w:t>Problem</w:t>
      </w:r>
      <w:r>
        <w:rPr>
          <w:b w:val="0"/>
          <w:color w:val="687D91"/>
          <w:spacing w:val="-2"/>
        </w:rPr>
        <w:t xml:space="preserve"> </w:t>
      </w:r>
      <w:r>
        <w:rPr>
          <w:b w:val="0"/>
          <w:color w:val="687D91"/>
          <w:spacing w:val="-2"/>
          <w:w w:val="95"/>
        </w:rPr>
        <w:t>Statement</w:t>
      </w:r>
    </w:p>
    <w:p w14:paraId="6FCCCC3E" w14:textId="77777777" w:rsidR="000900B5" w:rsidRDefault="00000000">
      <w:pPr>
        <w:pStyle w:val="BodyText"/>
        <w:spacing w:before="155" w:line="216" w:lineRule="auto"/>
        <w:ind w:left="142" w:right="848"/>
        <w:jc w:val="both"/>
      </w:pPr>
      <w:r>
        <w:t>Users</w:t>
      </w:r>
      <w:r>
        <w:rPr>
          <w:spacing w:val="-10"/>
        </w:rPr>
        <w:t xml:space="preserve"> </w:t>
      </w:r>
      <w:r>
        <w:t>subjected</w:t>
      </w:r>
      <w:r>
        <w:rPr>
          <w:spacing w:val="-10"/>
        </w:rPr>
        <w:t xml:space="preserve"> </w:t>
      </w:r>
      <w:r>
        <w:t>to</w:t>
      </w:r>
      <w:r>
        <w:rPr>
          <w:spacing w:val="-10"/>
        </w:rPr>
        <w:t xml:space="preserve"> </w:t>
      </w:r>
      <w:r>
        <w:t>a</w:t>
      </w:r>
      <w:r>
        <w:rPr>
          <w:spacing w:val="-10"/>
        </w:rPr>
        <w:t xml:space="preserve"> </w:t>
      </w:r>
      <w:r>
        <w:t>change</w:t>
      </w:r>
      <w:r>
        <w:rPr>
          <w:spacing w:val="-10"/>
        </w:rPr>
        <w:t xml:space="preserve"> </w:t>
      </w:r>
      <w:r>
        <w:t>in</w:t>
      </w:r>
      <w:r>
        <w:rPr>
          <w:spacing w:val="-10"/>
        </w:rPr>
        <w:t xml:space="preserve"> </w:t>
      </w:r>
      <w:r>
        <w:t>technology</w:t>
      </w:r>
      <w:r>
        <w:rPr>
          <w:spacing w:val="-10"/>
        </w:rPr>
        <w:t xml:space="preserve"> </w:t>
      </w:r>
      <w:r>
        <w:t>need</w:t>
      </w:r>
      <w:r>
        <w:rPr>
          <w:spacing w:val="-10"/>
        </w:rPr>
        <w:t xml:space="preserve"> </w:t>
      </w:r>
      <w:r>
        <w:t>to</w:t>
      </w:r>
      <w:r>
        <w:rPr>
          <w:spacing w:val="-10"/>
        </w:rPr>
        <w:t xml:space="preserve"> </w:t>
      </w:r>
      <w:r>
        <w:t>be</w:t>
      </w:r>
      <w:r>
        <w:rPr>
          <w:spacing w:val="-10"/>
        </w:rPr>
        <w:t xml:space="preserve"> </w:t>
      </w:r>
      <w:r>
        <w:t>bolstered</w:t>
      </w:r>
      <w:r>
        <w:rPr>
          <w:spacing w:val="-10"/>
        </w:rPr>
        <w:t xml:space="preserve"> </w:t>
      </w:r>
      <w:r>
        <w:t>in</w:t>
      </w:r>
      <w:r>
        <w:rPr>
          <w:spacing w:val="-10"/>
        </w:rPr>
        <w:t xml:space="preserve"> </w:t>
      </w:r>
      <w:r>
        <w:t>their</w:t>
      </w:r>
      <w:r>
        <w:rPr>
          <w:spacing w:val="-10"/>
        </w:rPr>
        <w:t xml:space="preserve"> </w:t>
      </w:r>
      <w:r>
        <w:t>confidence</w:t>
      </w:r>
      <w:r>
        <w:rPr>
          <w:spacing w:val="-10"/>
        </w:rPr>
        <w:t xml:space="preserve"> </w:t>
      </w:r>
      <w:r>
        <w:t>regarding</w:t>
      </w:r>
      <w:r>
        <w:rPr>
          <w:spacing w:val="-10"/>
        </w:rPr>
        <w:t xml:space="preserve"> </w:t>
      </w:r>
      <w:r>
        <w:t>the</w:t>
      </w:r>
      <w:r>
        <w:rPr>
          <w:spacing w:val="-10"/>
        </w:rPr>
        <w:t xml:space="preserve"> </w:t>
      </w:r>
      <w:r>
        <w:t>new</w:t>
      </w:r>
      <w:r>
        <w:rPr>
          <w:spacing w:val="-10"/>
        </w:rPr>
        <w:t xml:space="preserve"> </w:t>
      </w:r>
      <w:r>
        <w:t>sys-</w:t>
      </w:r>
      <w:proofErr w:type="spellStart"/>
      <w:r>
        <w:t>tems</w:t>
      </w:r>
      <w:proofErr w:type="spellEnd"/>
      <w:r>
        <w:t>.</w:t>
      </w:r>
      <w:r>
        <w:rPr>
          <w:spacing w:val="21"/>
        </w:rPr>
        <w:t xml:space="preserve"> </w:t>
      </w:r>
      <w:r>
        <w:t>We,</w:t>
      </w:r>
      <w:r>
        <w:rPr>
          <w:spacing w:val="-2"/>
        </w:rPr>
        <w:t xml:space="preserve"> </w:t>
      </w:r>
      <w:r>
        <w:t>as</w:t>
      </w:r>
      <w:r>
        <w:rPr>
          <w:spacing w:val="-3"/>
        </w:rPr>
        <w:t xml:space="preserve"> </w:t>
      </w:r>
      <w:r>
        <w:t>providers,</w:t>
      </w:r>
      <w:r>
        <w:rPr>
          <w:spacing w:val="-2"/>
        </w:rPr>
        <w:t xml:space="preserve"> </w:t>
      </w:r>
      <w:r>
        <w:t>must</w:t>
      </w:r>
      <w:r>
        <w:rPr>
          <w:spacing w:val="-3"/>
        </w:rPr>
        <w:t xml:space="preserve"> </w:t>
      </w:r>
      <w:r>
        <w:t>ensure</w:t>
      </w:r>
      <w:r>
        <w:rPr>
          <w:spacing w:val="-4"/>
        </w:rPr>
        <w:t xml:space="preserve"> </w:t>
      </w:r>
      <w:r>
        <w:t>timely</w:t>
      </w:r>
      <w:r>
        <w:rPr>
          <w:spacing w:val="-3"/>
        </w:rPr>
        <w:t xml:space="preserve"> </w:t>
      </w:r>
      <w:r>
        <w:t>and</w:t>
      </w:r>
      <w:r>
        <w:rPr>
          <w:spacing w:val="-4"/>
        </w:rPr>
        <w:t xml:space="preserve"> </w:t>
      </w:r>
      <w:r>
        <w:t>accurate</w:t>
      </w:r>
      <w:r>
        <w:rPr>
          <w:spacing w:val="-4"/>
        </w:rPr>
        <w:t xml:space="preserve"> </w:t>
      </w:r>
      <w:r>
        <w:t>report</w:t>
      </w:r>
      <w:r>
        <w:rPr>
          <w:spacing w:val="-3"/>
        </w:rPr>
        <w:t xml:space="preserve"> </w:t>
      </w:r>
      <w:r>
        <w:t>delivery.</w:t>
      </w:r>
      <w:r>
        <w:rPr>
          <w:spacing w:val="21"/>
        </w:rPr>
        <w:t xml:space="preserve"> </w:t>
      </w:r>
      <w:r>
        <w:t>Currently,</w:t>
      </w:r>
      <w:r>
        <w:rPr>
          <w:spacing w:val="-2"/>
        </w:rPr>
        <w:t xml:space="preserve"> </w:t>
      </w:r>
      <w:r>
        <w:t>reporting</w:t>
      </w:r>
      <w:r>
        <w:rPr>
          <w:spacing w:val="-3"/>
        </w:rPr>
        <w:t xml:space="preserve"> </w:t>
      </w:r>
      <w:r>
        <w:t xml:space="preserve">pipelines </w:t>
      </w:r>
      <w:r>
        <w:rPr>
          <w:spacing w:val="-2"/>
        </w:rPr>
        <w:t>only</w:t>
      </w:r>
      <w:r>
        <w:rPr>
          <w:spacing w:val="-11"/>
        </w:rPr>
        <w:t xml:space="preserve"> </w:t>
      </w:r>
      <w:r>
        <w:rPr>
          <w:spacing w:val="-2"/>
        </w:rPr>
        <w:t>have</w:t>
      </w:r>
      <w:r>
        <w:rPr>
          <w:spacing w:val="-11"/>
        </w:rPr>
        <w:t xml:space="preserve"> </w:t>
      </w:r>
      <w:r>
        <w:rPr>
          <w:spacing w:val="-2"/>
        </w:rPr>
        <w:t>basic</w:t>
      </w:r>
      <w:r>
        <w:rPr>
          <w:spacing w:val="-11"/>
        </w:rPr>
        <w:t xml:space="preserve"> </w:t>
      </w:r>
      <w:r>
        <w:rPr>
          <w:spacing w:val="-2"/>
        </w:rPr>
        <w:t>checks</w:t>
      </w:r>
      <w:r>
        <w:rPr>
          <w:spacing w:val="-11"/>
        </w:rPr>
        <w:t xml:space="preserve"> </w:t>
      </w:r>
      <w:r>
        <w:rPr>
          <w:spacing w:val="-2"/>
        </w:rPr>
        <w:t>that</w:t>
      </w:r>
      <w:r>
        <w:rPr>
          <w:spacing w:val="-11"/>
        </w:rPr>
        <w:t xml:space="preserve"> </w:t>
      </w:r>
      <w:r>
        <w:rPr>
          <w:spacing w:val="-2"/>
        </w:rPr>
        <w:t>alert</w:t>
      </w:r>
      <w:r>
        <w:rPr>
          <w:spacing w:val="-10"/>
        </w:rPr>
        <w:t xml:space="preserve"> </w:t>
      </w:r>
      <w:r>
        <w:rPr>
          <w:spacing w:val="-2"/>
        </w:rPr>
        <w:t>IT</w:t>
      </w:r>
      <w:r>
        <w:rPr>
          <w:spacing w:val="-11"/>
        </w:rPr>
        <w:t xml:space="preserve"> </w:t>
      </w:r>
      <w:r>
        <w:rPr>
          <w:spacing w:val="-2"/>
        </w:rPr>
        <w:t>when</w:t>
      </w:r>
      <w:r>
        <w:rPr>
          <w:spacing w:val="-11"/>
        </w:rPr>
        <w:t xml:space="preserve"> </w:t>
      </w:r>
      <w:r>
        <w:rPr>
          <w:spacing w:val="-2"/>
        </w:rPr>
        <w:t>jobs</w:t>
      </w:r>
      <w:r>
        <w:rPr>
          <w:spacing w:val="-11"/>
        </w:rPr>
        <w:t xml:space="preserve"> </w:t>
      </w:r>
      <w:r>
        <w:rPr>
          <w:spacing w:val="-2"/>
        </w:rPr>
        <w:t>fail.</w:t>
      </w:r>
      <w:r>
        <w:rPr>
          <w:spacing w:val="-11"/>
        </w:rPr>
        <w:t xml:space="preserve"> </w:t>
      </w:r>
      <w:r>
        <w:rPr>
          <w:spacing w:val="-2"/>
        </w:rPr>
        <w:t>We</w:t>
      </w:r>
      <w:r>
        <w:rPr>
          <w:spacing w:val="-10"/>
        </w:rPr>
        <w:t xml:space="preserve"> </w:t>
      </w:r>
      <w:r>
        <w:rPr>
          <w:spacing w:val="-2"/>
        </w:rPr>
        <w:t>lack</w:t>
      </w:r>
      <w:r>
        <w:rPr>
          <w:spacing w:val="-11"/>
        </w:rPr>
        <w:t xml:space="preserve"> </w:t>
      </w:r>
      <w:r>
        <w:rPr>
          <w:spacing w:val="-2"/>
        </w:rPr>
        <w:t>checks</w:t>
      </w:r>
      <w:r>
        <w:rPr>
          <w:spacing w:val="-11"/>
        </w:rPr>
        <w:t xml:space="preserve"> </w:t>
      </w:r>
      <w:r>
        <w:rPr>
          <w:spacing w:val="-2"/>
        </w:rPr>
        <w:t>for</w:t>
      </w:r>
      <w:r>
        <w:rPr>
          <w:spacing w:val="-11"/>
        </w:rPr>
        <w:t xml:space="preserve"> </w:t>
      </w:r>
      <w:r>
        <w:rPr>
          <w:spacing w:val="-2"/>
        </w:rPr>
        <w:t>missing</w:t>
      </w:r>
      <w:r>
        <w:rPr>
          <w:spacing w:val="-11"/>
        </w:rPr>
        <w:t xml:space="preserve"> </w:t>
      </w:r>
      <w:r>
        <w:rPr>
          <w:spacing w:val="-2"/>
        </w:rPr>
        <w:t>data</w:t>
      </w:r>
      <w:r>
        <w:rPr>
          <w:spacing w:val="-11"/>
        </w:rPr>
        <w:t xml:space="preserve"> </w:t>
      </w:r>
      <w:r>
        <w:rPr>
          <w:spacing w:val="-2"/>
        </w:rPr>
        <w:t>or</w:t>
      </w:r>
      <w:r>
        <w:rPr>
          <w:spacing w:val="-10"/>
        </w:rPr>
        <w:t xml:space="preserve"> </w:t>
      </w:r>
      <w:r>
        <w:rPr>
          <w:spacing w:val="-2"/>
        </w:rPr>
        <w:t>data</w:t>
      </w:r>
      <w:r>
        <w:rPr>
          <w:spacing w:val="-11"/>
        </w:rPr>
        <w:t xml:space="preserve"> </w:t>
      </w:r>
      <w:r>
        <w:rPr>
          <w:spacing w:val="-2"/>
        </w:rPr>
        <w:t>outside</w:t>
      </w:r>
      <w:r>
        <w:rPr>
          <w:spacing w:val="-11"/>
        </w:rPr>
        <w:t xml:space="preserve"> </w:t>
      </w:r>
      <w:r>
        <w:rPr>
          <w:spacing w:val="-2"/>
        </w:rPr>
        <w:t xml:space="preserve">expected </w:t>
      </w:r>
      <w:r>
        <w:t>ranges (e.g., workloads per hour, day, month).</w:t>
      </w:r>
      <w:r>
        <w:rPr>
          <w:spacing w:val="40"/>
        </w:rPr>
        <w:t xml:space="preserve"> </w:t>
      </w:r>
      <w:r>
        <w:t>These checks are manually performed by the business, which holds the knowledge of expected workloads.</w:t>
      </w:r>
    </w:p>
    <w:p w14:paraId="6FCCCC3F" w14:textId="77777777" w:rsidR="000900B5" w:rsidRDefault="000900B5">
      <w:pPr>
        <w:pStyle w:val="BodyText"/>
        <w:spacing w:before="6"/>
      </w:pPr>
    </w:p>
    <w:p w14:paraId="6FCCCC40" w14:textId="77777777" w:rsidR="000900B5" w:rsidRDefault="00000000">
      <w:pPr>
        <w:pStyle w:val="Heading3"/>
        <w:spacing w:before="1"/>
        <w:rPr>
          <w:b w:val="0"/>
        </w:rPr>
      </w:pPr>
      <w:r>
        <w:rPr>
          <w:b w:val="0"/>
          <w:color w:val="687D91"/>
          <w:spacing w:val="-2"/>
          <w:w w:val="95"/>
        </w:rPr>
        <w:t>Objectives</w:t>
      </w:r>
    </w:p>
    <w:p w14:paraId="6FCCCC41" w14:textId="77777777" w:rsidR="000900B5" w:rsidRDefault="00000000">
      <w:pPr>
        <w:pStyle w:val="BodyText"/>
        <w:spacing w:before="132" w:line="287" w:lineRule="exact"/>
        <w:ind w:left="142"/>
      </w:pPr>
      <w:r>
        <w:t>We</w:t>
      </w:r>
      <w:r>
        <w:rPr>
          <w:spacing w:val="-10"/>
        </w:rPr>
        <w:t xml:space="preserve"> </w:t>
      </w:r>
      <w:r>
        <w:t>aim</w:t>
      </w:r>
      <w:r>
        <w:rPr>
          <w:spacing w:val="-10"/>
        </w:rPr>
        <w:t xml:space="preserve"> </w:t>
      </w:r>
      <w:r>
        <w:t>to</w:t>
      </w:r>
      <w:r>
        <w:rPr>
          <w:spacing w:val="-9"/>
        </w:rPr>
        <w:t xml:space="preserve"> </w:t>
      </w:r>
      <w:r>
        <w:t>achieve</w:t>
      </w:r>
      <w:r>
        <w:rPr>
          <w:spacing w:val="-10"/>
        </w:rPr>
        <w:t xml:space="preserve"> </w:t>
      </w:r>
      <w:r>
        <w:t>two</w:t>
      </w:r>
      <w:r>
        <w:rPr>
          <w:spacing w:val="-9"/>
        </w:rPr>
        <w:t xml:space="preserve"> </w:t>
      </w:r>
      <w:r>
        <w:t>goals</w:t>
      </w:r>
      <w:r>
        <w:rPr>
          <w:spacing w:val="-10"/>
        </w:rPr>
        <w:t xml:space="preserve"> </w:t>
      </w:r>
      <w:r>
        <w:t>for</w:t>
      </w:r>
      <w:r>
        <w:rPr>
          <w:spacing w:val="-9"/>
        </w:rPr>
        <w:t xml:space="preserve"> </w:t>
      </w:r>
      <w:r>
        <w:t>two</w:t>
      </w:r>
      <w:r>
        <w:rPr>
          <w:spacing w:val="-10"/>
        </w:rPr>
        <w:t xml:space="preserve"> </w:t>
      </w:r>
      <w:r>
        <w:t>main</w:t>
      </w:r>
      <w:r>
        <w:rPr>
          <w:spacing w:val="-9"/>
        </w:rPr>
        <w:t xml:space="preserve"> </w:t>
      </w:r>
      <w:r>
        <w:rPr>
          <w:spacing w:val="-2"/>
        </w:rPr>
        <w:t>stakeholders:</w:t>
      </w:r>
    </w:p>
    <w:p w14:paraId="6FCCCC42" w14:textId="77777777" w:rsidR="000900B5" w:rsidRDefault="00000000">
      <w:pPr>
        <w:pStyle w:val="BodyText"/>
        <w:spacing w:before="8" w:line="216" w:lineRule="auto"/>
        <w:ind w:left="142" w:right="839" w:firstLine="218"/>
      </w:pPr>
      <w:r>
        <w:rPr>
          <w:rFonts w:ascii="Palatino Linotype"/>
          <w:b/>
        </w:rPr>
        <w:t>For</w:t>
      </w:r>
      <w:r>
        <w:rPr>
          <w:rFonts w:ascii="Palatino Linotype"/>
          <w:b/>
          <w:spacing w:val="-14"/>
        </w:rPr>
        <w:t xml:space="preserve"> </w:t>
      </w:r>
      <w:r>
        <w:rPr>
          <w:rFonts w:ascii="Palatino Linotype"/>
          <w:b/>
        </w:rPr>
        <w:t>IT:</w:t>
      </w:r>
      <w:r>
        <w:rPr>
          <w:rFonts w:ascii="Palatino Linotype"/>
          <w:b/>
          <w:spacing w:val="-14"/>
        </w:rPr>
        <w:t xml:space="preserve"> </w:t>
      </w:r>
      <w:r>
        <w:t>Add</w:t>
      </w:r>
      <w:r>
        <w:rPr>
          <w:spacing w:val="-13"/>
        </w:rPr>
        <w:t xml:space="preserve"> </w:t>
      </w:r>
      <w:r>
        <w:t>infrastructure</w:t>
      </w:r>
      <w:r>
        <w:rPr>
          <w:spacing w:val="-13"/>
        </w:rPr>
        <w:t xml:space="preserve"> </w:t>
      </w:r>
      <w:r>
        <w:t>to</w:t>
      </w:r>
      <w:r>
        <w:rPr>
          <w:spacing w:val="-12"/>
        </w:rPr>
        <w:t xml:space="preserve"> </w:t>
      </w:r>
      <w:r>
        <w:t>reporting</w:t>
      </w:r>
      <w:r>
        <w:rPr>
          <w:spacing w:val="-13"/>
        </w:rPr>
        <w:t xml:space="preserve"> </w:t>
      </w:r>
      <w:r>
        <w:t>systems</w:t>
      </w:r>
      <w:r>
        <w:rPr>
          <w:spacing w:val="-13"/>
        </w:rPr>
        <w:t xml:space="preserve"> </w:t>
      </w:r>
      <w:r>
        <w:t>to</w:t>
      </w:r>
      <w:r>
        <w:rPr>
          <w:spacing w:val="-13"/>
        </w:rPr>
        <w:t xml:space="preserve"> </w:t>
      </w:r>
      <w:r>
        <w:t>provide</w:t>
      </w:r>
      <w:r>
        <w:rPr>
          <w:spacing w:val="-13"/>
        </w:rPr>
        <w:t xml:space="preserve"> </w:t>
      </w:r>
      <w:r>
        <w:t>warnings</w:t>
      </w:r>
      <w:r>
        <w:rPr>
          <w:spacing w:val="-13"/>
        </w:rPr>
        <w:t xml:space="preserve"> </w:t>
      </w:r>
      <w:r>
        <w:t>when</w:t>
      </w:r>
      <w:r>
        <w:rPr>
          <w:spacing w:val="-12"/>
        </w:rPr>
        <w:t xml:space="preserve"> </w:t>
      </w:r>
      <w:r>
        <w:t>data</w:t>
      </w:r>
      <w:r>
        <w:rPr>
          <w:spacing w:val="-13"/>
        </w:rPr>
        <w:t xml:space="preserve"> </w:t>
      </w:r>
      <w:r>
        <w:t>seems</w:t>
      </w:r>
      <w:r>
        <w:rPr>
          <w:spacing w:val="-13"/>
        </w:rPr>
        <w:t xml:space="preserve"> </w:t>
      </w:r>
      <w:r>
        <w:t>missing,</w:t>
      </w:r>
      <w:r>
        <w:rPr>
          <w:spacing w:val="-13"/>
        </w:rPr>
        <w:t xml:space="preserve"> </w:t>
      </w:r>
      <w:r>
        <w:t>enabling faster reactions and proactive communication.</w:t>
      </w:r>
    </w:p>
    <w:p w14:paraId="6FCCCC43" w14:textId="77777777" w:rsidR="000900B5" w:rsidRDefault="00000000">
      <w:pPr>
        <w:pStyle w:val="BodyText"/>
        <w:spacing w:line="218" w:lineRule="auto"/>
        <w:ind w:left="360" w:right="883"/>
      </w:pPr>
      <w:r>
        <w:rPr>
          <w:rFonts w:ascii="Palatino Linotype"/>
          <w:b/>
        </w:rPr>
        <w:t>For</w:t>
      </w:r>
      <w:r>
        <w:rPr>
          <w:rFonts w:ascii="Palatino Linotype"/>
          <w:b/>
          <w:spacing w:val="-14"/>
        </w:rPr>
        <w:t xml:space="preserve"> </w:t>
      </w:r>
      <w:r>
        <w:rPr>
          <w:rFonts w:ascii="Palatino Linotype"/>
          <w:b/>
        </w:rPr>
        <w:t>Business:</w:t>
      </w:r>
      <w:r>
        <w:rPr>
          <w:rFonts w:ascii="Palatino Linotype"/>
          <w:b/>
          <w:spacing w:val="-12"/>
        </w:rPr>
        <w:t xml:space="preserve"> </w:t>
      </w:r>
      <w:r>
        <w:t>Relieve</w:t>
      </w:r>
      <w:r>
        <w:rPr>
          <w:spacing w:val="-11"/>
        </w:rPr>
        <w:t xml:space="preserve"> </w:t>
      </w:r>
      <w:r>
        <w:t>manual</w:t>
      </w:r>
      <w:r>
        <w:rPr>
          <w:spacing w:val="-11"/>
        </w:rPr>
        <w:t xml:space="preserve"> </w:t>
      </w:r>
      <w:r>
        <w:t>checks</w:t>
      </w:r>
      <w:r>
        <w:rPr>
          <w:spacing w:val="-11"/>
        </w:rPr>
        <w:t xml:space="preserve"> </w:t>
      </w:r>
      <w:r>
        <w:t>and</w:t>
      </w:r>
      <w:r>
        <w:rPr>
          <w:spacing w:val="-11"/>
        </w:rPr>
        <w:t xml:space="preserve"> </w:t>
      </w:r>
      <w:r>
        <w:t>comparisons,</w:t>
      </w:r>
      <w:r>
        <w:rPr>
          <w:spacing w:val="-11"/>
        </w:rPr>
        <w:t xml:space="preserve"> </w:t>
      </w:r>
      <w:r>
        <w:t>freeing</w:t>
      </w:r>
      <w:r>
        <w:rPr>
          <w:spacing w:val="-11"/>
        </w:rPr>
        <w:t xml:space="preserve"> </w:t>
      </w:r>
      <w:r>
        <w:t>time</w:t>
      </w:r>
      <w:r>
        <w:rPr>
          <w:spacing w:val="-11"/>
        </w:rPr>
        <w:t xml:space="preserve"> </w:t>
      </w:r>
      <w:r>
        <w:t>for</w:t>
      </w:r>
      <w:r>
        <w:rPr>
          <w:spacing w:val="-11"/>
        </w:rPr>
        <w:t xml:space="preserve"> </w:t>
      </w:r>
      <w:r>
        <w:t>other</w:t>
      </w:r>
      <w:r>
        <w:rPr>
          <w:spacing w:val="-11"/>
        </w:rPr>
        <w:t xml:space="preserve"> </w:t>
      </w:r>
      <w:r>
        <w:t>migration</w:t>
      </w:r>
      <w:r>
        <w:rPr>
          <w:spacing w:val="-11"/>
        </w:rPr>
        <w:t xml:space="preserve"> </w:t>
      </w:r>
      <w:r>
        <w:t>tasks. Estimated time savings:</w:t>
      </w:r>
    </w:p>
    <w:p w14:paraId="6FCCCC44" w14:textId="77777777" w:rsidR="000900B5" w:rsidRDefault="00000000">
      <w:pPr>
        <w:pStyle w:val="BodyText"/>
        <w:spacing w:before="136"/>
        <w:ind w:left="409"/>
      </w:pPr>
      <w:r>
        <w:rPr>
          <w:rFonts w:ascii="Lucida Sans Unicode" w:hAnsi="Lucida Sans Unicode"/>
          <w:color w:val="FAC300"/>
          <w:position w:val="2"/>
        </w:rPr>
        <w:t>▶</w:t>
      </w:r>
      <w:r>
        <w:rPr>
          <w:rFonts w:ascii="Lucida Sans Unicode" w:hAnsi="Lucida Sans Unicode"/>
          <w:color w:val="FAC300"/>
          <w:spacing w:val="31"/>
          <w:position w:val="2"/>
        </w:rPr>
        <w:t xml:space="preserve"> </w:t>
      </w:r>
      <w:r>
        <w:t>30–45</w:t>
      </w:r>
      <w:r>
        <w:rPr>
          <w:spacing w:val="-5"/>
        </w:rPr>
        <w:t xml:space="preserve"> </w:t>
      </w:r>
      <w:r>
        <w:rPr>
          <w:spacing w:val="-2"/>
        </w:rPr>
        <w:t>minutes/day</w:t>
      </w:r>
    </w:p>
    <w:p w14:paraId="6FCCCC45" w14:textId="77777777" w:rsidR="000900B5" w:rsidRDefault="00000000">
      <w:pPr>
        <w:pStyle w:val="BodyText"/>
        <w:spacing w:before="129"/>
        <w:ind w:left="409"/>
      </w:pPr>
      <w:r>
        <w:rPr>
          <w:rFonts w:ascii="Lucida Sans Unicode" w:hAnsi="Lucida Sans Unicode"/>
          <w:color w:val="FAC300"/>
          <w:spacing w:val="-2"/>
          <w:position w:val="2"/>
        </w:rPr>
        <w:t>▶</w:t>
      </w:r>
      <w:r>
        <w:rPr>
          <w:rFonts w:ascii="Lucida Sans Unicode" w:hAnsi="Lucida Sans Unicode"/>
          <w:color w:val="FAC300"/>
          <w:spacing w:val="3"/>
          <w:position w:val="2"/>
        </w:rPr>
        <w:t xml:space="preserve"> </w:t>
      </w:r>
      <w:r>
        <w:rPr>
          <w:spacing w:val="-2"/>
        </w:rPr>
        <w:t>2.5–3.75</w:t>
      </w:r>
      <w:r>
        <w:rPr>
          <w:spacing w:val="-11"/>
        </w:rPr>
        <w:t xml:space="preserve"> </w:t>
      </w:r>
      <w:r>
        <w:rPr>
          <w:spacing w:val="-2"/>
        </w:rPr>
        <w:t>hours/week</w:t>
      </w:r>
    </w:p>
    <w:p w14:paraId="6FCCCC46" w14:textId="77777777" w:rsidR="000900B5" w:rsidRDefault="00000000">
      <w:pPr>
        <w:pStyle w:val="BodyText"/>
        <w:spacing w:before="128"/>
        <w:ind w:left="409"/>
      </w:pPr>
      <w:r>
        <w:rPr>
          <w:rFonts w:ascii="Lucida Sans Unicode" w:hAnsi="Lucida Sans Unicode"/>
          <w:color w:val="FAC300"/>
          <w:spacing w:val="-2"/>
          <w:position w:val="2"/>
        </w:rPr>
        <w:t>▶</w:t>
      </w:r>
      <w:r>
        <w:rPr>
          <w:rFonts w:ascii="Lucida Sans Unicode" w:hAnsi="Lucida Sans Unicode"/>
          <w:color w:val="FAC300"/>
          <w:spacing w:val="2"/>
          <w:position w:val="2"/>
        </w:rPr>
        <w:t xml:space="preserve"> </w:t>
      </w:r>
      <w:r>
        <w:rPr>
          <w:spacing w:val="-2"/>
        </w:rPr>
        <w:t>10–15</w:t>
      </w:r>
      <w:r>
        <w:rPr>
          <w:spacing w:val="-11"/>
        </w:rPr>
        <w:t xml:space="preserve"> </w:t>
      </w:r>
      <w:r>
        <w:rPr>
          <w:spacing w:val="-2"/>
        </w:rPr>
        <w:t>hours/month</w:t>
      </w:r>
    </w:p>
    <w:p w14:paraId="6FCCCC47" w14:textId="77777777" w:rsidR="000900B5" w:rsidRDefault="00000000">
      <w:pPr>
        <w:pStyle w:val="BodyText"/>
        <w:spacing w:before="128"/>
        <w:ind w:left="409"/>
      </w:pPr>
      <w:r>
        <w:rPr>
          <w:rFonts w:ascii="Lucida Sans Unicode" w:hAnsi="Lucida Sans Unicode"/>
          <w:color w:val="FAC300"/>
          <w:spacing w:val="-4"/>
          <w:position w:val="2"/>
        </w:rPr>
        <w:t>▶</w:t>
      </w:r>
      <w:r>
        <w:rPr>
          <w:rFonts w:ascii="Lucida Sans Unicode" w:hAnsi="Lucida Sans Unicode"/>
          <w:color w:val="FAC300"/>
          <w:spacing w:val="19"/>
          <w:position w:val="2"/>
        </w:rPr>
        <w:t xml:space="preserve"> </w:t>
      </w:r>
      <w:r>
        <w:rPr>
          <w:spacing w:val="-4"/>
        </w:rPr>
        <w:t>110–165</w:t>
      </w:r>
      <w:r>
        <w:rPr>
          <w:spacing w:val="-7"/>
        </w:rPr>
        <w:t xml:space="preserve"> </w:t>
      </w:r>
      <w:r>
        <w:rPr>
          <w:spacing w:val="-4"/>
        </w:rPr>
        <w:t>hours/year</w:t>
      </w:r>
      <w:r>
        <w:rPr>
          <w:spacing w:val="-7"/>
        </w:rPr>
        <w:t xml:space="preserve"> </w:t>
      </w:r>
      <w:r>
        <w:rPr>
          <w:spacing w:val="-4"/>
        </w:rPr>
        <w:t>at</w:t>
      </w:r>
      <w:r>
        <w:rPr>
          <w:spacing w:val="-7"/>
        </w:rPr>
        <w:t xml:space="preserve"> </w:t>
      </w:r>
      <w:r>
        <w:rPr>
          <w:spacing w:val="-4"/>
        </w:rPr>
        <w:t>130</w:t>
      </w:r>
      <w:r>
        <w:rPr>
          <w:spacing w:val="-7"/>
        </w:rPr>
        <w:t xml:space="preserve"> </w:t>
      </w:r>
      <w:r>
        <w:rPr>
          <w:spacing w:val="-4"/>
        </w:rPr>
        <w:t>CHF/hour</w:t>
      </w:r>
      <w:r>
        <w:rPr>
          <w:spacing w:val="-7"/>
        </w:rPr>
        <w:t xml:space="preserve"> </w:t>
      </w:r>
      <w:r>
        <w:rPr>
          <w:rFonts w:ascii="Verdana" w:hAnsi="Verdana"/>
          <w:i/>
          <w:spacing w:val="-4"/>
        </w:rPr>
        <w:t>≈</w:t>
      </w:r>
      <w:r>
        <w:rPr>
          <w:rFonts w:ascii="Verdana" w:hAnsi="Verdana"/>
          <w:i/>
          <w:spacing w:val="-27"/>
        </w:rPr>
        <w:t xml:space="preserve"> </w:t>
      </w:r>
      <w:r>
        <w:rPr>
          <w:spacing w:val="-4"/>
        </w:rPr>
        <w:t>18,000</w:t>
      </w:r>
      <w:r>
        <w:rPr>
          <w:spacing w:val="-8"/>
        </w:rPr>
        <w:t xml:space="preserve"> </w:t>
      </w:r>
      <w:r>
        <w:rPr>
          <w:spacing w:val="-4"/>
        </w:rPr>
        <w:t>CHF/year</w:t>
      </w:r>
    </w:p>
    <w:p w14:paraId="6FCCCC48" w14:textId="77777777" w:rsidR="000900B5" w:rsidRDefault="00000000">
      <w:pPr>
        <w:pStyle w:val="BodyText"/>
        <w:spacing w:before="185" w:line="216" w:lineRule="auto"/>
        <w:ind w:left="142" w:right="693" w:firstLine="218"/>
      </w:pPr>
      <w:r>
        <w:t>This</w:t>
      </w:r>
      <w:r>
        <w:rPr>
          <w:spacing w:val="-8"/>
        </w:rPr>
        <w:t xml:space="preserve"> </w:t>
      </w:r>
      <w:r>
        <w:t>supports</w:t>
      </w:r>
      <w:r>
        <w:rPr>
          <w:spacing w:val="-8"/>
        </w:rPr>
        <w:t xml:space="preserve"> </w:t>
      </w:r>
      <w:r>
        <w:t>the</w:t>
      </w:r>
      <w:r>
        <w:rPr>
          <w:spacing w:val="-8"/>
        </w:rPr>
        <w:t xml:space="preserve"> </w:t>
      </w:r>
      <w:r>
        <w:t>main</w:t>
      </w:r>
      <w:r>
        <w:rPr>
          <w:spacing w:val="-8"/>
        </w:rPr>
        <w:t xml:space="preserve"> </w:t>
      </w:r>
      <w:r>
        <w:t>goal: improving</w:t>
      </w:r>
      <w:r>
        <w:rPr>
          <w:spacing w:val="-8"/>
        </w:rPr>
        <w:t xml:space="preserve"> </w:t>
      </w:r>
      <w:r>
        <w:t>data</w:t>
      </w:r>
      <w:r>
        <w:rPr>
          <w:spacing w:val="-8"/>
        </w:rPr>
        <w:t xml:space="preserve"> </w:t>
      </w:r>
      <w:r>
        <w:t>accuracy,</w:t>
      </w:r>
      <w:r>
        <w:rPr>
          <w:spacing w:val="-7"/>
        </w:rPr>
        <w:t xml:space="preserve"> </w:t>
      </w:r>
      <w:r>
        <w:t>ensuring</w:t>
      </w:r>
      <w:r>
        <w:rPr>
          <w:spacing w:val="-8"/>
        </w:rPr>
        <w:t xml:space="preserve"> </w:t>
      </w:r>
      <w:r>
        <w:t>timely</w:t>
      </w:r>
      <w:r>
        <w:rPr>
          <w:spacing w:val="-8"/>
        </w:rPr>
        <w:t xml:space="preserve"> </w:t>
      </w:r>
      <w:r>
        <w:t>report</w:t>
      </w:r>
      <w:r>
        <w:rPr>
          <w:spacing w:val="-8"/>
        </w:rPr>
        <w:t xml:space="preserve"> </w:t>
      </w:r>
      <w:r>
        <w:t>delivery,</w:t>
      </w:r>
      <w:r>
        <w:rPr>
          <w:spacing w:val="-7"/>
        </w:rPr>
        <w:t xml:space="preserve"> </w:t>
      </w:r>
      <w:r>
        <w:t>and</w:t>
      </w:r>
      <w:r>
        <w:rPr>
          <w:spacing w:val="-8"/>
        </w:rPr>
        <w:t xml:space="preserve"> </w:t>
      </w:r>
      <w:r>
        <w:t>increasing user confidence.</w:t>
      </w:r>
    </w:p>
    <w:p w14:paraId="6FCCCC49" w14:textId="77777777" w:rsidR="000900B5" w:rsidRDefault="000900B5">
      <w:pPr>
        <w:pStyle w:val="BodyText"/>
        <w:spacing w:before="69"/>
      </w:pPr>
    </w:p>
    <w:p w14:paraId="6FCCCC4A" w14:textId="77777777" w:rsidR="000900B5" w:rsidRDefault="00000000">
      <w:pPr>
        <w:pStyle w:val="Heading2"/>
        <w:ind w:left="142" w:firstLine="0"/>
        <w:rPr>
          <w:b w:val="0"/>
        </w:rPr>
      </w:pPr>
      <w:r>
        <w:rPr>
          <w:b w:val="0"/>
          <w:color w:val="687D91"/>
          <w:spacing w:val="-2"/>
        </w:rPr>
        <w:t>Methodology</w:t>
      </w:r>
    </w:p>
    <w:p w14:paraId="6FCCCC4B" w14:textId="77777777" w:rsidR="000900B5" w:rsidRDefault="00000000">
      <w:pPr>
        <w:pStyle w:val="Heading3"/>
        <w:spacing w:before="175"/>
        <w:rPr>
          <w:b w:val="0"/>
        </w:rPr>
      </w:pPr>
      <w:r>
        <w:rPr>
          <w:b w:val="0"/>
          <w:color w:val="687D91"/>
          <w:w w:val="85"/>
        </w:rPr>
        <w:t>Data</w:t>
      </w:r>
      <w:r>
        <w:rPr>
          <w:b w:val="0"/>
          <w:color w:val="687D91"/>
          <w:spacing w:val="-4"/>
        </w:rPr>
        <w:t xml:space="preserve"> </w:t>
      </w:r>
      <w:r>
        <w:rPr>
          <w:b w:val="0"/>
          <w:color w:val="687D91"/>
          <w:w w:val="85"/>
        </w:rPr>
        <w:t>Quality</w:t>
      </w:r>
      <w:r>
        <w:rPr>
          <w:b w:val="0"/>
          <w:color w:val="687D91"/>
          <w:spacing w:val="-1"/>
        </w:rPr>
        <w:t xml:space="preserve"> </w:t>
      </w:r>
      <w:r>
        <w:rPr>
          <w:b w:val="0"/>
          <w:color w:val="687D91"/>
          <w:spacing w:val="-2"/>
          <w:w w:val="85"/>
        </w:rPr>
        <w:t>Checks</w:t>
      </w:r>
    </w:p>
    <w:p w14:paraId="6FCCCC4C" w14:textId="77777777" w:rsidR="000900B5" w:rsidRDefault="00000000">
      <w:pPr>
        <w:pStyle w:val="BodyText"/>
        <w:spacing w:before="99"/>
        <w:ind w:left="409"/>
      </w:pPr>
      <w:r>
        <w:rPr>
          <w:rFonts w:ascii="Lucida Sans Unicode" w:hAnsi="Lucida Sans Unicode"/>
          <w:color w:val="FAC300"/>
          <w:position w:val="2"/>
        </w:rPr>
        <w:t>▶</w:t>
      </w:r>
      <w:r>
        <w:rPr>
          <w:rFonts w:ascii="Lucida Sans Unicode" w:hAnsi="Lucida Sans Unicode"/>
          <w:color w:val="FAC300"/>
          <w:spacing w:val="23"/>
          <w:position w:val="2"/>
        </w:rPr>
        <w:t xml:space="preserve"> </w:t>
      </w:r>
      <w:r>
        <w:t>Study</w:t>
      </w:r>
      <w:r>
        <w:rPr>
          <w:spacing w:val="-8"/>
        </w:rPr>
        <w:t xml:space="preserve"> </w:t>
      </w:r>
      <w:r>
        <w:t>best</w:t>
      </w:r>
      <w:r>
        <w:rPr>
          <w:spacing w:val="-8"/>
        </w:rPr>
        <w:t xml:space="preserve"> </w:t>
      </w:r>
      <w:r>
        <w:t>practices</w:t>
      </w:r>
      <w:r>
        <w:rPr>
          <w:spacing w:val="-8"/>
        </w:rPr>
        <w:t xml:space="preserve"> </w:t>
      </w:r>
      <w:r>
        <w:t>for</w:t>
      </w:r>
      <w:r>
        <w:rPr>
          <w:spacing w:val="-9"/>
        </w:rPr>
        <w:t xml:space="preserve"> </w:t>
      </w:r>
      <w:r>
        <w:t>data</w:t>
      </w:r>
      <w:r>
        <w:rPr>
          <w:spacing w:val="-8"/>
        </w:rPr>
        <w:t xml:space="preserve"> </w:t>
      </w:r>
      <w:r>
        <w:t>quality</w:t>
      </w:r>
      <w:r>
        <w:rPr>
          <w:spacing w:val="-8"/>
        </w:rPr>
        <w:t xml:space="preserve"> </w:t>
      </w:r>
      <w:r>
        <w:rPr>
          <w:spacing w:val="-2"/>
        </w:rPr>
        <w:t>checks.</w:t>
      </w:r>
    </w:p>
    <w:p w14:paraId="6FCCCC4D" w14:textId="77777777" w:rsidR="000900B5" w:rsidRDefault="00000000">
      <w:pPr>
        <w:pStyle w:val="BodyText"/>
        <w:spacing w:before="128"/>
        <w:ind w:left="409"/>
      </w:pPr>
      <w:r>
        <w:rPr>
          <w:rFonts w:ascii="Lucida Sans Unicode" w:hAnsi="Lucida Sans Unicode"/>
          <w:color w:val="FAC300"/>
          <w:position w:val="2"/>
        </w:rPr>
        <w:t>▶</w:t>
      </w:r>
      <w:r>
        <w:rPr>
          <w:rFonts w:ascii="Lucida Sans Unicode" w:hAnsi="Lucida Sans Unicode"/>
          <w:color w:val="FAC300"/>
          <w:spacing w:val="22"/>
          <w:position w:val="2"/>
        </w:rPr>
        <w:t xml:space="preserve"> </w:t>
      </w:r>
      <w:r>
        <w:t>Document</w:t>
      </w:r>
      <w:r>
        <w:rPr>
          <w:spacing w:val="-9"/>
        </w:rPr>
        <w:t xml:space="preserve"> </w:t>
      </w:r>
      <w:r>
        <w:t>current</w:t>
      </w:r>
      <w:r>
        <w:rPr>
          <w:spacing w:val="-8"/>
        </w:rPr>
        <w:t xml:space="preserve"> </w:t>
      </w:r>
      <w:r>
        <w:rPr>
          <w:spacing w:val="-2"/>
        </w:rPr>
        <w:t>setup.</w:t>
      </w:r>
    </w:p>
    <w:p w14:paraId="6FCCCC4E" w14:textId="77777777" w:rsidR="000900B5" w:rsidRDefault="000900B5">
      <w:pPr>
        <w:pStyle w:val="BodyText"/>
        <w:sectPr w:rsidR="000900B5">
          <w:headerReference w:type="even" r:id="rId121"/>
          <w:headerReference w:type="default" r:id="rId122"/>
          <w:footerReference w:type="even" r:id="rId123"/>
          <w:footerReference w:type="default" r:id="rId124"/>
          <w:pgSz w:w="11910" w:h="16840"/>
          <w:pgMar w:top="2300" w:right="0" w:bottom="180" w:left="708" w:header="1759" w:footer="0" w:gutter="0"/>
          <w:pgNumType w:start="45"/>
          <w:cols w:space="720"/>
        </w:sectPr>
      </w:pPr>
    </w:p>
    <w:p w14:paraId="6FCCCC4F" w14:textId="77777777" w:rsidR="000900B5" w:rsidRDefault="000900B5">
      <w:pPr>
        <w:pStyle w:val="BodyText"/>
        <w:spacing w:before="54"/>
      </w:pPr>
    </w:p>
    <w:p w14:paraId="6FCCCC50" w14:textId="77777777" w:rsidR="000900B5" w:rsidRDefault="00000000">
      <w:pPr>
        <w:pStyle w:val="BodyText"/>
        <w:spacing w:before="1"/>
        <w:ind w:left="409"/>
      </w:pPr>
      <w:r>
        <w:rPr>
          <w:rFonts w:ascii="Lucida Sans Unicode" w:hAnsi="Lucida Sans Unicode"/>
          <w:color w:val="FAC300"/>
          <w:position w:val="2"/>
        </w:rPr>
        <w:t>▶</w:t>
      </w:r>
      <w:r>
        <w:rPr>
          <w:rFonts w:ascii="Lucida Sans Unicode" w:hAnsi="Lucida Sans Unicode"/>
          <w:color w:val="FAC300"/>
          <w:spacing w:val="16"/>
          <w:position w:val="2"/>
        </w:rPr>
        <w:t xml:space="preserve"> </w:t>
      </w:r>
      <w:r>
        <w:t>Explore</w:t>
      </w:r>
      <w:r>
        <w:rPr>
          <w:spacing w:val="-11"/>
        </w:rPr>
        <w:t xml:space="preserve"> </w:t>
      </w:r>
      <w:r>
        <w:t>current</w:t>
      </w:r>
      <w:r>
        <w:rPr>
          <w:spacing w:val="-11"/>
        </w:rPr>
        <w:t xml:space="preserve"> </w:t>
      </w:r>
      <w:r>
        <w:t>pipeline</w:t>
      </w:r>
      <w:r>
        <w:rPr>
          <w:spacing w:val="-11"/>
        </w:rPr>
        <w:t xml:space="preserve"> </w:t>
      </w:r>
      <w:r>
        <w:t>tools</w:t>
      </w:r>
      <w:r>
        <w:rPr>
          <w:spacing w:val="-11"/>
        </w:rPr>
        <w:t xml:space="preserve"> </w:t>
      </w:r>
      <w:r>
        <w:t>and</w:t>
      </w:r>
      <w:r>
        <w:rPr>
          <w:spacing w:val="-12"/>
        </w:rPr>
        <w:t xml:space="preserve"> </w:t>
      </w:r>
      <w:r>
        <w:t>additional</w:t>
      </w:r>
      <w:r>
        <w:rPr>
          <w:spacing w:val="-11"/>
        </w:rPr>
        <w:t xml:space="preserve"> </w:t>
      </w:r>
      <w:r>
        <w:t>compatible</w:t>
      </w:r>
      <w:r>
        <w:rPr>
          <w:spacing w:val="-11"/>
        </w:rPr>
        <w:t xml:space="preserve"> </w:t>
      </w:r>
      <w:r>
        <w:rPr>
          <w:spacing w:val="-2"/>
        </w:rPr>
        <w:t>tools.</w:t>
      </w:r>
    </w:p>
    <w:p w14:paraId="6FCCCC51" w14:textId="77777777" w:rsidR="000900B5" w:rsidRDefault="00000000">
      <w:pPr>
        <w:pStyle w:val="BodyText"/>
        <w:spacing w:before="126"/>
        <w:ind w:left="409"/>
      </w:pPr>
      <w:r>
        <w:rPr>
          <w:rFonts w:ascii="Lucida Sans Unicode" w:hAnsi="Lucida Sans Unicode"/>
          <w:color w:val="FAC300"/>
          <w:position w:val="2"/>
        </w:rPr>
        <w:t>▶</w:t>
      </w:r>
      <w:r>
        <w:rPr>
          <w:rFonts w:ascii="Lucida Sans Unicode" w:hAnsi="Lucida Sans Unicode"/>
          <w:color w:val="FAC300"/>
          <w:spacing w:val="13"/>
          <w:position w:val="2"/>
        </w:rPr>
        <w:t xml:space="preserve"> </w:t>
      </w:r>
      <w:r>
        <w:t>Test</w:t>
      </w:r>
      <w:r>
        <w:rPr>
          <w:spacing w:val="-13"/>
        </w:rPr>
        <w:t xml:space="preserve"> </w:t>
      </w:r>
      <w:r>
        <w:t>selected</w:t>
      </w:r>
      <w:r>
        <w:rPr>
          <w:spacing w:val="-13"/>
        </w:rPr>
        <w:t xml:space="preserve"> </w:t>
      </w:r>
      <w:r>
        <w:t>tools</w:t>
      </w:r>
      <w:r>
        <w:rPr>
          <w:spacing w:val="-12"/>
        </w:rPr>
        <w:t xml:space="preserve"> </w:t>
      </w:r>
      <w:r>
        <w:t>in</w:t>
      </w:r>
      <w:r>
        <w:rPr>
          <w:spacing w:val="-13"/>
        </w:rPr>
        <w:t xml:space="preserve"> </w:t>
      </w:r>
      <w:r>
        <w:t>nonproductive</w:t>
      </w:r>
      <w:r>
        <w:rPr>
          <w:spacing w:val="-13"/>
        </w:rPr>
        <w:t xml:space="preserve"> </w:t>
      </w:r>
      <w:r>
        <w:rPr>
          <w:spacing w:val="-2"/>
        </w:rPr>
        <w:t>systems.</w:t>
      </w:r>
    </w:p>
    <w:p w14:paraId="6FCCCC52" w14:textId="77777777" w:rsidR="000900B5" w:rsidRDefault="00000000">
      <w:pPr>
        <w:pStyle w:val="BodyText"/>
        <w:spacing w:before="127"/>
        <w:ind w:left="409"/>
      </w:pPr>
      <w:r>
        <w:rPr>
          <w:rFonts w:ascii="Lucida Sans Unicode" w:hAnsi="Lucida Sans Unicode"/>
          <w:color w:val="FAC300"/>
          <w:position w:val="2"/>
        </w:rPr>
        <w:t>▶</w:t>
      </w:r>
      <w:r>
        <w:rPr>
          <w:rFonts w:ascii="Lucida Sans Unicode" w:hAnsi="Lucida Sans Unicode"/>
          <w:color w:val="FAC300"/>
          <w:spacing w:val="13"/>
          <w:position w:val="2"/>
        </w:rPr>
        <w:t xml:space="preserve"> </w:t>
      </w:r>
      <w:r>
        <w:t>Collaborate</w:t>
      </w:r>
      <w:r>
        <w:rPr>
          <w:spacing w:val="-13"/>
        </w:rPr>
        <w:t xml:space="preserve"> </w:t>
      </w:r>
      <w:r>
        <w:t>with</w:t>
      </w:r>
      <w:r>
        <w:rPr>
          <w:spacing w:val="-12"/>
        </w:rPr>
        <w:t xml:space="preserve"> </w:t>
      </w:r>
      <w:r>
        <w:t>Business</w:t>
      </w:r>
      <w:r>
        <w:rPr>
          <w:spacing w:val="-13"/>
        </w:rPr>
        <w:t xml:space="preserve"> </w:t>
      </w:r>
      <w:r>
        <w:t>to</w:t>
      </w:r>
      <w:r>
        <w:rPr>
          <w:spacing w:val="-13"/>
        </w:rPr>
        <w:t xml:space="preserve"> </w:t>
      </w:r>
      <w:r>
        <w:t>define</w:t>
      </w:r>
      <w:r>
        <w:rPr>
          <w:spacing w:val="-13"/>
        </w:rPr>
        <w:t xml:space="preserve"> </w:t>
      </w:r>
      <w:r>
        <w:t>checks</w:t>
      </w:r>
      <w:r>
        <w:rPr>
          <w:spacing w:val="-13"/>
        </w:rPr>
        <w:t xml:space="preserve"> </w:t>
      </w:r>
      <w:r>
        <w:t>(e.g.,</w:t>
      </w:r>
      <w:r>
        <w:rPr>
          <w:spacing w:val="-12"/>
        </w:rPr>
        <w:t xml:space="preserve"> </w:t>
      </w:r>
      <w:r>
        <w:t>validation</w:t>
      </w:r>
      <w:r>
        <w:rPr>
          <w:spacing w:val="-13"/>
        </w:rPr>
        <w:t xml:space="preserve"> </w:t>
      </w:r>
      <w:r>
        <w:t>rules,</w:t>
      </w:r>
      <w:r>
        <w:rPr>
          <w:spacing w:val="-13"/>
        </w:rPr>
        <w:t xml:space="preserve"> </w:t>
      </w:r>
      <w:r>
        <w:t>consistency</w:t>
      </w:r>
      <w:r>
        <w:rPr>
          <w:spacing w:val="-13"/>
        </w:rPr>
        <w:t xml:space="preserve"> </w:t>
      </w:r>
      <w:r>
        <w:rPr>
          <w:spacing w:val="-2"/>
        </w:rPr>
        <w:t>checks).</w:t>
      </w:r>
    </w:p>
    <w:p w14:paraId="6FCCCC53" w14:textId="77777777" w:rsidR="000900B5" w:rsidRDefault="00000000">
      <w:pPr>
        <w:pStyle w:val="BodyText"/>
        <w:spacing w:before="127"/>
        <w:ind w:left="409"/>
      </w:pPr>
      <w:r>
        <w:rPr>
          <w:rFonts w:ascii="Lucida Sans Unicode" w:hAnsi="Lucida Sans Unicode"/>
          <w:color w:val="FAC300"/>
          <w:position w:val="2"/>
        </w:rPr>
        <w:t>▶</w:t>
      </w:r>
      <w:r>
        <w:rPr>
          <w:rFonts w:ascii="Lucida Sans Unicode" w:hAnsi="Lucida Sans Unicode"/>
          <w:color w:val="FAC300"/>
          <w:spacing w:val="14"/>
          <w:position w:val="2"/>
        </w:rPr>
        <w:t xml:space="preserve"> </w:t>
      </w:r>
      <w:r>
        <w:t>Have</w:t>
      </w:r>
      <w:r>
        <w:rPr>
          <w:spacing w:val="-12"/>
        </w:rPr>
        <w:t xml:space="preserve"> </w:t>
      </w:r>
      <w:r>
        <w:t>Business</w:t>
      </w:r>
      <w:r>
        <w:rPr>
          <w:spacing w:val="-12"/>
        </w:rPr>
        <w:t xml:space="preserve"> </w:t>
      </w:r>
      <w:r>
        <w:t>test</w:t>
      </w:r>
      <w:r>
        <w:rPr>
          <w:spacing w:val="-13"/>
        </w:rPr>
        <w:t xml:space="preserve"> </w:t>
      </w:r>
      <w:r>
        <w:t>new</w:t>
      </w:r>
      <w:r>
        <w:rPr>
          <w:spacing w:val="-12"/>
        </w:rPr>
        <w:t xml:space="preserve"> </w:t>
      </w:r>
      <w:r>
        <w:t>checks</w:t>
      </w:r>
      <w:r>
        <w:rPr>
          <w:spacing w:val="-12"/>
        </w:rPr>
        <w:t xml:space="preserve"> </w:t>
      </w:r>
      <w:r>
        <w:t>before</w:t>
      </w:r>
      <w:r>
        <w:rPr>
          <w:spacing w:val="-13"/>
        </w:rPr>
        <w:t xml:space="preserve"> </w:t>
      </w:r>
      <w:r>
        <w:t>production</w:t>
      </w:r>
      <w:r>
        <w:rPr>
          <w:spacing w:val="-12"/>
        </w:rPr>
        <w:t xml:space="preserve"> </w:t>
      </w:r>
      <w:r>
        <w:rPr>
          <w:spacing w:val="-2"/>
        </w:rPr>
        <w:t>deployment.</w:t>
      </w:r>
    </w:p>
    <w:p w14:paraId="6FCCCC54" w14:textId="77777777" w:rsidR="000900B5" w:rsidRDefault="00000000">
      <w:pPr>
        <w:pStyle w:val="Heading3"/>
        <w:spacing w:before="298"/>
        <w:rPr>
          <w:b w:val="0"/>
        </w:rPr>
      </w:pPr>
      <w:r>
        <w:rPr>
          <w:b w:val="0"/>
          <w:color w:val="687D91"/>
          <w:w w:val="85"/>
        </w:rPr>
        <w:t>Data</w:t>
      </w:r>
      <w:r>
        <w:rPr>
          <w:b w:val="0"/>
          <w:color w:val="687D91"/>
          <w:spacing w:val="-10"/>
        </w:rPr>
        <w:t xml:space="preserve"> </w:t>
      </w:r>
      <w:r>
        <w:rPr>
          <w:b w:val="0"/>
          <w:color w:val="687D91"/>
          <w:w w:val="85"/>
        </w:rPr>
        <w:t>Availability</w:t>
      </w:r>
      <w:r>
        <w:rPr>
          <w:b w:val="0"/>
          <w:color w:val="687D91"/>
          <w:spacing w:val="-10"/>
        </w:rPr>
        <w:t xml:space="preserve"> </w:t>
      </w:r>
      <w:r>
        <w:rPr>
          <w:b w:val="0"/>
          <w:color w:val="687D91"/>
          <w:spacing w:val="-2"/>
          <w:w w:val="85"/>
        </w:rPr>
        <w:t>Checks</w:t>
      </w:r>
    </w:p>
    <w:p w14:paraId="6FCCCC55" w14:textId="77777777" w:rsidR="000900B5" w:rsidRDefault="00000000">
      <w:pPr>
        <w:pStyle w:val="BodyText"/>
        <w:spacing w:before="98"/>
        <w:ind w:left="409"/>
      </w:pPr>
      <w:r>
        <w:rPr>
          <w:rFonts w:ascii="Lucida Sans Unicode" w:hAnsi="Lucida Sans Unicode"/>
          <w:color w:val="FAC300"/>
          <w:position w:val="2"/>
        </w:rPr>
        <w:t>▶</w:t>
      </w:r>
      <w:r>
        <w:rPr>
          <w:rFonts w:ascii="Lucida Sans Unicode" w:hAnsi="Lucida Sans Unicode"/>
          <w:color w:val="FAC300"/>
          <w:spacing w:val="19"/>
          <w:position w:val="2"/>
        </w:rPr>
        <w:t xml:space="preserve"> </w:t>
      </w:r>
      <w:r>
        <w:t>Study</w:t>
      </w:r>
      <w:r>
        <w:rPr>
          <w:spacing w:val="-10"/>
        </w:rPr>
        <w:t xml:space="preserve"> </w:t>
      </w:r>
      <w:r>
        <w:t>best</w:t>
      </w:r>
      <w:r>
        <w:rPr>
          <w:spacing w:val="-10"/>
        </w:rPr>
        <w:t xml:space="preserve"> </w:t>
      </w:r>
      <w:r>
        <w:t>practices</w:t>
      </w:r>
      <w:r>
        <w:rPr>
          <w:spacing w:val="-11"/>
        </w:rPr>
        <w:t xml:space="preserve"> </w:t>
      </w:r>
      <w:r>
        <w:t>for</w:t>
      </w:r>
      <w:r>
        <w:rPr>
          <w:spacing w:val="-10"/>
        </w:rPr>
        <w:t xml:space="preserve"> </w:t>
      </w:r>
      <w:r>
        <w:t>data</w:t>
      </w:r>
      <w:r>
        <w:rPr>
          <w:spacing w:val="-10"/>
        </w:rPr>
        <w:t xml:space="preserve"> </w:t>
      </w:r>
      <w:r>
        <w:t>availability</w:t>
      </w:r>
      <w:r>
        <w:rPr>
          <w:spacing w:val="-10"/>
        </w:rPr>
        <w:t xml:space="preserve"> </w:t>
      </w:r>
      <w:r>
        <w:rPr>
          <w:spacing w:val="-2"/>
        </w:rPr>
        <w:t>checks.</w:t>
      </w:r>
    </w:p>
    <w:p w14:paraId="6FCCCC56" w14:textId="77777777" w:rsidR="000900B5" w:rsidRDefault="00000000">
      <w:pPr>
        <w:pStyle w:val="BodyText"/>
        <w:spacing w:before="127"/>
        <w:ind w:left="409"/>
      </w:pPr>
      <w:r>
        <w:rPr>
          <w:rFonts w:ascii="Lucida Sans Unicode" w:hAnsi="Lucida Sans Unicode"/>
          <w:color w:val="FAC300"/>
          <w:position w:val="2"/>
        </w:rPr>
        <w:t>▶</w:t>
      </w:r>
      <w:r>
        <w:rPr>
          <w:rFonts w:ascii="Lucida Sans Unicode" w:hAnsi="Lucida Sans Unicode"/>
          <w:color w:val="FAC300"/>
          <w:spacing w:val="22"/>
          <w:position w:val="2"/>
        </w:rPr>
        <w:t xml:space="preserve"> </w:t>
      </w:r>
      <w:r>
        <w:t>Document</w:t>
      </w:r>
      <w:r>
        <w:rPr>
          <w:spacing w:val="-9"/>
        </w:rPr>
        <w:t xml:space="preserve"> </w:t>
      </w:r>
      <w:r>
        <w:t>current</w:t>
      </w:r>
      <w:r>
        <w:rPr>
          <w:spacing w:val="-8"/>
        </w:rPr>
        <w:t xml:space="preserve"> </w:t>
      </w:r>
      <w:r>
        <w:rPr>
          <w:spacing w:val="-2"/>
        </w:rPr>
        <w:t>setup.</w:t>
      </w:r>
    </w:p>
    <w:p w14:paraId="6FCCCC57" w14:textId="77777777" w:rsidR="000900B5" w:rsidRDefault="00000000">
      <w:pPr>
        <w:pStyle w:val="BodyText"/>
        <w:spacing w:before="127"/>
        <w:ind w:left="409"/>
      </w:pPr>
      <w:r>
        <w:rPr>
          <w:rFonts w:ascii="Lucida Sans Unicode" w:hAnsi="Lucida Sans Unicode"/>
          <w:color w:val="FAC300"/>
          <w:position w:val="2"/>
        </w:rPr>
        <w:t>▶</w:t>
      </w:r>
      <w:r>
        <w:rPr>
          <w:rFonts w:ascii="Lucida Sans Unicode" w:hAnsi="Lucida Sans Unicode"/>
          <w:color w:val="FAC300"/>
          <w:spacing w:val="16"/>
          <w:position w:val="2"/>
        </w:rPr>
        <w:t xml:space="preserve"> </w:t>
      </w:r>
      <w:r>
        <w:t>Explore</w:t>
      </w:r>
      <w:r>
        <w:rPr>
          <w:spacing w:val="-11"/>
        </w:rPr>
        <w:t xml:space="preserve"> </w:t>
      </w:r>
      <w:r>
        <w:t>current</w:t>
      </w:r>
      <w:r>
        <w:rPr>
          <w:spacing w:val="-11"/>
        </w:rPr>
        <w:t xml:space="preserve"> </w:t>
      </w:r>
      <w:r>
        <w:t>pipeline</w:t>
      </w:r>
      <w:r>
        <w:rPr>
          <w:spacing w:val="-11"/>
        </w:rPr>
        <w:t xml:space="preserve"> </w:t>
      </w:r>
      <w:r>
        <w:t>tools</w:t>
      </w:r>
      <w:r>
        <w:rPr>
          <w:spacing w:val="-11"/>
        </w:rPr>
        <w:t xml:space="preserve"> </w:t>
      </w:r>
      <w:r>
        <w:t>and</w:t>
      </w:r>
      <w:r>
        <w:rPr>
          <w:spacing w:val="-12"/>
        </w:rPr>
        <w:t xml:space="preserve"> </w:t>
      </w:r>
      <w:r>
        <w:t>additional</w:t>
      </w:r>
      <w:r>
        <w:rPr>
          <w:spacing w:val="-11"/>
        </w:rPr>
        <w:t xml:space="preserve"> </w:t>
      </w:r>
      <w:r>
        <w:t>compatible</w:t>
      </w:r>
      <w:r>
        <w:rPr>
          <w:spacing w:val="-11"/>
        </w:rPr>
        <w:t xml:space="preserve"> </w:t>
      </w:r>
      <w:r>
        <w:rPr>
          <w:spacing w:val="-2"/>
        </w:rPr>
        <w:t>tools.</w:t>
      </w:r>
    </w:p>
    <w:p w14:paraId="6FCCCC58" w14:textId="77777777" w:rsidR="000900B5" w:rsidRDefault="00000000">
      <w:pPr>
        <w:pStyle w:val="BodyText"/>
        <w:spacing w:before="126"/>
        <w:ind w:left="409"/>
      </w:pPr>
      <w:r>
        <w:rPr>
          <w:rFonts w:ascii="Lucida Sans Unicode" w:hAnsi="Lucida Sans Unicode"/>
          <w:color w:val="FAC300"/>
          <w:position w:val="2"/>
        </w:rPr>
        <w:t>▶</w:t>
      </w:r>
      <w:r>
        <w:rPr>
          <w:rFonts w:ascii="Lucida Sans Unicode" w:hAnsi="Lucida Sans Unicode"/>
          <w:color w:val="FAC300"/>
          <w:spacing w:val="13"/>
          <w:position w:val="2"/>
        </w:rPr>
        <w:t xml:space="preserve"> </w:t>
      </w:r>
      <w:r>
        <w:t>Test</w:t>
      </w:r>
      <w:r>
        <w:rPr>
          <w:spacing w:val="-13"/>
        </w:rPr>
        <w:t xml:space="preserve"> </w:t>
      </w:r>
      <w:r>
        <w:t>selected</w:t>
      </w:r>
      <w:r>
        <w:rPr>
          <w:spacing w:val="-13"/>
        </w:rPr>
        <w:t xml:space="preserve"> </w:t>
      </w:r>
      <w:r>
        <w:t>tools</w:t>
      </w:r>
      <w:r>
        <w:rPr>
          <w:spacing w:val="-12"/>
        </w:rPr>
        <w:t xml:space="preserve"> </w:t>
      </w:r>
      <w:r>
        <w:t>in</w:t>
      </w:r>
      <w:r>
        <w:rPr>
          <w:spacing w:val="-13"/>
        </w:rPr>
        <w:t xml:space="preserve"> </w:t>
      </w:r>
      <w:r>
        <w:t>nonproductive</w:t>
      </w:r>
      <w:r>
        <w:rPr>
          <w:spacing w:val="-13"/>
        </w:rPr>
        <w:t xml:space="preserve"> </w:t>
      </w:r>
      <w:r>
        <w:rPr>
          <w:spacing w:val="-2"/>
        </w:rPr>
        <w:t>systems.</w:t>
      </w:r>
    </w:p>
    <w:p w14:paraId="6FCCCC59" w14:textId="77777777" w:rsidR="000900B5" w:rsidRDefault="00000000">
      <w:pPr>
        <w:pStyle w:val="BodyText"/>
        <w:spacing w:before="127"/>
        <w:ind w:left="409"/>
      </w:pPr>
      <w:r>
        <w:rPr>
          <w:rFonts w:ascii="Lucida Sans Unicode" w:hAnsi="Lucida Sans Unicode"/>
          <w:color w:val="FAC300"/>
          <w:position w:val="2"/>
        </w:rPr>
        <w:t>▶</w:t>
      </w:r>
      <w:r>
        <w:rPr>
          <w:rFonts w:ascii="Lucida Sans Unicode" w:hAnsi="Lucida Sans Unicode"/>
          <w:color w:val="FAC300"/>
          <w:spacing w:val="15"/>
          <w:position w:val="2"/>
        </w:rPr>
        <w:t xml:space="preserve"> </w:t>
      </w:r>
      <w:r>
        <w:t>Collaborate</w:t>
      </w:r>
      <w:r>
        <w:rPr>
          <w:spacing w:val="-11"/>
        </w:rPr>
        <w:t xml:space="preserve"> </w:t>
      </w:r>
      <w:r>
        <w:t>with</w:t>
      </w:r>
      <w:r>
        <w:rPr>
          <w:spacing w:val="-12"/>
        </w:rPr>
        <w:t xml:space="preserve"> </w:t>
      </w:r>
      <w:r>
        <w:t>IT</w:t>
      </w:r>
      <w:r>
        <w:rPr>
          <w:spacing w:val="-12"/>
        </w:rPr>
        <w:t xml:space="preserve"> </w:t>
      </w:r>
      <w:r>
        <w:t>and</w:t>
      </w:r>
      <w:r>
        <w:rPr>
          <w:spacing w:val="-12"/>
        </w:rPr>
        <w:t xml:space="preserve"> </w:t>
      </w:r>
      <w:r>
        <w:t>Business</w:t>
      </w:r>
      <w:r>
        <w:rPr>
          <w:spacing w:val="-11"/>
        </w:rPr>
        <w:t xml:space="preserve"> </w:t>
      </w:r>
      <w:r>
        <w:t>to</w:t>
      </w:r>
      <w:r>
        <w:rPr>
          <w:spacing w:val="-12"/>
        </w:rPr>
        <w:t xml:space="preserve"> </w:t>
      </w:r>
      <w:r>
        <w:t>define</w:t>
      </w:r>
      <w:r>
        <w:rPr>
          <w:spacing w:val="-12"/>
        </w:rPr>
        <w:t xml:space="preserve"> </w:t>
      </w:r>
      <w:r>
        <w:t>checks</w:t>
      </w:r>
      <w:r>
        <w:rPr>
          <w:spacing w:val="-12"/>
        </w:rPr>
        <w:t xml:space="preserve"> </w:t>
      </w:r>
      <w:r>
        <w:t>(e.g.,</w:t>
      </w:r>
      <w:r>
        <w:rPr>
          <w:spacing w:val="-11"/>
        </w:rPr>
        <w:t xml:space="preserve"> </w:t>
      </w:r>
      <w:r>
        <w:t>source</w:t>
      </w:r>
      <w:r>
        <w:rPr>
          <w:spacing w:val="-12"/>
        </w:rPr>
        <w:t xml:space="preserve"> </w:t>
      </w:r>
      <w:r>
        <w:t>availability</w:t>
      </w:r>
      <w:r>
        <w:rPr>
          <w:spacing w:val="-12"/>
        </w:rPr>
        <w:t xml:space="preserve"> </w:t>
      </w:r>
      <w:r>
        <w:t>at</w:t>
      </w:r>
      <w:r>
        <w:rPr>
          <w:spacing w:val="-12"/>
        </w:rPr>
        <w:t xml:space="preserve"> </w:t>
      </w:r>
      <w:r>
        <w:t>processing</w:t>
      </w:r>
      <w:r>
        <w:rPr>
          <w:spacing w:val="-11"/>
        </w:rPr>
        <w:t xml:space="preserve"> </w:t>
      </w:r>
      <w:r>
        <w:rPr>
          <w:spacing w:val="-2"/>
        </w:rPr>
        <w:t>start).</w:t>
      </w:r>
    </w:p>
    <w:p w14:paraId="6FCCCC5A" w14:textId="77777777" w:rsidR="000900B5" w:rsidRDefault="00000000">
      <w:pPr>
        <w:pStyle w:val="Heading3"/>
        <w:spacing w:before="298"/>
        <w:rPr>
          <w:b w:val="0"/>
        </w:rPr>
      </w:pPr>
      <w:r>
        <w:rPr>
          <w:b w:val="0"/>
          <w:color w:val="687D91"/>
          <w:spacing w:val="4"/>
          <w:w w:val="80"/>
        </w:rPr>
        <w:t>Implementation</w:t>
      </w:r>
      <w:r>
        <w:rPr>
          <w:b w:val="0"/>
          <w:color w:val="687D91"/>
          <w:spacing w:val="23"/>
        </w:rPr>
        <w:t xml:space="preserve"> </w:t>
      </w:r>
      <w:r>
        <w:rPr>
          <w:b w:val="0"/>
          <w:color w:val="687D91"/>
          <w:spacing w:val="-4"/>
          <w:w w:val="95"/>
        </w:rPr>
        <w:t>Plan</w:t>
      </w:r>
    </w:p>
    <w:p w14:paraId="6FCCCC5B" w14:textId="77777777" w:rsidR="000900B5" w:rsidRDefault="00000000">
      <w:pPr>
        <w:pStyle w:val="BodyText"/>
        <w:spacing w:before="98"/>
        <w:ind w:left="409"/>
      </w:pPr>
      <w:r>
        <w:rPr>
          <w:rFonts w:ascii="Lucida Sans Unicode" w:hAnsi="Lucida Sans Unicode"/>
          <w:color w:val="FAC300"/>
          <w:position w:val="2"/>
        </w:rPr>
        <w:t>▶</w:t>
      </w:r>
      <w:r>
        <w:rPr>
          <w:rFonts w:ascii="Lucida Sans Unicode" w:hAnsi="Lucida Sans Unicode"/>
          <w:color w:val="FAC300"/>
          <w:spacing w:val="16"/>
          <w:position w:val="2"/>
        </w:rPr>
        <w:t xml:space="preserve"> </w:t>
      </w:r>
      <w:r>
        <w:t>Develop</w:t>
      </w:r>
      <w:r>
        <w:rPr>
          <w:spacing w:val="-12"/>
        </w:rPr>
        <w:t xml:space="preserve"> </w:t>
      </w:r>
      <w:r>
        <w:t>solutions</w:t>
      </w:r>
      <w:r>
        <w:rPr>
          <w:spacing w:val="-11"/>
        </w:rPr>
        <w:t xml:space="preserve"> </w:t>
      </w:r>
      <w:r>
        <w:t>on</w:t>
      </w:r>
      <w:r>
        <w:rPr>
          <w:spacing w:val="-12"/>
        </w:rPr>
        <w:t xml:space="preserve"> </w:t>
      </w:r>
      <w:r>
        <w:t>development</w:t>
      </w:r>
      <w:r>
        <w:rPr>
          <w:spacing w:val="-11"/>
        </w:rPr>
        <w:t xml:space="preserve"> </w:t>
      </w:r>
      <w:r>
        <w:t>or</w:t>
      </w:r>
      <w:r>
        <w:rPr>
          <w:spacing w:val="-12"/>
        </w:rPr>
        <w:t xml:space="preserve"> </w:t>
      </w:r>
      <w:r>
        <w:t>external</w:t>
      </w:r>
      <w:r>
        <w:rPr>
          <w:spacing w:val="-11"/>
        </w:rPr>
        <w:t xml:space="preserve"> </w:t>
      </w:r>
      <w:r>
        <w:rPr>
          <w:spacing w:val="-2"/>
        </w:rPr>
        <w:t>systems.</w:t>
      </w:r>
    </w:p>
    <w:p w14:paraId="6FCCCC5C" w14:textId="77777777" w:rsidR="000900B5" w:rsidRDefault="00000000">
      <w:pPr>
        <w:pStyle w:val="BodyText"/>
        <w:spacing w:before="127"/>
        <w:ind w:left="409"/>
      </w:pPr>
      <w:r>
        <w:rPr>
          <w:rFonts w:ascii="Lucida Sans Unicode" w:hAnsi="Lucida Sans Unicode"/>
          <w:color w:val="FAC300"/>
          <w:position w:val="2"/>
        </w:rPr>
        <w:t>▶</w:t>
      </w:r>
      <w:r>
        <w:rPr>
          <w:rFonts w:ascii="Lucida Sans Unicode" w:hAnsi="Lucida Sans Unicode"/>
          <w:color w:val="FAC300"/>
          <w:spacing w:val="13"/>
          <w:position w:val="2"/>
        </w:rPr>
        <w:t xml:space="preserve"> </w:t>
      </w:r>
      <w:r>
        <w:t>Test</w:t>
      </w:r>
      <w:r>
        <w:rPr>
          <w:spacing w:val="-12"/>
        </w:rPr>
        <w:t xml:space="preserve"> </w:t>
      </w:r>
      <w:r>
        <w:t>with</w:t>
      </w:r>
      <w:r>
        <w:rPr>
          <w:spacing w:val="-13"/>
        </w:rPr>
        <w:t xml:space="preserve"> </w:t>
      </w:r>
      <w:r>
        <w:t>IT/Business</w:t>
      </w:r>
      <w:r>
        <w:rPr>
          <w:spacing w:val="-13"/>
        </w:rPr>
        <w:t xml:space="preserve"> </w:t>
      </w:r>
      <w:r>
        <w:t>before</w:t>
      </w:r>
      <w:r>
        <w:rPr>
          <w:spacing w:val="-12"/>
        </w:rPr>
        <w:t xml:space="preserve"> </w:t>
      </w:r>
      <w:r>
        <w:t>deploying</w:t>
      </w:r>
      <w:r>
        <w:rPr>
          <w:spacing w:val="-13"/>
        </w:rPr>
        <w:t xml:space="preserve"> </w:t>
      </w:r>
      <w:r>
        <w:t>to</w:t>
      </w:r>
      <w:r>
        <w:rPr>
          <w:spacing w:val="-13"/>
        </w:rPr>
        <w:t xml:space="preserve"> </w:t>
      </w:r>
      <w:r>
        <w:rPr>
          <w:spacing w:val="-2"/>
        </w:rPr>
        <w:t>production.</w:t>
      </w:r>
    </w:p>
    <w:p w14:paraId="6FCCCC5D" w14:textId="77777777" w:rsidR="000900B5" w:rsidRDefault="000900B5">
      <w:pPr>
        <w:pStyle w:val="BodyText"/>
        <w:spacing w:before="57"/>
      </w:pPr>
    </w:p>
    <w:p w14:paraId="6FCCCC5E" w14:textId="77777777" w:rsidR="000900B5" w:rsidRDefault="00000000">
      <w:pPr>
        <w:pStyle w:val="Heading2"/>
        <w:ind w:left="142" w:firstLine="0"/>
        <w:rPr>
          <w:b w:val="0"/>
        </w:rPr>
      </w:pPr>
      <w:r>
        <w:rPr>
          <w:b w:val="0"/>
          <w:color w:val="687D91"/>
          <w:spacing w:val="-14"/>
        </w:rPr>
        <w:t>Work</w:t>
      </w:r>
      <w:r>
        <w:rPr>
          <w:b w:val="0"/>
          <w:color w:val="687D91"/>
          <w:spacing w:val="-10"/>
        </w:rPr>
        <w:t xml:space="preserve"> </w:t>
      </w:r>
      <w:r>
        <w:rPr>
          <w:b w:val="0"/>
          <w:color w:val="687D91"/>
          <w:spacing w:val="-2"/>
        </w:rPr>
        <w:t>Types</w:t>
      </w:r>
    </w:p>
    <w:p w14:paraId="6FCCCC5F" w14:textId="77777777" w:rsidR="000900B5" w:rsidRDefault="000900B5">
      <w:pPr>
        <w:pStyle w:val="BodyText"/>
        <w:rPr>
          <w:rFonts w:ascii="Arial Black"/>
          <w:sz w:val="20"/>
        </w:rPr>
      </w:pPr>
    </w:p>
    <w:p w14:paraId="6FCCCC60" w14:textId="77777777" w:rsidR="000900B5" w:rsidRDefault="00000000">
      <w:pPr>
        <w:pStyle w:val="BodyText"/>
        <w:spacing w:before="40"/>
        <w:rPr>
          <w:rFonts w:ascii="Arial Black"/>
          <w:sz w:val="20"/>
        </w:rPr>
      </w:pPr>
      <w:r>
        <w:rPr>
          <w:rFonts w:ascii="Arial Black"/>
          <w:noProof/>
          <w:sz w:val="20"/>
        </w:rPr>
        <w:drawing>
          <wp:anchor distT="0" distB="0" distL="0" distR="0" simplePos="0" relativeHeight="487603712" behindDoc="1" locked="0" layoutInCell="1" allowOverlap="1" wp14:anchorId="6FCCCD9E" wp14:editId="6FCCCD9F">
            <wp:simplePos x="0" y="0"/>
            <wp:positionH relativeFrom="page">
              <wp:posOffset>1917188</wp:posOffset>
            </wp:positionH>
            <wp:positionV relativeFrom="paragraph">
              <wp:posOffset>219983</wp:posOffset>
            </wp:positionV>
            <wp:extent cx="3614928" cy="2694432"/>
            <wp:effectExtent l="0" t="0" r="0" b="0"/>
            <wp:wrapTopAndBottom/>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125" cstate="print"/>
                    <a:stretch>
                      <a:fillRect/>
                    </a:stretch>
                  </pic:blipFill>
                  <pic:spPr>
                    <a:xfrm>
                      <a:off x="0" y="0"/>
                      <a:ext cx="3614928" cy="2694432"/>
                    </a:xfrm>
                    <a:prstGeom prst="rect">
                      <a:avLst/>
                    </a:prstGeom>
                  </pic:spPr>
                </pic:pic>
              </a:graphicData>
            </a:graphic>
          </wp:anchor>
        </w:drawing>
      </w:r>
    </w:p>
    <w:p w14:paraId="6FCCCC61" w14:textId="77777777" w:rsidR="000900B5" w:rsidRDefault="000900B5">
      <w:pPr>
        <w:pStyle w:val="BodyText"/>
        <w:rPr>
          <w:rFonts w:ascii="Arial Black"/>
          <w:sz w:val="18"/>
        </w:rPr>
      </w:pPr>
    </w:p>
    <w:p w14:paraId="6FCCCC62" w14:textId="77777777" w:rsidR="000900B5" w:rsidRDefault="000900B5">
      <w:pPr>
        <w:pStyle w:val="BodyText"/>
        <w:spacing w:before="1"/>
        <w:rPr>
          <w:rFonts w:ascii="Arial Black"/>
          <w:sz w:val="18"/>
        </w:rPr>
      </w:pPr>
    </w:p>
    <w:p w14:paraId="6FCCCC63" w14:textId="77777777" w:rsidR="000900B5" w:rsidRDefault="00000000">
      <w:pPr>
        <w:spacing w:before="1"/>
        <w:ind w:left="142"/>
        <w:rPr>
          <w:rFonts w:ascii="Arial"/>
          <w:sz w:val="18"/>
        </w:rPr>
      </w:pPr>
      <w:r>
        <w:rPr>
          <w:rFonts w:ascii="Arial Black"/>
          <w:color w:val="687D91"/>
          <w:spacing w:val="-2"/>
          <w:sz w:val="18"/>
        </w:rPr>
        <w:t>Figure</w:t>
      </w:r>
      <w:r>
        <w:rPr>
          <w:rFonts w:ascii="Arial Black"/>
          <w:color w:val="687D91"/>
          <w:spacing w:val="-11"/>
          <w:sz w:val="18"/>
        </w:rPr>
        <w:t xml:space="preserve"> </w:t>
      </w:r>
      <w:r>
        <w:rPr>
          <w:rFonts w:ascii="Arial Black"/>
          <w:color w:val="687D91"/>
          <w:spacing w:val="-2"/>
          <w:sz w:val="18"/>
        </w:rPr>
        <w:t>A.1.:</w:t>
      </w:r>
      <w:r>
        <w:rPr>
          <w:rFonts w:ascii="Arial Black"/>
          <w:color w:val="687D91"/>
          <w:spacing w:val="-10"/>
          <w:sz w:val="18"/>
        </w:rPr>
        <w:t xml:space="preserve"> </w:t>
      </w:r>
      <w:proofErr w:type="spellStart"/>
      <w:r>
        <w:rPr>
          <w:rFonts w:ascii="Arial"/>
          <w:color w:val="687D91"/>
          <w:spacing w:val="-2"/>
          <w:sz w:val="18"/>
        </w:rPr>
        <w:t>Workparts</w:t>
      </w:r>
      <w:proofErr w:type="spellEnd"/>
      <w:r>
        <w:rPr>
          <w:rFonts w:ascii="Arial"/>
          <w:color w:val="687D91"/>
          <w:spacing w:val="-3"/>
          <w:sz w:val="18"/>
        </w:rPr>
        <w:t xml:space="preserve"> </w:t>
      </w:r>
      <w:r>
        <w:rPr>
          <w:rFonts w:ascii="Arial"/>
          <w:color w:val="687D91"/>
          <w:spacing w:val="-2"/>
          <w:sz w:val="18"/>
        </w:rPr>
        <w:t>distribution</w:t>
      </w:r>
      <w:r>
        <w:rPr>
          <w:rFonts w:ascii="Arial"/>
          <w:color w:val="687D91"/>
          <w:spacing w:val="-3"/>
          <w:sz w:val="18"/>
        </w:rPr>
        <w:t xml:space="preserve"> </w:t>
      </w:r>
      <w:r>
        <w:rPr>
          <w:rFonts w:ascii="Arial"/>
          <w:color w:val="687D91"/>
          <w:spacing w:val="-2"/>
          <w:sz w:val="18"/>
        </w:rPr>
        <w:t>of the</w:t>
      </w:r>
      <w:r>
        <w:rPr>
          <w:rFonts w:ascii="Arial"/>
          <w:color w:val="687D91"/>
          <w:spacing w:val="-3"/>
          <w:sz w:val="18"/>
        </w:rPr>
        <w:t xml:space="preserve"> </w:t>
      </w:r>
      <w:r>
        <w:rPr>
          <w:rFonts w:ascii="Arial"/>
          <w:color w:val="687D91"/>
          <w:spacing w:val="-2"/>
          <w:sz w:val="18"/>
        </w:rPr>
        <w:t>project</w:t>
      </w:r>
    </w:p>
    <w:p w14:paraId="6FCCCC64" w14:textId="77777777" w:rsidR="000900B5" w:rsidRDefault="000900B5">
      <w:pPr>
        <w:pStyle w:val="BodyText"/>
        <w:spacing w:before="23"/>
        <w:rPr>
          <w:rFonts w:ascii="Arial"/>
          <w:sz w:val="18"/>
        </w:rPr>
      </w:pPr>
    </w:p>
    <w:p w14:paraId="6FCCCC65" w14:textId="77777777" w:rsidR="000900B5" w:rsidRDefault="00000000">
      <w:pPr>
        <w:pStyle w:val="BodyText"/>
        <w:ind w:left="360"/>
      </w:pPr>
      <w:r>
        <w:t>The</w:t>
      </w:r>
      <w:r>
        <w:rPr>
          <w:spacing w:val="-8"/>
        </w:rPr>
        <w:t xml:space="preserve"> </w:t>
      </w:r>
      <w:r>
        <w:t>project</w:t>
      </w:r>
      <w:r>
        <w:rPr>
          <w:spacing w:val="-8"/>
        </w:rPr>
        <w:t xml:space="preserve"> </w:t>
      </w:r>
      <w:r>
        <w:t>consists</w:t>
      </w:r>
      <w:r>
        <w:rPr>
          <w:spacing w:val="-7"/>
        </w:rPr>
        <w:t xml:space="preserve"> </w:t>
      </w:r>
      <w:r>
        <w:t>of</w:t>
      </w:r>
      <w:r>
        <w:rPr>
          <w:spacing w:val="-8"/>
        </w:rPr>
        <w:t xml:space="preserve"> </w:t>
      </w:r>
      <w:r>
        <w:t>four</w:t>
      </w:r>
      <w:r>
        <w:rPr>
          <w:spacing w:val="-8"/>
        </w:rPr>
        <w:t xml:space="preserve"> </w:t>
      </w:r>
      <w:r>
        <w:t>main</w:t>
      </w:r>
      <w:r>
        <w:rPr>
          <w:spacing w:val="-7"/>
        </w:rPr>
        <w:t xml:space="preserve"> </w:t>
      </w:r>
      <w:r>
        <w:rPr>
          <w:spacing w:val="-2"/>
        </w:rPr>
        <w:t>tasks:</w:t>
      </w:r>
    </w:p>
    <w:p w14:paraId="6FCCCC66" w14:textId="77777777" w:rsidR="000900B5" w:rsidRDefault="00000000">
      <w:pPr>
        <w:pStyle w:val="ListParagraph"/>
        <w:numPr>
          <w:ilvl w:val="0"/>
          <w:numId w:val="2"/>
        </w:numPr>
        <w:tabs>
          <w:tab w:val="left" w:pos="686"/>
        </w:tabs>
        <w:spacing w:before="160"/>
        <w:ind w:left="686" w:hanging="266"/>
      </w:pPr>
      <w:r>
        <w:rPr>
          <w:rFonts w:ascii="Palatino Linotype"/>
          <w:b/>
        </w:rPr>
        <w:t>Project</w:t>
      </w:r>
      <w:r>
        <w:rPr>
          <w:rFonts w:ascii="Palatino Linotype"/>
          <w:b/>
          <w:spacing w:val="-14"/>
        </w:rPr>
        <w:t xml:space="preserve"> </w:t>
      </w:r>
      <w:r>
        <w:rPr>
          <w:rFonts w:ascii="Palatino Linotype"/>
          <w:b/>
        </w:rPr>
        <w:t>Management:</w:t>
      </w:r>
      <w:r>
        <w:rPr>
          <w:rFonts w:ascii="Palatino Linotype"/>
          <w:b/>
          <w:spacing w:val="-3"/>
        </w:rPr>
        <w:t xml:space="preserve"> </w:t>
      </w:r>
      <w:r>
        <w:t>Attend</w:t>
      </w:r>
      <w:r>
        <w:rPr>
          <w:spacing w:val="-6"/>
        </w:rPr>
        <w:t xml:space="preserve"> </w:t>
      </w:r>
      <w:r>
        <w:t>Scrum</w:t>
      </w:r>
      <w:r>
        <w:rPr>
          <w:spacing w:val="-7"/>
        </w:rPr>
        <w:t xml:space="preserve"> </w:t>
      </w:r>
      <w:r>
        <w:t>ceremonies</w:t>
      </w:r>
      <w:r>
        <w:rPr>
          <w:spacing w:val="-6"/>
        </w:rPr>
        <w:t xml:space="preserve"> </w:t>
      </w:r>
      <w:r>
        <w:t>and</w:t>
      </w:r>
      <w:r>
        <w:rPr>
          <w:spacing w:val="-6"/>
        </w:rPr>
        <w:t xml:space="preserve"> </w:t>
      </w:r>
      <w:r>
        <w:t>other</w:t>
      </w:r>
      <w:r>
        <w:rPr>
          <w:spacing w:val="-7"/>
        </w:rPr>
        <w:t xml:space="preserve"> </w:t>
      </w:r>
      <w:r>
        <w:rPr>
          <w:spacing w:val="-2"/>
        </w:rPr>
        <w:t>meetings.</w:t>
      </w:r>
    </w:p>
    <w:p w14:paraId="6FCCCC67" w14:textId="77777777" w:rsidR="000900B5" w:rsidRDefault="00000000">
      <w:pPr>
        <w:pStyle w:val="ListParagraph"/>
        <w:numPr>
          <w:ilvl w:val="0"/>
          <w:numId w:val="2"/>
        </w:numPr>
        <w:tabs>
          <w:tab w:val="left" w:pos="684"/>
          <w:tab w:val="left" w:pos="687"/>
        </w:tabs>
        <w:spacing w:before="183" w:line="216" w:lineRule="auto"/>
        <w:ind w:right="848" w:hanging="284"/>
      </w:pPr>
      <w:r>
        <w:rPr>
          <w:rFonts w:ascii="Palatino Linotype"/>
          <w:b/>
          <w:spacing w:val="-2"/>
        </w:rPr>
        <w:t>Analytical</w:t>
      </w:r>
      <w:r>
        <w:rPr>
          <w:rFonts w:ascii="Palatino Linotype"/>
          <w:b/>
          <w:spacing w:val="-20"/>
        </w:rPr>
        <w:t xml:space="preserve"> </w:t>
      </w:r>
      <w:r>
        <w:rPr>
          <w:rFonts w:ascii="Palatino Linotype"/>
          <w:b/>
          <w:spacing w:val="-2"/>
        </w:rPr>
        <w:t xml:space="preserve">Work: </w:t>
      </w:r>
      <w:r>
        <w:rPr>
          <w:spacing w:val="-2"/>
        </w:rPr>
        <w:t>Analyze</w:t>
      </w:r>
      <w:r>
        <w:rPr>
          <w:spacing w:val="-13"/>
        </w:rPr>
        <w:t xml:space="preserve"> </w:t>
      </w:r>
      <w:r>
        <w:rPr>
          <w:spacing w:val="-2"/>
        </w:rPr>
        <w:t>current</w:t>
      </w:r>
      <w:r>
        <w:rPr>
          <w:spacing w:val="-13"/>
        </w:rPr>
        <w:t xml:space="preserve"> </w:t>
      </w:r>
      <w:r>
        <w:rPr>
          <w:spacing w:val="-2"/>
        </w:rPr>
        <w:t>situation,</w:t>
      </w:r>
      <w:r>
        <w:rPr>
          <w:spacing w:val="-9"/>
        </w:rPr>
        <w:t xml:space="preserve"> </w:t>
      </w:r>
      <w:r>
        <w:rPr>
          <w:spacing w:val="-2"/>
        </w:rPr>
        <w:t>research</w:t>
      </w:r>
      <w:r>
        <w:rPr>
          <w:spacing w:val="-13"/>
        </w:rPr>
        <w:t xml:space="preserve"> </w:t>
      </w:r>
      <w:r>
        <w:rPr>
          <w:spacing w:val="-2"/>
        </w:rPr>
        <w:t>solutions,</w:t>
      </w:r>
      <w:r>
        <w:rPr>
          <w:spacing w:val="-9"/>
        </w:rPr>
        <w:t xml:space="preserve"> </w:t>
      </w:r>
      <w:r>
        <w:rPr>
          <w:spacing w:val="-2"/>
        </w:rPr>
        <w:t>and</w:t>
      </w:r>
      <w:r>
        <w:rPr>
          <w:spacing w:val="-13"/>
        </w:rPr>
        <w:t xml:space="preserve"> </w:t>
      </w:r>
      <w:r>
        <w:rPr>
          <w:spacing w:val="-2"/>
        </w:rPr>
        <w:t>investigate</w:t>
      </w:r>
      <w:r>
        <w:rPr>
          <w:spacing w:val="-13"/>
        </w:rPr>
        <w:t xml:space="preserve"> </w:t>
      </w:r>
      <w:bookmarkStart w:id="484" w:name="_bookmark77"/>
      <w:bookmarkEnd w:id="484"/>
      <w:r>
        <w:rPr>
          <w:spacing w:val="-2"/>
        </w:rPr>
        <w:t>state-of-the-art</w:t>
      </w:r>
      <w:r>
        <w:rPr>
          <w:spacing w:val="-13"/>
        </w:rPr>
        <w:t xml:space="preserve"> </w:t>
      </w:r>
      <w:r>
        <w:rPr>
          <w:spacing w:val="-2"/>
        </w:rPr>
        <w:t>meth-</w:t>
      </w:r>
      <w:proofErr w:type="spellStart"/>
      <w:r>
        <w:rPr>
          <w:spacing w:val="-4"/>
        </w:rPr>
        <w:t>ods</w:t>
      </w:r>
      <w:proofErr w:type="spellEnd"/>
      <w:r>
        <w:rPr>
          <w:spacing w:val="-4"/>
        </w:rPr>
        <w:t>.</w:t>
      </w:r>
    </w:p>
    <w:p w14:paraId="6FCCCC68" w14:textId="77777777" w:rsidR="000900B5" w:rsidRDefault="00000000">
      <w:pPr>
        <w:pStyle w:val="ListParagraph"/>
        <w:numPr>
          <w:ilvl w:val="0"/>
          <w:numId w:val="2"/>
        </w:numPr>
        <w:tabs>
          <w:tab w:val="left" w:pos="685"/>
        </w:tabs>
        <w:spacing w:before="167"/>
        <w:ind w:left="685" w:hanging="276"/>
      </w:pPr>
      <w:r>
        <w:rPr>
          <w:rFonts w:ascii="Palatino Linotype"/>
          <w:b/>
        </w:rPr>
        <w:t>Documentation:</w:t>
      </w:r>
      <w:r>
        <w:rPr>
          <w:rFonts w:ascii="Palatino Linotype"/>
          <w:b/>
          <w:spacing w:val="-7"/>
        </w:rPr>
        <w:t xml:space="preserve"> </w:t>
      </w:r>
      <w:r>
        <w:t>Write</w:t>
      </w:r>
      <w:r>
        <w:rPr>
          <w:spacing w:val="-11"/>
        </w:rPr>
        <w:t xml:space="preserve"> </w:t>
      </w:r>
      <w:r>
        <w:t>project</w:t>
      </w:r>
      <w:r>
        <w:rPr>
          <w:spacing w:val="-10"/>
        </w:rPr>
        <w:t xml:space="preserve"> </w:t>
      </w:r>
      <w:r>
        <w:t>report,</w:t>
      </w:r>
      <w:r>
        <w:rPr>
          <w:spacing w:val="-10"/>
        </w:rPr>
        <w:t xml:space="preserve"> </w:t>
      </w:r>
      <w:r>
        <w:t>provide</w:t>
      </w:r>
      <w:r>
        <w:rPr>
          <w:spacing w:val="-11"/>
        </w:rPr>
        <w:t xml:space="preserve"> </w:t>
      </w:r>
      <w:r>
        <w:t>status</w:t>
      </w:r>
      <w:r>
        <w:rPr>
          <w:spacing w:val="-10"/>
        </w:rPr>
        <w:t xml:space="preserve"> </w:t>
      </w:r>
      <w:r>
        <w:t>updates,</w:t>
      </w:r>
      <w:r>
        <w:rPr>
          <w:spacing w:val="-10"/>
        </w:rPr>
        <w:t xml:space="preserve"> </w:t>
      </w:r>
      <w:r>
        <w:t>and</w:t>
      </w:r>
      <w:r>
        <w:rPr>
          <w:spacing w:val="-11"/>
        </w:rPr>
        <w:t xml:space="preserve"> </w:t>
      </w:r>
      <w:r>
        <w:t>describe</w:t>
      </w:r>
      <w:r>
        <w:rPr>
          <w:spacing w:val="-10"/>
        </w:rPr>
        <w:t xml:space="preserve"> </w:t>
      </w:r>
      <w:r>
        <w:rPr>
          <w:spacing w:val="-2"/>
        </w:rPr>
        <w:t>results.</w:t>
      </w:r>
    </w:p>
    <w:p w14:paraId="6FCCCC69" w14:textId="77777777" w:rsidR="000900B5" w:rsidRDefault="00000000">
      <w:pPr>
        <w:pStyle w:val="ListParagraph"/>
        <w:numPr>
          <w:ilvl w:val="0"/>
          <w:numId w:val="2"/>
        </w:numPr>
        <w:tabs>
          <w:tab w:val="left" w:pos="686"/>
        </w:tabs>
        <w:spacing w:before="161"/>
        <w:ind w:left="686" w:hanging="277"/>
      </w:pPr>
      <w:r>
        <w:rPr>
          <w:rFonts w:ascii="Palatino Linotype"/>
          <w:b/>
          <w:spacing w:val="-2"/>
        </w:rPr>
        <w:t>Technical</w:t>
      </w:r>
      <w:r>
        <w:rPr>
          <w:rFonts w:ascii="Palatino Linotype"/>
          <w:b/>
          <w:spacing w:val="-8"/>
        </w:rPr>
        <w:t xml:space="preserve"> </w:t>
      </w:r>
      <w:r>
        <w:rPr>
          <w:rFonts w:ascii="Palatino Linotype"/>
          <w:b/>
          <w:spacing w:val="-2"/>
        </w:rPr>
        <w:t>Work:</w:t>
      </w:r>
      <w:r>
        <w:rPr>
          <w:rFonts w:ascii="Palatino Linotype"/>
          <w:b/>
          <w:spacing w:val="7"/>
        </w:rPr>
        <w:t xml:space="preserve"> </w:t>
      </w:r>
      <w:r>
        <w:rPr>
          <w:spacing w:val="-2"/>
        </w:rPr>
        <w:t>Implement</w:t>
      </w:r>
      <w:r>
        <w:rPr>
          <w:spacing w:val="1"/>
        </w:rPr>
        <w:t xml:space="preserve"> </w:t>
      </w:r>
      <w:r>
        <w:rPr>
          <w:spacing w:val="-2"/>
        </w:rPr>
        <w:t>solutions</w:t>
      </w:r>
      <w:r>
        <w:rPr>
          <w:spacing w:val="1"/>
        </w:rPr>
        <w:t xml:space="preserve"> </w:t>
      </w:r>
      <w:r>
        <w:rPr>
          <w:spacing w:val="-2"/>
        </w:rPr>
        <w:t>iteratively</w:t>
      </w:r>
      <w:r>
        <w:rPr>
          <w:spacing w:val="1"/>
        </w:rPr>
        <w:t xml:space="preserve"> </w:t>
      </w:r>
      <w:r>
        <w:rPr>
          <w:spacing w:val="-2"/>
        </w:rPr>
        <w:t>based</w:t>
      </w:r>
      <w:r>
        <w:rPr>
          <w:spacing w:val="1"/>
        </w:rPr>
        <w:t xml:space="preserve"> </w:t>
      </w:r>
      <w:r>
        <w:rPr>
          <w:spacing w:val="-2"/>
        </w:rPr>
        <w:t>on</w:t>
      </w:r>
      <w:r>
        <w:rPr>
          <w:spacing w:val="2"/>
        </w:rPr>
        <w:t xml:space="preserve"> </w:t>
      </w:r>
      <w:r>
        <w:rPr>
          <w:spacing w:val="-2"/>
        </w:rPr>
        <w:t>analytical</w:t>
      </w:r>
      <w:r>
        <w:rPr>
          <w:spacing w:val="1"/>
        </w:rPr>
        <w:t xml:space="preserve"> </w:t>
      </w:r>
      <w:r>
        <w:rPr>
          <w:spacing w:val="-2"/>
        </w:rPr>
        <w:t>findings.</w:t>
      </w:r>
    </w:p>
    <w:p w14:paraId="6FCCCC6A" w14:textId="77777777" w:rsidR="000900B5" w:rsidRDefault="000900B5">
      <w:pPr>
        <w:pStyle w:val="ListParagraph"/>
        <w:sectPr w:rsidR="000900B5">
          <w:pgSz w:w="11910" w:h="16840"/>
          <w:pgMar w:top="440" w:right="0" w:bottom="180" w:left="708" w:header="182" w:footer="0" w:gutter="0"/>
          <w:cols w:space="720"/>
        </w:sectPr>
      </w:pPr>
    </w:p>
    <w:p w14:paraId="6FCCCC6B" w14:textId="77777777" w:rsidR="000900B5" w:rsidRDefault="00000000">
      <w:pPr>
        <w:spacing w:line="20" w:lineRule="exact"/>
        <w:ind w:left="142"/>
        <w:rPr>
          <w:sz w:val="2"/>
        </w:rPr>
      </w:pPr>
      <w:r>
        <w:rPr>
          <w:noProof/>
          <w:sz w:val="2"/>
        </w:rPr>
        <w:lastRenderedPageBreak/>
        <mc:AlternateContent>
          <mc:Choice Requires="wps">
            <w:drawing>
              <wp:inline distT="0" distB="0" distL="0" distR="0" wp14:anchorId="6FCCCDA0" wp14:editId="6FCCCDA1">
                <wp:extent cx="6480175" cy="5080"/>
                <wp:effectExtent l="9525" t="0" r="0" b="4445"/>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5080"/>
                          <a:chOff x="0" y="0"/>
                          <a:chExt cx="6480175" cy="5080"/>
                        </a:xfrm>
                      </wpg:grpSpPr>
                      <wps:wsp>
                        <wps:cNvPr id="365" name="Graphic 365"/>
                        <wps:cNvSpPr/>
                        <wps:spPr>
                          <a:xfrm>
                            <a:off x="0" y="2527"/>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10.25pt;height:.4pt;mso-position-horizontal-relative:char;mso-position-vertical-relative:line" id="docshapegroup87" coordorigin="0,0" coordsize="10205,8">
                <v:line style="position:absolute" from="0,4" to="10205,4" stroked="true" strokeweight=".398pt" strokecolor="#687d91">
                  <v:stroke dashstyle="solid"/>
                </v:line>
              </v:group>
            </w:pict>
          </mc:Fallback>
        </mc:AlternateContent>
      </w:r>
    </w:p>
    <w:p w14:paraId="6FCCCC6C" w14:textId="77777777" w:rsidR="000900B5" w:rsidRDefault="00000000">
      <w:pPr>
        <w:pStyle w:val="Heading2"/>
        <w:spacing w:before="303"/>
        <w:ind w:left="142" w:firstLine="0"/>
        <w:rPr>
          <w:b w:val="0"/>
        </w:rPr>
      </w:pPr>
      <w:r>
        <w:rPr>
          <w:b w:val="0"/>
          <w:color w:val="687D91"/>
          <w:spacing w:val="-4"/>
        </w:rPr>
        <w:t>Goal</w:t>
      </w:r>
    </w:p>
    <w:p w14:paraId="6FCCCC6D" w14:textId="77777777" w:rsidR="000900B5" w:rsidRDefault="00000000">
      <w:pPr>
        <w:pStyle w:val="BodyText"/>
        <w:spacing w:before="195"/>
        <w:ind w:left="142"/>
      </w:pPr>
      <w:r>
        <w:t>Success</w:t>
      </w:r>
      <w:r>
        <w:rPr>
          <w:spacing w:val="-10"/>
        </w:rPr>
        <w:t xml:space="preserve"> </w:t>
      </w:r>
      <w:r>
        <w:t>is</w:t>
      </w:r>
      <w:r>
        <w:rPr>
          <w:spacing w:val="-9"/>
        </w:rPr>
        <w:t xml:space="preserve"> </w:t>
      </w:r>
      <w:r>
        <w:t>measured</w:t>
      </w:r>
      <w:r>
        <w:rPr>
          <w:spacing w:val="-9"/>
        </w:rPr>
        <w:t xml:space="preserve"> </w:t>
      </w:r>
      <w:r>
        <w:t>in</w:t>
      </w:r>
      <w:r>
        <w:rPr>
          <w:spacing w:val="-9"/>
        </w:rPr>
        <w:t xml:space="preserve"> </w:t>
      </w:r>
      <w:r>
        <w:t>three</w:t>
      </w:r>
      <w:r>
        <w:rPr>
          <w:spacing w:val="-10"/>
        </w:rPr>
        <w:t xml:space="preserve"> </w:t>
      </w:r>
      <w:r>
        <w:rPr>
          <w:spacing w:val="-2"/>
        </w:rPr>
        <w:t>layers:</w:t>
      </w:r>
    </w:p>
    <w:p w14:paraId="6FCCCC6E" w14:textId="77777777" w:rsidR="000900B5" w:rsidRDefault="00000000">
      <w:pPr>
        <w:pStyle w:val="Heading3"/>
        <w:spacing w:before="278"/>
        <w:rPr>
          <w:b w:val="0"/>
        </w:rPr>
      </w:pPr>
      <w:r>
        <w:rPr>
          <w:b w:val="0"/>
          <w:color w:val="687D91"/>
          <w:spacing w:val="-2"/>
          <w:w w:val="95"/>
        </w:rPr>
        <w:t>Analysis</w:t>
      </w:r>
    </w:p>
    <w:p w14:paraId="6FCCCC6F" w14:textId="77777777" w:rsidR="000900B5" w:rsidRDefault="00000000">
      <w:pPr>
        <w:pStyle w:val="BodyText"/>
        <w:spacing w:before="147" w:line="216" w:lineRule="auto"/>
        <w:ind w:left="142"/>
      </w:pPr>
      <w:r>
        <w:t>Document business needs before setting up the environment.</w:t>
      </w:r>
      <w:r>
        <w:rPr>
          <w:spacing w:val="35"/>
        </w:rPr>
        <w:t xml:space="preserve"> </w:t>
      </w:r>
      <w:r>
        <w:t xml:space="preserve">Some requirements and rules are not yet </w:t>
      </w:r>
      <w:r>
        <w:rPr>
          <w:spacing w:val="-2"/>
        </w:rPr>
        <w:t>documented.</w:t>
      </w:r>
    </w:p>
    <w:p w14:paraId="6FCCCC70" w14:textId="77777777" w:rsidR="000900B5" w:rsidRDefault="00000000">
      <w:pPr>
        <w:pStyle w:val="Heading3"/>
        <w:spacing w:before="285"/>
        <w:rPr>
          <w:b w:val="0"/>
        </w:rPr>
      </w:pPr>
      <w:r>
        <w:rPr>
          <w:b w:val="0"/>
          <w:color w:val="687D91"/>
          <w:w w:val="85"/>
        </w:rPr>
        <w:t>Proof</w:t>
      </w:r>
      <w:r>
        <w:rPr>
          <w:b w:val="0"/>
          <w:color w:val="687D91"/>
          <w:spacing w:val="-7"/>
          <w:w w:val="85"/>
        </w:rPr>
        <w:t xml:space="preserve"> </w:t>
      </w:r>
      <w:r>
        <w:rPr>
          <w:b w:val="0"/>
          <w:color w:val="687D91"/>
          <w:w w:val="85"/>
        </w:rPr>
        <w:t>of</w:t>
      </w:r>
      <w:r>
        <w:rPr>
          <w:b w:val="0"/>
          <w:color w:val="687D91"/>
          <w:spacing w:val="-7"/>
          <w:w w:val="85"/>
        </w:rPr>
        <w:t xml:space="preserve"> </w:t>
      </w:r>
      <w:r>
        <w:rPr>
          <w:b w:val="0"/>
          <w:color w:val="687D91"/>
          <w:w w:val="85"/>
        </w:rPr>
        <w:t>Concept</w:t>
      </w:r>
      <w:r>
        <w:rPr>
          <w:b w:val="0"/>
          <w:color w:val="687D91"/>
          <w:spacing w:val="-7"/>
          <w:w w:val="85"/>
        </w:rPr>
        <w:t xml:space="preserve"> </w:t>
      </w:r>
      <w:r>
        <w:rPr>
          <w:b w:val="0"/>
          <w:color w:val="687D91"/>
          <w:spacing w:val="-4"/>
          <w:w w:val="85"/>
        </w:rPr>
        <w:t>(PoC)</w:t>
      </w:r>
    </w:p>
    <w:p w14:paraId="6FCCCC71" w14:textId="77777777" w:rsidR="000900B5" w:rsidRDefault="00000000">
      <w:pPr>
        <w:pStyle w:val="BodyText"/>
        <w:spacing w:before="147" w:line="216" w:lineRule="auto"/>
        <w:ind w:left="142" w:right="693"/>
      </w:pPr>
      <w:r>
        <w:t>Implement</w:t>
      </w:r>
      <w:r>
        <w:rPr>
          <w:spacing w:val="-13"/>
        </w:rPr>
        <w:t xml:space="preserve"> </w:t>
      </w:r>
      <w:r>
        <w:t>a</w:t>
      </w:r>
      <w:r>
        <w:rPr>
          <w:spacing w:val="-12"/>
        </w:rPr>
        <w:t xml:space="preserve"> </w:t>
      </w:r>
      <w:r>
        <w:t>PoC</w:t>
      </w:r>
      <w:r>
        <w:rPr>
          <w:spacing w:val="-13"/>
        </w:rPr>
        <w:t xml:space="preserve"> </w:t>
      </w:r>
      <w:r>
        <w:t>with</w:t>
      </w:r>
      <w:r>
        <w:rPr>
          <w:spacing w:val="-12"/>
        </w:rPr>
        <w:t xml:space="preserve"> </w:t>
      </w:r>
      <w:r>
        <w:t>selected</w:t>
      </w:r>
      <w:r>
        <w:rPr>
          <w:spacing w:val="-13"/>
        </w:rPr>
        <w:t xml:space="preserve"> </w:t>
      </w:r>
      <w:r>
        <w:t>tools.</w:t>
      </w:r>
      <w:r>
        <w:rPr>
          <w:spacing w:val="-4"/>
        </w:rPr>
        <w:t xml:space="preserve"> </w:t>
      </w:r>
      <w:r>
        <w:t>If</w:t>
      </w:r>
      <w:r>
        <w:rPr>
          <w:spacing w:val="-13"/>
        </w:rPr>
        <w:t xml:space="preserve"> </w:t>
      </w:r>
      <w:r>
        <w:t>too</w:t>
      </w:r>
      <w:r>
        <w:rPr>
          <w:spacing w:val="-12"/>
        </w:rPr>
        <w:t xml:space="preserve"> </w:t>
      </w:r>
      <w:r>
        <w:t>complex,</w:t>
      </w:r>
      <w:r>
        <w:rPr>
          <w:spacing w:val="-13"/>
        </w:rPr>
        <w:t xml:space="preserve"> </w:t>
      </w:r>
      <w:r>
        <w:t>it</w:t>
      </w:r>
      <w:r>
        <w:rPr>
          <w:spacing w:val="-12"/>
        </w:rPr>
        <w:t xml:space="preserve"> </w:t>
      </w:r>
      <w:r>
        <w:t>may</w:t>
      </w:r>
      <w:r>
        <w:rPr>
          <w:spacing w:val="-13"/>
        </w:rPr>
        <w:t xml:space="preserve"> </w:t>
      </w:r>
      <w:r>
        <w:t>become</w:t>
      </w:r>
      <w:r>
        <w:rPr>
          <w:spacing w:val="-12"/>
        </w:rPr>
        <w:t xml:space="preserve"> </w:t>
      </w:r>
      <w:r>
        <w:t>a</w:t>
      </w:r>
      <w:r>
        <w:rPr>
          <w:spacing w:val="-13"/>
        </w:rPr>
        <w:t xml:space="preserve"> </w:t>
      </w:r>
      <w:r>
        <w:t>follow-up</w:t>
      </w:r>
      <w:r>
        <w:rPr>
          <w:spacing w:val="-12"/>
        </w:rPr>
        <w:t xml:space="preserve"> </w:t>
      </w:r>
      <w:r>
        <w:t>project.</w:t>
      </w:r>
      <w:r>
        <w:rPr>
          <w:spacing w:val="-5"/>
        </w:rPr>
        <w:t xml:space="preserve"> </w:t>
      </w:r>
      <w:r>
        <w:t>Deliver</w:t>
      </w:r>
      <w:r>
        <w:rPr>
          <w:spacing w:val="-13"/>
        </w:rPr>
        <w:t xml:space="preserve"> </w:t>
      </w:r>
      <w:r>
        <w:t>a</w:t>
      </w:r>
      <w:r>
        <w:rPr>
          <w:spacing w:val="-12"/>
        </w:rPr>
        <w:t xml:space="preserve"> </w:t>
      </w:r>
      <w:r>
        <w:t>smaller part if possible.</w:t>
      </w:r>
    </w:p>
    <w:p w14:paraId="6FCCCC72" w14:textId="77777777" w:rsidR="000900B5" w:rsidRDefault="00000000">
      <w:pPr>
        <w:pStyle w:val="Heading3"/>
        <w:spacing w:before="285"/>
        <w:rPr>
          <w:b w:val="0"/>
        </w:rPr>
      </w:pPr>
      <w:r>
        <w:rPr>
          <w:b w:val="0"/>
          <w:color w:val="687D91"/>
          <w:w w:val="80"/>
        </w:rPr>
        <w:t>User</w:t>
      </w:r>
      <w:r>
        <w:rPr>
          <w:b w:val="0"/>
          <w:color w:val="687D91"/>
          <w:spacing w:val="8"/>
        </w:rPr>
        <w:t xml:space="preserve"> </w:t>
      </w:r>
      <w:r>
        <w:rPr>
          <w:b w:val="0"/>
          <w:color w:val="687D91"/>
          <w:spacing w:val="-2"/>
          <w:w w:val="95"/>
        </w:rPr>
        <w:t>Feedback</w:t>
      </w:r>
    </w:p>
    <w:p w14:paraId="6FCCCC73" w14:textId="77777777" w:rsidR="000900B5" w:rsidRDefault="00000000">
      <w:pPr>
        <w:pStyle w:val="BodyText"/>
        <w:spacing w:before="124"/>
        <w:ind w:left="142"/>
      </w:pPr>
      <w:r>
        <w:t>Gather</w:t>
      </w:r>
      <w:r>
        <w:rPr>
          <w:spacing w:val="-13"/>
        </w:rPr>
        <w:t xml:space="preserve"> </w:t>
      </w:r>
      <w:r>
        <w:t>feedback</w:t>
      </w:r>
      <w:r>
        <w:rPr>
          <w:spacing w:val="-13"/>
        </w:rPr>
        <w:t xml:space="preserve"> </w:t>
      </w:r>
      <w:r>
        <w:t>after</w:t>
      </w:r>
      <w:r>
        <w:rPr>
          <w:spacing w:val="-12"/>
        </w:rPr>
        <w:t xml:space="preserve"> </w:t>
      </w:r>
      <w:r>
        <w:t>each</w:t>
      </w:r>
      <w:r>
        <w:rPr>
          <w:spacing w:val="-13"/>
        </w:rPr>
        <w:t xml:space="preserve"> </w:t>
      </w:r>
      <w:r>
        <w:t>step</w:t>
      </w:r>
      <w:r>
        <w:rPr>
          <w:spacing w:val="-12"/>
        </w:rPr>
        <w:t xml:space="preserve"> </w:t>
      </w:r>
      <w:r>
        <w:t>(analysis,</w:t>
      </w:r>
      <w:r>
        <w:rPr>
          <w:spacing w:val="-13"/>
        </w:rPr>
        <w:t xml:space="preserve"> </w:t>
      </w:r>
      <w:r>
        <w:t>PoC).</w:t>
      </w:r>
      <w:r>
        <w:rPr>
          <w:spacing w:val="-12"/>
        </w:rPr>
        <w:t xml:space="preserve"> </w:t>
      </w:r>
      <w:r>
        <w:t>Document</w:t>
      </w:r>
      <w:r>
        <w:rPr>
          <w:spacing w:val="-13"/>
        </w:rPr>
        <w:t xml:space="preserve"> </w:t>
      </w:r>
      <w:r>
        <w:t>and</w:t>
      </w:r>
      <w:r>
        <w:rPr>
          <w:spacing w:val="-13"/>
        </w:rPr>
        <w:t xml:space="preserve"> </w:t>
      </w:r>
      <w:r>
        <w:t>adapt</w:t>
      </w:r>
      <w:r>
        <w:rPr>
          <w:spacing w:val="-12"/>
        </w:rPr>
        <w:t xml:space="preserve"> </w:t>
      </w:r>
      <w:r>
        <w:t>based</w:t>
      </w:r>
      <w:r>
        <w:rPr>
          <w:spacing w:val="-13"/>
        </w:rPr>
        <w:t xml:space="preserve"> </w:t>
      </w:r>
      <w:r>
        <w:t>on</w:t>
      </w:r>
      <w:r>
        <w:rPr>
          <w:spacing w:val="-12"/>
        </w:rPr>
        <w:t xml:space="preserve"> </w:t>
      </w:r>
      <w:r>
        <w:rPr>
          <w:spacing w:val="-2"/>
        </w:rPr>
        <w:t>feedback.</w:t>
      </w:r>
    </w:p>
    <w:p w14:paraId="6FCCCC74" w14:textId="77777777" w:rsidR="000900B5" w:rsidRDefault="000900B5">
      <w:pPr>
        <w:pStyle w:val="BodyText"/>
        <w:spacing w:before="38"/>
      </w:pPr>
    </w:p>
    <w:p w14:paraId="6FCCCC75" w14:textId="77777777" w:rsidR="000900B5" w:rsidRDefault="00000000">
      <w:pPr>
        <w:pStyle w:val="Heading2"/>
        <w:ind w:left="142" w:firstLine="0"/>
        <w:rPr>
          <w:b w:val="0"/>
        </w:rPr>
      </w:pPr>
      <w:r>
        <w:rPr>
          <w:b w:val="0"/>
          <w:color w:val="687D91"/>
          <w:spacing w:val="-5"/>
        </w:rPr>
        <w:t>NDA</w:t>
      </w:r>
    </w:p>
    <w:p w14:paraId="6FCCCC76" w14:textId="77777777" w:rsidR="000900B5" w:rsidRDefault="00000000">
      <w:pPr>
        <w:pStyle w:val="BodyText"/>
        <w:spacing w:before="217" w:line="216" w:lineRule="auto"/>
        <w:ind w:left="142" w:right="693"/>
      </w:pPr>
      <w:r>
        <w:t>Handling</w:t>
      </w:r>
      <w:r>
        <w:rPr>
          <w:spacing w:val="-12"/>
        </w:rPr>
        <w:t xml:space="preserve"> </w:t>
      </w:r>
      <w:r>
        <w:t>of</w:t>
      </w:r>
      <w:r>
        <w:rPr>
          <w:spacing w:val="-12"/>
        </w:rPr>
        <w:t xml:space="preserve"> </w:t>
      </w:r>
      <w:r>
        <w:t>this</w:t>
      </w:r>
      <w:r>
        <w:rPr>
          <w:spacing w:val="-12"/>
        </w:rPr>
        <w:t xml:space="preserve"> </w:t>
      </w:r>
      <w:r>
        <w:t>document</w:t>
      </w:r>
      <w:r>
        <w:rPr>
          <w:spacing w:val="-12"/>
        </w:rPr>
        <w:t xml:space="preserve"> </w:t>
      </w:r>
      <w:r>
        <w:t>and</w:t>
      </w:r>
      <w:r>
        <w:rPr>
          <w:spacing w:val="-12"/>
        </w:rPr>
        <w:t xml:space="preserve"> </w:t>
      </w:r>
      <w:r>
        <w:t>its</w:t>
      </w:r>
      <w:r>
        <w:rPr>
          <w:spacing w:val="-12"/>
        </w:rPr>
        <w:t xml:space="preserve"> </w:t>
      </w:r>
      <w:r>
        <w:t>results</w:t>
      </w:r>
      <w:r>
        <w:rPr>
          <w:spacing w:val="-12"/>
        </w:rPr>
        <w:t xml:space="preserve"> </w:t>
      </w:r>
      <w:r>
        <w:t>is</w:t>
      </w:r>
      <w:r>
        <w:rPr>
          <w:spacing w:val="-12"/>
        </w:rPr>
        <w:t xml:space="preserve"> </w:t>
      </w:r>
      <w:r>
        <w:t>governed</w:t>
      </w:r>
      <w:r>
        <w:rPr>
          <w:spacing w:val="-12"/>
        </w:rPr>
        <w:t xml:space="preserve"> </w:t>
      </w:r>
      <w:r>
        <w:t>by</w:t>
      </w:r>
      <w:r>
        <w:rPr>
          <w:spacing w:val="-12"/>
        </w:rPr>
        <w:t xml:space="preserve"> </w:t>
      </w:r>
      <w:r>
        <w:t>applicable</w:t>
      </w:r>
      <w:r>
        <w:rPr>
          <w:spacing w:val="-12"/>
        </w:rPr>
        <w:t xml:space="preserve"> </w:t>
      </w:r>
      <w:r>
        <w:t>legislation.</w:t>
      </w:r>
      <w:r>
        <w:rPr>
          <w:spacing w:val="-5"/>
        </w:rPr>
        <w:t xml:space="preserve"> </w:t>
      </w:r>
      <w:r>
        <w:t>Non-Swiss</w:t>
      </w:r>
      <w:r>
        <w:rPr>
          <w:spacing w:val="-12"/>
        </w:rPr>
        <w:t xml:space="preserve"> </w:t>
      </w:r>
      <w:r>
        <w:t>Post</w:t>
      </w:r>
      <w:r>
        <w:rPr>
          <w:spacing w:val="-12"/>
        </w:rPr>
        <w:t xml:space="preserve"> </w:t>
      </w:r>
      <w:r>
        <w:t>personnel may sign an NDA.</w:t>
      </w:r>
    </w:p>
    <w:p w14:paraId="6FCCCC77" w14:textId="77777777" w:rsidR="000900B5" w:rsidRDefault="000900B5">
      <w:pPr>
        <w:pStyle w:val="BodyText"/>
        <w:spacing w:line="216" w:lineRule="auto"/>
        <w:sectPr w:rsidR="000900B5">
          <w:headerReference w:type="default" r:id="rId126"/>
          <w:footerReference w:type="default" r:id="rId127"/>
          <w:pgSz w:w="11910" w:h="16840"/>
          <w:pgMar w:top="420" w:right="0" w:bottom="180" w:left="708" w:header="0" w:footer="0" w:gutter="0"/>
          <w:pgNumType w:start="47"/>
          <w:cols w:space="720"/>
        </w:sectPr>
      </w:pPr>
    </w:p>
    <w:p w14:paraId="6FCCCC78" w14:textId="77777777" w:rsidR="000900B5" w:rsidRDefault="000900B5">
      <w:pPr>
        <w:pStyle w:val="BodyText"/>
        <w:spacing w:before="8"/>
        <w:rPr>
          <w:sz w:val="14"/>
        </w:rPr>
      </w:pPr>
    </w:p>
    <w:p w14:paraId="6FCCCC79" w14:textId="77777777" w:rsidR="000900B5" w:rsidRDefault="000900B5">
      <w:pPr>
        <w:pStyle w:val="BodyText"/>
        <w:rPr>
          <w:sz w:val="14"/>
        </w:rPr>
        <w:sectPr w:rsidR="000900B5">
          <w:headerReference w:type="even" r:id="rId128"/>
          <w:footerReference w:type="even" r:id="rId129"/>
          <w:pgSz w:w="11910" w:h="16840"/>
          <w:pgMar w:top="1920" w:right="0" w:bottom="280" w:left="708" w:header="0" w:footer="0" w:gutter="0"/>
          <w:cols w:space="720"/>
        </w:sectPr>
      </w:pPr>
    </w:p>
    <w:p w14:paraId="6FCCCC7A" w14:textId="77777777" w:rsidR="000900B5" w:rsidRDefault="00000000">
      <w:pPr>
        <w:pStyle w:val="Heading1"/>
        <w:numPr>
          <w:ilvl w:val="0"/>
          <w:numId w:val="1"/>
        </w:numPr>
        <w:tabs>
          <w:tab w:val="left" w:pos="731"/>
        </w:tabs>
        <w:spacing w:before="62"/>
        <w:ind w:left="731" w:hanging="589"/>
        <w:rPr>
          <w:b w:val="0"/>
        </w:rPr>
      </w:pPr>
      <w:bookmarkStart w:id="485" w:name="Meeting_Summaries"/>
      <w:bookmarkStart w:id="486" w:name="_bookmark78"/>
      <w:bookmarkEnd w:id="485"/>
      <w:bookmarkEnd w:id="486"/>
      <w:r>
        <w:rPr>
          <w:b w:val="0"/>
          <w:color w:val="687D91"/>
          <w:w w:val="85"/>
        </w:rPr>
        <w:lastRenderedPageBreak/>
        <w:t>Meeting</w:t>
      </w:r>
      <w:r>
        <w:rPr>
          <w:b w:val="0"/>
          <w:color w:val="687D91"/>
          <w:spacing w:val="5"/>
        </w:rPr>
        <w:t xml:space="preserve"> </w:t>
      </w:r>
      <w:r>
        <w:rPr>
          <w:b w:val="0"/>
          <w:color w:val="687D91"/>
          <w:spacing w:val="-2"/>
          <w:w w:val="90"/>
        </w:rPr>
        <w:t>Summaries</w:t>
      </w:r>
    </w:p>
    <w:p w14:paraId="6FCCCC7B" w14:textId="77777777" w:rsidR="000900B5" w:rsidRDefault="00000000">
      <w:pPr>
        <w:pStyle w:val="BodyText"/>
        <w:spacing w:before="406" w:line="216" w:lineRule="auto"/>
        <w:ind w:left="142" w:right="848"/>
        <w:jc w:val="both"/>
      </w:pPr>
      <w:r>
        <w:t xml:space="preserve">This chapter contains a subsection of the meetings held </w:t>
      </w:r>
      <w:proofErr w:type="gramStart"/>
      <w:r>
        <w:t>during the course of</w:t>
      </w:r>
      <w:proofErr w:type="gramEnd"/>
      <w:r>
        <w:t xml:space="preserve"> this project.</w:t>
      </w:r>
      <w:r>
        <w:rPr>
          <w:spacing w:val="40"/>
        </w:rPr>
        <w:t xml:space="preserve"> </w:t>
      </w:r>
      <w:r>
        <w:t>All relevant meetings</w:t>
      </w:r>
      <w:r>
        <w:rPr>
          <w:spacing w:val="-10"/>
        </w:rPr>
        <w:t xml:space="preserve"> </w:t>
      </w:r>
      <w:r>
        <w:t>are</w:t>
      </w:r>
      <w:r>
        <w:rPr>
          <w:spacing w:val="-10"/>
        </w:rPr>
        <w:t xml:space="preserve"> </w:t>
      </w:r>
      <w:r>
        <w:t>documented</w:t>
      </w:r>
      <w:r>
        <w:rPr>
          <w:spacing w:val="-10"/>
        </w:rPr>
        <w:t xml:space="preserve"> </w:t>
      </w:r>
      <w:r>
        <w:t>on</w:t>
      </w:r>
      <w:r>
        <w:rPr>
          <w:spacing w:val="-10"/>
        </w:rPr>
        <w:t xml:space="preserve"> </w:t>
      </w:r>
      <w:r>
        <w:t>the</w:t>
      </w:r>
      <w:r>
        <w:rPr>
          <w:spacing w:val="-10"/>
        </w:rPr>
        <w:t xml:space="preserve"> </w:t>
      </w:r>
      <w:proofErr w:type="spellStart"/>
      <w:r>
        <w:t>miro</w:t>
      </w:r>
      <w:proofErr w:type="spellEnd"/>
      <w:r>
        <w:rPr>
          <w:spacing w:val="-10"/>
        </w:rPr>
        <w:t xml:space="preserve"> </w:t>
      </w:r>
      <w:proofErr w:type="gramStart"/>
      <w:r>
        <w:t>board,</w:t>
      </w:r>
      <w:proofErr w:type="gramEnd"/>
      <w:r>
        <w:rPr>
          <w:spacing w:val="-9"/>
        </w:rPr>
        <w:t xml:space="preserve"> </w:t>
      </w:r>
      <w:r>
        <w:t>however</w:t>
      </w:r>
      <w:r>
        <w:rPr>
          <w:spacing w:val="-10"/>
        </w:rPr>
        <w:t xml:space="preserve"> </w:t>
      </w:r>
      <w:r>
        <w:t>their</w:t>
      </w:r>
      <w:r>
        <w:rPr>
          <w:spacing w:val="-10"/>
        </w:rPr>
        <w:t xml:space="preserve"> </w:t>
      </w:r>
      <w:r>
        <w:t>documentation</w:t>
      </w:r>
      <w:r>
        <w:rPr>
          <w:spacing w:val="-10"/>
        </w:rPr>
        <w:t xml:space="preserve"> </w:t>
      </w:r>
      <w:r>
        <w:t>is</w:t>
      </w:r>
      <w:r>
        <w:rPr>
          <w:spacing w:val="-10"/>
        </w:rPr>
        <w:t xml:space="preserve"> </w:t>
      </w:r>
      <w:r>
        <w:t>done</w:t>
      </w:r>
      <w:r>
        <w:rPr>
          <w:spacing w:val="-10"/>
        </w:rPr>
        <w:t xml:space="preserve"> </w:t>
      </w:r>
      <w:r>
        <w:t>on</w:t>
      </w:r>
      <w:r>
        <w:rPr>
          <w:spacing w:val="-10"/>
        </w:rPr>
        <w:t xml:space="preserve"> </w:t>
      </w:r>
      <w:r>
        <w:t>paper,</w:t>
      </w:r>
      <w:r>
        <w:rPr>
          <w:spacing w:val="-9"/>
        </w:rPr>
        <w:t xml:space="preserve"> </w:t>
      </w:r>
      <w:r>
        <w:t>sometimes including some summaries. While only the following meetings have been documented in detail.</w:t>
      </w:r>
    </w:p>
    <w:p w14:paraId="6FCCCC7C" w14:textId="77777777" w:rsidR="000900B5" w:rsidRDefault="000900B5">
      <w:pPr>
        <w:pStyle w:val="BodyText"/>
        <w:spacing w:before="44"/>
      </w:pPr>
    </w:p>
    <w:p w14:paraId="6FCCCC7D" w14:textId="77777777" w:rsidR="000900B5" w:rsidRDefault="00000000">
      <w:pPr>
        <w:pStyle w:val="Heading2"/>
        <w:ind w:left="142" w:firstLine="0"/>
        <w:jc w:val="both"/>
        <w:rPr>
          <w:b w:val="0"/>
        </w:rPr>
      </w:pPr>
      <w:bookmarkStart w:id="487" w:name="_bookmark79"/>
      <w:bookmarkEnd w:id="487"/>
      <w:r>
        <w:rPr>
          <w:b w:val="0"/>
          <w:color w:val="687D91"/>
          <w:w w:val="85"/>
        </w:rPr>
        <w:t>Meeting</w:t>
      </w:r>
      <w:r>
        <w:rPr>
          <w:b w:val="0"/>
          <w:color w:val="687D91"/>
          <w:spacing w:val="1"/>
        </w:rPr>
        <w:t xml:space="preserve"> </w:t>
      </w:r>
      <w:r>
        <w:rPr>
          <w:b w:val="0"/>
          <w:color w:val="687D91"/>
          <w:w w:val="85"/>
        </w:rPr>
        <w:t>Summary</w:t>
      </w:r>
      <w:r>
        <w:rPr>
          <w:b w:val="0"/>
          <w:color w:val="687D91"/>
          <w:spacing w:val="1"/>
        </w:rPr>
        <w:t xml:space="preserve"> </w:t>
      </w:r>
      <w:r>
        <w:rPr>
          <w:b w:val="0"/>
          <w:color w:val="687D91"/>
          <w:w w:val="85"/>
        </w:rPr>
        <w:t>–</w:t>
      </w:r>
      <w:r>
        <w:rPr>
          <w:b w:val="0"/>
          <w:color w:val="687D91"/>
          <w:spacing w:val="2"/>
        </w:rPr>
        <w:t xml:space="preserve"> </w:t>
      </w:r>
      <w:r>
        <w:rPr>
          <w:b w:val="0"/>
          <w:color w:val="687D91"/>
          <w:w w:val="85"/>
        </w:rPr>
        <w:t>Business</w:t>
      </w:r>
      <w:r>
        <w:rPr>
          <w:b w:val="0"/>
          <w:color w:val="687D91"/>
          <w:spacing w:val="1"/>
        </w:rPr>
        <w:t xml:space="preserve"> </w:t>
      </w:r>
      <w:r>
        <w:rPr>
          <w:b w:val="0"/>
          <w:color w:val="687D91"/>
          <w:w w:val="85"/>
        </w:rPr>
        <w:t>Perspective</w:t>
      </w:r>
      <w:r>
        <w:rPr>
          <w:b w:val="0"/>
          <w:color w:val="687D91"/>
          <w:spacing w:val="2"/>
        </w:rPr>
        <w:t xml:space="preserve"> </w:t>
      </w:r>
      <w:r>
        <w:rPr>
          <w:b w:val="0"/>
          <w:color w:val="687D91"/>
          <w:w w:val="85"/>
        </w:rPr>
        <w:t>on</w:t>
      </w:r>
      <w:r>
        <w:rPr>
          <w:b w:val="0"/>
          <w:color w:val="687D91"/>
          <w:spacing w:val="1"/>
        </w:rPr>
        <w:t xml:space="preserve"> </w:t>
      </w:r>
      <w:r>
        <w:rPr>
          <w:b w:val="0"/>
          <w:color w:val="687D91"/>
          <w:spacing w:val="-5"/>
          <w:w w:val="85"/>
        </w:rPr>
        <w:t>DQM</w:t>
      </w:r>
    </w:p>
    <w:p w14:paraId="6FCCCC7E" w14:textId="77777777" w:rsidR="000900B5" w:rsidRDefault="00000000">
      <w:pPr>
        <w:pStyle w:val="BodyText"/>
        <w:spacing w:before="218" w:line="216" w:lineRule="auto"/>
        <w:ind w:left="142" w:right="848"/>
        <w:jc w:val="both"/>
      </w:pPr>
      <w:r>
        <w:rPr>
          <w:spacing w:val="-2"/>
        </w:rPr>
        <w:t>Meeting</w:t>
      </w:r>
      <w:r>
        <w:rPr>
          <w:spacing w:val="-11"/>
        </w:rPr>
        <w:t xml:space="preserve"> </w:t>
      </w:r>
      <w:r>
        <w:rPr>
          <w:spacing w:val="-2"/>
        </w:rPr>
        <w:t>held</w:t>
      </w:r>
      <w:r>
        <w:rPr>
          <w:spacing w:val="-11"/>
        </w:rPr>
        <w:t xml:space="preserve"> </w:t>
      </w:r>
      <w:proofErr w:type="gramStart"/>
      <w:r>
        <w:rPr>
          <w:spacing w:val="-2"/>
        </w:rPr>
        <w:t>on</w:t>
      </w:r>
      <w:r>
        <w:rPr>
          <w:spacing w:val="-11"/>
        </w:rPr>
        <w:t xml:space="preserve"> </w:t>
      </w:r>
      <w:r>
        <w:rPr>
          <w:spacing w:val="-2"/>
        </w:rPr>
        <w:t>:</w:t>
      </w:r>
      <w:proofErr w:type="gramEnd"/>
      <w:r>
        <w:t xml:space="preserve"> </w:t>
      </w:r>
      <w:r>
        <w:rPr>
          <w:spacing w:val="-2"/>
        </w:rPr>
        <w:t>11.11.2025</w:t>
      </w:r>
      <w:r>
        <w:rPr>
          <w:spacing w:val="-11"/>
        </w:rPr>
        <w:t xml:space="preserve"> </w:t>
      </w:r>
      <w:proofErr w:type="gramStart"/>
      <w:r>
        <w:rPr>
          <w:spacing w:val="-2"/>
        </w:rPr>
        <w:t>Participants</w:t>
      </w:r>
      <w:r>
        <w:rPr>
          <w:spacing w:val="-11"/>
        </w:rPr>
        <w:t xml:space="preserve"> </w:t>
      </w:r>
      <w:r>
        <w:rPr>
          <w:spacing w:val="-2"/>
        </w:rPr>
        <w:t>:</w:t>
      </w:r>
      <w:proofErr w:type="gramEnd"/>
      <w:r>
        <w:rPr>
          <w:spacing w:val="-1"/>
        </w:rPr>
        <w:t xml:space="preserve"> </w:t>
      </w:r>
      <w:r>
        <w:rPr>
          <w:spacing w:val="-2"/>
        </w:rPr>
        <w:t>PO,</w:t>
      </w:r>
      <w:r>
        <w:rPr>
          <w:spacing w:val="-11"/>
        </w:rPr>
        <w:t xml:space="preserve"> </w:t>
      </w:r>
      <w:r>
        <w:rPr>
          <w:spacing w:val="-2"/>
        </w:rPr>
        <w:t>Project</w:t>
      </w:r>
      <w:r>
        <w:rPr>
          <w:spacing w:val="-11"/>
        </w:rPr>
        <w:t xml:space="preserve"> </w:t>
      </w:r>
      <w:r>
        <w:rPr>
          <w:spacing w:val="-2"/>
        </w:rPr>
        <w:t>Staff</w:t>
      </w:r>
      <w:r>
        <w:rPr>
          <w:spacing w:val="-11"/>
        </w:rPr>
        <w:t xml:space="preserve"> </w:t>
      </w:r>
      <w:r>
        <w:rPr>
          <w:spacing w:val="-2"/>
        </w:rPr>
        <w:t>First,</w:t>
      </w:r>
      <w:r>
        <w:rPr>
          <w:spacing w:val="-10"/>
        </w:rPr>
        <w:t xml:space="preserve"> </w:t>
      </w:r>
      <w:r>
        <w:rPr>
          <w:spacing w:val="-2"/>
        </w:rPr>
        <w:t>an</w:t>
      </w:r>
      <w:r>
        <w:rPr>
          <w:spacing w:val="-11"/>
        </w:rPr>
        <w:t xml:space="preserve"> </w:t>
      </w:r>
      <w:r>
        <w:rPr>
          <w:spacing w:val="-2"/>
        </w:rPr>
        <w:t>update</w:t>
      </w:r>
      <w:r>
        <w:rPr>
          <w:spacing w:val="-11"/>
        </w:rPr>
        <w:t xml:space="preserve"> </w:t>
      </w:r>
      <w:r>
        <w:rPr>
          <w:spacing w:val="-2"/>
        </w:rPr>
        <w:t>on</w:t>
      </w:r>
      <w:r>
        <w:rPr>
          <w:spacing w:val="-11"/>
        </w:rPr>
        <w:t xml:space="preserve"> </w:t>
      </w:r>
      <w:r>
        <w:rPr>
          <w:spacing w:val="-2"/>
        </w:rPr>
        <w:t>the</w:t>
      </w:r>
      <w:r>
        <w:rPr>
          <w:spacing w:val="-11"/>
        </w:rPr>
        <w:t xml:space="preserve"> </w:t>
      </w:r>
      <w:r>
        <w:rPr>
          <w:spacing w:val="-2"/>
        </w:rPr>
        <w:t>research</w:t>
      </w:r>
      <w:r>
        <w:rPr>
          <w:spacing w:val="-10"/>
        </w:rPr>
        <w:t xml:space="preserve"> </w:t>
      </w:r>
      <w:r>
        <w:rPr>
          <w:spacing w:val="-2"/>
        </w:rPr>
        <w:t>in</w:t>
      </w:r>
      <w:r>
        <w:rPr>
          <w:spacing w:val="-11"/>
        </w:rPr>
        <w:t xml:space="preserve"> </w:t>
      </w:r>
      <w:r>
        <w:rPr>
          <w:spacing w:val="-2"/>
        </w:rPr>
        <w:t>SAC</w:t>
      </w:r>
      <w:r>
        <w:rPr>
          <w:spacing w:val="-11"/>
        </w:rPr>
        <w:t xml:space="preserve"> </w:t>
      </w:r>
      <w:r>
        <w:rPr>
          <w:spacing w:val="-2"/>
        </w:rPr>
        <w:t>and</w:t>
      </w:r>
      <w:r>
        <w:rPr>
          <w:spacing w:val="-11"/>
        </w:rPr>
        <w:t xml:space="preserve"> </w:t>
      </w:r>
      <w:r>
        <w:rPr>
          <w:spacing w:val="-2"/>
        </w:rPr>
        <w:t xml:space="preserve">DSP </w:t>
      </w:r>
      <w:r>
        <w:t>was</w:t>
      </w:r>
      <w:r>
        <w:rPr>
          <w:spacing w:val="-7"/>
        </w:rPr>
        <w:t xml:space="preserve"> </w:t>
      </w:r>
      <w:r>
        <w:t>given. It</w:t>
      </w:r>
      <w:r>
        <w:rPr>
          <w:spacing w:val="-7"/>
        </w:rPr>
        <w:t xml:space="preserve"> </w:t>
      </w:r>
      <w:r>
        <w:t>was</w:t>
      </w:r>
      <w:r>
        <w:rPr>
          <w:spacing w:val="-7"/>
        </w:rPr>
        <w:t xml:space="preserve"> </w:t>
      </w:r>
      <w:r>
        <w:t>confirmed</w:t>
      </w:r>
      <w:r>
        <w:rPr>
          <w:spacing w:val="-7"/>
        </w:rPr>
        <w:t xml:space="preserve"> </w:t>
      </w:r>
      <w:r>
        <w:t>that</w:t>
      </w:r>
      <w:r>
        <w:rPr>
          <w:spacing w:val="-7"/>
        </w:rPr>
        <w:t xml:space="preserve"> </w:t>
      </w:r>
      <w:r>
        <w:t>the</w:t>
      </w:r>
      <w:r>
        <w:rPr>
          <w:spacing w:val="-7"/>
        </w:rPr>
        <w:t xml:space="preserve"> </w:t>
      </w:r>
      <w:r>
        <w:t>identified</w:t>
      </w:r>
      <w:r>
        <w:rPr>
          <w:spacing w:val="-7"/>
        </w:rPr>
        <w:t xml:space="preserve"> </w:t>
      </w:r>
      <w:r>
        <w:t>reports</w:t>
      </w:r>
      <w:r>
        <w:rPr>
          <w:spacing w:val="-7"/>
        </w:rPr>
        <w:t xml:space="preserve"> </w:t>
      </w:r>
      <w:r>
        <w:t>and</w:t>
      </w:r>
      <w:r>
        <w:rPr>
          <w:spacing w:val="-7"/>
        </w:rPr>
        <w:t xml:space="preserve"> </w:t>
      </w:r>
      <w:r>
        <w:t>data</w:t>
      </w:r>
      <w:r>
        <w:rPr>
          <w:spacing w:val="-7"/>
        </w:rPr>
        <w:t xml:space="preserve"> </w:t>
      </w:r>
      <w:r>
        <w:t>models</w:t>
      </w:r>
      <w:r>
        <w:rPr>
          <w:spacing w:val="-7"/>
        </w:rPr>
        <w:t xml:space="preserve"> </w:t>
      </w:r>
      <w:r>
        <w:t>are</w:t>
      </w:r>
      <w:r>
        <w:rPr>
          <w:spacing w:val="-7"/>
        </w:rPr>
        <w:t xml:space="preserve"> </w:t>
      </w:r>
      <w:r>
        <w:t>correct. Then,</w:t>
      </w:r>
      <w:r>
        <w:rPr>
          <w:spacing w:val="-6"/>
        </w:rPr>
        <w:t xml:space="preserve"> </w:t>
      </w:r>
      <w:r>
        <w:t>the</w:t>
      </w:r>
      <w:r>
        <w:rPr>
          <w:spacing w:val="-7"/>
        </w:rPr>
        <w:t xml:space="preserve"> </w:t>
      </w:r>
      <w:r>
        <w:t xml:space="preserve">discussion </w:t>
      </w:r>
      <w:r>
        <w:rPr>
          <w:spacing w:val="-2"/>
        </w:rPr>
        <w:t>around</w:t>
      </w:r>
      <w:r>
        <w:rPr>
          <w:spacing w:val="-8"/>
        </w:rPr>
        <w:t xml:space="preserve"> </w:t>
      </w:r>
      <w:r>
        <w:rPr>
          <w:spacing w:val="-2"/>
        </w:rPr>
        <w:t>DQM</w:t>
      </w:r>
      <w:r>
        <w:rPr>
          <w:spacing w:val="-8"/>
        </w:rPr>
        <w:t xml:space="preserve"> </w:t>
      </w:r>
      <w:r>
        <w:rPr>
          <w:spacing w:val="-2"/>
        </w:rPr>
        <w:t>started.</w:t>
      </w:r>
      <w:r>
        <w:rPr>
          <w:spacing w:val="5"/>
        </w:rPr>
        <w:t xml:space="preserve"> </w:t>
      </w:r>
      <w:r>
        <w:rPr>
          <w:spacing w:val="-2"/>
        </w:rPr>
        <w:t>From</w:t>
      </w:r>
      <w:r>
        <w:rPr>
          <w:spacing w:val="-8"/>
        </w:rPr>
        <w:t xml:space="preserve"> </w:t>
      </w:r>
      <w:r>
        <w:rPr>
          <w:spacing w:val="-2"/>
        </w:rPr>
        <w:t>the</w:t>
      </w:r>
      <w:r>
        <w:rPr>
          <w:spacing w:val="-8"/>
        </w:rPr>
        <w:t xml:space="preserve"> </w:t>
      </w:r>
      <w:r>
        <w:rPr>
          <w:spacing w:val="-2"/>
        </w:rPr>
        <w:t>business</w:t>
      </w:r>
      <w:r>
        <w:rPr>
          <w:spacing w:val="-8"/>
        </w:rPr>
        <w:t xml:space="preserve"> </w:t>
      </w:r>
      <w:r>
        <w:rPr>
          <w:spacing w:val="-2"/>
        </w:rPr>
        <w:t>perspective,</w:t>
      </w:r>
      <w:r>
        <w:rPr>
          <w:spacing w:val="-7"/>
        </w:rPr>
        <w:t xml:space="preserve"> </w:t>
      </w:r>
      <w:r>
        <w:rPr>
          <w:spacing w:val="-2"/>
        </w:rPr>
        <w:t>the</w:t>
      </w:r>
      <w:r>
        <w:rPr>
          <w:spacing w:val="-8"/>
        </w:rPr>
        <w:t xml:space="preserve"> </w:t>
      </w:r>
      <w:r>
        <w:rPr>
          <w:spacing w:val="-2"/>
        </w:rPr>
        <w:t>checks</w:t>
      </w:r>
      <w:r>
        <w:rPr>
          <w:spacing w:val="-8"/>
        </w:rPr>
        <w:t xml:space="preserve"> </w:t>
      </w:r>
      <w:r>
        <w:rPr>
          <w:spacing w:val="-2"/>
        </w:rPr>
        <w:t>are</w:t>
      </w:r>
      <w:r>
        <w:rPr>
          <w:spacing w:val="-8"/>
        </w:rPr>
        <w:t xml:space="preserve"> </w:t>
      </w:r>
      <w:r>
        <w:rPr>
          <w:spacing w:val="-2"/>
        </w:rPr>
        <w:t>currently</w:t>
      </w:r>
      <w:r>
        <w:rPr>
          <w:spacing w:val="-8"/>
        </w:rPr>
        <w:t xml:space="preserve"> </w:t>
      </w:r>
      <w:r>
        <w:rPr>
          <w:spacing w:val="-2"/>
        </w:rPr>
        <w:t>only</w:t>
      </w:r>
      <w:r>
        <w:rPr>
          <w:spacing w:val="-8"/>
        </w:rPr>
        <w:t xml:space="preserve"> </w:t>
      </w:r>
      <w:r>
        <w:rPr>
          <w:spacing w:val="-2"/>
        </w:rPr>
        <w:t>on</w:t>
      </w:r>
      <w:r>
        <w:rPr>
          <w:spacing w:val="-8"/>
        </w:rPr>
        <w:t xml:space="preserve"> </w:t>
      </w:r>
      <w:r>
        <w:rPr>
          <w:spacing w:val="-2"/>
        </w:rPr>
        <w:t>the</w:t>
      </w:r>
      <w:r>
        <w:rPr>
          <w:spacing w:val="-8"/>
        </w:rPr>
        <w:t xml:space="preserve"> </w:t>
      </w:r>
      <w:r>
        <w:rPr>
          <w:spacing w:val="-2"/>
        </w:rPr>
        <w:t>most</w:t>
      </w:r>
      <w:r>
        <w:rPr>
          <w:spacing w:val="-8"/>
        </w:rPr>
        <w:t xml:space="preserve"> </w:t>
      </w:r>
      <w:r>
        <w:rPr>
          <w:spacing w:val="-2"/>
        </w:rPr>
        <w:t>basic</w:t>
      </w:r>
      <w:r>
        <w:rPr>
          <w:spacing w:val="-8"/>
        </w:rPr>
        <w:t xml:space="preserve"> </w:t>
      </w:r>
      <w:r>
        <w:rPr>
          <w:spacing w:val="-2"/>
        </w:rPr>
        <w:t xml:space="preserve">level, </w:t>
      </w:r>
      <w:r>
        <w:t>comparing</w:t>
      </w:r>
      <w:r>
        <w:rPr>
          <w:spacing w:val="-13"/>
        </w:rPr>
        <w:t xml:space="preserve"> </w:t>
      </w:r>
      <w:r>
        <w:t>the</w:t>
      </w:r>
      <w:r>
        <w:rPr>
          <w:spacing w:val="-13"/>
        </w:rPr>
        <w:t xml:space="preserve"> </w:t>
      </w:r>
      <w:r>
        <w:t>number</w:t>
      </w:r>
      <w:r>
        <w:rPr>
          <w:spacing w:val="-13"/>
        </w:rPr>
        <w:t xml:space="preserve"> </w:t>
      </w:r>
      <w:r>
        <w:t>of</w:t>
      </w:r>
      <w:r>
        <w:rPr>
          <w:spacing w:val="-13"/>
        </w:rPr>
        <w:t xml:space="preserve"> </w:t>
      </w:r>
      <w:r>
        <w:t>events</w:t>
      </w:r>
      <w:r>
        <w:rPr>
          <w:spacing w:val="-13"/>
        </w:rPr>
        <w:t xml:space="preserve"> </w:t>
      </w:r>
      <w:proofErr w:type="gramStart"/>
      <w:r>
        <w:t>on</w:t>
      </w:r>
      <w:r>
        <w:rPr>
          <w:spacing w:val="-12"/>
        </w:rPr>
        <w:t xml:space="preserve"> </w:t>
      </w:r>
      <w:r>
        <w:t>a</w:t>
      </w:r>
      <w:r>
        <w:rPr>
          <w:spacing w:val="-13"/>
        </w:rPr>
        <w:t xml:space="preserve"> </w:t>
      </w:r>
      <w:r>
        <w:t>daily</w:t>
      </w:r>
      <w:r>
        <w:rPr>
          <w:spacing w:val="-13"/>
        </w:rPr>
        <w:t xml:space="preserve"> </w:t>
      </w:r>
      <w:r>
        <w:t>basis</w:t>
      </w:r>
      <w:proofErr w:type="gramEnd"/>
      <w:r>
        <w:t>.</w:t>
      </w:r>
      <w:r>
        <w:rPr>
          <w:spacing w:val="-6"/>
        </w:rPr>
        <w:t xml:space="preserve"> </w:t>
      </w:r>
      <w:r>
        <w:t>This</w:t>
      </w:r>
      <w:r>
        <w:rPr>
          <w:spacing w:val="-13"/>
        </w:rPr>
        <w:t xml:space="preserve"> </w:t>
      </w:r>
      <w:r>
        <w:t>comparison</w:t>
      </w:r>
      <w:r>
        <w:rPr>
          <w:spacing w:val="-12"/>
        </w:rPr>
        <w:t xml:space="preserve"> </w:t>
      </w:r>
      <w:r>
        <w:t>is</w:t>
      </w:r>
      <w:r>
        <w:rPr>
          <w:spacing w:val="-13"/>
        </w:rPr>
        <w:t xml:space="preserve"> </w:t>
      </w:r>
      <w:r>
        <w:t>only</w:t>
      </w:r>
      <w:r>
        <w:rPr>
          <w:spacing w:val="-13"/>
        </w:rPr>
        <w:t xml:space="preserve"> </w:t>
      </w:r>
      <w:r>
        <w:t>seen</w:t>
      </w:r>
      <w:r>
        <w:rPr>
          <w:spacing w:val="-13"/>
        </w:rPr>
        <w:t xml:space="preserve"> </w:t>
      </w:r>
      <w:r>
        <w:t>as</w:t>
      </w:r>
      <w:r>
        <w:rPr>
          <w:spacing w:val="-13"/>
        </w:rPr>
        <w:t xml:space="preserve"> </w:t>
      </w:r>
      <w:r>
        <w:t>a</w:t>
      </w:r>
      <w:r>
        <w:rPr>
          <w:spacing w:val="-12"/>
        </w:rPr>
        <w:t xml:space="preserve"> </w:t>
      </w:r>
      <w:r>
        <w:t>very</w:t>
      </w:r>
      <w:r>
        <w:rPr>
          <w:spacing w:val="-13"/>
        </w:rPr>
        <w:t xml:space="preserve"> </w:t>
      </w:r>
      <w:r>
        <w:t>basic</w:t>
      </w:r>
      <w:r>
        <w:rPr>
          <w:spacing w:val="-13"/>
        </w:rPr>
        <w:t xml:space="preserve"> </w:t>
      </w:r>
      <w:r>
        <w:t>entry</w:t>
      </w:r>
      <w:r>
        <w:rPr>
          <w:spacing w:val="-13"/>
        </w:rPr>
        <w:t xml:space="preserve"> </w:t>
      </w:r>
      <w:r>
        <w:t xml:space="preserve">point. The </w:t>
      </w:r>
      <w:proofErr w:type="spellStart"/>
      <w:r>
        <w:t>analysed</w:t>
      </w:r>
      <w:proofErr w:type="spellEnd"/>
      <w:r>
        <w:t xml:space="preserve"> values currently originate from only one </w:t>
      </w:r>
      <w:proofErr w:type="spellStart"/>
      <w:r>
        <w:t>infoblock</w:t>
      </w:r>
      <w:proofErr w:type="spellEnd"/>
      <w:r>
        <w:t>.</w:t>
      </w:r>
    </w:p>
    <w:p w14:paraId="6FCCCC7F" w14:textId="77777777" w:rsidR="000900B5" w:rsidRDefault="00000000">
      <w:pPr>
        <w:pStyle w:val="BodyText"/>
        <w:spacing w:line="216" w:lineRule="auto"/>
        <w:ind w:left="142" w:right="848" w:firstLine="218"/>
        <w:jc w:val="both"/>
      </w:pPr>
      <w:r>
        <w:t>As a possible next step, the values could also be compared to third-party systems or to different in-</w:t>
      </w:r>
      <w:proofErr w:type="spellStart"/>
      <w:r>
        <w:t>foblocks</w:t>
      </w:r>
      <w:proofErr w:type="spellEnd"/>
      <w:r>
        <w:t>.</w:t>
      </w:r>
      <w:r>
        <w:rPr>
          <w:spacing w:val="40"/>
        </w:rPr>
        <w:t xml:space="preserve"> </w:t>
      </w:r>
      <w:r>
        <w:t xml:space="preserve">The </w:t>
      </w:r>
      <w:proofErr w:type="spellStart"/>
      <w:r>
        <w:t>infoblock</w:t>
      </w:r>
      <w:proofErr w:type="spellEnd"/>
      <w:r>
        <w:t xml:space="preserve"> Processing of Shipments (</w:t>
      </w:r>
      <w:proofErr w:type="spellStart"/>
      <w:r>
        <w:t>Sendungsverarbeitung</w:t>
      </w:r>
      <w:proofErr w:type="spellEnd"/>
      <w:r>
        <w:t>) could be compared to the in-</w:t>
      </w:r>
      <w:proofErr w:type="spellStart"/>
      <w:r>
        <w:t>foblock</w:t>
      </w:r>
      <w:proofErr w:type="spellEnd"/>
      <w:r>
        <w:t xml:space="preserve"> Plant Statistics (</w:t>
      </w:r>
      <w:proofErr w:type="spellStart"/>
      <w:r>
        <w:t>Anlagestatistik</w:t>
      </w:r>
      <w:proofErr w:type="spellEnd"/>
      <w:r>
        <w:t>).</w:t>
      </w:r>
    </w:p>
    <w:p w14:paraId="6FCCCC80" w14:textId="77777777" w:rsidR="000900B5" w:rsidRDefault="00000000">
      <w:pPr>
        <w:pStyle w:val="BodyText"/>
        <w:spacing w:line="277" w:lineRule="exact"/>
        <w:ind w:left="360"/>
        <w:jc w:val="both"/>
      </w:pPr>
      <w:r>
        <w:rPr>
          <w:spacing w:val="-2"/>
        </w:rPr>
        <w:t>Further checks would include data</w:t>
      </w:r>
      <w:r>
        <w:rPr>
          <w:spacing w:val="-1"/>
        </w:rPr>
        <w:t xml:space="preserve"> </w:t>
      </w:r>
      <w:r>
        <w:rPr>
          <w:spacing w:val="-2"/>
        </w:rPr>
        <w:t>verification:</w:t>
      </w:r>
    </w:p>
    <w:p w14:paraId="6FCCCC81" w14:textId="77777777" w:rsidR="000900B5" w:rsidRDefault="00000000">
      <w:pPr>
        <w:pStyle w:val="BodyText"/>
        <w:spacing w:before="113"/>
        <w:ind w:left="409"/>
        <w:jc w:val="both"/>
      </w:pPr>
      <w:r>
        <w:rPr>
          <w:rFonts w:ascii="Lucida Sans Unicode" w:hAnsi="Lucida Sans Unicode"/>
          <w:color w:val="FAC300"/>
          <w:position w:val="2"/>
        </w:rPr>
        <w:t>▶</w:t>
      </w:r>
      <w:r>
        <w:rPr>
          <w:rFonts w:ascii="Lucida Sans Unicode" w:hAnsi="Lucida Sans Unicode"/>
          <w:color w:val="FAC300"/>
          <w:spacing w:val="19"/>
          <w:position w:val="2"/>
        </w:rPr>
        <w:t xml:space="preserve"> </w:t>
      </w:r>
      <w:r>
        <w:t>Verification</w:t>
      </w:r>
      <w:r>
        <w:rPr>
          <w:spacing w:val="-10"/>
        </w:rPr>
        <w:t xml:space="preserve"> </w:t>
      </w:r>
      <w:r>
        <w:t>that</w:t>
      </w:r>
      <w:r>
        <w:rPr>
          <w:spacing w:val="-11"/>
        </w:rPr>
        <w:t xml:space="preserve"> </w:t>
      </w:r>
      <w:r>
        <w:t>the</w:t>
      </w:r>
      <w:r>
        <w:rPr>
          <w:spacing w:val="-10"/>
        </w:rPr>
        <w:t xml:space="preserve"> </w:t>
      </w:r>
      <w:r>
        <w:t>values</w:t>
      </w:r>
      <w:r>
        <w:rPr>
          <w:spacing w:val="-10"/>
        </w:rPr>
        <w:t xml:space="preserve"> </w:t>
      </w:r>
      <w:r>
        <w:t>are</w:t>
      </w:r>
      <w:r>
        <w:rPr>
          <w:spacing w:val="-10"/>
        </w:rPr>
        <w:t xml:space="preserve"> </w:t>
      </w:r>
      <w:r>
        <w:t>of</w:t>
      </w:r>
      <w:r>
        <w:rPr>
          <w:spacing w:val="-10"/>
        </w:rPr>
        <w:t xml:space="preserve"> </w:t>
      </w:r>
      <w:r>
        <w:t>the</w:t>
      </w:r>
      <w:r>
        <w:rPr>
          <w:spacing w:val="-10"/>
        </w:rPr>
        <w:t xml:space="preserve"> </w:t>
      </w:r>
      <w:r>
        <w:t>expected</w:t>
      </w:r>
      <w:r>
        <w:rPr>
          <w:spacing w:val="-10"/>
        </w:rPr>
        <w:t xml:space="preserve"> </w:t>
      </w:r>
      <w:r>
        <w:t>type,</w:t>
      </w:r>
      <w:r>
        <w:rPr>
          <w:spacing w:val="-11"/>
        </w:rPr>
        <w:t xml:space="preserve"> </w:t>
      </w:r>
      <w:r>
        <w:t>e.g.</w:t>
      </w:r>
      <w:r>
        <w:rPr>
          <w:spacing w:val="-2"/>
        </w:rPr>
        <w:t xml:space="preserve"> </w:t>
      </w:r>
      <w:r>
        <w:t>dates</w:t>
      </w:r>
      <w:r>
        <w:rPr>
          <w:spacing w:val="-10"/>
        </w:rPr>
        <w:t xml:space="preserve"> </w:t>
      </w:r>
      <w:r>
        <w:t>in</w:t>
      </w:r>
      <w:r>
        <w:rPr>
          <w:spacing w:val="-11"/>
        </w:rPr>
        <w:t xml:space="preserve"> </w:t>
      </w:r>
      <w:r>
        <w:t>date</w:t>
      </w:r>
      <w:r>
        <w:rPr>
          <w:spacing w:val="-10"/>
        </w:rPr>
        <w:t xml:space="preserve"> </w:t>
      </w:r>
      <w:r>
        <w:rPr>
          <w:spacing w:val="-2"/>
        </w:rPr>
        <w:t>columns</w:t>
      </w:r>
    </w:p>
    <w:p w14:paraId="6FCCCC82" w14:textId="77777777" w:rsidR="000900B5" w:rsidRDefault="00000000">
      <w:pPr>
        <w:pStyle w:val="BodyText"/>
        <w:spacing w:before="112"/>
        <w:ind w:left="409"/>
        <w:jc w:val="both"/>
      </w:pPr>
      <w:r>
        <w:rPr>
          <w:rFonts w:ascii="Lucida Sans Unicode" w:hAnsi="Lucida Sans Unicode"/>
          <w:color w:val="FAC300"/>
          <w:position w:val="2"/>
        </w:rPr>
        <w:t>▶</w:t>
      </w:r>
      <w:r>
        <w:rPr>
          <w:rFonts w:ascii="Lucida Sans Unicode" w:hAnsi="Lucida Sans Unicode"/>
          <w:color w:val="FAC300"/>
          <w:spacing w:val="18"/>
          <w:position w:val="2"/>
        </w:rPr>
        <w:t xml:space="preserve"> </w:t>
      </w:r>
      <w:r>
        <w:t>Validation</w:t>
      </w:r>
      <w:r>
        <w:rPr>
          <w:spacing w:val="-11"/>
        </w:rPr>
        <w:t xml:space="preserve"> </w:t>
      </w:r>
      <w:r>
        <w:t>of</w:t>
      </w:r>
      <w:r>
        <w:rPr>
          <w:spacing w:val="-11"/>
        </w:rPr>
        <w:t xml:space="preserve"> </w:t>
      </w:r>
      <w:r>
        <w:rPr>
          <w:spacing w:val="-2"/>
        </w:rPr>
        <w:t>ranges</w:t>
      </w:r>
    </w:p>
    <w:p w14:paraId="6FCCCC83" w14:textId="77777777" w:rsidR="000900B5" w:rsidRDefault="00000000">
      <w:pPr>
        <w:pStyle w:val="BodyText"/>
        <w:spacing w:before="168" w:line="216" w:lineRule="auto"/>
        <w:ind w:left="142" w:right="848" w:firstLine="218"/>
        <w:jc w:val="both"/>
      </w:pPr>
      <w:r>
        <w:t>An</w:t>
      </w:r>
      <w:r>
        <w:rPr>
          <w:spacing w:val="-2"/>
        </w:rPr>
        <w:t xml:space="preserve"> </w:t>
      </w:r>
      <w:r>
        <w:t>example</w:t>
      </w:r>
      <w:r>
        <w:rPr>
          <w:spacing w:val="-2"/>
        </w:rPr>
        <w:t xml:space="preserve"> </w:t>
      </w:r>
      <w:r>
        <w:t>of</w:t>
      </w:r>
      <w:r>
        <w:rPr>
          <w:spacing w:val="-2"/>
        </w:rPr>
        <w:t xml:space="preserve"> </w:t>
      </w:r>
      <w:r>
        <w:t>validation</w:t>
      </w:r>
      <w:r>
        <w:rPr>
          <w:spacing w:val="-2"/>
        </w:rPr>
        <w:t xml:space="preserve"> </w:t>
      </w:r>
      <w:r>
        <w:t>would</w:t>
      </w:r>
      <w:r>
        <w:rPr>
          <w:spacing w:val="-2"/>
        </w:rPr>
        <w:t xml:space="preserve"> </w:t>
      </w:r>
      <w:r>
        <w:t>be</w:t>
      </w:r>
      <w:r>
        <w:rPr>
          <w:spacing w:val="-2"/>
        </w:rPr>
        <w:t xml:space="preserve"> </w:t>
      </w:r>
      <w:r>
        <w:t>the</w:t>
      </w:r>
      <w:r>
        <w:rPr>
          <w:spacing w:val="-2"/>
        </w:rPr>
        <w:t xml:space="preserve"> </w:t>
      </w:r>
      <w:r>
        <w:t>comparison</w:t>
      </w:r>
      <w:r>
        <w:rPr>
          <w:spacing w:val="-2"/>
        </w:rPr>
        <w:t xml:space="preserve"> </w:t>
      </w:r>
      <w:r>
        <w:t>of</w:t>
      </w:r>
      <w:r>
        <w:rPr>
          <w:spacing w:val="-2"/>
        </w:rPr>
        <w:t xml:space="preserve"> </w:t>
      </w:r>
      <w:r>
        <w:t>parcel</w:t>
      </w:r>
      <w:r>
        <w:rPr>
          <w:spacing w:val="-2"/>
        </w:rPr>
        <w:t xml:space="preserve"> </w:t>
      </w:r>
      <w:r>
        <w:t>dimensions</w:t>
      </w:r>
      <w:r>
        <w:rPr>
          <w:spacing w:val="-2"/>
        </w:rPr>
        <w:t xml:space="preserve"> </w:t>
      </w:r>
      <w:r>
        <w:t>to</w:t>
      </w:r>
      <w:r>
        <w:rPr>
          <w:spacing w:val="-2"/>
        </w:rPr>
        <w:t xml:space="preserve"> </w:t>
      </w:r>
      <w:r>
        <w:t>expected</w:t>
      </w:r>
      <w:r>
        <w:rPr>
          <w:spacing w:val="-2"/>
        </w:rPr>
        <w:t xml:space="preserve"> </w:t>
      </w:r>
      <w:r>
        <w:t>dimensions.</w:t>
      </w:r>
      <w:r>
        <w:rPr>
          <w:spacing w:val="21"/>
        </w:rPr>
        <w:t xml:space="preserve"> </w:t>
      </w:r>
      <w:r>
        <w:t xml:space="preserve">For instance, a length of 3 meters is not possible on the automatic sorter engines, or a weight above 30 </w:t>
      </w:r>
      <w:proofErr w:type="gramStart"/>
      <w:r>
        <w:t>kilo-grams</w:t>
      </w:r>
      <w:proofErr w:type="gramEnd"/>
      <w:r>
        <w:rPr>
          <w:spacing w:val="-12"/>
        </w:rPr>
        <w:t xml:space="preserve"> </w:t>
      </w:r>
      <w:r>
        <w:t>exceeds</w:t>
      </w:r>
      <w:r>
        <w:rPr>
          <w:spacing w:val="-12"/>
        </w:rPr>
        <w:t xml:space="preserve"> </w:t>
      </w:r>
      <w:r>
        <w:t>the</w:t>
      </w:r>
      <w:r>
        <w:rPr>
          <w:spacing w:val="-12"/>
        </w:rPr>
        <w:t xml:space="preserve"> </w:t>
      </w:r>
      <w:r>
        <w:t>machine</w:t>
      </w:r>
      <w:r>
        <w:rPr>
          <w:spacing w:val="-12"/>
        </w:rPr>
        <w:t xml:space="preserve"> </w:t>
      </w:r>
      <w:r>
        <w:t>limits.</w:t>
      </w:r>
      <w:r>
        <w:rPr>
          <w:spacing w:val="-4"/>
        </w:rPr>
        <w:t xml:space="preserve"> </w:t>
      </w:r>
      <w:r>
        <w:t>These</w:t>
      </w:r>
      <w:r>
        <w:rPr>
          <w:spacing w:val="-12"/>
        </w:rPr>
        <w:t xml:space="preserve"> </w:t>
      </w:r>
      <w:r>
        <w:t>dimension</w:t>
      </w:r>
      <w:r>
        <w:rPr>
          <w:spacing w:val="-12"/>
        </w:rPr>
        <w:t xml:space="preserve"> </w:t>
      </w:r>
      <w:r>
        <w:t>values</w:t>
      </w:r>
      <w:r>
        <w:rPr>
          <w:spacing w:val="-12"/>
        </w:rPr>
        <w:t xml:space="preserve"> </w:t>
      </w:r>
      <w:r>
        <w:t>are</w:t>
      </w:r>
      <w:r>
        <w:rPr>
          <w:spacing w:val="-12"/>
        </w:rPr>
        <w:t xml:space="preserve"> </w:t>
      </w:r>
      <w:r>
        <w:t>provided</w:t>
      </w:r>
      <w:r>
        <w:rPr>
          <w:spacing w:val="-12"/>
        </w:rPr>
        <w:t xml:space="preserve"> </w:t>
      </w:r>
      <w:r>
        <w:t>by</w:t>
      </w:r>
      <w:r>
        <w:rPr>
          <w:spacing w:val="-12"/>
        </w:rPr>
        <w:t xml:space="preserve"> </w:t>
      </w:r>
      <w:r>
        <w:t>the</w:t>
      </w:r>
      <w:r>
        <w:rPr>
          <w:spacing w:val="-12"/>
        </w:rPr>
        <w:t xml:space="preserve"> </w:t>
      </w:r>
      <w:r>
        <w:t>DWS</w:t>
      </w:r>
      <w:r>
        <w:rPr>
          <w:spacing w:val="-12"/>
        </w:rPr>
        <w:t xml:space="preserve"> </w:t>
      </w:r>
      <w:r>
        <w:t>scanners,</w:t>
      </w:r>
      <w:r>
        <w:rPr>
          <w:spacing w:val="-12"/>
        </w:rPr>
        <w:t xml:space="preserve"> </w:t>
      </w:r>
      <w:r>
        <w:t>which</w:t>
      </w:r>
      <w:r>
        <w:rPr>
          <w:spacing w:val="-12"/>
        </w:rPr>
        <w:t xml:space="preserve"> </w:t>
      </w:r>
      <w:r>
        <w:t>are positioned directly on the sorter after the submit areas where parcels are added.</w:t>
      </w:r>
    </w:p>
    <w:p w14:paraId="6FCCCC84" w14:textId="77777777" w:rsidR="000900B5" w:rsidRDefault="00000000">
      <w:pPr>
        <w:pStyle w:val="BodyText"/>
        <w:spacing w:line="216" w:lineRule="auto"/>
        <w:ind w:left="142" w:right="848" w:firstLine="218"/>
        <w:jc w:val="both"/>
      </w:pPr>
      <w:r>
        <w:t>Furthermore,</w:t>
      </w:r>
      <w:r>
        <w:rPr>
          <w:spacing w:val="-8"/>
        </w:rPr>
        <w:t xml:space="preserve"> </w:t>
      </w:r>
      <w:r>
        <w:t>the</w:t>
      </w:r>
      <w:r>
        <w:rPr>
          <w:spacing w:val="-9"/>
        </w:rPr>
        <w:t xml:space="preserve"> </w:t>
      </w:r>
      <w:r>
        <w:t>current</w:t>
      </w:r>
      <w:r>
        <w:rPr>
          <w:spacing w:val="-9"/>
        </w:rPr>
        <w:t xml:space="preserve"> </w:t>
      </w:r>
      <w:r>
        <w:t>daily</w:t>
      </w:r>
      <w:r>
        <w:rPr>
          <w:spacing w:val="-9"/>
        </w:rPr>
        <w:t xml:space="preserve"> </w:t>
      </w:r>
      <w:r>
        <w:t>checks</w:t>
      </w:r>
      <w:r>
        <w:rPr>
          <w:spacing w:val="-9"/>
        </w:rPr>
        <w:t xml:space="preserve"> </w:t>
      </w:r>
      <w:r>
        <w:t>may</w:t>
      </w:r>
      <w:r>
        <w:rPr>
          <w:spacing w:val="-9"/>
        </w:rPr>
        <w:t xml:space="preserve"> </w:t>
      </w:r>
      <w:r>
        <w:t>be</w:t>
      </w:r>
      <w:r>
        <w:rPr>
          <w:spacing w:val="-9"/>
        </w:rPr>
        <w:t xml:space="preserve"> </w:t>
      </w:r>
      <w:r>
        <w:t>increased</w:t>
      </w:r>
      <w:r>
        <w:rPr>
          <w:spacing w:val="-9"/>
        </w:rPr>
        <w:t xml:space="preserve"> </w:t>
      </w:r>
      <w:r>
        <w:t>to</w:t>
      </w:r>
      <w:r>
        <w:rPr>
          <w:spacing w:val="-9"/>
        </w:rPr>
        <w:t xml:space="preserve"> </w:t>
      </w:r>
      <w:r>
        <w:t>hourly</w:t>
      </w:r>
      <w:r>
        <w:rPr>
          <w:spacing w:val="-9"/>
        </w:rPr>
        <w:t xml:space="preserve"> </w:t>
      </w:r>
      <w:r>
        <w:t>checks;</w:t>
      </w:r>
      <w:r>
        <w:rPr>
          <w:spacing w:val="-7"/>
        </w:rPr>
        <w:t xml:space="preserve"> </w:t>
      </w:r>
      <w:r>
        <w:t>however,</w:t>
      </w:r>
      <w:r>
        <w:rPr>
          <w:spacing w:val="-8"/>
        </w:rPr>
        <w:t xml:space="preserve"> </w:t>
      </w:r>
      <w:r>
        <w:t>for</w:t>
      </w:r>
      <w:r>
        <w:rPr>
          <w:spacing w:val="-9"/>
        </w:rPr>
        <w:t xml:space="preserve"> </w:t>
      </w:r>
      <w:r>
        <w:t>this</w:t>
      </w:r>
      <w:r>
        <w:rPr>
          <w:spacing w:val="-9"/>
        </w:rPr>
        <w:t xml:space="preserve"> </w:t>
      </w:r>
      <w:r>
        <w:t>it</w:t>
      </w:r>
      <w:r>
        <w:rPr>
          <w:spacing w:val="-9"/>
        </w:rPr>
        <w:t xml:space="preserve"> </w:t>
      </w:r>
      <w:r>
        <w:t>is</w:t>
      </w:r>
      <w:r>
        <w:rPr>
          <w:spacing w:val="-9"/>
        </w:rPr>
        <w:t xml:space="preserve"> </w:t>
      </w:r>
      <w:proofErr w:type="spellStart"/>
      <w:r>
        <w:t>neces-sary</w:t>
      </w:r>
      <w:proofErr w:type="spellEnd"/>
      <w:r>
        <w:t xml:space="preserve"> to know how long it takes for the data to be available in the DWH after the initial scanning event.</w:t>
      </w:r>
    </w:p>
    <w:p w14:paraId="6FCCCC85" w14:textId="77777777" w:rsidR="000900B5" w:rsidRDefault="000900B5">
      <w:pPr>
        <w:pStyle w:val="BodyText"/>
        <w:spacing w:before="43"/>
      </w:pPr>
    </w:p>
    <w:p w14:paraId="6FCCCC86" w14:textId="77777777" w:rsidR="000900B5" w:rsidRDefault="00000000">
      <w:pPr>
        <w:pStyle w:val="Heading2"/>
        <w:ind w:left="142" w:firstLine="0"/>
        <w:jc w:val="both"/>
        <w:rPr>
          <w:b w:val="0"/>
        </w:rPr>
      </w:pPr>
      <w:bookmarkStart w:id="488" w:name="_bookmark80"/>
      <w:bookmarkEnd w:id="488"/>
      <w:r>
        <w:rPr>
          <w:b w:val="0"/>
          <w:color w:val="687D91"/>
          <w:w w:val="85"/>
        </w:rPr>
        <w:t>Meeting</w:t>
      </w:r>
      <w:r>
        <w:rPr>
          <w:b w:val="0"/>
          <w:color w:val="687D91"/>
          <w:spacing w:val="4"/>
        </w:rPr>
        <w:t xml:space="preserve"> </w:t>
      </w:r>
      <w:r>
        <w:rPr>
          <w:b w:val="0"/>
          <w:color w:val="687D91"/>
          <w:w w:val="85"/>
        </w:rPr>
        <w:t>Summary</w:t>
      </w:r>
      <w:r>
        <w:rPr>
          <w:b w:val="0"/>
          <w:color w:val="687D91"/>
          <w:spacing w:val="5"/>
        </w:rPr>
        <w:t xml:space="preserve"> </w:t>
      </w:r>
      <w:r>
        <w:rPr>
          <w:b w:val="0"/>
          <w:color w:val="687D91"/>
          <w:w w:val="85"/>
        </w:rPr>
        <w:t>–</w:t>
      </w:r>
      <w:r>
        <w:rPr>
          <w:b w:val="0"/>
          <w:color w:val="687D91"/>
          <w:spacing w:val="5"/>
        </w:rPr>
        <w:t xml:space="preserve"> </w:t>
      </w:r>
      <w:r>
        <w:rPr>
          <w:b w:val="0"/>
          <w:color w:val="687D91"/>
          <w:w w:val="85"/>
        </w:rPr>
        <w:t>Data</w:t>
      </w:r>
      <w:r>
        <w:rPr>
          <w:b w:val="0"/>
          <w:color w:val="687D91"/>
          <w:spacing w:val="5"/>
        </w:rPr>
        <w:t xml:space="preserve"> </w:t>
      </w:r>
      <w:r>
        <w:rPr>
          <w:b w:val="0"/>
          <w:color w:val="687D91"/>
          <w:w w:val="85"/>
        </w:rPr>
        <w:t>Quality</w:t>
      </w:r>
      <w:r>
        <w:rPr>
          <w:b w:val="0"/>
          <w:color w:val="687D91"/>
          <w:spacing w:val="4"/>
        </w:rPr>
        <w:t xml:space="preserve"> </w:t>
      </w:r>
      <w:r>
        <w:rPr>
          <w:b w:val="0"/>
          <w:color w:val="687D91"/>
          <w:w w:val="85"/>
        </w:rPr>
        <w:t>Team</w:t>
      </w:r>
      <w:r>
        <w:rPr>
          <w:b w:val="0"/>
          <w:color w:val="687D91"/>
          <w:spacing w:val="5"/>
        </w:rPr>
        <w:t xml:space="preserve"> </w:t>
      </w:r>
      <w:r>
        <w:rPr>
          <w:b w:val="0"/>
          <w:color w:val="687D91"/>
          <w:w w:val="85"/>
        </w:rPr>
        <w:t>Use</w:t>
      </w:r>
      <w:r>
        <w:rPr>
          <w:b w:val="0"/>
          <w:color w:val="687D91"/>
          <w:spacing w:val="5"/>
        </w:rPr>
        <w:t xml:space="preserve"> </w:t>
      </w:r>
      <w:r>
        <w:rPr>
          <w:b w:val="0"/>
          <w:color w:val="687D91"/>
          <w:w w:val="85"/>
        </w:rPr>
        <w:t>Case</w:t>
      </w:r>
      <w:r>
        <w:rPr>
          <w:b w:val="0"/>
          <w:color w:val="687D91"/>
          <w:spacing w:val="5"/>
        </w:rPr>
        <w:t xml:space="preserve"> </w:t>
      </w:r>
      <w:r>
        <w:rPr>
          <w:b w:val="0"/>
          <w:color w:val="687D91"/>
          <w:w w:val="85"/>
        </w:rPr>
        <w:t>Presentation</w:t>
      </w:r>
      <w:r>
        <w:rPr>
          <w:b w:val="0"/>
          <w:color w:val="687D91"/>
          <w:spacing w:val="4"/>
        </w:rPr>
        <w:t xml:space="preserve"> </w:t>
      </w:r>
      <w:r>
        <w:rPr>
          <w:b w:val="0"/>
          <w:color w:val="687D91"/>
          <w:spacing w:val="-2"/>
          <w:w w:val="85"/>
        </w:rPr>
        <w:t>(19.11.2025)</w:t>
      </w:r>
    </w:p>
    <w:p w14:paraId="6FCCCC87" w14:textId="77777777" w:rsidR="000900B5" w:rsidRDefault="00000000">
      <w:pPr>
        <w:pStyle w:val="BodyText"/>
        <w:spacing w:before="195" w:line="286" w:lineRule="exact"/>
        <w:ind w:left="142"/>
        <w:jc w:val="both"/>
      </w:pPr>
      <w:r>
        <w:rPr>
          <w:spacing w:val="-2"/>
        </w:rPr>
        <w:t>Meeting</w:t>
      </w:r>
      <w:r>
        <w:rPr>
          <w:spacing w:val="-11"/>
        </w:rPr>
        <w:t xml:space="preserve"> </w:t>
      </w:r>
      <w:r>
        <w:rPr>
          <w:spacing w:val="-2"/>
        </w:rPr>
        <w:t>held</w:t>
      </w:r>
      <w:r>
        <w:rPr>
          <w:spacing w:val="-11"/>
        </w:rPr>
        <w:t xml:space="preserve"> </w:t>
      </w:r>
      <w:r>
        <w:rPr>
          <w:spacing w:val="-2"/>
        </w:rPr>
        <w:t>on:</w:t>
      </w:r>
      <w:r>
        <w:rPr>
          <w:spacing w:val="-6"/>
        </w:rPr>
        <w:t xml:space="preserve"> </w:t>
      </w:r>
      <w:r>
        <w:rPr>
          <w:spacing w:val="-2"/>
        </w:rPr>
        <w:t>19.11.2025</w:t>
      </w:r>
      <w:r>
        <w:rPr>
          <w:spacing w:val="-11"/>
        </w:rPr>
        <w:t xml:space="preserve"> </w:t>
      </w:r>
      <w:r>
        <w:rPr>
          <w:spacing w:val="-2"/>
        </w:rPr>
        <w:t>Participants:</w:t>
      </w:r>
      <w:r>
        <w:rPr>
          <w:spacing w:val="-4"/>
        </w:rPr>
        <w:t xml:space="preserve"> </w:t>
      </w:r>
      <w:r>
        <w:rPr>
          <w:spacing w:val="-2"/>
        </w:rPr>
        <w:t>DQM</w:t>
      </w:r>
      <w:r>
        <w:rPr>
          <w:spacing w:val="-10"/>
        </w:rPr>
        <w:t xml:space="preserve"> </w:t>
      </w:r>
      <w:r>
        <w:rPr>
          <w:spacing w:val="-2"/>
        </w:rPr>
        <w:t>Team,</w:t>
      </w:r>
      <w:r>
        <w:rPr>
          <w:spacing w:val="-11"/>
        </w:rPr>
        <w:t xml:space="preserve"> </w:t>
      </w:r>
      <w:r>
        <w:rPr>
          <w:spacing w:val="-2"/>
        </w:rPr>
        <w:t>Project</w:t>
      </w:r>
      <w:r>
        <w:rPr>
          <w:spacing w:val="-11"/>
        </w:rPr>
        <w:t xml:space="preserve"> </w:t>
      </w:r>
      <w:r>
        <w:rPr>
          <w:spacing w:val="-2"/>
        </w:rPr>
        <w:t>Staff</w:t>
      </w:r>
    </w:p>
    <w:p w14:paraId="6FCCCC88" w14:textId="77777777" w:rsidR="000900B5" w:rsidRDefault="00000000">
      <w:pPr>
        <w:pStyle w:val="BodyText"/>
        <w:spacing w:before="8" w:line="216" w:lineRule="auto"/>
        <w:ind w:left="142" w:right="848" w:firstLine="218"/>
        <w:jc w:val="both"/>
      </w:pPr>
      <w:r>
        <w:t>A meeting with the DQM team was held on 19.11.2025.</w:t>
      </w:r>
      <w:r>
        <w:rPr>
          <w:spacing w:val="40"/>
        </w:rPr>
        <w:t xml:space="preserve"> </w:t>
      </w:r>
      <w:r>
        <w:t>The goal was to present a first use case with business value. The meeting served to confirm whether the use case is valid for the DQM MVP setup.</w:t>
      </w:r>
    </w:p>
    <w:p w14:paraId="6FCCCC89" w14:textId="77777777" w:rsidR="000900B5" w:rsidRDefault="00000000">
      <w:pPr>
        <w:pStyle w:val="BodyText"/>
        <w:spacing w:line="216" w:lineRule="auto"/>
        <w:ind w:left="142" w:right="848" w:firstLine="218"/>
        <w:jc w:val="both"/>
      </w:pPr>
      <w:r>
        <w:t>The</w:t>
      </w:r>
      <w:r>
        <w:rPr>
          <w:spacing w:val="-4"/>
        </w:rPr>
        <w:t xml:space="preserve"> </w:t>
      </w:r>
      <w:r>
        <w:t>use</w:t>
      </w:r>
      <w:r>
        <w:rPr>
          <w:spacing w:val="-4"/>
        </w:rPr>
        <w:t xml:space="preserve"> </w:t>
      </w:r>
      <w:r>
        <w:t>case</w:t>
      </w:r>
      <w:r>
        <w:rPr>
          <w:spacing w:val="-4"/>
        </w:rPr>
        <w:t xml:space="preserve"> </w:t>
      </w:r>
      <w:r>
        <w:t>was</w:t>
      </w:r>
      <w:r>
        <w:rPr>
          <w:spacing w:val="-4"/>
        </w:rPr>
        <w:t xml:space="preserve"> </w:t>
      </w:r>
      <w:r>
        <w:t>presented</w:t>
      </w:r>
      <w:r>
        <w:rPr>
          <w:spacing w:val="-4"/>
        </w:rPr>
        <w:t xml:space="preserve"> </w:t>
      </w:r>
      <w:r>
        <w:t>based</w:t>
      </w:r>
      <w:r>
        <w:rPr>
          <w:spacing w:val="-4"/>
        </w:rPr>
        <w:t xml:space="preserve"> </w:t>
      </w:r>
      <w:r>
        <w:t>on</w:t>
      </w:r>
      <w:r>
        <w:rPr>
          <w:spacing w:val="-4"/>
        </w:rPr>
        <w:t xml:space="preserve"> </w:t>
      </w:r>
      <w:r>
        <w:t>Confluence</w:t>
      </w:r>
      <w:r>
        <w:rPr>
          <w:spacing w:val="-4"/>
        </w:rPr>
        <w:t xml:space="preserve"> </w:t>
      </w:r>
      <w:r>
        <w:t>documentation.</w:t>
      </w:r>
      <w:r>
        <w:rPr>
          <w:spacing w:val="17"/>
        </w:rPr>
        <w:t xml:space="preserve"> </w:t>
      </w:r>
      <w:r>
        <w:t>First,</w:t>
      </w:r>
      <w:r>
        <w:rPr>
          <w:spacing w:val="-2"/>
        </w:rPr>
        <w:t xml:space="preserve"> </w:t>
      </w:r>
      <w:r>
        <w:t>an</w:t>
      </w:r>
      <w:r>
        <w:rPr>
          <w:spacing w:val="-4"/>
        </w:rPr>
        <w:t xml:space="preserve"> </w:t>
      </w:r>
      <w:r>
        <w:t>introduction</w:t>
      </w:r>
      <w:r>
        <w:rPr>
          <w:spacing w:val="-4"/>
        </w:rPr>
        <w:t xml:space="preserve"> </w:t>
      </w:r>
      <w:r>
        <w:t>explained</w:t>
      </w:r>
      <w:r>
        <w:rPr>
          <w:spacing w:val="-4"/>
        </w:rPr>
        <w:t xml:space="preserve"> </w:t>
      </w:r>
      <w:r>
        <w:t>the current</w:t>
      </w:r>
      <w:r>
        <w:rPr>
          <w:spacing w:val="-4"/>
        </w:rPr>
        <w:t xml:space="preserve"> </w:t>
      </w:r>
      <w:r>
        <w:t>situation</w:t>
      </w:r>
      <w:r>
        <w:rPr>
          <w:spacing w:val="-4"/>
        </w:rPr>
        <w:t xml:space="preserve"> </w:t>
      </w:r>
      <w:r>
        <w:t>for</w:t>
      </w:r>
      <w:r>
        <w:rPr>
          <w:spacing w:val="-4"/>
        </w:rPr>
        <w:t xml:space="preserve"> </w:t>
      </w:r>
      <w:r>
        <w:t>the</w:t>
      </w:r>
      <w:r>
        <w:rPr>
          <w:spacing w:val="-4"/>
        </w:rPr>
        <w:t xml:space="preserve"> </w:t>
      </w:r>
      <w:r>
        <w:t>business</w:t>
      </w:r>
      <w:r>
        <w:rPr>
          <w:spacing w:val="-4"/>
        </w:rPr>
        <w:t xml:space="preserve"> </w:t>
      </w:r>
      <w:r>
        <w:t>running</w:t>
      </w:r>
      <w:r>
        <w:rPr>
          <w:spacing w:val="-4"/>
        </w:rPr>
        <w:t xml:space="preserve"> </w:t>
      </w:r>
      <w:r>
        <w:t>manual</w:t>
      </w:r>
      <w:r>
        <w:rPr>
          <w:spacing w:val="-4"/>
        </w:rPr>
        <w:t xml:space="preserve"> </w:t>
      </w:r>
      <w:r>
        <w:t>checks.</w:t>
      </w:r>
      <w:r>
        <w:rPr>
          <w:spacing w:val="14"/>
        </w:rPr>
        <w:t xml:space="preserve"> </w:t>
      </w:r>
      <w:r>
        <w:t>Then,</w:t>
      </w:r>
      <w:r>
        <w:rPr>
          <w:spacing w:val="-3"/>
        </w:rPr>
        <w:t xml:space="preserve"> </w:t>
      </w:r>
      <w:r>
        <w:t>the</w:t>
      </w:r>
      <w:r>
        <w:rPr>
          <w:spacing w:val="-4"/>
        </w:rPr>
        <w:t xml:space="preserve"> </w:t>
      </w:r>
      <w:r>
        <w:t>data</w:t>
      </w:r>
      <w:r>
        <w:rPr>
          <w:spacing w:val="-4"/>
        </w:rPr>
        <w:t xml:space="preserve"> </w:t>
      </w:r>
      <w:r>
        <w:t>source</w:t>
      </w:r>
      <w:r>
        <w:rPr>
          <w:spacing w:val="-4"/>
        </w:rPr>
        <w:t xml:space="preserve"> </w:t>
      </w:r>
      <w:r>
        <w:t>for</w:t>
      </w:r>
      <w:r>
        <w:rPr>
          <w:spacing w:val="-4"/>
        </w:rPr>
        <w:t xml:space="preserve"> </w:t>
      </w:r>
      <w:r>
        <w:t>the</w:t>
      </w:r>
      <w:r>
        <w:rPr>
          <w:spacing w:val="-4"/>
        </w:rPr>
        <w:t xml:space="preserve"> </w:t>
      </w:r>
      <w:r>
        <w:t>checks</w:t>
      </w:r>
      <w:r>
        <w:rPr>
          <w:spacing w:val="-4"/>
        </w:rPr>
        <w:t xml:space="preserve"> </w:t>
      </w:r>
      <w:r>
        <w:t>was</w:t>
      </w:r>
      <w:r>
        <w:rPr>
          <w:spacing w:val="-4"/>
        </w:rPr>
        <w:t xml:space="preserve"> </w:t>
      </w:r>
      <w:r>
        <w:t>pre-</w:t>
      </w:r>
      <w:proofErr w:type="spellStart"/>
      <w:r>
        <w:rPr>
          <w:spacing w:val="-2"/>
        </w:rPr>
        <w:t>sented</w:t>
      </w:r>
      <w:proofErr w:type="spellEnd"/>
      <w:r>
        <w:rPr>
          <w:spacing w:val="-2"/>
        </w:rPr>
        <w:t>.</w:t>
      </w:r>
    </w:p>
    <w:p w14:paraId="6FCCCC8A" w14:textId="77777777" w:rsidR="000900B5" w:rsidRDefault="00000000">
      <w:pPr>
        <w:pStyle w:val="BodyText"/>
        <w:spacing w:line="277" w:lineRule="exact"/>
        <w:ind w:left="360"/>
        <w:jc w:val="both"/>
      </w:pPr>
      <w:r>
        <w:t>The</w:t>
      </w:r>
      <w:r>
        <w:rPr>
          <w:spacing w:val="-10"/>
        </w:rPr>
        <w:t xml:space="preserve"> </w:t>
      </w:r>
      <w:r>
        <w:t>meeting</w:t>
      </w:r>
      <w:r>
        <w:rPr>
          <w:spacing w:val="-10"/>
        </w:rPr>
        <w:t xml:space="preserve"> </w:t>
      </w:r>
      <w:r>
        <w:t>covered</w:t>
      </w:r>
      <w:r>
        <w:rPr>
          <w:spacing w:val="-10"/>
        </w:rPr>
        <w:t xml:space="preserve"> </w:t>
      </w:r>
      <w:r>
        <w:t>the</w:t>
      </w:r>
      <w:r>
        <w:rPr>
          <w:spacing w:val="-9"/>
        </w:rPr>
        <w:t xml:space="preserve"> </w:t>
      </w:r>
      <w:r>
        <w:t>following</w:t>
      </w:r>
      <w:r>
        <w:rPr>
          <w:spacing w:val="-10"/>
        </w:rPr>
        <w:t xml:space="preserve"> </w:t>
      </w:r>
      <w:r>
        <w:t>main</w:t>
      </w:r>
      <w:r>
        <w:rPr>
          <w:spacing w:val="-10"/>
        </w:rPr>
        <w:t xml:space="preserve"> </w:t>
      </w:r>
      <w:r>
        <w:rPr>
          <w:spacing w:val="-2"/>
        </w:rPr>
        <w:t>points:</w:t>
      </w:r>
    </w:p>
    <w:p w14:paraId="6FCCCC8B" w14:textId="77777777" w:rsidR="000900B5" w:rsidRDefault="00000000">
      <w:pPr>
        <w:pStyle w:val="BodyText"/>
        <w:spacing w:before="114"/>
        <w:ind w:left="409"/>
      </w:pPr>
      <w:r>
        <w:rPr>
          <w:rFonts w:ascii="Lucida Sans Unicode" w:hAnsi="Lucida Sans Unicode"/>
          <w:color w:val="FAC300"/>
          <w:position w:val="2"/>
        </w:rPr>
        <w:t>▶</w:t>
      </w:r>
      <w:r>
        <w:rPr>
          <w:rFonts w:ascii="Lucida Sans Unicode" w:hAnsi="Lucida Sans Unicode"/>
          <w:color w:val="FAC300"/>
          <w:spacing w:val="24"/>
          <w:position w:val="2"/>
        </w:rPr>
        <w:t xml:space="preserve"> </w:t>
      </w:r>
      <w:r>
        <w:t>Presentation</w:t>
      </w:r>
      <w:r>
        <w:rPr>
          <w:spacing w:val="-7"/>
        </w:rPr>
        <w:t xml:space="preserve"> </w:t>
      </w:r>
      <w:r>
        <w:t>of</w:t>
      </w:r>
      <w:r>
        <w:rPr>
          <w:spacing w:val="-7"/>
        </w:rPr>
        <w:t xml:space="preserve"> </w:t>
      </w:r>
      <w:r>
        <w:t>the</w:t>
      </w:r>
      <w:r>
        <w:rPr>
          <w:spacing w:val="-7"/>
        </w:rPr>
        <w:t xml:space="preserve"> </w:t>
      </w:r>
      <w:r>
        <w:t>use</w:t>
      </w:r>
      <w:r>
        <w:rPr>
          <w:spacing w:val="-6"/>
        </w:rPr>
        <w:t xml:space="preserve"> </w:t>
      </w:r>
      <w:r>
        <w:rPr>
          <w:spacing w:val="-4"/>
        </w:rPr>
        <w:t>case</w:t>
      </w:r>
    </w:p>
    <w:p w14:paraId="6FCCCC8C" w14:textId="77777777" w:rsidR="000900B5" w:rsidRDefault="00000000">
      <w:pPr>
        <w:pStyle w:val="BodyText"/>
        <w:spacing w:before="112"/>
        <w:ind w:left="409"/>
      </w:pPr>
      <w:r>
        <w:rPr>
          <w:rFonts w:ascii="Lucida Sans Unicode" w:hAnsi="Lucida Sans Unicode"/>
          <w:color w:val="FAC300"/>
          <w:position w:val="2"/>
        </w:rPr>
        <w:t>▶</w:t>
      </w:r>
      <w:r>
        <w:rPr>
          <w:rFonts w:ascii="Lucida Sans Unicode" w:hAnsi="Lucida Sans Unicode"/>
          <w:color w:val="FAC300"/>
          <w:spacing w:val="17"/>
          <w:position w:val="2"/>
        </w:rPr>
        <w:t xml:space="preserve"> </w:t>
      </w:r>
      <w:r>
        <w:t>Involved</w:t>
      </w:r>
      <w:r>
        <w:rPr>
          <w:spacing w:val="-11"/>
        </w:rPr>
        <w:t xml:space="preserve"> </w:t>
      </w:r>
      <w:r>
        <w:t>systems</w:t>
      </w:r>
      <w:r>
        <w:rPr>
          <w:spacing w:val="-12"/>
        </w:rPr>
        <w:t xml:space="preserve"> </w:t>
      </w:r>
      <w:r>
        <w:t>and</w:t>
      </w:r>
      <w:r>
        <w:rPr>
          <w:spacing w:val="-11"/>
        </w:rPr>
        <w:t xml:space="preserve"> </w:t>
      </w:r>
      <w:r>
        <w:t>data</w:t>
      </w:r>
      <w:r>
        <w:rPr>
          <w:spacing w:val="-11"/>
        </w:rPr>
        <w:t xml:space="preserve"> </w:t>
      </w:r>
      <w:r>
        <w:rPr>
          <w:spacing w:val="-4"/>
        </w:rPr>
        <w:t>flow</w:t>
      </w:r>
    </w:p>
    <w:p w14:paraId="6FCCCC8D" w14:textId="77777777" w:rsidR="000900B5" w:rsidRDefault="00000000">
      <w:pPr>
        <w:pStyle w:val="BodyText"/>
        <w:spacing w:before="113"/>
        <w:ind w:left="409"/>
      </w:pPr>
      <w:r>
        <w:rPr>
          <w:rFonts w:ascii="Lucida Sans Unicode" w:hAnsi="Lucida Sans Unicode"/>
          <w:color w:val="FAC300"/>
          <w:position w:val="2"/>
        </w:rPr>
        <w:t>▶</w:t>
      </w:r>
      <w:r>
        <w:rPr>
          <w:rFonts w:ascii="Lucida Sans Unicode" w:hAnsi="Lucida Sans Unicode"/>
          <w:color w:val="FAC300"/>
          <w:spacing w:val="24"/>
          <w:position w:val="2"/>
        </w:rPr>
        <w:t xml:space="preserve"> </w:t>
      </w:r>
      <w:r>
        <w:t>Possibility</w:t>
      </w:r>
      <w:r>
        <w:rPr>
          <w:spacing w:val="-7"/>
        </w:rPr>
        <w:t xml:space="preserve"> </w:t>
      </w:r>
      <w:r>
        <w:t>to</w:t>
      </w:r>
      <w:r>
        <w:rPr>
          <w:spacing w:val="-8"/>
        </w:rPr>
        <w:t xml:space="preserve"> </w:t>
      </w:r>
      <w:r>
        <w:t>run</w:t>
      </w:r>
      <w:r>
        <w:rPr>
          <w:spacing w:val="-7"/>
        </w:rPr>
        <w:t xml:space="preserve"> </w:t>
      </w:r>
      <w:r>
        <w:t>the</w:t>
      </w:r>
      <w:r>
        <w:rPr>
          <w:spacing w:val="-8"/>
        </w:rPr>
        <w:t xml:space="preserve"> </w:t>
      </w:r>
      <w:r>
        <w:t>check</w:t>
      </w:r>
      <w:r>
        <w:rPr>
          <w:spacing w:val="-8"/>
        </w:rPr>
        <w:t xml:space="preserve"> </w:t>
      </w:r>
      <w:r>
        <w:t>automatically</w:t>
      </w:r>
      <w:r>
        <w:rPr>
          <w:spacing w:val="-7"/>
        </w:rPr>
        <w:t xml:space="preserve"> </w:t>
      </w:r>
      <w:r>
        <w:t>and</w:t>
      </w:r>
      <w:r>
        <w:rPr>
          <w:spacing w:val="-8"/>
        </w:rPr>
        <w:t xml:space="preserve"> </w:t>
      </w:r>
      <w:r>
        <w:t>write</w:t>
      </w:r>
      <w:r>
        <w:rPr>
          <w:spacing w:val="-7"/>
        </w:rPr>
        <w:t xml:space="preserve"> </w:t>
      </w:r>
      <w:r>
        <w:t>data</w:t>
      </w:r>
      <w:r>
        <w:rPr>
          <w:spacing w:val="-8"/>
        </w:rPr>
        <w:t xml:space="preserve"> </w:t>
      </w:r>
      <w:r>
        <w:t>back</w:t>
      </w:r>
      <w:r>
        <w:rPr>
          <w:spacing w:val="-7"/>
        </w:rPr>
        <w:t xml:space="preserve"> </w:t>
      </w:r>
      <w:r>
        <w:t>to</w:t>
      </w:r>
      <w:r>
        <w:rPr>
          <w:spacing w:val="-8"/>
        </w:rPr>
        <w:t xml:space="preserve"> </w:t>
      </w:r>
      <w:r>
        <w:rPr>
          <w:spacing w:val="-5"/>
        </w:rPr>
        <w:t>S3</w:t>
      </w:r>
    </w:p>
    <w:p w14:paraId="6FCCCC8E" w14:textId="77777777" w:rsidR="000900B5" w:rsidRDefault="00000000">
      <w:pPr>
        <w:pStyle w:val="BodyText"/>
        <w:spacing w:before="112"/>
        <w:ind w:left="409"/>
      </w:pPr>
      <w:r>
        <w:rPr>
          <w:rFonts w:ascii="Lucida Sans Unicode" w:hAnsi="Lucida Sans Unicode"/>
          <w:color w:val="FAC300"/>
          <w:position w:val="2"/>
        </w:rPr>
        <w:t>▶</w:t>
      </w:r>
      <w:r>
        <w:rPr>
          <w:rFonts w:ascii="Lucida Sans Unicode" w:hAnsi="Lucida Sans Unicode"/>
          <w:color w:val="FAC300"/>
          <w:spacing w:val="26"/>
          <w:position w:val="2"/>
        </w:rPr>
        <w:t xml:space="preserve"> </w:t>
      </w:r>
      <w:r>
        <w:t>Real-time</w:t>
      </w:r>
      <w:r>
        <w:rPr>
          <w:spacing w:val="-7"/>
        </w:rPr>
        <w:t xml:space="preserve"> </w:t>
      </w:r>
      <w:r>
        <w:t>alarming</w:t>
      </w:r>
      <w:r>
        <w:rPr>
          <w:spacing w:val="-7"/>
        </w:rPr>
        <w:t xml:space="preserve"> </w:t>
      </w:r>
      <w:r>
        <w:t>is</w:t>
      </w:r>
      <w:r>
        <w:rPr>
          <w:spacing w:val="-7"/>
        </w:rPr>
        <w:t xml:space="preserve"> </w:t>
      </w:r>
      <w:r>
        <w:t>out</w:t>
      </w:r>
      <w:r>
        <w:rPr>
          <w:spacing w:val="-7"/>
        </w:rPr>
        <w:t xml:space="preserve"> </w:t>
      </w:r>
      <w:r>
        <w:t>of</w:t>
      </w:r>
      <w:r>
        <w:rPr>
          <w:spacing w:val="-6"/>
        </w:rPr>
        <w:t xml:space="preserve"> </w:t>
      </w:r>
      <w:r>
        <w:t>scope</w:t>
      </w:r>
      <w:r>
        <w:rPr>
          <w:spacing w:val="-7"/>
        </w:rPr>
        <w:t xml:space="preserve"> </w:t>
      </w:r>
      <w:r>
        <w:t>for</w:t>
      </w:r>
      <w:r>
        <w:rPr>
          <w:spacing w:val="-7"/>
        </w:rPr>
        <w:t xml:space="preserve"> </w:t>
      </w:r>
      <w:r>
        <w:t>the</w:t>
      </w:r>
      <w:r>
        <w:rPr>
          <w:spacing w:val="-7"/>
        </w:rPr>
        <w:t xml:space="preserve"> </w:t>
      </w:r>
      <w:r>
        <w:t>MVP</w:t>
      </w:r>
      <w:r>
        <w:rPr>
          <w:spacing w:val="-7"/>
        </w:rPr>
        <w:t xml:space="preserve"> </w:t>
      </w:r>
      <w:r>
        <w:t>of</w:t>
      </w:r>
      <w:r>
        <w:rPr>
          <w:spacing w:val="-7"/>
        </w:rPr>
        <w:t xml:space="preserve"> </w:t>
      </w:r>
      <w:r>
        <w:t>the</w:t>
      </w:r>
      <w:r>
        <w:rPr>
          <w:spacing w:val="-7"/>
        </w:rPr>
        <w:t xml:space="preserve"> </w:t>
      </w:r>
      <w:r>
        <w:t>DQM</w:t>
      </w:r>
      <w:r>
        <w:rPr>
          <w:spacing w:val="-6"/>
        </w:rPr>
        <w:t xml:space="preserve"> </w:t>
      </w:r>
      <w:r>
        <w:rPr>
          <w:spacing w:val="-4"/>
        </w:rPr>
        <w:t>team</w:t>
      </w:r>
    </w:p>
    <w:p w14:paraId="6FCCCC8F" w14:textId="77777777" w:rsidR="000900B5" w:rsidRDefault="00000000">
      <w:pPr>
        <w:pStyle w:val="BodyText"/>
        <w:spacing w:before="168" w:line="216" w:lineRule="auto"/>
        <w:ind w:left="142" w:right="848" w:firstLine="218"/>
        <w:jc w:val="both"/>
      </w:pPr>
      <w:r>
        <w:t>The</w:t>
      </w:r>
      <w:r>
        <w:rPr>
          <w:spacing w:val="-7"/>
        </w:rPr>
        <w:t xml:space="preserve"> </w:t>
      </w:r>
      <w:r>
        <w:t>meeting</w:t>
      </w:r>
      <w:r>
        <w:rPr>
          <w:spacing w:val="-7"/>
        </w:rPr>
        <w:t xml:space="preserve"> </w:t>
      </w:r>
      <w:r>
        <w:t>was</w:t>
      </w:r>
      <w:r>
        <w:rPr>
          <w:spacing w:val="-7"/>
        </w:rPr>
        <w:t xml:space="preserve"> </w:t>
      </w:r>
      <w:r>
        <w:t>initially</w:t>
      </w:r>
      <w:r>
        <w:rPr>
          <w:spacing w:val="-7"/>
        </w:rPr>
        <w:t xml:space="preserve"> </w:t>
      </w:r>
      <w:r>
        <w:t>scheduled</w:t>
      </w:r>
      <w:r>
        <w:rPr>
          <w:spacing w:val="-7"/>
        </w:rPr>
        <w:t xml:space="preserve"> </w:t>
      </w:r>
      <w:r>
        <w:t>for</w:t>
      </w:r>
      <w:r>
        <w:rPr>
          <w:spacing w:val="-7"/>
        </w:rPr>
        <w:t xml:space="preserve"> </w:t>
      </w:r>
      <w:r>
        <w:t>an</w:t>
      </w:r>
      <w:r>
        <w:rPr>
          <w:spacing w:val="-7"/>
        </w:rPr>
        <w:t xml:space="preserve"> </w:t>
      </w:r>
      <w:r>
        <w:t>earlier</w:t>
      </w:r>
      <w:r>
        <w:rPr>
          <w:spacing w:val="-7"/>
        </w:rPr>
        <w:t xml:space="preserve"> </w:t>
      </w:r>
      <w:r>
        <w:t>date</w:t>
      </w:r>
      <w:r>
        <w:rPr>
          <w:spacing w:val="-7"/>
        </w:rPr>
        <w:t xml:space="preserve"> </w:t>
      </w:r>
      <w:r>
        <w:t>but</w:t>
      </w:r>
      <w:r>
        <w:rPr>
          <w:spacing w:val="-7"/>
        </w:rPr>
        <w:t xml:space="preserve"> </w:t>
      </w:r>
      <w:r>
        <w:t>was</w:t>
      </w:r>
      <w:r>
        <w:rPr>
          <w:spacing w:val="-7"/>
        </w:rPr>
        <w:t xml:space="preserve"> </w:t>
      </w:r>
      <w:r>
        <w:t>postponed. The</w:t>
      </w:r>
      <w:r>
        <w:rPr>
          <w:spacing w:val="-7"/>
        </w:rPr>
        <w:t xml:space="preserve"> </w:t>
      </w:r>
      <w:r>
        <w:t>meeting</w:t>
      </w:r>
      <w:r>
        <w:rPr>
          <w:spacing w:val="-7"/>
        </w:rPr>
        <w:t xml:space="preserve"> </w:t>
      </w:r>
      <w:r>
        <w:t>confirmed</w:t>
      </w:r>
      <w:r>
        <w:rPr>
          <w:spacing w:val="-7"/>
        </w:rPr>
        <w:t xml:space="preserve"> </w:t>
      </w:r>
      <w:r>
        <w:t>the feasibility</w:t>
      </w:r>
      <w:r>
        <w:rPr>
          <w:spacing w:val="-1"/>
        </w:rPr>
        <w:t xml:space="preserve"> </w:t>
      </w:r>
      <w:r>
        <w:t>of the</w:t>
      </w:r>
      <w:r>
        <w:rPr>
          <w:spacing w:val="-1"/>
        </w:rPr>
        <w:t xml:space="preserve"> </w:t>
      </w:r>
      <w:r>
        <w:t>use</w:t>
      </w:r>
      <w:r>
        <w:rPr>
          <w:spacing w:val="-1"/>
        </w:rPr>
        <w:t xml:space="preserve"> </w:t>
      </w:r>
      <w:r>
        <w:t>case</w:t>
      </w:r>
      <w:r>
        <w:rPr>
          <w:spacing w:val="-1"/>
        </w:rPr>
        <w:t xml:space="preserve"> </w:t>
      </w:r>
      <w:r>
        <w:t>but pointed</w:t>
      </w:r>
      <w:r>
        <w:rPr>
          <w:spacing w:val="-1"/>
        </w:rPr>
        <w:t xml:space="preserve"> </w:t>
      </w:r>
      <w:r>
        <w:t>out</w:t>
      </w:r>
      <w:r>
        <w:rPr>
          <w:spacing w:val="-1"/>
        </w:rPr>
        <w:t xml:space="preserve"> </w:t>
      </w:r>
      <w:r>
        <w:t>that the</w:t>
      </w:r>
      <w:r>
        <w:rPr>
          <w:spacing w:val="-1"/>
        </w:rPr>
        <w:t xml:space="preserve"> </w:t>
      </w:r>
      <w:r>
        <w:t>checks</w:t>
      </w:r>
      <w:r>
        <w:rPr>
          <w:spacing w:val="-1"/>
        </w:rPr>
        <w:t xml:space="preserve"> </w:t>
      </w:r>
      <w:r>
        <w:t>need to</w:t>
      </w:r>
      <w:r>
        <w:rPr>
          <w:spacing w:val="-1"/>
        </w:rPr>
        <w:t xml:space="preserve"> </w:t>
      </w:r>
      <w:r>
        <w:t>be</w:t>
      </w:r>
      <w:r>
        <w:rPr>
          <w:spacing w:val="-1"/>
        </w:rPr>
        <w:t xml:space="preserve"> </w:t>
      </w:r>
      <w:proofErr w:type="spellStart"/>
      <w:r>
        <w:t>generalised</w:t>
      </w:r>
      <w:proofErr w:type="spellEnd"/>
      <w:r>
        <w:rPr>
          <w:spacing w:val="-1"/>
        </w:rPr>
        <w:t xml:space="preserve"> </w:t>
      </w:r>
      <w:r>
        <w:t>so that</w:t>
      </w:r>
      <w:r>
        <w:rPr>
          <w:spacing w:val="-1"/>
        </w:rPr>
        <w:t xml:space="preserve"> </w:t>
      </w:r>
      <w:r>
        <w:t>rules</w:t>
      </w:r>
      <w:r>
        <w:rPr>
          <w:spacing w:val="-1"/>
        </w:rPr>
        <w:t xml:space="preserve"> </w:t>
      </w:r>
      <w:r>
        <w:t>created for these checks can be reused in further checks.</w:t>
      </w:r>
    </w:p>
    <w:p w14:paraId="6FCCCC90" w14:textId="77777777" w:rsidR="000900B5" w:rsidRDefault="000900B5">
      <w:pPr>
        <w:pStyle w:val="BodyText"/>
        <w:spacing w:line="216" w:lineRule="auto"/>
        <w:jc w:val="both"/>
        <w:sectPr w:rsidR="000900B5">
          <w:headerReference w:type="default" r:id="rId130"/>
          <w:footerReference w:type="default" r:id="rId131"/>
          <w:pgSz w:w="11910" w:h="16840"/>
          <w:pgMar w:top="1660" w:right="0" w:bottom="180" w:left="708" w:header="0" w:footer="0" w:gutter="0"/>
          <w:pgNumType w:start="49"/>
          <w:cols w:space="720"/>
        </w:sectPr>
      </w:pPr>
    </w:p>
    <w:p w14:paraId="6FCCCC91" w14:textId="77777777" w:rsidR="000900B5" w:rsidRDefault="00000000">
      <w:pPr>
        <w:pStyle w:val="Heading2"/>
        <w:numPr>
          <w:ilvl w:val="1"/>
          <w:numId w:val="1"/>
        </w:numPr>
        <w:tabs>
          <w:tab w:val="left" w:pos="651"/>
        </w:tabs>
        <w:spacing w:before="76"/>
        <w:ind w:left="651" w:hanging="651"/>
        <w:rPr>
          <w:b w:val="0"/>
        </w:rPr>
      </w:pPr>
      <w:r>
        <w:rPr>
          <w:b w:val="0"/>
          <w:noProof/>
        </w:rPr>
        <w:lastRenderedPageBreak/>
        <mc:AlternateContent>
          <mc:Choice Requires="wps">
            <w:drawing>
              <wp:anchor distT="0" distB="0" distL="0" distR="0" simplePos="0" relativeHeight="485744128" behindDoc="1" locked="0" layoutInCell="1" allowOverlap="1" wp14:anchorId="6FCCCDA2" wp14:editId="6FCCCDA3">
                <wp:simplePos x="0" y="0"/>
                <wp:positionH relativeFrom="page">
                  <wp:posOffset>10407586</wp:posOffset>
                </wp:positionH>
                <wp:positionV relativeFrom="page">
                  <wp:posOffset>540004</wp:posOffset>
                </wp:positionV>
                <wp:extent cx="1270" cy="6480175"/>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80175"/>
                        </a:xfrm>
                        <a:custGeom>
                          <a:avLst/>
                          <a:gdLst/>
                          <a:ahLst/>
                          <a:cxnLst/>
                          <a:rect l="l" t="t" r="r" b="b"/>
                          <a:pathLst>
                            <a:path h="6480175">
                              <a:moveTo>
                                <a:pt x="0" y="0"/>
                              </a:moveTo>
                              <a:lnTo>
                                <a:pt x="0" y="6479997"/>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72352" from="819.494995pt,42.52pt" to="819.494995pt,552.756pt" stroked="true" strokeweight=".398pt" strokecolor="#687d91">
                <v:stroke dashstyle="solid"/>
                <w10:wrap type="none"/>
              </v:line>
            </w:pict>
          </mc:Fallback>
        </mc:AlternateContent>
      </w:r>
      <w:r>
        <w:rPr>
          <w:b w:val="0"/>
          <w:noProof/>
        </w:rPr>
        <mc:AlternateContent>
          <mc:Choice Requires="wps">
            <w:drawing>
              <wp:anchor distT="0" distB="0" distL="0" distR="0" simplePos="0" relativeHeight="15746048" behindDoc="0" locked="0" layoutInCell="1" allowOverlap="1" wp14:anchorId="6FCCCDA4" wp14:editId="6FCCCDA5">
                <wp:simplePos x="0" y="0"/>
                <wp:positionH relativeFrom="page">
                  <wp:posOffset>10411526</wp:posOffset>
                </wp:positionH>
                <wp:positionV relativeFrom="page">
                  <wp:posOffset>527304</wp:posOffset>
                </wp:positionV>
                <wp:extent cx="177800" cy="120269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202690"/>
                        </a:xfrm>
                        <a:prstGeom prst="rect">
                          <a:avLst/>
                        </a:prstGeom>
                      </wps:spPr>
                      <wps:txbx>
                        <w:txbxContent>
                          <w:p w14:paraId="6FCCCEC7" w14:textId="77777777" w:rsidR="000900B5" w:rsidRDefault="00000000">
                            <w:pPr>
                              <w:spacing w:before="13"/>
                              <w:ind w:left="20"/>
                              <w:rPr>
                                <w:sz w:val="18"/>
                              </w:rPr>
                            </w:pPr>
                            <w:r>
                              <w:rPr>
                                <w:color w:val="687D91"/>
                                <w:sz w:val="18"/>
                              </w:rPr>
                              <w:t>B.</w:t>
                            </w:r>
                            <w:r>
                              <w:rPr>
                                <w:color w:val="687D91"/>
                                <w:spacing w:val="33"/>
                                <w:sz w:val="18"/>
                              </w:rPr>
                              <w:t xml:space="preserve"> </w:t>
                            </w:r>
                            <w:r>
                              <w:rPr>
                                <w:color w:val="687D91"/>
                                <w:sz w:val="18"/>
                              </w:rPr>
                              <w:t>Meeting</w:t>
                            </w:r>
                            <w:r>
                              <w:rPr>
                                <w:color w:val="687D91"/>
                                <w:spacing w:val="-7"/>
                                <w:sz w:val="18"/>
                              </w:rPr>
                              <w:t xml:space="preserve"> </w:t>
                            </w:r>
                            <w:r>
                              <w:rPr>
                                <w:color w:val="687D91"/>
                                <w:spacing w:val="-2"/>
                                <w:sz w:val="18"/>
                              </w:rPr>
                              <w:t>Summaries</w:t>
                            </w:r>
                          </w:p>
                        </w:txbxContent>
                      </wps:txbx>
                      <wps:bodyPr vert="vert" wrap="square" lIns="0" tIns="0" rIns="0" bIns="0" rtlCol="0">
                        <a:noAutofit/>
                      </wps:bodyPr>
                    </wps:wsp>
                  </a:graphicData>
                </a:graphic>
              </wp:anchor>
            </w:drawing>
          </mc:Choice>
          <mc:Fallback>
            <w:pict>
              <v:shape w14:anchorId="6FCCCDA4" id="Textbox 368" o:spid="_x0000_s1165" type="#_x0000_t202" style="position:absolute;left:0;text-align:left;margin-left:819.8pt;margin-top:41.5pt;width:14pt;height:94.7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" filled="f" stroked="f">
                <v:textbox style="layout-flow:vertical" inset="0,0,0,0">
                  <w:txbxContent>
                    <w:p w14:paraId="6FCCCEC7" w14:textId="77777777" w:rsidR="000900B5" w:rsidRDefault="00000000">
                      <w:pPr>
                        <w:spacing w:before="13"/>
                        <w:ind w:left="20"/>
                        <w:rPr>
                          <w:sz w:val="18"/>
                        </w:rPr>
                      </w:pPr>
                      <w:r>
                        <w:rPr>
                          <w:color w:val="687D91"/>
                          <w:sz w:val="18"/>
                        </w:rPr>
                        <w:t>B.</w:t>
                      </w:r>
                      <w:r>
                        <w:rPr>
                          <w:color w:val="687D91"/>
                          <w:spacing w:val="33"/>
                          <w:sz w:val="18"/>
                        </w:rPr>
                        <w:t xml:space="preserve"> </w:t>
                      </w:r>
                      <w:r>
                        <w:rPr>
                          <w:color w:val="687D91"/>
                          <w:sz w:val="18"/>
                        </w:rPr>
                        <w:t>Meeting</w:t>
                      </w:r>
                      <w:r>
                        <w:rPr>
                          <w:color w:val="687D91"/>
                          <w:spacing w:val="-7"/>
                          <w:sz w:val="18"/>
                        </w:rPr>
                        <w:t xml:space="preserve"> </w:t>
                      </w:r>
                      <w:r>
                        <w:rPr>
                          <w:color w:val="687D91"/>
                          <w:spacing w:val="-2"/>
                          <w:sz w:val="18"/>
                        </w:rPr>
                        <w:t>Summaries</w:t>
                      </w:r>
                    </w:p>
                  </w:txbxContent>
                </v:textbox>
                <w10:wrap anchorx="page" anchory="page"/>
              </v:shape>
            </w:pict>
          </mc:Fallback>
        </mc:AlternateContent>
      </w:r>
      <w:r>
        <w:rPr>
          <w:b w:val="0"/>
          <w:noProof/>
        </w:rPr>
        <mc:AlternateContent>
          <mc:Choice Requires="wps">
            <w:drawing>
              <wp:anchor distT="0" distB="0" distL="0" distR="0" simplePos="0" relativeHeight="15746560" behindDoc="0" locked="0" layoutInCell="1" allowOverlap="1" wp14:anchorId="6FCCCDA6" wp14:editId="6FCCCDA7">
                <wp:simplePos x="0" y="0"/>
                <wp:positionH relativeFrom="page">
                  <wp:posOffset>-66479</wp:posOffset>
                </wp:positionH>
                <wp:positionV relativeFrom="page">
                  <wp:posOffset>527304</wp:posOffset>
                </wp:positionV>
                <wp:extent cx="194310" cy="177800"/>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7800"/>
                        </a:xfrm>
                        <a:prstGeom prst="rect">
                          <a:avLst/>
                        </a:prstGeom>
                      </wps:spPr>
                      <wps:txbx>
                        <w:txbxContent>
                          <w:p w14:paraId="6FCCCEC8" w14:textId="77777777" w:rsidR="000900B5" w:rsidRDefault="00000000">
                            <w:pPr>
                              <w:spacing w:before="10"/>
                              <w:ind w:left="20"/>
                              <w:rPr>
                                <w:rFonts w:ascii="Arial Black"/>
                                <w:sz w:val="20"/>
                              </w:rPr>
                            </w:pPr>
                            <w:r>
                              <w:rPr>
                                <w:rFonts w:ascii="Arial Black"/>
                                <w:color w:val="FAC300"/>
                                <w:spacing w:val="-10"/>
                                <w:sz w:val="20"/>
                              </w:rPr>
                              <w:t>50</w:t>
                            </w:r>
                          </w:p>
                        </w:txbxContent>
                      </wps:txbx>
                      <wps:bodyPr vert="vert" wrap="square" lIns="0" tIns="0" rIns="0" bIns="0" rtlCol="0">
                        <a:noAutofit/>
                      </wps:bodyPr>
                    </wps:wsp>
                  </a:graphicData>
                </a:graphic>
              </wp:anchor>
            </w:drawing>
          </mc:Choice>
          <mc:Fallback>
            <w:pict>
              <v:shape w14:anchorId="6FCCCDA6" id="Textbox 369" o:spid="_x0000_s1166" type="#_x0000_t202" style="position:absolute;left:0;text-align:left;margin-left:-5.25pt;margin-top:41.5pt;width:15.3pt;height:14pt;z-index:1574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" filled="f" stroked="f">
                <v:textbox style="layout-flow:vertical" inset="0,0,0,0">
                  <w:txbxContent>
                    <w:p w14:paraId="6FCCCEC8" w14:textId="77777777" w:rsidR="000900B5" w:rsidRDefault="00000000">
                      <w:pPr>
                        <w:spacing w:before="10"/>
                        <w:ind w:left="20"/>
                        <w:rPr>
                          <w:rFonts w:ascii="Arial Black"/>
                          <w:sz w:val="20"/>
                        </w:rPr>
                      </w:pPr>
                      <w:r>
                        <w:rPr>
                          <w:rFonts w:ascii="Arial Black"/>
                          <w:color w:val="FAC300"/>
                          <w:spacing w:val="-10"/>
                          <w:sz w:val="20"/>
                        </w:rPr>
                        <w:t>50</w:t>
                      </w:r>
                    </w:p>
                  </w:txbxContent>
                </v:textbox>
                <w10:wrap anchorx="page" anchory="page"/>
              </v:shape>
            </w:pict>
          </mc:Fallback>
        </mc:AlternateContent>
      </w:r>
      <w:bookmarkStart w:id="489" w:name="Risk_Monitoring"/>
      <w:bookmarkStart w:id="490" w:name="_bookmark81"/>
      <w:bookmarkEnd w:id="489"/>
      <w:bookmarkEnd w:id="490"/>
      <w:r>
        <w:rPr>
          <w:b w:val="0"/>
          <w:color w:val="687D91"/>
          <w:w w:val="85"/>
        </w:rPr>
        <w:t>Risk</w:t>
      </w:r>
      <w:r>
        <w:rPr>
          <w:b w:val="0"/>
          <w:color w:val="687D91"/>
          <w:spacing w:val="-9"/>
          <w:w w:val="85"/>
        </w:rPr>
        <w:t xml:space="preserve"> </w:t>
      </w:r>
      <w:r>
        <w:rPr>
          <w:b w:val="0"/>
          <w:color w:val="687D91"/>
          <w:spacing w:val="-2"/>
          <w:w w:val="95"/>
        </w:rPr>
        <w:t>Monitoring</w:t>
      </w:r>
    </w:p>
    <w:p w14:paraId="6FCCCC92" w14:textId="77777777" w:rsidR="000900B5" w:rsidRDefault="00000000">
      <w:pPr>
        <w:pStyle w:val="BodyText"/>
        <w:spacing w:before="194"/>
      </w:pPr>
      <w:r>
        <w:rPr>
          <w:spacing w:val="-2"/>
        </w:rPr>
        <w:t>The</w:t>
      </w:r>
      <w:r>
        <w:rPr>
          <w:spacing w:val="-4"/>
        </w:rPr>
        <w:t xml:space="preserve"> </w:t>
      </w:r>
      <w:r>
        <w:rPr>
          <w:spacing w:val="-2"/>
        </w:rPr>
        <w:t>risk</w:t>
      </w:r>
      <w:r>
        <w:rPr>
          <w:spacing w:val="-3"/>
        </w:rPr>
        <w:t xml:space="preserve"> </w:t>
      </w:r>
      <w:r>
        <w:rPr>
          <w:spacing w:val="-2"/>
        </w:rPr>
        <w:t>Monitoring</w:t>
      </w:r>
      <w:r>
        <w:rPr>
          <w:spacing w:val="-3"/>
        </w:rPr>
        <w:t xml:space="preserve"> </w:t>
      </w:r>
      <w:r>
        <w:rPr>
          <w:spacing w:val="-2"/>
        </w:rPr>
        <w:t>files</w:t>
      </w:r>
      <w:r>
        <w:rPr>
          <w:spacing w:val="-3"/>
        </w:rPr>
        <w:t xml:space="preserve"> </w:t>
      </w:r>
      <w:r>
        <w:rPr>
          <w:spacing w:val="-2"/>
        </w:rPr>
        <w:t>are</w:t>
      </w:r>
      <w:r>
        <w:rPr>
          <w:spacing w:val="-4"/>
        </w:rPr>
        <w:t xml:space="preserve"> </w:t>
      </w:r>
      <w:r>
        <w:rPr>
          <w:spacing w:val="-2"/>
        </w:rPr>
        <w:t>linked</w:t>
      </w:r>
      <w:r>
        <w:rPr>
          <w:spacing w:val="-3"/>
        </w:rPr>
        <w:t xml:space="preserve"> </w:t>
      </w:r>
      <w:r>
        <w:rPr>
          <w:spacing w:val="-2"/>
        </w:rPr>
        <w:t>in</w:t>
      </w:r>
      <w:r>
        <w:rPr>
          <w:spacing w:val="-3"/>
        </w:rPr>
        <w:t xml:space="preserve"> </w:t>
      </w:r>
      <w:r>
        <w:rPr>
          <w:spacing w:val="-2"/>
        </w:rPr>
        <w:t>the</w:t>
      </w:r>
      <w:r>
        <w:rPr>
          <w:spacing w:val="-3"/>
        </w:rPr>
        <w:t xml:space="preserve"> </w:t>
      </w:r>
      <w:r>
        <w:rPr>
          <w:spacing w:val="-2"/>
        </w:rPr>
        <w:t>following</w:t>
      </w:r>
      <w:r>
        <w:rPr>
          <w:spacing w:val="-4"/>
        </w:rPr>
        <w:t xml:space="preserve"> </w:t>
      </w:r>
      <w:r>
        <w:rPr>
          <w:spacing w:val="-2"/>
        </w:rPr>
        <w:t>tables.</w:t>
      </w:r>
      <w:r>
        <w:rPr>
          <w:spacing w:val="6"/>
        </w:rPr>
        <w:t xml:space="preserve"> </w:t>
      </w:r>
      <w:r>
        <w:rPr>
          <w:spacing w:val="-2"/>
        </w:rPr>
        <w:t>First</w:t>
      </w:r>
      <w:r>
        <w:rPr>
          <w:spacing w:val="-3"/>
        </w:rPr>
        <w:t xml:space="preserve"> </w:t>
      </w:r>
      <w:r>
        <w:rPr>
          <w:spacing w:val="-2"/>
        </w:rPr>
        <w:t>monitoring</w:t>
      </w:r>
      <w:r>
        <w:rPr>
          <w:spacing w:val="-4"/>
        </w:rPr>
        <w:t xml:space="preserve"> </w:t>
      </w:r>
      <w:r>
        <w:rPr>
          <w:spacing w:val="-2"/>
        </w:rPr>
        <w:t>performed</w:t>
      </w:r>
      <w:r>
        <w:rPr>
          <w:spacing w:val="-3"/>
        </w:rPr>
        <w:t xml:space="preserve"> </w:t>
      </w:r>
      <w:r>
        <w:rPr>
          <w:spacing w:val="-2"/>
        </w:rPr>
        <w:t>on</w:t>
      </w:r>
      <w:r>
        <w:rPr>
          <w:spacing w:val="-3"/>
        </w:rPr>
        <w:t xml:space="preserve"> </w:t>
      </w:r>
      <w:r>
        <w:rPr>
          <w:spacing w:val="-2"/>
        </w:rPr>
        <w:t>14.11.2025,</w:t>
      </w:r>
      <w:r>
        <w:rPr>
          <w:spacing w:val="-3"/>
        </w:rPr>
        <w:t xml:space="preserve"> </w:t>
      </w:r>
      <w:r>
        <w:rPr>
          <w:spacing w:val="-2"/>
        </w:rPr>
        <w:t>following</w:t>
      </w:r>
      <w:r>
        <w:rPr>
          <w:spacing w:val="-4"/>
        </w:rPr>
        <w:t xml:space="preserve"> </w:t>
      </w:r>
      <w:r>
        <w:rPr>
          <w:spacing w:val="-2"/>
        </w:rPr>
        <w:t>performed</w:t>
      </w:r>
      <w:r>
        <w:rPr>
          <w:spacing w:val="-3"/>
        </w:rPr>
        <w:t xml:space="preserve"> </w:t>
      </w:r>
      <w:r>
        <w:rPr>
          <w:spacing w:val="-2"/>
        </w:rPr>
        <w:t>in</w:t>
      </w:r>
      <w:r>
        <w:rPr>
          <w:spacing w:val="-3"/>
        </w:rPr>
        <w:t xml:space="preserve"> </w:t>
      </w:r>
      <w:r>
        <w:rPr>
          <w:spacing w:val="-2"/>
        </w:rPr>
        <w:t>same</w:t>
      </w:r>
      <w:r>
        <w:rPr>
          <w:spacing w:val="-3"/>
        </w:rPr>
        <w:t xml:space="preserve"> </w:t>
      </w:r>
      <w:r>
        <w:rPr>
          <w:spacing w:val="-2"/>
        </w:rPr>
        <w:t>fashion.</w:t>
      </w:r>
    </w:p>
    <w:p w14:paraId="6FCCCC93" w14:textId="77777777" w:rsidR="000900B5" w:rsidRDefault="000900B5">
      <w:pPr>
        <w:pStyle w:val="BodyText"/>
        <w:spacing w:before="12"/>
        <w:rPr>
          <w:sz w:val="15"/>
        </w:rPr>
      </w:pPr>
    </w:p>
    <w:tbl>
      <w:tblPr>
        <w:tblW w:w="0" w:type="auto"/>
        <w:tblInd w:w="1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
        <w:gridCol w:w="2515"/>
        <w:gridCol w:w="1095"/>
        <w:gridCol w:w="1948"/>
        <w:gridCol w:w="1948"/>
        <w:gridCol w:w="1948"/>
        <w:gridCol w:w="1588"/>
      </w:tblGrid>
      <w:tr w:rsidR="000900B5" w14:paraId="6FCCCC9B" w14:textId="77777777">
        <w:trPr>
          <w:trHeight w:val="268"/>
        </w:trPr>
        <w:tc>
          <w:tcPr>
            <w:tcW w:w="1079" w:type="dxa"/>
          </w:tcPr>
          <w:p w14:paraId="6FCCCC94" w14:textId="77777777" w:rsidR="000900B5" w:rsidRDefault="00000000">
            <w:pPr>
              <w:pStyle w:val="TableParagraph"/>
              <w:spacing w:line="249" w:lineRule="exact"/>
              <w:ind w:left="7"/>
              <w:jc w:val="center"/>
              <w:rPr>
                <w:rFonts w:ascii="Palatino Linotype"/>
                <w:b/>
              </w:rPr>
            </w:pPr>
            <w:r>
              <w:rPr>
                <w:rFonts w:ascii="Palatino Linotype"/>
                <w:b/>
                <w:spacing w:val="-2"/>
              </w:rPr>
              <w:t>Number</w:t>
            </w:r>
          </w:p>
        </w:tc>
        <w:tc>
          <w:tcPr>
            <w:tcW w:w="2515" w:type="dxa"/>
          </w:tcPr>
          <w:p w14:paraId="6FCCCC95" w14:textId="77777777" w:rsidR="000900B5" w:rsidRDefault="00000000">
            <w:pPr>
              <w:pStyle w:val="TableParagraph"/>
              <w:spacing w:line="249" w:lineRule="exact"/>
              <w:ind w:left="122"/>
              <w:rPr>
                <w:rFonts w:ascii="Palatino Linotype"/>
                <w:b/>
              </w:rPr>
            </w:pPr>
            <w:r>
              <w:rPr>
                <w:rFonts w:ascii="Palatino Linotype"/>
                <w:b/>
                <w:spacing w:val="-4"/>
              </w:rPr>
              <w:t>Risk</w:t>
            </w:r>
          </w:p>
        </w:tc>
        <w:tc>
          <w:tcPr>
            <w:tcW w:w="1095" w:type="dxa"/>
          </w:tcPr>
          <w:p w14:paraId="6FCCCC96" w14:textId="77777777" w:rsidR="000900B5" w:rsidRDefault="00000000">
            <w:pPr>
              <w:pStyle w:val="TableParagraph"/>
              <w:spacing w:line="249" w:lineRule="exact"/>
              <w:ind w:left="6"/>
              <w:jc w:val="center"/>
              <w:rPr>
                <w:rFonts w:ascii="Palatino Linotype"/>
                <w:b/>
              </w:rPr>
            </w:pPr>
            <w:proofErr w:type="spellStart"/>
            <w:r>
              <w:rPr>
                <w:rFonts w:ascii="Palatino Linotype"/>
                <w:b/>
                <w:spacing w:val="-2"/>
              </w:rPr>
              <w:t>Occured</w:t>
            </w:r>
            <w:proofErr w:type="spellEnd"/>
          </w:p>
        </w:tc>
        <w:tc>
          <w:tcPr>
            <w:tcW w:w="1948" w:type="dxa"/>
          </w:tcPr>
          <w:p w14:paraId="6FCCCC97" w14:textId="77777777" w:rsidR="000900B5" w:rsidRDefault="00000000">
            <w:pPr>
              <w:pStyle w:val="TableParagraph"/>
              <w:spacing w:line="249" w:lineRule="exact"/>
              <w:ind w:left="121"/>
              <w:rPr>
                <w:rFonts w:ascii="Palatino Linotype"/>
                <w:b/>
              </w:rPr>
            </w:pPr>
            <w:r>
              <w:rPr>
                <w:rFonts w:ascii="Palatino Linotype"/>
                <w:b/>
                <w:spacing w:val="-2"/>
              </w:rPr>
              <w:t>Detail</w:t>
            </w:r>
          </w:p>
        </w:tc>
        <w:tc>
          <w:tcPr>
            <w:tcW w:w="1948" w:type="dxa"/>
          </w:tcPr>
          <w:p w14:paraId="6FCCCC98" w14:textId="77777777" w:rsidR="000900B5" w:rsidRDefault="00000000">
            <w:pPr>
              <w:pStyle w:val="TableParagraph"/>
              <w:spacing w:line="249" w:lineRule="exact"/>
              <w:ind w:left="121"/>
              <w:rPr>
                <w:rFonts w:ascii="Palatino Linotype"/>
                <w:b/>
              </w:rPr>
            </w:pPr>
            <w:r>
              <w:rPr>
                <w:rFonts w:ascii="Palatino Linotype"/>
                <w:b/>
                <w:spacing w:val="-5"/>
              </w:rPr>
              <w:t>Why</w:t>
            </w:r>
          </w:p>
        </w:tc>
        <w:tc>
          <w:tcPr>
            <w:tcW w:w="1948" w:type="dxa"/>
          </w:tcPr>
          <w:p w14:paraId="6FCCCC99" w14:textId="77777777" w:rsidR="000900B5" w:rsidRDefault="00000000">
            <w:pPr>
              <w:pStyle w:val="TableParagraph"/>
              <w:spacing w:line="249" w:lineRule="exact"/>
              <w:ind w:left="121"/>
              <w:rPr>
                <w:rFonts w:ascii="Palatino Linotype"/>
                <w:b/>
              </w:rPr>
            </w:pPr>
            <w:r>
              <w:rPr>
                <w:rFonts w:ascii="Palatino Linotype"/>
                <w:b/>
                <w:spacing w:val="-2"/>
              </w:rPr>
              <w:t>Measures</w:t>
            </w:r>
            <w:r>
              <w:rPr>
                <w:rFonts w:ascii="Palatino Linotype"/>
                <w:b/>
                <w:spacing w:val="-6"/>
              </w:rPr>
              <w:t xml:space="preserve"> </w:t>
            </w:r>
            <w:r>
              <w:rPr>
                <w:rFonts w:ascii="Palatino Linotype"/>
                <w:b/>
                <w:spacing w:val="-4"/>
              </w:rPr>
              <w:t>taken</w:t>
            </w:r>
          </w:p>
        </w:tc>
        <w:tc>
          <w:tcPr>
            <w:tcW w:w="1588" w:type="dxa"/>
          </w:tcPr>
          <w:p w14:paraId="6FCCCC9A" w14:textId="77777777" w:rsidR="000900B5" w:rsidRDefault="00000000">
            <w:pPr>
              <w:pStyle w:val="TableParagraph"/>
              <w:spacing w:line="249" w:lineRule="exact"/>
              <w:ind w:left="4"/>
              <w:jc w:val="center"/>
              <w:rPr>
                <w:rFonts w:ascii="Palatino Linotype"/>
                <w:b/>
              </w:rPr>
            </w:pPr>
            <w:r>
              <w:rPr>
                <w:rFonts w:ascii="Palatino Linotype"/>
                <w:b/>
                <w:spacing w:val="-2"/>
              </w:rPr>
              <w:t>Measure</w:t>
            </w:r>
            <w:r>
              <w:rPr>
                <w:rFonts w:ascii="Palatino Linotype"/>
                <w:b/>
                <w:spacing w:val="-9"/>
              </w:rPr>
              <w:t xml:space="preserve"> </w:t>
            </w:r>
            <w:r>
              <w:rPr>
                <w:rFonts w:ascii="Palatino Linotype"/>
                <w:b/>
                <w:spacing w:val="-4"/>
              </w:rPr>
              <w:t>date</w:t>
            </w:r>
          </w:p>
        </w:tc>
      </w:tr>
      <w:tr w:rsidR="000900B5" w14:paraId="6FCCCCA3" w14:textId="77777777">
        <w:trPr>
          <w:trHeight w:val="268"/>
        </w:trPr>
        <w:tc>
          <w:tcPr>
            <w:tcW w:w="1079" w:type="dxa"/>
          </w:tcPr>
          <w:p w14:paraId="6FCCCC9C" w14:textId="77777777" w:rsidR="000900B5" w:rsidRDefault="00000000">
            <w:pPr>
              <w:pStyle w:val="TableParagraph"/>
              <w:spacing w:line="249" w:lineRule="exact"/>
              <w:ind w:left="7"/>
              <w:jc w:val="center"/>
            </w:pPr>
            <w:r>
              <w:rPr>
                <w:spacing w:val="-10"/>
                <w:w w:val="95"/>
              </w:rPr>
              <w:t>1</w:t>
            </w:r>
          </w:p>
        </w:tc>
        <w:tc>
          <w:tcPr>
            <w:tcW w:w="2515" w:type="dxa"/>
          </w:tcPr>
          <w:p w14:paraId="6FCCCC9D" w14:textId="77777777" w:rsidR="000900B5" w:rsidRDefault="00000000">
            <w:pPr>
              <w:pStyle w:val="TableParagraph"/>
              <w:spacing w:line="249" w:lineRule="exact"/>
              <w:ind w:left="122"/>
            </w:pPr>
            <w:r>
              <w:rPr>
                <w:spacing w:val="-2"/>
              </w:rPr>
              <w:t>Unclear</w:t>
            </w:r>
            <w:r>
              <w:rPr>
                <w:spacing w:val="-10"/>
              </w:rPr>
              <w:t xml:space="preserve"> </w:t>
            </w:r>
            <w:r>
              <w:rPr>
                <w:spacing w:val="-2"/>
              </w:rPr>
              <w:t>question</w:t>
            </w:r>
          </w:p>
        </w:tc>
        <w:tc>
          <w:tcPr>
            <w:tcW w:w="1095" w:type="dxa"/>
          </w:tcPr>
          <w:p w14:paraId="6FCCCC9E" w14:textId="77777777" w:rsidR="000900B5" w:rsidRDefault="00000000">
            <w:pPr>
              <w:pStyle w:val="TableParagraph"/>
              <w:spacing w:line="249" w:lineRule="exact"/>
              <w:ind w:left="6"/>
              <w:jc w:val="center"/>
            </w:pPr>
            <w:r>
              <w:rPr>
                <w:spacing w:val="-5"/>
              </w:rPr>
              <w:t>No</w:t>
            </w:r>
          </w:p>
        </w:tc>
        <w:tc>
          <w:tcPr>
            <w:tcW w:w="1948" w:type="dxa"/>
          </w:tcPr>
          <w:p w14:paraId="6FCCCC9F" w14:textId="77777777" w:rsidR="000900B5" w:rsidRDefault="000900B5">
            <w:pPr>
              <w:pStyle w:val="TableParagraph"/>
              <w:rPr>
                <w:rFonts w:ascii="Times New Roman"/>
                <w:sz w:val="18"/>
              </w:rPr>
            </w:pPr>
          </w:p>
        </w:tc>
        <w:tc>
          <w:tcPr>
            <w:tcW w:w="1948" w:type="dxa"/>
          </w:tcPr>
          <w:p w14:paraId="6FCCCCA0" w14:textId="77777777" w:rsidR="000900B5" w:rsidRDefault="00000000">
            <w:pPr>
              <w:pStyle w:val="TableParagraph"/>
              <w:spacing w:line="249" w:lineRule="exact"/>
              <w:ind w:left="121"/>
            </w:pPr>
            <w:r>
              <w:rPr>
                <w:spacing w:val="-2"/>
              </w:rPr>
              <w:t>Measures</w:t>
            </w:r>
            <w:r>
              <w:rPr>
                <w:spacing w:val="-6"/>
              </w:rPr>
              <w:t xml:space="preserve"> </w:t>
            </w:r>
            <w:r>
              <w:rPr>
                <w:spacing w:val="-2"/>
              </w:rPr>
              <w:t>taken</w:t>
            </w:r>
          </w:p>
        </w:tc>
        <w:tc>
          <w:tcPr>
            <w:tcW w:w="1948" w:type="dxa"/>
          </w:tcPr>
          <w:p w14:paraId="6FCCCCA1" w14:textId="77777777" w:rsidR="000900B5" w:rsidRDefault="000900B5">
            <w:pPr>
              <w:pStyle w:val="TableParagraph"/>
              <w:rPr>
                <w:rFonts w:ascii="Times New Roman"/>
                <w:sz w:val="18"/>
              </w:rPr>
            </w:pPr>
          </w:p>
        </w:tc>
        <w:tc>
          <w:tcPr>
            <w:tcW w:w="1588" w:type="dxa"/>
          </w:tcPr>
          <w:p w14:paraId="6FCCCCA2" w14:textId="77777777" w:rsidR="000900B5" w:rsidRDefault="000900B5">
            <w:pPr>
              <w:pStyle w:val="TableParagraph"/>
              <w:rPr>
                <w:rFonts w:ascii="Times New Roman"/>
                <w:sz w:val="18"/>
              </w:rPr>
            </w:pPr>
          </w:p>
        </w:tc>
      </w:tr>
      <w:tr w:rsidR="000900B5" w14:paraId="6FCCCCAC" w14:textId="77777777">
        <w:trPr>
          <w:trHeight w:val="539"/>
        </w:trPr>
        <w:tc>
          <w:tcPr>
            <w:tcW w:w="1079" w:type="dxa"/>
          </w:tcPr>
          <w:p w14:paraId="6FCCCCA4" w14:textId="77777777" w:rsidR="000900B5" w:rsidRDefault="00000000">
            <w:pPr>
              <w:pStyle w:val="TableParagraph"/>
              <w:spacing w:line="262" w:lineRule="exact"/>
              <w:ind w:left="7"/>
              <w:jc w:val="center"/>
            </w:pPr>
            <w:r>
              <w:rPr>
                <w:spacing w:val="-10"/>
              </w:rPr>
              <w:t>2</w:t>
            </w:r>
          </w:p>
        </w:tc>
        <w:tc>
          <w:tcPr>
            <w:tcW w:w="2515" w:type="dxa"/>
          </w:tcPr>
          <w:p w14:paraId="6FCCCCA5" w14:textId="77777777" w:rsidR="000900B5" w:rsidRDefault="00000000">
            <w:pPr>
              <w:pStyle w:val="TableParagraph"/>
              <w:spacing w:line="262" w:lineRule="exact"/>
              <w:ind w:left="122"/>
            </w:pPr>
            <w:r>
              <w:rPr>
                <w:spacing w:val="-2"/>
              </w:rPr>
              <w:t>Unclear</w:t>
            </w:r>
            <w:r>
              <w:rPr>
                <w:spacing w:val="-10"/>
              </w:rPr>
              <w:t xml:space="preserve"> </w:t>
            </w:r>
            <w:r>
              <w:rPr>
                <w:spacing w:val="-2"/>
              </w:rPr>
              <w:t>goals</w:t>
            </w:r>
          </w:p>
        </w:tc>
        <w:tc>
          <w:tcPr>
            <w:tcW w:w="1095" w:type="dxa"/>
          </w:tcPr>
          <w:p w14:paraId="6FCCCCA6" w14:textId="77777777" w:rsidR="000900B5" w:rsidRDefault="00000000">
            <w:pPr>
              <w:pStyle w:val="TableParagraph"/>
              <w:spacing w:line="262" w:lineRule="exact"/>
              <w:ind w:left="6"/>
              <w:jc w:val="center"/>
            </w:pPr>
            <w:r>
              <w:rPr>
                <w:spacing w:val="-5"/>
              </w:rPr>
              <w:t>No</w:t>
            </w:r>
          </w:p>
        </w:tc>
        <w:tc>
          <w:tcPr>
            <w:tcW w:w="1948" w:type="dxa"/>
          </w:tcPr>
          <w:p w14:paraId="6FCCCCA7" w14:textId="77777777" w:rsidR="000900B5" w:rsidRDefault="000900B5">
            <w:pPr>
              <w:pStyle w:val="TableParagraph"/>
              <w:rPr>
                <w:rFonts w:ascii="Times New Roman"/>
                <w:sz w:val="20"/>
              </w:rPr>
            </w:pPr>
          </w:p>
        </w:tc>
        <w:tc>
          <w:tcPr>
            <w:tcW w:w="1948" w:type="dxa"/>
          </w:tcPr>
          <w:p w14:paraId="6FCCCCA8" w14:textId="77777777" w:rsidR="000900B5" w:rsidRDefault="00000000">
            <w:pPr>
              <w:pStyle w:val="TableParagraph"/>
              <w:spacing w:line="247" w:lineRule="exact"/>
              <w:ind w:left="121"/>
            </w:pPr>
            <w:proofErr w:type="gramStart"/>
            <w:r>
              <w:t>Team</w:t>
            </w:r>
            <w:r>
              <w:rPr>
                <w:spacing w:val="27"/>
              </w:rPr>
              <w:t xml:space="preserve">  </w:t>
            </w:r>
            <w:r>
              <w:rPr>
                <w:spacing w:val="-2"/>
              </w:rPr>
              <w:t>Members</w:t>
            </w:r>
            <w:proofErr w:type="gramEnd"/>
            <w:r>
              <w:rPr>
                <w:spacing w:val="-2"/>
              </w:rPr>
              <w:t>,</w:t>
            </w:r>
          </w:p>
          <w:p w14:paraId="6FCCCCA9" w14:textId="77777777" w:rsidR="000900B5" w:rsidRDefault="00000000">
            <w:pPr>
              <w:pStyle w:val="TableParagraph"/>
              <w:spacing w:line="273" w:lineRule="exact"/>
              <w:ind w:left="121"/>
            </w:pPr>
            <w:r>
              <w:t>PO</w:t>
            </w:r>
            <w:r>
              <w:rPr>
                <w:spacing w:val="-4"/>
              </w:rPr>
              <w:t xml:space="preserve"> </w:t>
            </w:r>
            <w:r>
              <w:t>in</w:t>
            </w:r>
            <w:r>
              <w:rPr>
                <w:spacing w:val="-3"/>
              </w:rPr>
              <w:t xml:space="preserve"> </w:t>
            </w:r>
            <w:r>
              <w:rPr>
                <w:spacing w:val="-4"/>
              </w:rPr>
              <w:t>team</w:t>
            </w:r>
          </w:p>
        </w:tc>
        <w:tc>
          <w:tcPr>
            <w:tcW w:w="1948" w:type="dxa"/>
          </w:tcPr>
          <w:p w14:paraId="6FCCCCAA" w14:textId="77777777" w:rsidR="000900B5" w:rsidRDefault="000900B5">
            <w:pPr>
              <w:pStyle w:val="TableParagraph"/>
              <w:rPr>
                <w:rFonts w:ascii="Times New Roman"/>
                <w:sz w:val="20"/>
              </w:rPr>
            </w:pPr>
          </w:p>
        </w:tc>
        <w:tc>
          <w:tcPr>
            <w:tcW w:w="1588" w:type="dxa"/>
          </w:tcPr>
          <w:p w14:paraId="6FCCCCAB" w14:textId="77777777" w:rsidR="000900B5" w:rsidRDefault="000900B5">
            <w:pPr>
              <w:pStyle w:val="TableParagraph"/>
              <w:rPr>
                <w:rFonts w:ascii="Times New Roman"/>
                <w:sz w:val="20"/>
              </w:rPr>
            </w:pPr>
          </w:p>
        </w:tc>
      </w:tr>
      <w:tr w:rsidR="000900B5" w14:paraId="6FCCCCB7" w14:textId="77777777">
        <w:trPr>
          <w:trHeight w:val="810"/>
        </w:trPr>
        <w:tc>
          <w:tcPr>
            <w:tcW w:w="1079" w:type="dxa"/>
          </w:tcPr>
          <w:p w14:paraId="6FCCCCAD" w14:textId="77777777" w:rsidR="000900B5" w:rsidRDefault="00000000">
            <w:pPr>
              <w:pStyle w:val="TableParagraph"/>
              <w:spacing w:line="262" w:lineRule="exact"/>
              <w:ind w:left="7"/>
              <w:jc w:val="center"/>
            </w:pPr>
            <w:r>
              <w:rPr>
                <w:spacing w:val="-10"/>
              </w:rPr>
              <w:t>3</w:t>
            </w:r>
          </w:p>
        </w:tc>
        <w:tc>
          <w:tcPr>
            <w:tcW w:w="2515" w:type="dxa"/>
          </w:tcPr>
          <w:p w14:paraId="6FCCCCAE" w14:textId="77777777" w:rsidR="000900B5" w:rsidRDefault="00000000">
            <w:pPr>
              <w:pStyle w:val="TableParagraph"/>
              <w:spacing w:line="262" w:lineRule="exact"/>
              <w:ind w:left="122"/>
            </w:pPr>
            <w:r>
              <w:rPr>
                <w:spacing w:val="-4"/>
              </w:rPr>
              <w:t>Insufficient</w:t>
            </w:r>
            <w:r>
              <w:rPr>
                <w:spacing w:val="11"/>
              </w:rPr>
              <w:t xml:space="preserve"> </w:t>
            </w:r>
            <w:r>
              <w:rPr>
                <w:spacing w:val="-2"/>
              </w:rPr>
              <w:t>expertise</w:t>
            </w:r>
          </w:p>
        </w:tc>
        <w:tc>
          <w:tcPr>
            <w:tcW w:w="1095" w:type="dxa"/>
          </w:tcPr>
          <w:p w14:paraId="6FCCCCAF" w14:textId="77777777" w:rsidR="000900B5" w:rsidRDefault="00000000">
            <w:pPr>
              <w:pStyle w:val="TableParagraph"/>
              <w:spacing w:line="262" w:lineRule="exact"/>
              <w:ind w:left="6"/>
              <w:jc w:val="center"/>
            </w:pPr>
            <w:r>
              <w:rPr>
                <w:spacing w:val="-5"/>
              </w:rPr>
              <w:t>Yes</w:t>
            </w:r>
          </w:p>
        </w:tc>
        <w:tc>
          <w:tcPr>
            <w:tcW w:w="1948" w:type="dxa"/>
          </w:tcPr>
          <w:p w14:paraId="6FCCCCB0" w14:textId="77777777" w:rsidR="000900B5" w:rsidRDefault="00000000">
            <w:pPr>
              <w:pStyle w:val="TableParagraph"/>
              <w:spacing w:line="247" w:lineRule="exact"/>
              <w:ind w:left="121"/>
            </w:pPr>
            <w:r>
              <w:t>At</w:t>
            </w:r>
            <w:r>
              <w:rPr>
                <w:spacing w:val="60"/>
              </w:rPr>
              <w:t xml:space="preserve"> </w:t>
            </w:r>
            <w:r>
              <w:t>usage</w:t>
            </w:r>
            <w:r>
              <w:rPr>
                <w:spacing w:val="60"/>
              </w:rPr>
              <w:t xml:space="preserve"> </w:t>
            </w:r>
            <w:r>
              <w:t>of</w:t>
            </w:r>
            <w:r>
              <w:rPr>
                <w:spacing w:val="60"/>
              </w:rPr>
              <w:t xml:space="preserve"> </w:t>
            </w:r>
            <w:r>
              <w:rPr>
                <w:spacing w:val="-5"/>
              </w:rPr>
              <w:t>SAC</w:t>
            </w:r>
          </w:p>
          <w:p w14:paraId="6FCCCCB1" w14:textId="77777777" w:rsidR="000900B5" w:rsidRDefault="00000000">
            <w:pPr>
              <w:pStyle w:val="TableParagraph"/>
              <w:spacing w:line="286" w:lineRule="exact"/>
              <w:ind w:left="121"/>
            </w:pPr>
            <w:r>
              <w:t>and</w:t>
            </w:r>
            <w:r>
              <w:rPr>
                <w:spacing w:val="-7"/>
              </w:rPr>
              <w:t xml:space="preserve"> </w:t>
            </w:r>
            <w:r>
              <w:rPr>
                <w:spacing w:val="-5"/>
              </w:rPr>
              <w:t>DSP</w:t>
            </w:r>
          </w:p>
        </w:tc>
        <w:tc>
          <w:tcPr>
            <w:tcW w:w="1948" w:type="dxa"/>
          </w:tcPr>
          <w:p w14:paraId="6FCCCCB2" w14:textId="77777777" w:rsidR="000900B5" w:rsidRDefault="00000000">
            <w:pPr>
              <w:pStyle w:val="TableParagraph"/>
              <w:spacing w:line="262" w:lineRule="exact"/>
              <w:ind w:left="121"/>
            </w:pPr>
            <w:r>
              <w:rPr>
                <w:spacing w:val="-2"/>
              </w:rPr>
              <w:t>Unknown</w:t>
            </w:r>
            <w:r>
              <w:rPr>
                <w:spacing w:val="-4"/>
              </w:rPr>
              <w:t xml:space="preserve"> </w:t>
            </w:r>
            <w:r>
              <w:rPr>
                <w:spacing w:val="-2"/>
              </w:rPr>
              <w:t>tools</w:t>
            </w:r>
          </w:p>
        </w:tc>
        <w:tc>
          <w:tcPr>
            <w:tcW w:w="1948" w:type="dxa"/>
          </w:tcPr>
          <w:p w14:paraId="6FCCCCB3" w14:textId="77777777" w:rsidR="000900B5" w:rsidRDefault="00000000">
            <w:pPr>
              <w:pStyle w:val="TableParagraph"/>
              <w:spacing w:line="247" w:lineRule="exact"/>
              <w:ind w:left="121"/>
            </w:pPr>
            <w:proofErr w:type="gramStart"/>
            <w:r>
              <w:t>Asked</w:t>
            </w:r>
            <w:r>
              <w:rPr>
                <w:spacing w:val="27"/>
              </w:rPr>
              <w:t xml:space="preserve">  </w:t>
            </w:r>
            <w:r>
              <w:t>team</w:t>
            </w:r>
            <w:proofErr w:type="gramEnd"/>
            <w:r>
              <w:rPr>
                <w:spacing w:val="27"/>
              </w:rPr>
              <w:t xml:space="preserve">  </w:t>
            </w:r>
            <w:r>
              <w:rPr>
                <w:spacing w:val="-5"/>
              </w:rPr>
              <w:t>for</w:t>
            </w:r>
          </w:p>
          <w:p w14:paraId="6FCCCCB4" w14:textId="77777777" w:rsidR="000900B5" w:rsidRDefault="00000000">
            <w:pPr>
              <w:pStyle w:val="TableParagraph"/>
              <w:tabs>
                <w:tab w:val="left" w:pos="1000"/>
              </w:tabs>
              <w:spacing w:line="271" w:lineRule="exact"/>
              <w:ind w:left="121"/>
            </w:pPr>
            <w:r>
              <w:rPr>
                <w:spacing w:val="-2"/>
              </w:rPr>
              <w:t>help,</w:t>
            </w:r>
            <w:r>
              <w:tab/>
            </w:r>
            <w:r>
              <w:rPr>
                <w:spacing w:val="-2"/>
              </w:rPr>
              <w:t>received</w:t>
            </w:r>
          </w:p>
          <w:p w14:paraId="6FCCCCB5" w14:textId="77777777" w:rsidR="000900B5" w:rsidRDefault="00000000">
            <w:pPr>
              <w:pStyle w:val="TableParagraph"/>
              <w:spacing w:line="273" w:lineRule="exact"/>
              <w:ind w:left="121"/>
            </w:pPr>
            <w:r>
              <w:rPr>
                <w:spacing w:val="-4"/>
              </w:rPr>
              <w:t>help</w:t>
            </w:r>
          </w:p>
        </w:tc>
        <w:tc>
          <w:tcPr>
            <w:tcW w:w="1588" w:type="dxa"/>
          </w:tcPr>
          <w:p w14:paraId="6FCCCCB6" w14:textId="77777777" w:rsidR="000900B5" w:rsidRDefault="00000000">
            <w:pPr>
              <w:pStyle w:val="TableParagraph"/>
              <w:spacing w:line="262" w:lineRule="exact"/>
              <w:ind w:left="4"/>
              <w:jc w:val="center"/>
            </w:pPr>
            <w:r>
              <w:rPr>
                <w:spacing w:val="-2"/>
              </w:rPr>
              <w:t>10.11.2025</w:t>
            </w:r>
          </w:p>
        </w:tc>
      </w:tr>
      <w:tr w:rsidR="000900B5" w14:paraId="6FCCCCC0" w14:textId="77777777">
        <w:trPr>
          <w:trHeight w:val="539"/>
        </w:trPr>
        <w:tc>
          <w:tcPr>
            <w:tcW w:w="1079" w:type="dxa"/>
          </w:tcPr>
          <w:p w14:paraId="6FCCCCB8" w14:textId="77777777" w:rsidR="000900B5" w:rsidRDefault="00000000">
            <w:pPr>
              <w:pStyle w:val="TableParagraph"/>
              <w:spacing w:line="262" w:lineRule="exact"/>
              <w:ind w:left="7"/>
              <w:jc w:val="center"/>
            </w:pPr>
            <w:r>
              <w:rPr>
                <w:spacing w:val="-10"/>
              </w:rPr>
              <w:t>4</w:t>
            </w:r>
          </w:p>
        </w:tc>
        <w:tc>
          <w:tcPr>
            <w:tcW w:w="2515" w:type="dxa"/>
          </w:tcPr>
          <w:p w14:paraId="6FCCCCB9" w14:textId="77777777" w:rsidR="000900B5" w:rsidRDefault="00000000">
            <w:pPr>
              <w:pStyle w:val="TableParagraph"/>
              <w:spacing w:line="247" w:lineRule="exact"/>
              <w:ind w:left="122"/>
            </w:pPr>
            <w:r>
              <w:t>Underestimated</w:t>
            </w:r>
            <w:r>
              <w:rPr>
                <w:spacing w:val="56"/>
              </w:rPr>
              <w:t xml:space="preserve"> </w:t>
            </w:r>
            <w:r>
              <w:rPr>
                <w:spacing w:val="-2"/>
              </w:rPr>
              <w:t>time/-</w:t>
            </w:r>
          </w:p>
          <w:p w14:paraId="6FCCCCBA" w14:textId="77777777" w:rsidR="000900B5" w:rsidRDefault="00000000">
            <w:pPr>
              <w:pStyle w:val="TableParagraph"/>
              <w:spacing w:line="273" w:lineRule="exact"/>
              <w:ind w:left="122"/>
            </w:pPr>
            <w:r>
              <w:rPr>
                <w:spacing w:val="-2"/>
              </w:rPr>
              <w:t>effort</w:t>
            </w:r>
          </w:p>
        </w:tc>
        <w:tc>
          <w:tcPr>
            <w:tcW w:w="1095" w:type="dxa"/>
          </w:tcPr>
          <w:p w14:paraId="6FCCCCBB" w14:textId="77777777" w:rsidR="000900B5" w:rsidRDefault="00000000">
            <w:pPr>
              <w:pStyle w:val="TableParagraph"/>
              <w:spacing w:line="262" w:lineRule="exact"/>
              <w:ind w:left="6"/>
              <w:jc w:val="center"/>
            </w:pPr>
            <w:r>
              <w:rPr>
                <w:spacing w:val="-5"/>
              </w:rPr>
              <w:t>No</w:t>
            </w:r>
          </w:p>
        </w:tc>
        <w:tc>
          <w:tcPr>
            <w:tcW w:w="1948" w:type="dxa"/>
          </w:tcPr>
          <w:p w14:paraId="6FCCCCBC" w14:textId="77777777" w:rsidR="000900B5" w:rsidRDefault="000900B5">
            <w:pPr>
              <w:pStyle w:val="TableParagraph"/>
              <w:rPr>
                <w:rFonts w:ascii="Times New Roman"/>
                <w:sz w:val="20"/>
              </w:rPr>
            </w:pPr>
          </w:p>
        </w:tc>
        <w:tc>
          <w:tcPr>
            <w:tcW w:w="1948" w:type="dxa"/>
          </w:tcPr>
          <w:p w14:paraId="6FCCCCBD" w14:textId="77777777" w:rsidR="000900B5" w:rsidRDefault="000900B5">
            <w:pPr>
              <w:pStyle w:val="TableParagraph"/>
              <w:rPr>
                <w:rFonts w:ascii="Times New Roman"/>
                <w:sz w:val="20"/>
              </w:rPr>
            </w:pPr>
          </w:p>
        </w:tc>
        <w:tc>
          <w:tcPr>
            <w:tcW w:w="1948" w:type="dxa"/>
          </w:tcPr>
          <w:p w14:paraId="6FCCCCBE" w14:textId="77777777" w:rsidR="000900B5" w:rsidRDefault="000900B5">
            <w:pPr>
              <w:pStyle w:val="TableParagraph"/>
              <w:rPr>
                <w:rFonts w:ascii="Times New Roman"/>
                <w:sz w:val="20"/>
              </w:rPr>
            </w:pPr>
          </w:p>
        </w:tc>
        <w:tc>
          <w:tcPr>
            <w:tcW w:w="1588" w:type="dxa"/>
          </w:tcPr>
          <w:p w14:paraId="6FCCCCBF" w14:textId="77777777" w:rsidR="000900B5" w:rsidRDefault="000900B5">
            <w:pPr>
              <w:pStyle w:val="TableParagraph"/>
              <w:rPr>
                <w:rFonts w:ascii="Times New Roman"/>
                <w:sz w:val="20"/>
              </w:rPr>
            </w:pPr>
          </w:p>
        </w:tc>
      </w:tr>
      <w:tr w:rsidR="000900B5" w14:paraId="6FCCCCC9" w14:textId="77777777">
        <w:trPr>
          <w:trHeight w:val="539"/>
        </w:trPr>
        <w:tc>
          <w:tcPr>
            <w:tcW w:w="1079" w:type="dxa"/>
          </w:tcPr>
          <w:p w14:paraId="6FCCCCC1" w14:textId="77777777" w:rsidR="000900B5" w:rsidRDefault="00000000">
            <w:pPr>
              <w:pStyle w:val="TableParagraph"/>
              <w:spacing w:line="262" w:lineRule="exact"/>
              <w:ind w:left="7"/>
              <w:jc w:val="center"/>
            </w:pPr>
            <w:r>
              <w:rPr>
                <w:spacing w:val="-10"/>
              </w:rPr>
              <w:t>5</w:t>
            </w:r>
          </w:p>
        </w:tc>
        <w:tc>
          <w:tcPr>
            <w:tcW w:w="2515" w:type="dxa"/>
          </w:tcPr>
          <w:p w14:paraId="6FCCCCC2" w14:textId="77777777" w:rsidR="000900B5" w:rsidRDefault="00000000">
            <w:pPr>
              <w:pStyle w:val="TableParagraph"/>
              <w:spacing w:line="262" w:lineRule="exact"/>
              <w:ind w:left="122"/>
            </w:pPr>
            <w:r>
              <w:t>Other</w:t>
            </w:r>
            <w:r>
              <w:rPr>
                <w:spacing w:val="-10"/>
              </w:rPr>
              <w:t xml:space="preserve"> </w:t>
            </w:r>
            <w:r>
              <w:t>study</w:t>
            </w:r>
            <w:r>
              <w:rPr>
                <w:spacing w:val="-9"/>
              </w:rPr>
              <w:t xml:space="preserve"> </w:t>
            </w:r>
            <w:r>
              <w:rPr>
                <w:spacing w:val="-2"/>
              </w:rPr>
              <w:t>projects</w:t>
            </w:r>
          </w:p>
        </w:tc>
        <w:tc>
          <w:tcPr>
            <w:tcW w:w="1095" w:type="dxa"/>
          </w:tcPr>
          <w:p w14:paraId="6FCCCCC3" w14:textId="77777777" w:rsidR="000900B5" w:rsidRDefault="00000000">
            <w:pPr>
              <w:pStyle w:val="TableParagraph"/>
              <w:spacing w:line="262" w:lineRule="exact"/>
              <w:ind w:left="6"/>
              <w:jc w:val="center"/>
            </w:pPr>
            <w:r>
              <w:rPr>
                <w:spacing w:val="-5"/>
              </w:rPr>
              <w:t>Yes</w:t>
            </w:r>
          </w:p>
        </w:tc>
        <w:tc>
          <w:tcPr>
            <w:tcW w:w="1948" w:type="dxa"/>
          </w:tcPr>
          <w:p w14:paraId="6FCCCCC4" w14:textId="77777777" w:rsidR="000900B5" w:rsidRDefault="00000000">
            <w:pPr>
              <w:pStyle w:val="TableParagraph"/>
              <w:spacing w:line="247" w:lineRule="exact"/>
              <w:ind w:left="121"/>
            </w:pPr>
            <w:proofErr w:type="gramStart"/>
            <w:r>
              <w:t>Reviewing</w:t>
            </w:r>
            <w:r>
              <w:rPr>
                <w:spacing w:val="32"/>
              </w:rPr>
              <w:t xml:space="preserve">  </w:t>
            </w:r>
            <w:r>
              <w:rPr>
                <w:spacing w:val="-2"/>
              </w:rPr>
              <w:t>takes</w:t>
            </w:r>
            <w:proofErr w:type="gramEnd"/>
          </w:p>
          <w:p w14:paraId="6FCCCCC5" w14:textId="77777777" w:rsidR="000900B5" w:rsidRDefault="00000000">
            <w:pPr>
              <w:pStyle w:val="TableParagraph"/>
              <w:spacing w:line="273" w:lineRule="exact"/>
              <w:ind w:left="121"/>
            </w:pPr>
            <w:r>
              <w:rPr>
                <w:spacing w:val="-4"/>
              </w:rPr>
              <w:t>time</w:t>
            </w:r>
          </w:p>
        </w:tc>
        <w:tc>
          <w:tcPr>
            <w:tcW w:w="1948" w:type="dxa"/>
          </w:tcPr>
          <w:p w14:paraId="6FCCCCC6" w14:textId="77777777" w:rsidR="000900B5" w:rsidRDefault="00000000">
            <w:pPr>
              <w:pStyle w:val="TableParagraph"/>
              <w:spacing w:line="262" w:lineRule="exact"/>
              <w:ind w:left="121"/>
            </w:pPr>
            <w:r>
              <w:t>retaken</w:t>
            </w:r>
            <w:r>
              <w:rPr>
                <w:spacing w:val="-9"/>
              </w:rPr>
              <w:t xml:space="preserve"> </w:t>
            </w:r>
            <w:r>
              <w:t>2</w:t>
            </w:r>
            <w:r>
              <w:rPr>
                <w:spacing w:val="-9"/>
              </w:rPr>
              <w:t xml:space="preserve"> </w:t>
            </w:r>
            <w:r>
              <w:rPr>
                <w:spacing w:val="-2"/>
              </w:rPr>
              <w:t>classes</w:t>
            </w:r>
          </w:p>
        </w:tc>
        <w:tc>
          <w:tcPr>
            <w:tcW w:w="1948" w:type="dxa"/>
          </w:tcPr>
          <w:p w14:paraId="6FCCCCC7" w14:textId="77777777" w:rsidR="000900B5" w:rsidRDefault="00000000">
            <w:pPr>
              <w:pStyle w:val="TableParagraph"/>
              <w:spacing w:line="262" w:lineRule="exact"/>
              <w:ind w:left="121"/>
            </w:pPr>
            <w:r>
              <w:t>Split</w:t>
            </w:r>
            <w:r>
              <w:rPr>
                <w:spacing w:val="-8"/>
              </w:rPr>
              <w:t xml:space="preserve"> </w:t>
            </w:r>
            <w:r>
              <w:t>of</w:t>
            </w:r>
            <w:r>
              <w:rPr>
                <w:spacing w:val="-7"/>
              </w:rPr>
              <w:t xml:space="preserve"> </w:t>
            </w:r>
            <w:r>
              <w:rPr>
                <w:spacing w:val="-4"/>
              </w:rPr>
              <w:t>time</w:t>
            </w:r>
          </w:p>
        </w:tc>
        <w:tc>
          <w:tcPr>
            <w:tcW w:w="1588" w:type="dxa"/>
          </w:tcPr>
          <w:p w14:paraId="6FCCCCC8" w14:textId="77777777" w:rsidR="000900B5" w:rsidRDefault="00000000">
            <w:pPr>
              <w:pStyle w:val="TableParagraph"/>
              <w:spacing w:line="262" w:lineRule="exact"/>
              <w:ind w:left="4"/>
              <w:jc w:val="center"/>
            </w:pPr>
            <w:r>
              <w:rPr>
                <w:spacing w:val="-2"/>
              </w:rPr>
              <w:t>11.10.2025</w:t>
            </w:r>
          </w:p>
        </w:tc>
      </w:tr>
      <w:tr w:rsidR="000900B5" w14:paraId="6FCCCCD5" w14:textId="77777777">
        <w:trPr>
          <w:trHeight w:val="1081"/>
        </w:trPr>
        <w:tc>
          <w:tcPr>
            <w:tcW w:w="1079" w:type="dxa"/>
          </w:tcPr>
          <w:p w14:paraId="6FCCCCCA" w14:textId="77777777" w:rsidR="000900B5" w:rsidRDefault="00000000">
            <w:pPr>
              <w:pStyle w:val="TableParagraph"/>
              <w:spacing w:line="262" w:lineRule="exact"/>
              <w:ind w:left="7"/>
              <w:jc w:val="center"/>
            </w:pPr>
            <w:r>
              <w:rPr>
                <w:spacing w:val="-10"/>
              </w:rPr>
              <w:t>6</w:t>
            </w:r>
          </w:p>
        </w:tc>
        <w:tc>
          <w:tcPr>
            <w:tcW w:w="2515" w:type="dxa"/>
          </w:tcPr>
          <w:p w14:paraId="6FCCCCCB" w14:textId="77777777" w:rsidR="000900B5" w:rsidRDefault="00000000">
            <w:pPr>
              <w:pStyle w:val="TableParagraph"/>
              <w:spacing w:line="262" w:lineRule="exact"/>
              <w:ind w:left="122"/>
            </w:pPr>
            <w:r>
              <w:rPr>
                <w:spacing w:val="-5"/>
              </w:rPr>
              <w:t>Work</w:t>
            </w:r>
            <w:r>
              <w:rPr>
                <w:spacing w:val="-6"/>
              </w:rPr>
              <w:t xml:space="preserve"> </w:t>
            </w:r>
            <w:r>
              <w:rPr>
                <w:spacing w:val="-2"/>
              </w:rPr>
              <w:t>projects</w:t>
            </w:r>
          </w:p>
        </w:tc>
        <w:tc>
          <w:tcPr>
            <w:tcW w:w="1095" w:type="dxa"/>
          </w:tcPr>
          <w:p w14:paraId="6FCCCCCC" w14:textId="77777777" w:rsidR="000900B5" w:rsidRDefault="00000000">
            <w:pPr>
              <w:pStyle w:val="TableParagraph"/>
              <w:spacing w:line="262" w:lineRule="exact"/>
              <w:ind w:left="6"/>
              <w:jc w:val="center"/>
            </w:pPr>
            <w:r>
              <w:rPr>
                <w:spacing w:val="-5"/>
              </w:rPr>
              <w:t>Yes</w:t>
            </w:r>
          </w:p>
        </w:tc>
        <w:tc>
          <w:tcPr>
            <w:tcW w:w="1948" w:type="dxa"/>
          </w:tcPr>
          <w:p w14:paraId="6FCCCCCD" w14:textId="77777777" w:rsidR="000900B5" w:rsidRDefault="00000000">
            <w:pPr>
              <w:pStyle w:val="TableParagraph"/>
              <w:spacing w:line="247" w:lineRule="exact"/>
              <w:ind w:left="121"/>
            </w:pPr>
            <w:r>
              <w:t>Efforts</w:t>
            </w:r>
            <w:r>
              <w:rPr>
                <w:spacing w:val="58"/>
              </w:rPr>
              <w:t xml:space="preserve"> </w:t>
            </w:r>
            <w:r>
              <w:t>and</w:t>
            </w:r>
            <w:r>
              <w:rPr>
                <w:spacing w:val="58"/>
              </w:rPr>
              <w:t xml:space="preserve"> </w:t>
            </w:r>
            <w:proofErr w:type="spellStart"/>
            <w:r>
              <w:rPr>
                <w:spacing w:val="-2"/>
              </w:rPr>
              <w:t>inci</w:t>
            </w:r>
            <w:proofErr w:type="spellEnd"/>
            <w:r>
              <w:rPr>
                <w:spacing w:val="-2"/>
              </w:rPr>
              <w:t>-</w:t>
            </w:r>
          </w:p>
          <w:p w14:paraId="6FCCCCCE" w14:textId="77777777" w:rsidR="000900B5" w:rsidRDefault="00000000">
            <w:pPr>
              <w:pStyle w:val="TableParagraph"/>
              <w:spacing w:line="286" w:lineRule="exact"/>
              <w:ind w:left="121"/>
            </w:pPr>
            <w:r>
              <w:rPr>
                <w:spacing w:val="-4"/>
              </w:rPr>
              <w:t>dents</w:t>
            </w:r>
          </w:p>
        </w:tc>
        <w:tc>
          <w:tcPr>
            <w:tcW w:w="1948" w:type="dxa"/>
          </w:tcPr>
          <w:p w14:paraId="6FCCCCCF" w14:textId="77777777" w:rsidR="000900B5" w:rsidRDefault="00000000">
            <w:pPr>
              <w:pStyle w:val="TableParagraph"/>
              <w:spacing w:line="247" w:lineRule="exact"/>
              <w:ind w:left="121"/>
            </w:pPr>
            <w:r>
              <w:t>less</w:t>
            </w:r>
            <w:r>
              <w:rPr>
                <w:spacing w:val="36"/>
              </w:rPr>
              <w:t xml:space="preserve"> </w:t>
            </w:r>
            <w:r>
              <w:t>than</w:t>
            </w:r>
            <w:r>
              <w:rPr>
                <w:spacing w:val="37"/>
              </w:rPr>
              <w:t xml:space="preserve"> </w:t>
            </w:r>
            <w:r>
              <w:t>50%</w:t>
            </w:r>
            <w:r>
              <w:rPr>
                <w:spacing w:val="37"/>
              </w:rPr>
              <w:t xml:space="preserve"> </w:t>
            </w:r>
            <w:r>
              <w:rPr>
                <w:spacing w:val="-5"/>
              </w:rPr>
              <w:t>of</w:t>
            </w:r>
          </w:p>
          <w:p w14:paraId="6FCCCCD0" w14:textId="77777777" w:rsidR="000900B5" w:rsidRDefault="00000000">
            <w:pPr>
              <w:pStyle w:val="TableParagraph"/>
              <w:tabs>
                <w:tab w:val="left" w:pos="1378"/>
              </w:tabs>
              <w:spacing w:line="271" w:lineRule="exact"/>
              <w:ind w:left="121"/>
            </w:pPr>
            <w:r>
              <w:rPr>
                <w:spacing w:val="-2"/>
              </w:rPr>
              <w:t>expected</w:t>
            </w:r>
            <w:r>
              <w:tab/>
            </w:r>
            <w:r>
              <w:rPr>
                <w:spacing w:val="-4"/>
              </w:rPr>
              <w:t>time</w:t>
            </w:r>
          </w:p>
          <w:p w14:paraId="6FCCCCD1" w14:textId="77777777" w:rsidR="000900B5" w:rsidRDefault="00000000">
            <w:pPr>
              <w:pStyle w:val="TableParagraph"/>
              <w:tabs>
                <w:tab w:val="left" w:pos="1535"/>
              </w:tabs>
              <w:spacing w:line="271" w:lineRule="exact"/>
              <w:ind w:left="121"/>
            </w:pPr>
            <w:r>
              <w:rPr>
                <w:spacing w:val="-2"/>
              </w:rPr>
              <w:t>available</w:t>
            </w:r>
            <w:r>
              <w:tab/>
            </w:r>
            <w:r>
              <w:rPr>
                <w:spacing w:val="-5"/>
              </w:rPr>
              <w:t>for</w:t>
            </w:r>
          </w:p>
          <w:p w14:paraId="6FCCCCD2" w14:textId="77777777" w:rsidR="000900B5" w:rsidRDefault="00000000">
            <w:pPr>
              <w:pStyle w:val="TableParagraph"/>
              <w:spacing w:line="273" w:lineRule="exact"/>
              <w:ind w:left="121"/>
            </w:pPr>
            <w:r>
              <w:t>study</w:t>
            </w:r>
            <w:r>
              <w:rPr>
                <w:spacing w:val="-13"/>
              </w:rPr>
              <w:t xml:space="preserve"> </w:t>
            </w:r>
            <w:r>
              <w:rPr>
                <w:spacing w:val="-2"/>
              </w:rPr>
              <w:t>project</w:t>
            </w:r>
          </w:p>
        </w:tc>
        <w:tc>
          <w:tcPr>
            <w:tcW w:w="1948" w:type="dxa"/>
          </w:tcPr>
          <w:p w14:paraId="6FCCCCD3" w14:textId="77777777" w:rsidR="000900B5" w:rsidRDefault="00000000">
            <w:pPr>
              <w:pStyle w:val="TableParagraph"/>
              <w:spacing w:line="262" w:lineRule="exact"/>
              <w:ind w:left="121"/>
            </w:pPr>
            <w:r>
              <w:rPr>
                <w:spacing w:val="-4"/>
              </w:rPr>
              <w:t>None</w:t>
            </w:r>
          </w:p>
        </w:tc>
        <w:tc>
          <w:tcPr>
            <w:tcW w:w="1588" w:type="dxa"/>
          </w:tcPr>
          <w:p w14:paraId="6FCCCCD4" w14:textId="77777777" w:rsidR="000900B5" w:rsidRDefault="000900B5">
            <w:pPr>
              <w:pStyle w:val="TableParagraph"/>
              <w:rPr>
                <w:rFonts w:ascii="Times New Roman"/>
                <w:sz w:val="20"/>
              </w:rPr>
            </w:pPr>
          </w:p>
        </w:tc>
      </w:tr>
      <w:tr w:rsidR="000900B5" w14:paraId="6FCCCCDF" w14:textId="77777777">
        <w:trPr>
          <w:trHeight w:val="539"/>
        </w:trPr>
        <w:tc>
          <w:tcPr>
            <w:tcW w:w="1079" w:type="dxa"/>
          </w:tcPr>
          <w:p w14:paraId="6FCCCCD6" w14:textId="77777777" w:rsidR="000900B5" w:rsidRDefault="00000000">
            <w:pPr>
              <w:pStyle w:val="TableParagraph"/>
              <w:spacing w:line="262" w:lineRule="exact"/>
              <w:ind w:left="7"/>
              <w:jc w:val="center"/>
            </w:pPr>
            <w:r>
              <w:rPr>
                <w:spacing w:val="-10"/>
              </w:rPr>
              <w:t>7</w:t>
            </w:r>
          </w:p>
        </w:tc>
        <w:tc>
          <w:tcPr>
            <w:tcW w:w="2515" w:type="dxa"/>
          </w:tcPr>
          <w:p w14:paraId="6FCCCCD7" w14:textId="77777777" w:rsidR="000900B5" w:rsidRDefault="00000000">
            <w:pPr>
              <w:pStyle w:val="TableParagraph"/>
              <w:spacing w:line="262" w:lineRule="exact"/>
              <w:ind w:left="122"/>
            </w:pPr>
            <w:r>
              <w:rPr>
                <w:spacing w:val="-2"/>
              </w:rPr>
              <w:t>Procrastination</w:t>
            </w:r>
          </w:p>
        </w:tc>
        <w:tc>
          <w:tcPr>
            <w:tcW w:w="1095" w:type="dxa"/>
          </w:tcPr>
          <w:p w14:paraId="6FCCCCD8" w14:textId="77777777" w:rsidR="000900B5" w:rsidRDefault="00000000">
            <w:pPr>
              <w:pStyle w:val="TableParagraph"/>
              <w:spacing w:line="262" w:lineRule="exact"/>
              <w:ind w:left="6"/>
              <w:jc w:val="center"/>
            </w:pPr>
            <w:r>
              <w:rPr>
                <w:spacing w:val="-5"/>
              </w:rPr>
              <w:t>Yes</w:t>
            </w:r>
          </w:p>
        </w:tc>
        <w:tc>
          <w:tcPr>
            <w:tcW w:w="1948" w:type="dxa"/>
          </w:tcPr>
          <w:p w14:paraId="6FCCCCD9" w14:textId="77777777" w:rsidR="000900B5" w:rsidRDefault="00000000">
            <w:pPr>
              <w:pStyle w:val="TableParagraph"/>
              <w:spacing w:line="247" w:lineRule="exact"/>
              <w:ind w:left="121"/>
            </w:pPr>
            <w:r>
              <w:rPr>
                <w:spacing w:val="-2"/>
              </w:rPr>
              <w:t>Postponing work-</w:t>
            </w:r>
          </w:p>
          <w:p w14:paraId="6FCCCCDA" w14:textId="77777777" w:rsidR="000900B5" w:rsidRDefault="00000000">
            <w:pPr>
              <w:pStyle w:val="TableParagraph"/>
              <w:spacing w:line="273" w:lineRule="exact"/>
              <w:ind w:left="121"/>
            </w:pPr>
            <w:proofErr w:type="spellStart"/>
            <w:r>
              <w:t>ing</w:t>
            </w:r>
            <w:proofErr w:type="spellEnd"/>
            <w:r>
              <w:rPr>
                <w:spacing w:val="-4"/>
              </w:rPr>
              <w:t xml:space="preserve"> </w:t>
            </w:r>
            <w:r>
              <w:t>on</w:t>
            </w:r>
            <w:r>
              <w:rPr>
                <w:spacing w:val="-4"/>
              </w:rPr>
              <w:t xml:space="preserve"> </w:t>
            </w:r>
            <w:r>
              <w:rPr>
                <w:spacing w:val="-2"/>
              </w:rPr>
              <w:t>things</w:t>
            </w:r>
          </w:p>
        </w:tc>
        <w:tc>
          <w:tcPr>
            <w:tcW w:w="1948" w:type="dxa"/>
          </w:tcPr>
          <w:p w14:paraId="6FCCCCDB" w14:textId="77777777" w:rsidR="000900B5" w:rsidRDefault="00000000">
            <w:pPr>
              <w:pStyle w:val="TableParagraph"/>
              <w:spacing w:line="262" w:lineRule="exact"/>
              <w:ind w:left="121"/>
            </w:pPr>
            <w:r>
              <w:rPr>
                <w:spacing w:val="-2"/>
              </w:rPr>
              <w:t>Reality</w:t>
            </w:r>
          </w:p>
        </w:tc>
        <w:tc>
          <w:tcPr>
            <w:tcW w:w="1948" w:type="dxa"/>
          </w:tcPr>
          <w:p w14:paraId="6FCCCCDC" w14:textId="77777777" w:rsidR="000900B5" w:rsidRDefault="00000000">
            <w:pPr>
              <w:pStyle w:val="TableParagraph"/>
              <w:tabs>
                <w:tab w:val="left" w:pos="1569"/>
              </w:tabs>
              <w:spacing w:line="247" w:lineRule="exact"/>
              <w:ind w:left="121"/>
            </w:pPr>
            <w:r>
              <w:rPr>
                <w:spacing w:val="-2"/>
              </w:rPr>
              <w:t>Learning</w:t>
            </w:r>
            <w:r>
              <w:tab/>
            </w:r>
            <w:r>
              <w:rPr>
                <w:spacing w:val="-5"/>
              </w:rPr>
              <w:t>on</w:t>
            </w:r>
          </w:p>
          <w:p w14:paraId="6FCCCCDD" w14:textId="77777777" w:rsidR="000900B5" w:rsidRDefault="00000000">
            <w:pPr>
              <w:pStyle w:val="TableParagraph"/>
              <w:spacing w:line="273" w:lineRule="exact"/>
              <w:ind w:left="121"/>
            </w:pPr>
            <w:r>
              <w:t>some</w:t>
            </w:r>
            <w:r>
              <w:rPr>
                <w:spacing w:val="-7"/>
              </w:rPr>
              <w:t xml:space="preserve"> </w:t>
            </w:r>
            <w:r>
              <w:rPr>
                <w:spacing w:val="-2"/>
              </w:rPr>
              <w:t>evenings</w:t>
            </w:r>
          </w:p>
        </w:tc>
        <w:tc>
          <w:tcPr>
            <w:tcW w:w="1588" w:type="dxa"/>
          </w:tcPr>
          <w:p w14:paraId="6FCCCCDE" w14:textId="77777777" w:rsidR="000900B5" w:rsidRDefault="00000000">
            <w:pPr>
              <w:pStyle w:val="TableParagraph"/>
              <w:spacing w:line="262" w:lineRule="exact"/>
              <w:ind w:left="4"/>
              <w:jc w:val="center"/>
            </w:pPr>
            <w:r>
              <w:rPr>
                <w:spacing w:val="-2"/>
              </w:rPr>
              <w:t>19.10.2025</w:t>
            </w:r>
          </w:p>
        </w:tc>
      </w:tr>
      <w:tr w:rsidR="000900B5" w14:paraId="6FCCCCE9" w14:textId="77777777">
        <w:trPr>
          <w:trHeight w:val="810"/>
        </w:trPr>
        <w:tc>
          <w:tcPr>
            <w:tcW w:w="1079" w:type="dxa"/>
          </w:tcPr>
          <w:p w14:paraId="6FCCCCE0" w14:textId="77777777" w:rsidR="000900B5" w:rsidRDefault="00000000">
            <w:pPr>
              <w:pStyle w:val="TableParagraph"/>
              <w:spacing w:line="262" w:lineRule="exact"/>
              <w:ind w:left="7"/>
              <w:jc w:val="center"/>
            </w:pPr>
            <w:r>
              <w:rPr>
                <w:spacing w:val="-10"/>
              </w:rPr>
              <w:t>8</w:t>
            </w:r>
          </w:p>
        </w:tc>
        <w:tc>
          <w:tcPr>
            <w:tcW w:w="2515" w:type="dxa"/>
          </w:tcPr>
          <w:p w14:paraId="6FCCCCE1" w14:textId="77777777" w:rsidR="000900B5" w:rsidRDefault="00000000">
            <w:pPr>
              <w:pStyle w:val="TableParagraph"/>
              <w:spacing w:line="247" w:lineRule="exact"/>
              <w:ind w:left="122"/>
            </w:pPr>
            <w:r>
              <w:t>Unavailability</w:t>
            </w:r>
            <w:r>
              <w:rPr>
                <w:spacing w:val="37"/>
              </w:rPr>
              <w:t xml:space="preserve"> </w:t>
            </w:r>
            <w:r>
              <w:t>of</w:t>
            </w:r>
            <w:r>
              <w:rPr>
                <w:spacing w:val="38"/>
              </w:rPr>
              <w:t xml:space="preserve"> </w:t>
            </w:r>
            <w:r>
              <w:rPr>
                <w:spacing w:val="-4"/>
              </w:rPr>
              <w:t>main</w:t>
            </w:r>
          </w:p>
          <w:p w14:paraId="6FCCCCE2" w14:textId="77777777" w:rsidR="000900B5" w:rsidRDefault="00000000">
            <w:pPr>
              <w:pStyle w:val="TableParagraph"/>
              <w:spacing w:line="271" w:lineRule="exact"/>
              <w:ind w:left="122"/>
            </w:pPr>
            <w:r>
              <w:t>project</w:t>
            </w:r>
            <w:r>
              <w:rPr>
                <w:spacing w:val="64"/>
              </w:rPr>
              <w:t xml:space="preserve"> </w:t>
            </w:r>
            <w:r>
              <w:t>staff</w:t>
            </w:r>
            <w:r>
              <w:rPr>
                <w:spacing w:val="65"/>
              </w:rPr>
              <w:t xml:space="preserve"> </w:t>
            </w:r>
            <w:r>
              <w:t>(e.g.,</w:t>
            </w:r>
            <w:r>
              <w:rPr>
                <w:spacing w:val="58"/>
                <w:w w:val="150"/>
              </w:rPr>
              <w:t xml:space="preserve"> </w:t>
            </w:r>
            <w:r>
              <w:rPr>
                <w:spacing w:val="-4"/>
              </w:rPr>
              <w:t>ill-</w:t>
            </w:r>
          </w:p>
          <w:p w14:paraId="6FCCCCE3" w14:textId="77777777" w:rsidR="000900B5" w:rsidRDefault="00000000">
            <w:pPr>
              <w:pStyle w:val="TableParagraph"/>
              <w:spacing w:line="273" w:lineRule="exact"/>
              <w:ind w:left="122"/>
            </w:pPr>
            <w:r>
              <w:rPr>
                <w:spacing w:val="-2"/>
              </w:rPr>
              <w:t>ness)</w:t>
            </w:r>
          </w:p>
        </w:tc>
        <w:tc>
          <w:tcPr>
            <w:tcW w:w="1095" w:type="dxa"/>
          </w:tcPr>
          <w:p w14:paraId="6FCCCCE4" w14:textId="77777777" w:rsidR="000900B5" w:rsidRDefault="00000000">
            <w:pPr>
              <w:pStyle w:val="TableParagraph"/>
              <w:spacing w:line="262" w:lineRule="exact"/>
              <w:ind w:left="6"/>
              <w:jc w:val="center"/>
            </w:pPr>
            <w:r>
              <w:rPr>
                <w:spacing w:val="-5"/>
              </w:rPr>
              <w:t>No</w:t>
            </w:r>
          </w:p>
        </w:tc>
        <w:tc>
          <w:tcPr>
            <w:tcW w:w="1948" w:type="dxa"/>
          </w:tcPr>
          <w:p w14:paraId="6FCCCCE5" w14:textId="77777777" w:rsidR="000900B5" w:rsidRDefault="000900B5">
            <w:pPr>
              <w:pStyle w:val="TableParagraph"/>
              <w:rPr>
                <w:rFonts w:ascii="Times New Roman"/>
                <w:sz w:val="20"/>
              </w:rPr>
            </w:pPr>
          </w:p>
        </w:tc>
        <w:tc>
          <w:tcPr>
            <w:tcW w:w="1948" w:type="dxa"/>
          </w:tcPr>
          <w:p w14:paraId="6FCCCCE6" w14:textId="77777777" w:rsidR="000900B5" w:rsidRDefault="000900B5">
            <w:pPr>
              <w:pStyle w:val="TableParagraph"/>
              <w:rPr>
                <w:rFonts w:ascii="Times New Roman"/>
                <w:sz w:val="20"/>
              </w:rPr>
            </w:pPr>
          </w:p>
        </w:tc>
        <w:tc>
          <w:tcPr>
            <w:tcW w:w="1948" w:type="dxa"/>
          </w:tcPr>
          <w:p w14:paraId="6FCCCCE7" w14:textId="77777777" w:rsidR="000900B5" w:rsidRDefault="000900B5">
            <w:pPr>
              <w:pStyle w:val="TableParagraph"/>
              <w:rPr>
                <w:rFonts w:ascii="Times New Roman"/>
                <w:sz w:val="20"/>
              </w:rPr>
            </w:pPr>
          </w:p>
        </w:tc>
        <w:tc>
          <w:tcPr>
            <w:tcW w:w="1588" w:type="dxa"/>
          </w:tcPr>
          <w:p w14:paraId="6FCCCCE8" w14:textId="77777777" w:rsidR="000900B5" w:rsidRDefault="000900B5">
            <w:pPr>
              <w:pStyle w:val="TableParagraph"/>
              <w:rPr>
                <w:rFonts w:ascii="Times New Roman"/>
                <w:sz w:val="20"/>
              </w:rPr>
            </w:pPr>
          </w:p>
        </w:tc>
      </w:tr>
      <w:tr w:rsidR="000900B5" w14:paraId="6FCCCCF3" w14:textId="77777777">
        <w:trPr>
          <w:trHeight w:val="810"/>
        </w:trPr>
        <w:tc>
          <w:tcPr>
            <w:tcW w:w="1079" w:type="dxa"/>
          </w:tcPr>
          <w:p w14:paraId="6FCCCCEA" w14:textId="77777777" w:rsidR="000900B5" w:rsidRDefault="00000000">
            <w:pPr>
              <w:pStyle w:val="TableParagraph"/>
              <w:spacing w:line="262" w:lineRule="exact"/>
              <w:ind w:left="7"/>
              <w:jc w:val="center"/>
            </w:pPr>
            <w:r>
              <w:rPr>
                <w:spacing w:val="-10"/>
                <w:w w:val="105"/>
              </w:rPr>
              <w:t>9</w:t>
            </w:r>
          </w:p>
        </w:tc>
        <w:tc>
          <w:tcPr>
            <w:tcW w:w="2515" w:type="dxa"/>
          </w:tcPr>
          <w:p w14:paraId="6FCCCCEB" w14:textId="77777777" w:rsidR="000900B5" w:rsidRDefault="00000000">
            <w:pPr>
              <w:pStyle w:val="TableParagraph"/>
              <w:spacing w:line="247" w:lineRule="exact"/>
              <w:ind w:left="122"/>
            </w:pPr>
            <w:r>
              <w:t>Unavailability</w:t>
            </w:r>
            <w:r>
              <w:rPr>
                <w:spacing w:val="52"/>
              </w:rPr>
              <w:t xml:space="preserve"> </w:t>
            </w:r>
            <w:r>
              <w:t>of</w:t>
            </w:r>
            <w:r>
              <w:rPr>
                <w:spacing w:val="53"/>
              </w:rPr>
              <w:t xml:space="preserve"> </w:t>
            </w:r>
            <w:proofErr w:type="spellStart"/>
            <w:r>
              <w:rPr>
                <w:spacing w:val="-2"/>
              </w:rPr>
              <w:t>advi</w:t>
            </w:r>
            <w:proofErr w:type="spellEnd"/>
            <w:r>
              <w:rPr>
                <w:spacing w:val="-2"/>
              </w:rPr>
              <w:t>-</w:t>
            </w:r>
          </w:p>
          <w:p w14:paraId="6FCCCCEC" w14:textId="77777777" w:rsidR="000900B5" w:rsidRDefault="00000000">
            <w:pPr>
              <w:pStyle w:val="TableParagraph"/>
              <w:spacing w:line="271" w:lineRule="exact"/>
              <w:ind w:left="122"/>
            </w:pPr>
            <w:proofErr w:type="spellStart"/>
            <w:r>
              <w:t>sor</w:t>
            </w:r>
            <w:proofErr w:type="spellEnd"/>
            <w:r>
              <w:rPr>
                <w:spacing w:val="39"/>
              </w:rPr>
              <w:t xml:space="preserve"> </w:t>
            </w:r>
            <w:r>
              <w:t>(e.g.,</w:t>
            </w:r>
            <w:r>
              <w:rPr>
                <w:spacing w:val="52"/>
              </w:rPr>
              <w:t xml:space="preserve"> </w:t>
            </w:r>
            <w:r>
              <w:t>illness,</w:t>
            </w:r>
            <w:r>
              <w:rPr>
                <w:spacing w:val="51"/>
              </w:rPr>
              <w:t xml:space="preserve"> </w:t>
            </w:r>
            <w:proofErr w:type="spellStart"/>
            <w:r>
              <w:rPr>
                <w:spacing w:val="-2"/>
              </w:rPr>
              <w:t>acci</w:t>
            </w:r>
            <w:proofErr w:type="spellEnd"/>
            <w:r>
              <w:rPr>
                <w:spacing w:val="-2"/>
              </w:rPr>
              <w:t>-</w:t>
            </w:r>
          </w:p>
          <w:p w14:paraId="6FCCCCED" w14:textId="77777777" w:rsidR="000900B5" w:rsidRDefault="00000000">
            <w:pPr>
              <w:pStyle w:val="TableParagraph"/>
              <w:spacing w:line="273" w:lineRule="exact"/>
              <w:ind w:left="122"/>
            </w:pPr>
            <w:r>
              <w:rPr>
                <w:spacing w:val="-2"/>
              </w:rPr>
              <w:t>dent)</w:t>
            </w:r>
          </w:p>
        </w:tc>
        <w:tc>
          <w:tcPr>
            <w:tcW w:w="1095" w:type="dxa"/>
          </w:tcPr>
          <w:p w14:paraId="6FCCCCEE" w14:textId="77777777" w:rsidR="000900B5" w:rsidRDefault="00000000">
            <w:pPr>
              <w:pStyle w:val="TableParagraph"/>
              <w:spacing w:line="262" w:lineRule="exact"/>
              <w:ind w:left="6"/>
              <w:jc w:val="center"/>
            </w:pPr>
            <w:r>
              <w:rPr>
                <w:spacing w:val="-5"/>
              </w:rPr>
              <w:t>No</w:t>
            </w:r>
          </w:p>
        </w:tc>
        <w:tc>
          <w:tcPr>
            <w:tcW w:w="1948" w:type="dxa"/>
          </w:tcPr>
          <w:p w14:paraId="6FCCCCEF" w14:textId="77777777" w:rsidR="000900B5" w:rsidRDefault="000900B5">
            <w:pPr>
              <w:pStyle w:val="TableParagraph"/>
              <w:rPr>
                <w:rFonts w:ascii="Times New Roman"/>
                <w:sz w:val="20"/>
              </w:rPr>
            </w:pPr>
          </w:p>
        </w:tc>
        <w:tc>
          <w:tcPr>
            <w:tcW w:w="1948" w:type="dxa"/>
          </w:tcPr>
          <w:p w14:paraId="6FCCCCF0" w14:textId="77777777" w:rsidR="000900B5" w:rsidRDefault="000900B5">
            <w:pPr>
              <w:pStyle w:val="TableParagraph"/>
              <w:rPr>
                <w:rFonts w:ascii="Times New Roman"/>
                <w:sz w:val="20"/>
              </w:rPr>
            </w:pPr>
          </w:p>
        </w:tc>
        <w:tc>
          <w:tcPr>
            <w:tcW w:w="1948" w:type="dxa"/>
          </w:tcPr>
          <w:p w14:paraId="6FCCCCF1" w14:textId="77777777" w:rsidR="000900B5" w:rsidRDefault="000900B5">
            <w:pPr>
              <w:pStyle w:val="TableParagraph"/>
              <w:rPr>
                <w:rFonts w:ascii="Times New Roman"/>
                <w:sz w:val="20"/>
              </w:rPr>
            </w:pPr>
          </w:p>
        </w:tc>
        <w:tc>
          <w:tcPr>
            <w:tcW w:w="1588" w:type="dxa"/>
          </w:tcPr>
          <w:p w14:paraId="6FCCCCF2" w14:textId="77777777" w:rsidR="000900B5" w:rsidRDefault="000900B5">
            <w:pPr>
              <w:pStyle w:val="TableParagraph"/>
              <w:rPr>
                <w:rFonts w:ascii="Times New Roman"/>
                <w:sz w:val="20"/>
              </w:rPr>
            </w:pPr>
          </w:p>
        </w:tc>
      </w:tr>
      <w:tr w:rsidR="000900B5" w14:paraId="6FCCCCFC" w14:textId="77777777">
        <w:trPr>
          <w:trHeight w:val="539"/>
        </w:trPr>
        <w:tc>
          <w:tcPr>
            <w:tcW w:w="1079" w:type="dxa"/>
          </w:tcPr>
          <w:p w14:paraId="6FCCCCF4" w14:textId="77777777" w:rsidR="000900B5" w:rsidRDefault="00000000">
            <w:pPr>
              <w:pStyle w:val="TableParagraph"/>
              <w:spacing w:line="262" w:lineRule="exact"/>
              <w:ind w:left="7"/>
              <w:jc w:val="center"/>
            </w:pPr>
            <w:r>
              <w:rPr>
                <w:spacing w:val="-5"/>
              </w:rPr>
              <w:t>10</w:t>
            </w:r>
          </w:p>
        </w:tc>
        <w:tc>
          <w:tcPr>
            <w:tcW w:w="2515" w:type="dxa"/>
          </w:tcPr>
          <w:p w14:paraId="6FCCCCF5" w14:textId="77777777" w:rsidR="000900B5" w:rsidRDefault="00000000">
            <w:pPr>
              <w:pStyle w:val="TableParagraph"/>
              <w:spacing w:line="247" w:lineRule="exact"/>
              <w:ind w:left="122"/>
            </w:pPr>
            <w:r>
              <w:t>Software</w:t>
            </w:r>
            <w:r>
              <w:rPr>
                <w:spacing w:val="44"/>
              </w:rPr>
              <w:t xml:space="preserve"> </w:t>
            </w:r>
            <w:r>
              <w:t>Version</w:t>
            </w:r>
            <w:r>
              <w:rPr>
                <w:spacing w:val="44"/>
              </w:rPr>
              <w:t xml:space="preserve"> </w:t>
            </w:r>
            <w:r>
              <w:t>/</w:t>
            </w:r>
            <w:r>
              <w:rPr>
                <w:spacing w:val="44"/>
              </w:rPr>
              <w:t xml:space="preserve"> </w:t>
            </w:r>
            <w:r>
              <w:rPr>
                <w:spacing w:val="-5"/>
              </w:rPr>
              <w:t>Li-</w:t>
            </w:r>
          </w:p>
          <w:p w14:paraId="6FCCCCF6" w14:textId="77777777" w:rsidR="000900B5" w:rsidRDefault="00000000">
            <w:pPr>
              <w:pStyle w:val="TableParagraph"/>
              <w:spacing w:line="273" w:lineRule="exact"/>
              <w:ind w:left="122"/>
            </w:pPr>
            <w:proofErr w:type="spellStart"/>
            <w:r>
              <w:t>brary</w:t>
            </w:r>
            <w:proofErr w:type="spellEnd"/>
            <w:r>
              <w:rPr>
                <w:spacing w:val="-6"/>
              </w:rPr>
              <w:t xml:space="preserve"> </w:t>
            </w:r>
            <w:r>
              <w:t>/</w:t>
            </w:r>
            <w:r>
              <w:rPr>
                <w:spacing w:val="-6"/>
              </w:rPr>
              <w:t xml:space="preserve"> </w:t>
            </w:r>
            <w:r>
              <w:rPr>
                <w:spacing w:val="-2"/>
              </w:rPr>
              <w:t>Dependency</w:t>
            </w:r>
          </w:p>
        </w:tc>
        <w:tc>
          <w:tcPr>
            <w:tcW w:w="1095" w:type="dxa"/>
          </w:tcPr>
          <w:p w14:paraId="6FCCCCF7" w14:textId="77777777" w:rsidR="000900B5" w:rsidRDefault="00000000">
            <w:pPr>
              <w:pStyle w:val="TableParagraph"/>
              <w:spacing w:line="262" w:lineRule="exact"/>
              <w:ind w:left="6"/>
              <w:jc w:val="center"/>
            </w:pPr>
            <w:r>
              <w:rPr>
                <w:spacing w:val="-5"/>
              </w:rPr>
              <w:t>No</w:t>
            </w:r>
          </w:p>
        </w:tc>
        <w:tc>
          <w:tcPr>
            <w:tcW w:w="1948" w:type="dxa"/>
          </w:tcPr>
          <w:p w14:paraId="6FCCCCF8" w14:textId="77777777" w:rsidR="000900B5" w:rsidRDefault="000900B5">
            <w:pPr>
              <w:pStyle w:val="TableParagraph"/>
              <w:rPr>
                <w:rFonts w:ascii="Times New Roman"/>
                <w:sz w:val="20"/>
              </w:rPr>
            </w:pPr>
          </w:p>
        </w:tc>
        <w:tc>
          <w:tcPr>
            <w:tcW w:w="1948" w:type="dxa"/>
          </w:tcPr>
          <w:p w14:paraId="6FCCCCF9" w14:textId="77777777" w:rsidR="000900B5" w:rsidRDefault="000900B5">
            <w:pPr>
              <w:pStyle w:val="TableParagraph"/>
              <w:rPr>
                <w:rFonts w:ascii="Times New Roman"/>
                <w:sz w:val="20"/>
              </w:rPr>
            </w:pPr>
          </w:p>
        </w:tc>
        <w:tc>
          <w:tcPr>
            <w:tcW w:w="1948" w:type="dxa"/>
          </w:tcPr>
          <w:p w14:paraId="6FCCCCFA" w14:textId="77777777" w:rsidR="000900B5" w:rsidRDefault="000900B5">
            <w:pPr>
              <w:pStyle w:val="TableParagraph"/>
              <w:rPr>
                <w:rFonts w:ascii="Times New Roman"/>
                <w:sz w:val="20"/>
              </w:rPr>
            </w:pPr>
          </w:p>
        </w:tc>
        <w:tc>
          <w:tcPr>
            <w:tcW w:w="1588" w:type="dxa"/>
          </w:tcPr>
          <w:p w14:paraId="6FCCCCFB" w14:textId="77777777" w:rsidR="000900B5" w:rsidRDefault="000900B5">
            <w:pPr>
              <w:pStyle w:val="TableParagraph"/>
              <w:rPr>
                <w:rFonts w:ascii="Times New Roman"/>
                <w:sz w:val="20"/>
              </w:rPr>
            </w:pPr>
          </w:p>
        </w:tc>
      </w:tr>
      <w:tr w:rsidR="000900B5" w14:paraId="6FCCCD04" w14:textId="77777777">
        <w:trPr>
          <w:trHeight w:val="268"/>
        </w:trPr>
        <w:tc>
          <w:tcPr>
            <w:tcW w:w="1079" w:type="dxa"/>
          </w:tcPr>
          <w:p w14:paraId="6FCCCCFD" w14:textId="77777777" w:rsidR="000900B5" w:rsidRDefault="00000000">
            <w:pPr>
              <w:pStyle w:val="TableParagraph"/>
              <w:spacing w:line="249" w:lineRule="exact"/>
              <w:ind w:left="7"/>
              <w:jc w:val="center"/>
            </w:pPr>
            <w:r>
              <w:rPr>
                <w:spacing w:val="-5"/>
                <w:w w:val="95"/>
              </w:rPr>
              <w:t>11</w:t>
            </w:r>
          </w:p>
        </w:tc>
        <w:tc>
          <w:tcPr>
            <w:tcW w:w="2515" w:type="dxa"/>
          </w:tcPr>
          <w:p w14:paraId="6FCCCCFE" w14:textId="77777777" w:rsidR="000900B5" w:rsidRDefault="00000000">
            <w:pPr>
              <w:pStyle w:val="TableParagraph"/>
              <w:spacing w:line="249" w:lineRule="exact"/>
              <w:ind w:left="122"/>
            </w:pPr>
            <w:r>
              <w:rPr>
                <w:spacing w:val="-2"/>
              </w:rPr>
              <w:t>Hardware</w:t>
            </w:r>
            <w:r>
              <w:rPr>
                <w:spacing w:val="-8"/>
              </w:rPr>
              <w:t xml:space="preserve"> </w:t>
            </w:r>
            <w:r>
              <w:rPr>
                <w:spacing w:val="-2"/>
              </w:rPr>
              <w:t>is</w:t>
            </w:r>
            <w:r>
              <w:rPr>
                <w:spacing w:val="-8"/>
              </w:rPr>
              <w:t xml:space="preserve"> </w:t>
            </w:r>
            <w:r>
              <w:rPr>
                <w:spacing w:val="-2"/>
              </w:rPr>
              <w:t>damaged</w:t>
            </w:r>
          </w:p>
        </w:tc>
        <w:tc>
          <w:tcPr>
            <w:tcW w:w="1095" w:type="dxa"/>
          </w:tcPr>
          <w:p w14:paraId="6FCCCCFF" w14:textId="77777777" w:rsidR="000900B5" w:rsidRDefault="00000000">
            <w:pPr>
              <w:pStyle w:val="TableParagraph"/>
              <w:spacing w:line="249" w:lineRule="exact"/>
              <w:ind w:left="6"/>
              <w:jc w:val="center"/>
            </w:pPr>
            <w:r>
              <w:rPr>
                <w:spacing w:val="-5"/>
              </w:rPr>
              <w:t>No</w:t>
            </w:r>
          </w:p>
        </w:tc>
        <w:tc>
          <w:tcPr>
            <w:tcW w:w="1948" w:type="dxa"/>
          </w:tcPr>
          <w:p w14:paraId="6FCCCD00" w14:textId="77777777" w:rsidR="000900B5" w:rsidRDefault="000900B5">
            <w:pPr>
              <w:pStyle w:val="TableParagraph"/>
              <w:rPr>
                <w:rFonts w:ascii="Times New Roman"/>
                <w:sz w:val="18"/>
              </w:rPr>
            </w:pPr>
          </w:p>
        </w:tc>
        <w:tc>
          <w:tcPr>
            <w:tcW w:w="1948" w:type="dxa"/>
          </w:tcPr>
          <w:p w14:paraId="6FCCCD01" w14:textId="77777777" w:rsidR="000900B5" w:rsidRDefault="000900B5">
            <w:pPr>
              <w:pStyle w:val="TableParagraph"/>
              <w:rPr>
                <w:rFonts w:ascii="Times New Roman"/>
                <w:sz w:val="18"/>
              </w:rPr>
            </w:pPr>
          </w:p>
        </w:tc>
        <w:tc>
          <w:tcPr>
            <w:tcW w:w="1948" w:type="dxa"/>
          </w:tcPr>
          <w:p w14:paraId="6FCCCD02" w14:textId="77777777" w:rsidR="000900B5" w:rsidRDefault="000900B5">
            <w:pPr>
              <w:pStyle w:val="TableParagraph"/>
              <w:rPr>
                <w:rFonts w:ascii="Times New Roman"/>
                <w:sz w:val="18"/>
              </w:rPr>
            </w:pPr>
          </w:p>
        </w:tc>
        <w:tc>
          <w:tcPr>
            <w:tcW w:w="1588" w:type="dxa"/>
          </w:tcPr>
          <w:p w14:paraId="6FCCCD03" w14:textId="77777777" w:rsidR="000900B5" w:rsidRDefault="000900B5">
            <w:pPr>
              <w:pStyle w:val="TableParagraph"/>
              <w:rPr>
                <w:rFonts w:ascii="Times New Roman"/>
                <w:sz w:val="18"/>
              </w:rPr>
            </w:pPr>
          </w:p>
        </w:tc>
      </w:tr>
      <w:tr w:rsidR="000900B5" w14:paraId="6FCCCD0C" w14:textId="77777777">
        <w:trPr>
          <w:trHeight w:val="268"/>
        </w:trPr>
        <w:tc>
          <w:tcPr>
            <w:tcW w:w="1079" w:type="dxa"/>
          </w:tcPr>
          <w:p w14:paraId="6FCCCD05" w14:textId="77777777" w:rsidR="000900B5" w:rsidRDefault="00000000">
            <w:pPr>
              <w:pStyle w:val="TableParagraph"/>
              <w:spacing w:line="249" w:lineRule="exact"/>
              <w:ind w:left="7"/>
              <w:jc w:val="center"/>
            </w:pPr>
            <w:r>
              <w:rPr>
                <w:spacing w:val="-5"/>
              </w:rPr>
              <w:t>12</w:t>
            </w:r>
          </w:p>
        </w:tc>
        <w:tc>
          <w:tcPr>
            <w:tcW w:w="2515" w:type="dxa"/>
          </w:tcPr>
          <w:p w14:paraId="6FCCCD06" w14:textId="77777777" w:rsidR="000900B5" w:rsidRDefault="00000000">
            <w:pPr>
              <w:pStyle w:val="TableParagraph"/>
              <w:spacing w:line="249" w:lineRule="exact"/>
              <w:ind w:left="122"/>
            </w:pPr>
            <w:r>
              <w:t>Data</w:t>
            </w:r>
            <w:r>
              <w:rPr>
                <w:spacing w:val="-6"/>
              </w:rPr>
              <w:t xml:space="preserve"> </w:t>
            </w:r>
            <w:r>
              <w:rPr>
                <w:spacing w:val="-2"/>
              </w:rPr>
              <w:t>related</w:t>
            </w:r>
          </w:p>
        </w:tc>
        <w:tc>
          <w:tcPr>
            <w:tcW w:w="1095" w:type="dxa"/>
          </w:tcPr>
          <w:p w14:paraId="6FCCCD07" w14:textId="77777777" w:rsidR="000900B5" w:rsidRDefault="00000000">
            <w:pPr>
              <w:pStyle w:val="TableParagraph"/>
              <w:spacing w:line="249" w:lineRule="exact"/>
              <w:ind w:left="6"/>
              <w:jc w:val="center"/>
            </w:pPr>
            <w:r>
              <w:rPr>
                <w:spacing w:val="-5"/>
              </w:rPr>
              <w:t>No</w:t>
            </w:r>
          </w:p>
        </w:tc>
        <w:tc>
          <w:tcPr>
            <w:tcW w:w="1948" w:type="dxa"/>
          </w:tcPr>
          <w:p w14:paraId="6FCCCD08" w14:textId="77777777" w:rsidR="000900B5" w:rsidRDefault="000900B5">
            <w:pPr>
              <w:pStyle w:val="TableParagraph"/>
              <w:rPr>
                <w:rFonts w:ascii="Times New Roman"/>
                <w:sz w:val="18"/>
              </w:rPr>
            </w:pPr>
          </w:p>
        </w:tc>
        <w:tc>
          <w:tcPr>
            <w:tcW w:w="1948" w:type="dxa"/>
          </w:tcPr>
          <w:p w14:paraId="6FCCCD09" w14:textId="77777777" w:rsidR="000900B5" w:rsidRDefault="000900B5">
            <w:pPr>
              <w:pStyle w:val="TableParagraph"/>
              <w:rPr>
                <w:rFonts w:ascii="Times New Roman"/>
                <w:sz w:val="18"/>
              </w:rPr>
            </w:pPr>
          </w:p>
        </w:tc>
        <w:tc>
          <w:tcPr>
            <w:tcW w:w="1948" w:type="dxa"/>
          </w:tcPr>
          <w:p w14:paraId="6FCCCD0A" w14:textId="77777777" w:rsidR="000900B5" w:rsidRDefault="000900B5">
            <w:pPr>
              <w:pStyle w:val="TableParagraph"/>
              <w:rPr>
                <w:rFonts w:ascii="Times New Roman"/>
                <w:sz w:val="18"/>
              </w:rPr>
            </w:pPr>
          </w:p>
        </w:tc>
        <w:tc>
          <w:tcPr>
            <w:tcW w:w="1588" w:type="dxa"/>
          </w:tcPr>
          <w:p w14:paraId="6FCCCD0B" w14:textId="77777777" w:rsidR="000900B5" w:rsidRDefault="000900B5">
            <w:pPr>
              <w:pStyle w:val="TableParagraph"/>
              <w:rPr>
                <w:rFonts w:ascii="Times New Roman"/>
                <w:sz w:val="18"/>
              </w:rPr>
            </w:pPr>
          </w:p>
        </w:tc>
      </w:tr>
      <w:tr w:rsidR="000900B5" w14:paraId="6FCCCD14" w14:textId="77777777">
        <w:trPr>
          <w:trHeight w:val="268"/>
        </w:trPr>
        <w:tc>
          <w:tcPr>
            <w:tcW w:w="1079" w:type="dxa"/>
          </w:tcPr>
          <w:p w14:paraId="6FCCCD0D" w14:textId="77777777" w:rsidR="000900B5" w:rsidRDefault="00000000">
            <w:pPr>
              <w:pStyle w:val="TableParagraph"/>
              <w:spacing w:line="249" w:lineRule="exact"/>
              <w:ind w:left="7"/>
              <w:jc w:val="center"/>
            </w:pPr>
            <w:r>
              <w:rPr>
                <w:spacing w:val="-5"/>
              </w:rPr>
              <w:t>13</w:t>
            </w:r>
          </w:p>
        </w:tc>
        <w:tc>
          <w:tcPr>
            <w:tcW w:w="2515" w:type="dxa"/>
          </w:tcPr>
          <w:p w14:paraId="6FCCCD0E" w14:textId="77777777" w:rsidR="000900B5" w:rsidRDefault="00000000">
            <w:pPr>
              <w:pStyle w:val="TableParagraph"/>
              <w:spacing w:line="249" w:lineRule="exact"/>
              <w:ind w:left="122"/>
            </w:pPr>
            <w:r>
              <w:rPr>
                <w:spacing w:val="-2"/>
              </w:rPr>
              <w:t>Not</w:t>
            </w:r>
            <w:r>
              <w:rPr>
                <w:spacing w:val="-7"/>
              </w:rPr>
              <w:t xml:space="preserve"> </w:t>
            </w:r>
            <w:r>
              <w:rPr>
                <w:spacing w:val="-2"/>
              </w:rPr>
              <w:t>reproducible</w:t>
            </w:r>
            <w:r>
              <w:rPr>
                <w:spacing w:val="-6"/>
              </w:rPr>
              <w:t xml:space="preserve"> </w:t>
            </w:r>
            <w:r>
              <w:rPr>
                <w:spacing w:val="-4"/>
              </w:rPr>
              <w:t>work</w:t>
            </w:r>
          </w:p>
        </w:tc>
        <w:tc>
          <w:tcPr>
            <w:tcW w:w="1095" w:type="dxa"/>
          </w:tcPr>
          <w:p w14:paraId="6FCCCD0F" w14:textId="77777777" w:rsidR="000900B5" w:rsidRDefault="00000000">
            <w:pPr>
              <w:pStyle w:val="TableParagraph"/>
              <w:spacing w:line="249" w:lineRule="exact"/>
              <w:ind w:left="6"/>
              <w:jc w:val="center"/>
            </w:pPr>
            <w:r>
              <w:rPr>
                <w:spacing w:val="-5"/>
              </w:rPr>
              <w:t>No</w:t>
            </w:r>
          </w:p>
        </w:tc>
        <w:tc>
          <w:tcPr>
            <w:tcW w:w="1948" w:type="dxa"/>
          </w:tcPr>
          <w:p w14:paraId="6FCCCD10" w14:textId="77777777" w:rsidR="000900B5" w:rsidRDefault="000900B5">
            <w:pPr>
              <w:pStyle w:val="TableParagraph"/>
              <w:rPr>
                <w:rFonts w:ascii="Times New Roman"/>
                <w:sz w:val="18"/>
              </w:rPr>
            </w:pPr>
          </w:p>
        </w:tc>
        <w:tc>
          <w:tcPr>
            <w:tcW w:w="1948" w:type="dxa"/>
          </w:tcPr>
          <w:p w14:paraId="6FCCCD11" w14:textId="77777777" w:rsidR="000900B5" w:rsidRDefault="000900B5">
            <w:pPr>
              <w:pStyle w:val="TableParagraph"/>
              <w:rPr>
                <w:rFonts w:ascii="Times New Roman"/>
                <w:sz w:val="18"/>
              </w:rPr>
            </w:pPr>
          </w:p>
        </w:tc>
        <w:tc>
          <w:tcPr>
            <w:tcW w:w="1948" w:type="dxa"/>
          </w:tcPr>
          <w:p w14:paraId="6FCCCD12" w14:textId="77777777" w:rsidR="000900B5" w:rsidRDefault="000900B5">
            <w:pPr>
              <w:pStyle w:val="TableParagraph"/>
              <w:rPr>
                <w:rFonts w:ascii="Times New Roman"/>
                <w:sz w:val="18"/>
              </w:rPr>
            </w:pPr>
          </w:p>
        </w:tc>
        <w:tc>
          <w:tcPr>
            <w:tcW w:w="1588" w:type="dxa"/>
          </w:tcPr>
          <w:p w14:paraId="6FCCCD13" w14:textId="77777777" w:rsidR="000900B5" w:rsidRDefault="000900B5">
            <w:pPr>
              <w:pStyle w:val="TableParagraph"/>
              <w:rPr>
                <w:rFonts w:ascii="Times New Roman"/>
                <w:sz w:val="18"/>
              </w:rPr>
            </w:pPr>
          </w:p>
        </w:tc>
      </w:tr>
      <w:tr w:rsidR="000900B5" w14:paraId="6FCCCD1D" w14:textId="77777777">
        <w:trPr>
          <w:trHeight w:val="539"/>
        </w:trPr>
        <w:tc>
          <w:tcPr>
            <w:tcW w:w="1079" w:type="dxa"/>
          </w:tcPr>
          <w:p w14:paraId="6FCCCD15" w14:textId="77777777" w:rsidR="000900B5" w:rsidRDefault="00000000">
            <w:pPr>
              <w:pStyle w:val="TableParagraph"/>
              <w:spacing w:line="262" w:lineRule="exact"/>
              <w:ind w:left="7"/>
              <w:jc w:val="center"/>
            </w:pPr>
            <w:r>
              <w:rPr>
                <w:spacing w:val="-5"/>
              </w:rPr>
              <w:t>14</w:t>
            </w:r>
          </w:p>
        </w:tc>
        <w:tc>
          <w:tcPr>
            <w:tcW w:w="2515" w:type="dxa"/>
          </w:tcPr>
          <w:p w14:paraId="6FCCCD16" w14:textId="77777777" w:rsidR="000900B5" w:rsidRDefault="00000000">
            <w:pPr>
              <w:pStyle w:val="TableParagraph"/>
              <w:spacing w:line="247" w:lineRule="exact"/>
              <w:ind w:left="122"/>
            </w:pPr>
            <w:r>
              <w:t>Plagiarism</w:t>
            </w:r>
            <w:r>
              <w:rPr>
                <w:spacing w:val="-9"/>
              </w:rPr>
              <w:t xml:space="preserve"> </w:t>
            </w:r>
            <w:r>
              <w:t>or</w:t>
            </w:r>
            <w:r>
              <w:rPr>
                <w:spacing w:val="-9"/>
              </w:rPr>
              <w:t xml:space="preserve"> </w:t>
            </w:r>
            <w:r>
              <w:t>wrong</w:t>
            </w:r>
            <w:r>
              <w:rPr>
                <w:spacing w:val="-9"/>
              </w:rPr>
              <w:t xml:space="preserve"> </w:t>
            </w:r>
            <w:r>
              <w:rPr>
                <w:spacing w:val="-5"/>
              </w:rPr>
              <w:t>ci-</w:t>
            </w:r>
          </w:p>
          <w:p w14:paraId="6FCCCD17" w14:textId="77777777" w:rsidR="000900B5" w:rsidRDefault="00000000">
            <w:pPr>
              <w:pStyle w:val="TableParagraph"/>
              <w:spacing w:line="273" w:lineRule="exact"/>
              <w:ind w:left="122"/>
            </w:pPr>
            <w:proofErr w:type="spellStart"/>
            <w:r>
              <w:rPr>
                <w:spacing w:val="-2"/>
              </w:rPr>
              <w:t>tation</w:t>
            </w:r>
            <w:proofErr w:type="spellEnd"/>
          </w:p>
        </w:tc>
        <w:tc>
          <w:tcPr>
            <w:tcW w:w="1095" w:type="dxa"/>
          </w:tcPr>
          <w:p w14:paraId="6FCCCD18" w14:textId="77777777" w:rsidR="000900B5" w:rsidRDefault="00000000">
            <w:pPr>
              <w:pStyle w:val="TableParagraph"/>
              <w:spacing w:line="262" w:lineRule="exact"/>
              <w:ind w:left="6"/>
              <w:jc w:val="center"/>
            </w:pPr>
            <w:r>
              <w:rPr>
                <w:spacing w:val="-5"/>
              </w:rPr>
              <w:t>No</w:t>
            </w:r>
          </w:p>
        </w:tc>
        <w:tc>
          <w:tcPr>
            <w:tcW w:w="1948" w:type="dxa"/>
          </w:tcPr>
          <w:p w14:paraId="6FCCCD19" w14:textId="77777777" w:rsidR="000900B5" w:rsidRDefault="000900B5">
            <w:pPr>
              <w:pStyle w:val="TableParagraph"/>
              <w:rPr>
                <w:rFonts w:ascii="Times New Roman"/>
                <w:sz w:val="20"/>
              </w:rPr>
            </w:pPr>
          </w:p>
        </w:tc>
        <w:tc>
          <w:tcPr>
            <w:tcW w:w="1948" w:type="dxa"/>
          </w:tcPr>
          <w:p w14:paraId="6FCCCD1A" w14:textId="77777777" w:rsidR="000900B5" w:rsidRDefault="000900B5">
            <w:pPr>
              <w:pStyle w:val="TableParagraph"/>
              <w:rPr>
                <w:rFonts w:ascii="Times New Roman"/>
                <w:sz w:val="20"/>
              </w:rPr>
            </w:pPr>
          </w:p>
        </w:tc>
        <w:tc>
          <w:tcPr>
            <w:tcW w:w="1948" w:type="dxa"/>
          </w:tcPr>
          <w:p w14:paraId="6FCCCD1B" w14:textId="77777777" w:rsidR="000900B5" w:rsidRDefault="000900B5">
            <w:pPr>
              <w:pStyle w:val="TableParagraph"/>
              <w:rPr>
                <w:rFonts w:ascii="Times New Roman"/>
                <w:sz w:val="20"/>
              </w:rPr>
            </w:pPr>
          </w:p>
        </w:tc>
        <w:tc>
          <w:tcPr>
            <w:tcW w:w="1588" w:type="dxa"/>
          </w:tcPr>
          <w:p w14:paraId="6FCCCD1C" w14:textId="77777777" w:rsidR="000900B5" w:rsidRDefault="000900B5">
            <w:pPr>
              <w:pStyle w:val="TableParagraph"/>
              <w:rPr>
                <w:rFonts w:ascii="Times New Roman"/>
                <w:sz w:val="20"/>
              </w:rPr>
            </w:pPr>
          </w:p>
        </w:tc>
      </w:tr>
      <w:tr w:rsidR="000900B5" w14:paraId="6FCCCD25" w14:textId="77777777">
        <w:trPr>
          <w:trHeight w:val="268"/>
        </w:trPr>
        <w:tc>
          <w:tcPr>
            <w:tcW w:w="1079" w:type="dxa"/>
          </w:tcPr>
          <w:p w14:paraId="6FCCCD1E" w14:textId="77777777" w:rsidR="000900B5" w:rsidRDefault="00000000">
            <w:pPr>
              <w:pStyle w:val="TableParagraph"/>
              <w:spacing w:line="249" w:lineRule="exact"/>
              <w:ind w:left="7"/>
              <w:jc w:val="center"/>
            </w:pPr>
            <w:r>
              <w:rPr>
                <w:spacing w:val="-5"/>
              </w:rPr>
              <w:t>15</w:t>
            </w:r>
          </w:p>
        </w:tc>
        <w:tc>
          <w:tcPr>
            <w:tcW w:w="2515" w:type="dxa"/>
          </w:tcPr>
          <w:p w14:paraId="6FCCCD1F" w14:textId="77777777" w:rsidR="000900B5" w:rsidRDefault="00000000">
            <w:pPr>
              <w:pStyle w:val="TableParagraph"/>
              <w:spacing w:line="249" w:lineRule="exact"/>
              <w:ind w:left="122"/>
            </w:pPr>
            <w:r>
              <w:rPr>
                <w:spacing w:val="-2"/>
              </w:rPr>
              <w:t>Copyright</w:t>
            </w:r>
          </w:p>
        </w:tc>
        <w:tc>
          <w:tcPr>
            <w:tcW w:w="1095" w:type="dxa"/>
          </w:tcPr>
          <w:p w14:paraId="6FCCCD20" w14:textId="77777777" w:rsidR="000900B5" w:rsidRDefault="00000000">
            <w:pPr>
              <w:pStyle w:val="TableParagraph"/>
              <w:spacing w:line="249" w:lineRule="exact"/>
              <w:ind w:left="6"/>
              <w:jc w:val="center"/>
            </w:pPr>
            <w:r>
              <w:rPr>
                <w:spacing w:val="-5"/>
              </w:rPr>
              <w:t>No</w:t>
            </w:r>
          </w:p>
        </w:tc>
        <w:tc>
          <w:tcPr>
            <w:tcW w:w="1948" w:type="dxa"/>
          </w:tcPr>
          <w:p w14:paraId="6FCCCD21" w14:textId="77777777" w:rsidR="000900B5" w:rsidRDefault="000900B5">
            <w:pPr>
              <w:pStyle w:val="TableParagraph"/>
              <w:rPr>
                <w:rFonts w:ascii="Times New Roman"/>
                <w:sz w:val="18"/>
              </w:rPr>
            </w:pPr>
          </w:p>
        </w:tc>
        <w:tc>
          <w:tcPr>
            <w:tcW w:w="1948" w:type="dxa"/>
          </w:tcPr>
          <w:p w14:paraId="6FCCCD22" w14:textId="77777777" w:rsidR="000900B5" w:rsidRDefault="000900B5">
            <w:pPr>
              <w:pStyle w:val="TableParagraph"/>
              <w:rPr>
                <w:rFonts w:ascii="Times New Roman"/>
                <w:sz w:val="18"/>
              </w:rPr>
            </w:pPr>
          </w:p>
        </w:tc>
        <w:tc>
          <w:tcPr>
            <w:tcW w:w="1948" w:type="dxa"/>
          </w:tcPr>
          <w:p w14:paraId="6FCCCD23" w14:textId="77777777" w:rsidR="000900B5" w:rsidRDefault="000900B5">
            <w:pPr>
              <w:pStyle w:val="TableParagraph"/>
              <w:rPr>
                <w:rFonts w:ascii="Times New Roman"/>
                <w:sz w:val="18"/>
              </w:rPr>
            </w:pPr>
          </w:p>
        </w:tc>
        <w:tc>
          <w:tcPr>
            <w:tcW w:w="1588" w:type="dxa"/>
          </w:tcPr>
          <w:p w14:paraId="6FCCCD24" w14:textId="77777777" w:rsidR="000900B5" w:rsidRDefault="000900B5">
            <w:pPr>
              <w:pStyle w:val="TableParagraph"/>
              <w:rPr>
                <w:rFonts w:ascii="Times New Roman"/>
                <w:sz w:val="18"/>
              </w:rPr>
            </w:pPr>
          </w:p>
        </w:tc>
      </w:tr>
    </w:tbl>
    <w:p w14:paraId="6FCCCD26" w14:textId="77777777" w:rsidR="000900B5" w:rsidRDefault="000900B5">
      <w:pPr>
        <w:pStyle w:val="TableParagraph"/>
        <w:rPr>
          <w:rFonts w:ascii="Times New Roman"/>
          <w:sz w:val="18"/>
        </w:rPr>
        <w:sectPr w:rsidR="000900B5">
          <w:headerReference w:type="even" r:id="rId132"/>
          <w:footerReference w:type="even" r:id="rId133"/>
          <w:pgSz w:w="16840" w:h="11910" w:orient="landscape"/>
          <w:pgMar w:top="680" w:right="2267" w:bottom="280" w:left="850" w:header="0" w:footer="0" w:gutter="0"/>
          <w:cols w:space="720"/>
        </w:sectPr>
      </w:pPr>
    </w:p>
    <w:p w14:paraId="6FCCCD27" w14:textId="77777777" w:rsidR="000900B5" w:rsidRDefault="00000000">
      <w:pPr>
        <w:pStyle w:val="BodyText"/>
        <w:rPr>
          <w:sz w:val="2"/>
        </w:rPr>
      </w:pPr>
      <w:r>
        <w:rPr>
          <w:noProof/>
          <w:sz w:val="2"/>
        </w:rPr>
        <w:lastRenderedPageBreak/>
        <mc:AlternateContent>
          <mc:Choice Requires="wps">
            <w:drawing>
              <wp:anchor distT="0" distB="0" distL="0" distR="0" simplePos="0" relativeHeight="15747072" behindDoc="0" locked="0" layoutInCell="1" allowOverlap="1" wp14:anchorId="6FCCCDA8" wp14:editId="6FCCCDA9">
                <wp:simplePos x="0" y="0"/>
                <wp:positionH relativeFrom="page">
                  <wp:posOffset>10407586</wp:posOffset>
                </wp:positionH>
                <wp:positionV relativeFrom="page">
                  <wp:posOffset>540004</wp:posOffset>
                </wp:positionV>
                <wp:extent cx="1270" cy="6480175"/>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480175"/>
                        </a:xfrm>
                        <a:custGeom>
                          <a:avLst/>
                          <a:gdLst/>
                          <a:ahLst/>
                          <a:cxnLst/>
                          <a:rect l="l" t="t" r="r" b="b"/>
                          <a:pathLst>
                            <a:path h="6480175">
                              <a:moveTo>
                                <a:pt x="0" y="0"/>
                              </a:moveTo>
                              <a:lnTo>
                                <a:pt x="0" y="6479997"/>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747072" from="819.494995pt,42.52pt" to="819.494995pt,552.756pt" stroked="true" strokeweight=".398pt" strokecolor="#687d91">
                <v:stroke dashstyle="solid"/>
                <w10:wrap type="none"/>
              </v:line>
            </w:pict>
          </mc:Fallback>
        </mc:AlternateContent>
      </w:r>
      <w:r>
        <w:rPr>
          <w:noProof/>
          <w:sz w:val="2"/>
        </w:rPr>
        <mc:AlternateContent>
          <mc:Choice Requires="wps">
            <w:drawing>
              <wp:anchor distT="0" distB="0" distL="0" distR="0" simplePos="0" relativeHeight="15747584" behindDoc="0" locked="0" layoutInCell="1" allowOverlap="1" wp14:anchorId="6FCCCDAA" wp14:editId="6FCCCDAB">
                <wp:simplePos x="0" y="0"/>
                <wp:positionH relativeFrom="page">
                  <wp:posOffset>-66479</wp:posOffset>
                </wp:positionH>
                <wp:positionV relativeFrom="page">
                  <wp:posOffset>6855473</wp:posOffset>
                </wp:positionV>
                <wp:extent cx="194310" cy="17780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77800"/>
                        </a:xfrm>
                        <a:prstGeom prst="rect">
                          <a:avLst/>
                        </a:prstGeom>
                      </wps:spPr>
                      <wps:txbx>
                        <w:txbxContent>
                          <w:p w14:paraId="6FCCCEC9" w14:textId="77777777" w:rsidR="000900B5" w:rsidRDefault="00000000">
                            <w:pPr>
                              <w:spacing w:before="10"/>
                              <w:ind w:left="20"/>
                              <w:rPr>
                                <w:rFonts w:ascii="Arial Black"/>
                                <w:sz w:val="20"/>
                              </w:rPr>
                            </w:pPr>
                            <w:r>
                              <w:rPr>
                                <w:rFonts w:ascii="Arial Black"/>
                                <w:color w:val="FAC300"/>
                                <w:spacing w:val="-10"/>
                                <w:sz w:val="20"/>
                              </w:rPr>
                              <w:t>51</w:t>
                            </w:r>
                          </w:p>
                        </w:txbxContent>
                      </wps:txbx>
                      <wps:bodyPr vert="vert" wrap="square" lIns="0" tIns="0" rIns="0" bIns="0" rtlCol="0">
                        <a:noAutofit/>
                      </wps:bodyPr>
                    </wps:wsp>
                  </a:graphicData>
                </a:graphic>
              </wp:anchor>
            </w:drawing>
          </mc:Choice>
          <mc:Fallback>
            <w:pict>
              <v:shape w14:anchorId="6FCCCDAA" id="Textbox 371" o:spid="_x0000_s1167" type="#_x0000_t202" style="position:absolute;margin-left:-5.25pt;margin-top:539.8pt;width:15.3pt;height:14pt;z-index:1574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" filled="f" stroked="f">
                <v:textbox style="layout-flow:vertical" inset="0,0,0,0">
                  <w:txbxContent>
                    <w:p w14:paraId="6FCCCEC9" w14:textId="77777777" w:rsidR="000900B5" w:rsidRDefault="00000000">
                      <w:pPr>
                        <w:spacing w:before="10"/>
                        <w:ind w:left="20"/>
                        <w:rPr>
                          <w:rFonts w:ascii="Arial Black"/>
                          <w:sz w:val="20"/>
                        </w:rPr>
                      </w:pPr>
                      <w:r>
                        <w:rPr>
                          <w:rFonts w:ascii="Arial Black"/>
                          <w:color w:val="FAC300"/>
                          <w:spacing w:val="-10"/>
                          <w:sz w:val="20"/>
                        </w:rPr>
                        <w:t>51</w:t>
                      </w:r>
                    </w:p>
                  </w:txbxContent>
                </v:textbox>
                <w10:wrap anchorx="page" anchory="page"/>
              </v:shape>
            </w:pict>
          </mc:Fallback>
        </mc:AlternateContent>
      </w:r>
    </w:p>
    <w:tbl>
      <w:tblPr>
        <w:tblW w:w="0" w:type="auto"/>
        <w:tblInd w:w="1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9"/>
        <w:gridCol w:w="2515"/>
        <w:gridCol w:w="1095"/>
        <w:gridCol w:w="1948"/>
        <w:gridCol w:w="1948"/>
        <w:gridCol w:w="1948"/>
        <w:gridCol w:w="1588"/>
      </w:tblGrid>
      <w:tr w:rsidR="000900B5" w14:paraId="6FCCCD2F" w14:textId="77777777">
        <w:trPr>
          <w:trHeight w:val="268"/>
        </w:trPr>
        <w:tc>
          <w:tcPr>
            <w:tcW w:w="1079" w:type="dxa"/>
          </w:tcPr>
          <w:p w14:paraId="6FCCCD28" w14:textId="77777777" w:rsidR="000900B5" w:rsidRDefault="00000000">
            <w:pPr>
              <w:pStyle w:val="TableParagraph"/>
              <w:spacing w:line="249" w:lineRule="exact"/>
              <w:ind w:left="7"/>
              <w:jc w:val="center"/>
              <w:rPr>
                <w:rFonts w:ascii="Palatino Linotype"/>
                <w:b/>
              </w:rPr>
            </w:pPr>
            <w:r>
              <w:rPr>
                <w:rFonts w:ascii="Palatino Linotype"/>
                <w:b/>
                <w:spacing w:val="-2"/>
              </w:rPr>
              <w:t>Number</w:t>
            </w:r>
          </w:p>
        </w:tc>
        <w:tc>
          <w:tcPr>
            <w:tcW w:w="2515" w:type="dxa"/>
          </w:tcPr>
          <w:p w14:paraId="6FCCCD29" w14:textId="77777777" w:rsidR="000900B5" w:rsidRDefault="00000000">
            <w:pPr>
              <w:pStyle w:val="TableParagraph"/>
              <w:spacing w:line="249" w:lineRule="exact"/>
              <w:ind w:left="122"/>
              <w:rPr>
                <w:rFonts w:ascii="Palatino Linotype"/>
                <w:b/>
              </w:rPr>
            </w:pPr>
            <w:r>
              <w:rPr>
                <w:rFonts w:ascii="Palatino Linotype"/>
                <w:b/>
                <w:spacing w:val="-4"/>
              </w:rPr>
              <w:t>Risk</w:t>
            </w:r>
          </w:p>
        </w:tc>
        <w:tc>
          <w:tcPr>
            <w:tcW w:w="1095" w:type="dxa"/>
          </w:tcPr>
          <w:p w14:paraId="6FCCCD2A" w14:textId="77777777" w:rsidR="000900B5" w:rsidRDefault="00000000">
            <w:pPr>
              <w:pStyle w:val="TableParagraph"/>
              <w:spacing w:line="249" w:lineRule="exact"/>
              <w:ind w:left="6"/>
              <w:jc w:val="center"/>
              <w:rPr>
                <w:rFonts w:ascii="Palatino Linotype"/>
                <w:b/>
              </w:rPr>
            </w:pPr>
            <w:proofErr w:type="spellStart"/>
            <w:r>
              <w:rPr>
                <w:rFonts w:ascii="Palatino Linotype"/>
                <w:b/>
                <w:spacing w:val="-2"/>
              </w:rPr>
              <w:t>Occured</w:t>
            </w:r>
            <w:proofErr w:type="spellEnd"/>
          </w:p>
        </w:tc>
        <w:tc>
          <w:tcPr>
            <w:tcW w:w="1948" w:type="dxa"/>
          </w:tcPr>
          <w:p w14:paraId="6FCCCD2B" w14:textId="77777777" w:rsidR="000900B5" w:rsidRDefault="00000000">
            <w:pPr>
              <w:pStyle w:val="TableParagraph"/>
              <w:spacing w:line="249" w:lineRule="exact"/>
              <w:ind w:left="121"/>
              <w:rPr>
                <w:rFonts w:ascii="Palatino Linotype"/>
                <w:b/>
              </w:rPr>
            </w:pPr>
            <w:r>
              <w:rPr>
                <w:rFonts w:ascii="Palatino Linotype"/>
                <w:b/>
                <w:spacing w:val="-2"/>
              </w:rPr>
              <w:t>Detail</w:t>
            </w:r>
          </w:p>
        </w:tc>
        <w:tc>
          <w:tcPr>
            <w:tcW w:w="1948" w:type="dxa"/>
          </w:tcPr>
          <w:p w14:paraId="6FCCCD2C" w14:textId="77777777" w:rsidR="000900B5" w:rsidRDefault="00000000">
            <w:pPr>
              <w:pStyle w:val="TableParagraph"/>
              <w:spacing w:line="249" w:lineRule="exact"/>
              <w:ind w:left="121"/>
              <w:rPr>
                <w:rFonts w:ascii="Palatino Linotype"/>
                <w:b/>
              </w:rPr>
            </w:pPr>
            <w:r>
              <w:rPr>
                <w:rFonts w:ascii="Palatino Linotype"/>
                <w:b/>
                <w:spacing w:val="-5"/>
              </w:rPr>
              <w:t>Why</w:t>
            </w:r>
          </w:p>
        </w:tc>
        <w:tc>
          <w:tcPr>
            <w:tcW w:w="1948" w:type="dxa"/>
          </w:tcPr>
          <w:p w14:paraId="6FCCCD2D" w14:textId="77777777" w:rsidR="000900B5" w:rsidRDefault="00000000">
            <w:pPr>
              <w:pStyle w:val="TableParagraph"/>
              <w:spacing w:line="249" w:lineRule="exact"/>
              <w:ind w:left="121"/>
              <w:rPr>
                <w:rFonts w:ascii="Palatino Linotype"/>
                <w:b/>
              </w:rPr>
            </w:pPr>
            <w:r>
              <w:rPr>
                <w:rFonts w:ascii="Palatino Linotype"/>
                <w:b/>
                <w:spacing w:val="-2"/>
              </w:rPr>
              <w:t>Measures</w:t>
            </w:r>
            <w:r>
              <w:rPr>
                <w:rFonts w:ascii="Palatino Linotype"/>
                <w:b/>
                <w:spacing w:val="-6"/>
              </w:rPr>
              <w:t xml:space="preserve"> </w:t>
            </w:r>
            <w:r>
              <w:rPr>
                <w:rFonts w:ascii="Palatino Linotype"/>
                <w:b/>
                <w:spacing w:val="-4"/>
              </w:rPr>
              <w:t>taken</w:t>
            </w:r>
          </w:p>
        </w:tc>
        <w:tc>
          <w:tcPr>
            <w:tcW w:w="1588" w:type="dxa"/>
          </w:tcPr>
          <w:p w14:paraId="6FCCCD2E" w14:textId="77777777" w:rsidR="000900B5" w:rsidRDefault="00000000">
            <w:pPr>
              <w:pStyle w:val="TableParagraph"/>
              <w:spacing w:line="249" w:lineRule="exact"/>
              <w:ind w:left="120"/>
              <w:rPr>
                <w:rFonts w:ascii="Palatino Linotype"/>
                <w:b/>
              </w:rPr>
            </w:pPr>
            <w:r>
              <w:rPr>
                <w:rFonts w:ascii="Palatino Linotype"/>
                <w:b/>
                <w:spacing w:val="-2"/>
              </w:rPr>
              <w:t>Measure</w:t>
            </w:r>
            <w:r>
              <w:rPr>
                <w:rFonts w:ascii="Palatino Linotype"/>
                <w:b/>
                <w:spacing w:val="-9"/>
              </w:rPr>
              <w:t xml:space="preserve"> </w:t>
            </w:r>
            <w:r>
              <w:rPr>
                <w:rFonts w:ascii="Palatino Linotype"/>
                <w:b/>
                <w:spacing w:val="-4"/>
              </w:rPr>
              <w:t>date</w:t>
            </w:r>
          </w:p>
        </w:tc>
      </w:tr>
      <w:tr w:rsidR="000900B5" w14:paraId="6FCCCD39" w14:textId="77777777">
        <w:trPr>
          <w:trHeight w:val="810"/>
        </w:trPr>
        <w:tc>
          <w:tcPr>
            <w:tcW w:w="1079" w:type="dxa"/>
          </w:tcPr>
          <w:p w14:paraId="6FCCCD30" w14:textId="77777777" w:rsidR="000900B5" w:rsidRDefault="00000000">
            <w:pPr>
              <w:pStyle w:val="TableParagraph"/>
              <w:spacing w:line="262" w:lineRule="exact"/>
              <w:ind w:left="7"/>
              <w:jc w:val="center"/>
            </w:pPr>
            <w:r>
              <w:rPr>
                <w:spacing w:val="-5"/>
              </w:rPr>
              <w:t>16</w:t>
            </w:r>
          </w:p>
        </w:tc>
        <w:tc>
          <w:tcPr>
            <w:tcW w:w="2515" w:type="dxa"/>
          </w:tcPr>
          <w:p w14:paraId="6FCCCD31" w14:textId="77777777" w:rsidR="000900B5" w:rsidRDefault="00000000">
            <w:pPr>
              <w:pStyle w:val="TableParagraph"/>
              <w:tabs>
                <w:tab w:val="left" w:pos="841"/>
              </w:tabs>
              <w:spacing w:line="247" w:lineRule="exact"/>
              <w:ind w:left="122"/>
            </w:pPr>
            <w:r>
              <w:rPr>
                <w:spacing w:val="-5"/>
              </w:rPr>
              <w:t>Bad</w:t>
            </w:r>
            <w:r>
              <w:tab/>
            </w:r>
            <w:r>
              <w:rPr>
                <w:spacing w:val="-2"/>
              </w:rPr>
              <w:t>communication</w:t>
            </w:r>
          </w:p>
          <w:p w14:paraId="6FCCCD32" w14:textId="77777777" w:rsidR="000900B5" w:rsidRDefault="00000000">
            <w:pPr>
              <w:pStyle w:val="TableParagraph"/>
              <w:tabs>
                <w:tab w:val="left" w:pos="795"/>
                <w:tab w:val="left" w:pos="2177"/>
              </w:tabs>
              <w:spacing w:line="271" w:lineRule="exact"/>
              <w:ind w:left="122"/>
            </w:pPr>
            <w:r>
              <w:rPr>
                <w:spacing w:val="-4"/>
              </w:rPr>
              <w:t>with</w:t>
            </w:r>
            <w:r>
              <w:tab/>
            </w:r>
            <w:r>
              <w:rPr>
                <w:spacing w:val="-2"/>
              </w:rPr>
              <w:t>stakeholder</w:t>
            </w:r>
            <w:r>
              <w:tab/>
            </w:r>
            <w:r>
              <w:rPr>
                <w:spacing w:val="-7"/>
              </w:rPr>
              <w:t>or</w:t>
            </w:r>
          </w:p>
          <w:p w14:paraId="6FCCCD33" w14:textId="77777777" w:rsidR="000900B5" w:rsidRDefault="00000000">
            <w:pPr>
              <w:pStyle w:val="TableParagraph"/>
              <w:spacing w:line="273" w:lineRule="exact"/>
              <w:ind w:left="122"/>
            </w:pPr>
            <w:r>
              <w:rPr>
                <w:spacing w:val="-2"/>
              </w:rPr>
              <w:t>advisor</w:t>
            </w:r>
          </w:p>
        </w:tc>
        <w:tc>
          <w:tcPr>
            <w:tcW w:w="1095" w:type="dxa"/>
          </w:tcPr>
          <w:p w14:paraId="6FCCCD34" w14:textId="77777777" w:rsidR="000900B5" w:rsidRDefault="00000000">
            <w:pPr>
              <w:pStyle w:val="TableParagraph"/>
              <w:spacing w:line="262" w:lineRule="exact"/>
              <w:ind w:left="6"/>
              <w:jc w:val="center"/>
            </w:pPr>
            <w:r>
              <w:rPr>
                <w:spacing w:val="-5"/>
              </w:rPr>
              <w:t>No</w:t>
            </w:r>
          </w:p>
        </w:tc>
        <w:tc>
          <w:tcPr>
            <w:tcW w:w="1948" w:type="dxa"/>
          </w:tcPr>
          <w:p w14:paraId="6FCCCD35" w14:textId="77777777" w:rsidR="000900B5" w:rsidRDefault="000900B5">
            <w:pPr>
              <w:pStyle w:val="TableParagraph"/>
              <w:rPr>
                <w:rFonts w:ascii="Times New Roman"/>
                <w:sz w:val="20"/>
              </w:rPr>
            </w:pPr>
          </w:p>
        </w:tc>
        <w:tc>
          <w:tcPr>
            <w:tcW w:w="1948" w:type="dxa"/>
          </w:tcPr>
          <w:p w14:paraId="6FCCCD36" w14:textId="77777777" w:rsidR="000900B5" w:rsidRDefault="000900B5">
            <w:pPr>
              <w:pStyle w:val="TableParagraph"/>
              <w:rPr>
                <w:rFonts w:ascii="Times New Roman"/>
                <w:sz w:val="20"/>
              </w:rPr>
            </w:pPr>
          </w:p>
        </w:tc>
        <w:tc>
          <w:tcPr>
            <w:tcW w:w="1948" w:type="dxa"/>
          </w:tcPr>
          <w:p w14:paraId="6FCCCD37" w14:textId="77777777" w:rsidR="000900B5" w:rsidRDefault="000900B5">
            <w:pPr>
              <w:pStyle w:val="TableParagraph"/>
              <w:rPr>
                <w:rFonts w:ascii="Times New Roman"/>
                <w:sz w:val="20"/>
              </w:rPr>
            </w:pPr>
          </w:p>
        </w:tc>
        <w:tc>
          <w:tcPr>
            <w:tcW w:w="1588" w:type="dxa"/>
          </w:tcPr>
          <w:p w14:paraId="6FCCCD38" w14:textId="77777777" w:rsidR="000900B5" w:rsidRDefault="000900B5">
            <w:pPr>
              <w:pStyle w:val="TableParagraph"/>
              <w:rPr>
                <w:rFonts w:ascii="Times New Roman"/>
                <w:sz w:val="20"/>
              </w:rPr>
            </w:pPr>
          </w:p>
        </w:tc>
      </w:tr>
      <w:tr w:rsidR="000900B5" w14:paraId="6FCCCD42" w14:textId="77777777">
        <w:trPr>
          <w:trHeight w:val="539"/>
        </w:trPr>
        <w:tc>
          <w:tcPr>
            <w:tcW w:w="1079" w:type="dxa"/>
          </w:tcPr>
          <w:p w14:paraId="6FCCCD3A" w14:textId="77777777" w:rsidR="000900B5" w:rsidRDefault="00000000">
            <w:pPr>
              <w:pStyle w:val="TableParagraph"/>
              <w:spacing w:line="262" w:lineRule="exact"/>
              <w:ind w:left="7"/>
              <w:jc w:val="center"/>
            </w:pPr>
            <w:r>
              <w:rPr>
                <w:spacing w:val="-5"/>
              </w:rPr>
              <w:t>17</w:t>
            </w:r>
          </w:p>
        </w:tc>
        <w:tc>
          <w:tcPr>
            <w:tcW w:w="2515" w:type="dxa"/>
          </w:tcPr>
          <w:p w14:paraId="6FCCCD3B" w14:textId="77777777" w:rsidR="000900B5" w:rsidRDefault="00000000">
            <w:pPr>
              <w:pStyle w:val="TableParagraph"/>
              <w:tabs>
                <w:tab w:val="left" w:pos="1468"/>
              </w:tabs>
              <w:spacing w:line="247" w:lineRule="exact"/>
              <w:ind w:left="122"/>
            </w:pPr>
            <w:r>
              <w:rPr>
                <w:spacing w:val="-2"/>
              </w:rPr>
              <w:t>Insufficient</w:t>
            </w:r>
            <w:r>
              <w:tab/>
            </w:r>
            <w:r>
              <w:rPr>
                <w:spacing w:val="-2"/>
              </w:rPr>
              <w:t>exchange</w:t>
            </w:r>
          </w:p>
          <w:p w14:paraId="6FCCCD3C" w14:textId="77777777" w:rsidR="000900B5" w:rsidRDefault="00000000">
            <w:pPr>
              <w:pStyle w:val="TableParagraph"/>
              <w:spacing w:line="273" w:lineRule="exact"/>
              <w:ind w:left="122"/>
            </w:pPr>
            <w:r>
              <w:t>with</w:t>
            </w:r>
            <w:r>
              <w:rPr>
                <w:spacing w:val="-8"/>
              </w:rPr>
              <w:t xml:space="preserve"> </w:t>
            </w:r>
            <w:r>
              <w:t>external</w:t>
            </w:r>
            <w:r>
              <w:rPr>
                <w:spacing w:val="-7"/>
              </w:rPr>
              <w:t xml:space="preserve"> </w:t>
            </w:r>
            <w:r>
              <w:rPr>
                <w:spacing w:val="-2"/>
              </w:rPr>
              <w:t>partners</w:t>
            </w:r>
          </w:p>
        </w:tc>
        <w:tc>
          <w:tcPr>
            <w:tcW w:w="1095" w:type="dxa"/>
          </w:tcPr>
          <w:p w14:paraId="6FCCCD3D" w14:textId="77777777" w:rsidR="000900B5" w:rsidRDefault="00000000">
            <w:pPr>
              <w:pStyle w:val="TableParagraph"/>
              <w:spacing w:line="262" w:lineRule="exact"/>
              <w:ind w:left="6"/>
              <w:jc w:val="center"/>
            </w:pPr>
            <w:r>
              <w:rPr>
                <w:spacing w:val="-5"/>
              </w:rPr>
              <w:t>No</w:t>
            </w:r>
          </w:p>
        </w:tc>
        <w:tc>
          <w:tcPr>
            <w:tcW w:w="1948" w:type="dxa"/>
          </w:tcPr>
          <w:p w14:paraId="6FCCCD3E" w14:textId="77777777" w:rsidR="000900B5" w:rsidRDefault="000900B5">
            <w:pPr>
              <w:pStyle w:val="TableParagraph"/>
              <w:rPr>
                <w:rFonts w:ascii="Times New Roman"/>
                <w:sz w:val="20"/>
              </w:rPr>
            </w:pPr>
          </w:p>
        </w:tc>
        <w:tc>
          <w:tcPr>
            <w:tcW w:w="1948" w:type="dxa"/>
          </w:tcPr>
          <w:p w14:paraId="6FCCCD3F" w14:textId="77777777" w:rsidR="000900B5" w:rsidRDefault="000900B5">
            <w:pPr>
              <w:pStyle w:val="TableParagraph"/>
              <w:rPr>
                <w:rFonts w:ascii="Times New Roman"/>
                <w:sz w:val="20"/>
              </w:rPr>
            </w:pPr>
          </w:p>
        </w:tc>
        <w:tc>
          <w:tcPr>
            <w:tcW w:w="1948" w:type="dxa"/>
          </w:tcPr>
          <w:p w14:paraId="6FCCCD40" w14:textId="77777777" w:rsidR="000900B5" w:rsidRDefault="000900B5">
            <w:pPr>
              <w:pStyle w:val="TableParagraph"/>
              <w:rPr>
                <w:rFonts w:ascii="Times New Roman"/>
                <w:sz w:val="20"/>
              </w:rPr>
            </w:pPr>
          </w:p>
        </w:tc>
        <w:tc>
          <w:tcPr>
            <w:tcW w:w="1588" w:type="dxa"/>
          </w:tcPr>
          <w:p w14:paraId="6FCCCD41" w14:textId="77777777" w:rsidR="000900B5" w:rsidRDefault="000900B5">
            <w:pPr>
              <w:pStyle w:val="TableParagraph"/>
              <w:rPr>
                <w:rFonts w:ascii="Times New Roman"/>
                <w:sz w:val="20"/>
              </w:rPr>
            </w:pPr>
          </w:p>
        </w:tc>
      </w:tr>
      <w:tr w:rsidR="000900B5" w14:paraId="6FCCCD4B" w14:textId="77777777">
        <w:trPr>
          <w:trHeight w:val="539"/>
        </w:trPr>
        <w:tc>
          <w:tcPr>
            <w:tcW w:w="1079" w:type="dxa"/>
          </w:tcPr>
          <w:p w14:paraId="6FCCCD43" w14:textId="77777777" w:rsidR="000900B5" w:rsidRDefault="00000000">
            <w:pPr>
              <w:pStyle w:val="TableParagraph"/>
              <w:spacing w:line="262" w:lineRule="exact"/>
              <w:ind w:left="7"/>
              <w:jc w:val="center"/>
            </w:pPr>
            <w:r>
              <w:rPr>
                <w:spacing w:val="-5"/>
              </w:rPr>
              <w:t>18</w:t>
            </w:r>
          </w:p>
        </w:tc>
        <w:tc>
          <w:tcPr>
            <w:tcW w:w="2515" w:type="dxa"/>
          </w:tcPr>
          <w:p w14:paraId="6FCCCD44" w14:textId="77777777" w:rsidR="000900B5" w:rsidRDefault="00000000">
            <w:pPr>
              <w:pStyle w:val="TableParagraph"/>
              <w:tabs>
                <w:tab w:val="left" w:pos="1608"/>
              </w:tabs>
              <w:spacing w:line="247" w:lineRule="exact"/>
              <w:ind w:left="122"/>
            </w:pPr>
            <w:r>
              <w:rPr>
                <w:spacing w:val="-2"/>
              </w:rPr>
              <w:t>Unforeseen</w:t>
            </w:r>
            <w:r>
              <w:tab/>
            </w:r>
            <w:r>
              <w:rPr>
                <w:spacing w:val="-2"/>
              </w:rPr>
              <w:t>familiar</w:t>
            </w:r>
          </w:p>
          <w:p w14:paraId="6FCCCD45" w14:textId="77777777" w:rsidR="000900B5" w:rsidRDefault="00000000">
            <w:pPr>
              <w:pStyle w:val="TableParagraph"/>
              <w:spacing w:line="273" w:lineRule="exact"/>
              <w:ind w:left="122"/>
            </w:pPr>
            <w:r>
              <w:rPr>
                <w:spacing w:val="-2"/>
              </w:rPr>
              <w:t>crisis</w:t>
            </w:r>
          </w:p>
        </w:tc>
        <w:tc>
          <w:tcPr>
            <w:tcW w:w="1095" w:type="dxa"/>
          </w:tcPr>
          <w:p w14:paraId="6FCCCD46" w14:textId="77777777" w:rsidR="000900B5" w:rsidRDefault="00000000">
            <w:pPr>
              <w:pStyle w:val="TableParagraph"/>
              <w:spacing w:line="262" w:lineRule="exact"/>
              <w:ind w:left="6"/>
              <w:jc w:val="center"/>
            </w:pPr>
            <w:r>
              <w:rPr>
                <w:spacing w:val="-5"/>
              </w:rPr>
              <w:t>No</w:t>
            </w:r>
          </w:p>
        </w:tc>
        <w:tc>
          <w:tcPr>
            <w:tcW w:w="1948" w:type="dxa"/>
          </w:tcPr>
          <w:p w14:paraId="6FCCCD47" w14:textId="77777777" w:rsidR="000900B5" w:rsidRDefault="000900B5">
            <w:pPr>
              <w:pStyle w:val="TableParagraph"/>
              <w:rPr>
                <w:rFonts w:ascii="Times New Roman"/>
                <w:sz w:val="20"/>
              </w:rPr>
            </w:pPr>
          </w:p>
        </w:tc>
        <w:tc>
          <w:tcPr>
            <w:tcW w:w="1948" w:type="dxa"/>
          </w:tcPr>
          <w:p w14:paraId="6FCCCD48" w14:textId="77777777" w:rsidR="000900B5" w:rsidRDefault="000900B5">
            <w:pPr>
              <w:pStyle w:val="TableParagraph"/>
              <w:rPr>
                <w:rFonts w:ascii="Times New Roman"/>
                <w:sz w:val="20"/>
              </w:rPr>
            </w:pPr>
          </w:p>
        </w:tc>
        <w:tc>
          <w:tcPr>
            <w:tcW w:w="1948" w:type="dxa"/>
          </w:tcPr>
          <w:p w14:paraId="6FCCCD49" w14:textId="77777777" w:rsidR="000900B5" w:rsidRDefault="000900B5">
            <w:pPr>
              <w:pStyle w:val="TableParagraph"/>
              <w:rPr>
                <w:rFonts w:ascii="Times New Roman"/>
                <w:sz w:val="20"/>
              </w:rPr>
            </w:pPr>
          </w:p>
        </w:tc>
        <w:tc>
          <w:tcPr>
            <w:tcW w:w="1588" w:type="dxa"/>
          </w:tcPr>
          <w:p w14:paraId="6FCCCD4A" w14:textId="77777777" w:rsidR="000900B5" w:rsidRDefault="000900B5">
            <w:pPr>
              <w:pStyle w:val="TableParagraph"/>
              <w:rPr>
                <w:rFonts w:ascii="Times New Roman"/>
                <w:sz w:val="20"/>
              </w:rPr>
            </w:pPr>
          </w:p>
        </w:tc>
      </w:tr>
      <w:tr w:rsidR="000900B5" w14:paraId="6FCCCD53" w14:textId="77777777">
        <w:trPr>
          <w:trHeight w:val="268"/>
        </w:trPr>
        <w:tc>
          <w:tcPr>
            <w:tcW w:w="1079" w:type="dxa"/>
          </w:tcPr>
          <w:p w14:paraId="6FCCCD4C" w14:textId="77777777" w:rsidR="000900B5" w:rsidRDefault="00000000">
            <w:pPr>
              <w:pStyle w:val="TableParagraph"/>
              <w:spacing w:line="249" w:lineRule="exact"/>
              <w:ind w:left="7"/>
              <w:jc w:val="center"/>
            </w:pPr>
            <w:r>
              <w:rPr>
                <w:spacing w:val="-5"/>
              </w:rPr>
              <w:t>19</w:t>
            </w:r>
          </w:p>
        </w:tc>
        <w:tc>
          <w:tcPr>
            <w:tcW w:w="2515" w:type="dxa"/>
          </w:tcPr>
          <w:p w14:paraId="6FCCCD4D" w14:textId="77777777" w:rsidR="000900B5" w:rsidRDefault="00000000">
            <w:pPr>
              <w:pStyle w:val="TableParagraph"/>
              <w:spacing w:line="249" w:lineRule="exact"/>
              <w:ind w:left="122"/>
            </w:pPr>
            <w:r>
              <w:t>General</w:t>
            </w:r>
            <w:r>
              <w:rPr>
                <w:spacing w:val="-13"/>
              </w:rPr>
              <w:t xml:space="preserve"> </w:t>
            </w:r>
            <w:r>
              <w:t>force</w:t>
            </w:r>
            <w:r>
              <w:rPr>
                <w:spacing w:val="-12"/>
              </w:rPr>
              <w:t xml:space="preserve"> </w:t>
            </w:r>
            <w:r>
              <w:rPr>
                <w:spacing w:val="-2"/>
              </w:rPr>
              <w:t>majeure</w:t>
            </w:r>
          </w:p>
        </w:tc>
        <w:tc>
          <w:tcPr>
            <w:tcW w:w="1095" w:type="dxa"/>
          </w:tcPr>
          <w:p w14:paraId="6FCCCD4E" w14:textId="77777777" w:rsidR="000900B5" w:rsidRDefault="00000000">
            <w:pPr>
              <w:pStyle w:val="TableParagraph"/>
              <w:spacing w:line="249" w:lineRule="exact"/>
              <w:ind w:left="6"/>
              <w:jc w:val="center"/>
            </w:pPr>
            <w:r>
              <w:rPr>
                <w:spacing w:val="-5"/>
              </w:rPr>
              <w:t>No</w:t>
            </w:r>
          </w:p>
        </w:tc>
        <w:tc>
          <w:tcPr>
            <w:tcW w:w="1948" w:type="dxa"/>
          </w:tcPr>
          <w:p w14:paraId="6FCCCD4F" w14:textId="77777777" w:rsidR="000900B5" w:rsidRDefault="000900B5">
            <w:pPr>
              <w:pStyle w:val="TableParagraph"/>
              <w:rPr>
                <w:rFonts w:ascii="Times New Roman"/>
                <w:sz w:val="18"/>
              </w:rPr>
            </w:pPr>
          </w:p>
        </w:tc>
        <w:tc>
          <w:tcPr>
            <w:tcW w:w="1948" w:type="dxa"/>
          </w:tcPr>
          <w:p w14:paraId="6FCCCD50" w14:textId="77777777" w:rsidR="000900B5" w:rsidRDefault="000900B5">
            <w:pPr>
              <w:pStyle w:val="TableParagraph"/>
              <w:rPr>
                <w:rFonts w:ascii="Times New Roman"/>
                <w:sz w:val="18"/>
              </w:rPr>
            </w:pPr>
          </w:p>
        </w:tc>
        <w:tc>
          <w:tcPr>
            <w:tcW w:w="1948" w:type="dxa"/>
          </w:tcPr>
          <w:p w14:paraId="6FCCCD51" w14:textId="77777777" w:rsidR="000900B5" w:rsidRDefault="000900B5">
            <w:pPr>
              <w:pStyle w:val="TableParagraph"/>
              <w:rPr>
                <w:rFonts w:ascii="Times New Roman"/>
                <w:sz w:val="18"/>
              </w:rPr>
            </w:pPr>
          </w:p>
        </w:tc>
        <w:tc>
          <w:tcPr>
            <w:tcW w:w="1588" w:type="dxa"/>
          </w:tcPr>
          <w:p w14:paraId="6FCCCD52" w14:textId="77777777" w:rsidR="000900B5" w:rsidRDefault="000900B5">
            <w:pPr>
              <w:pStyle w:val="TableParagraph"/>
              <w:rPr>
                <w:rFonts w:ascii="Times New Roman"/>
                <w:sz w:val="18"/>
              </w:rPr>
            </w:pPr>
          </w:p>
        </w:tc>
      </w:tr>
    </w:tbl>
    <w:p w14:paraId="6FCCCD54" w14:textId="77777777" w:rsidR="00C8323B" w:rsidRDefault="00C8323B"/>
    <w:sectPr w:rsidR="00C8323B">
      <w:headerReference w:type="default" r:id="rId134"/>
      <w:footerReference w:type="default" r:id="rId135"/>
      <w:pgSz w:w="16840" w:h="11910" w:orient="landscape"/>
      <w:pgMar w:top="820" w:right="2267" w:bottom="280" w:left="850" w:header="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Ritley Kenneth" w:date="2025-12-11T15:29:00Z" w:initials="KR">
    <w:p w14:paraId="0A673DE4" w14:textId="77777777" w:rsidR="005C0D28" w:rsidRDefault="005C0D28" w:rsidP="005C0D28">
      <w:r>
        <w:rPr>
          <w:rStyle w:val="CommentReference"/>
        </w:rPr>
        <w:annotationRef/>
      </w:r>
      <w:r>
        <w:rPr>
          <w:sz w:val="20"/>
          <w:szCs w:val="20"/>
        </w:rPr>
        <w:t>avoid 2.1.1. just the text with an underline. Humans cannot process more than x.y</w:t>
      </w:r>
    </w:p>
  </w:comment>
  <w:comment w:id="149" w:author="Ritley Kenneth" w:date="2025-12-11T15:34:00Z" w:initials="KR">
    <w:p w14:paraId="670E7375" w14:textId="77777777" w:rsidR="00972D5C" w:rsidRDefault="00972D5C" w:rsidP="00972D5C">
      <w:r>
        <w:rPr>
          <w:rStyle w:val="CommentReference"/>
        </w:rPr>
        <w:annotationRef/>
      </w:r>
      <w:r>
        <w:rPr>
          <w:sz w:val="20"/>
          <w:szCs w:val="20"/>
        </w:rPr>
        <w:t>i recommend here - wait until the chapter is done, then put it into ChatGPT and get a better sentence. This is hard to read and a bit too tricky to correct</w:t>
      </w:r>
    </w:p>
  </w:comment>
  <w:comment w:id="241" w:author="Ritley Kenneth" w:date="2025-12-11T15:19:00Z" w:initials="KR">
    <w:p w14:paraId="0AE423C0" w14:textId="71602FF0" w:rsidR="00362887" w:rsidRDefault="00362887" w:rsidP="00362887">
      <w:r>
        <w:rPr>
          <w:rStyle w:val="CommentReference"/>
        </w:rPr>
        <w:annotationRef/>
      </w:r>
      <w:r>
        <w:rPr>
          <w:sz w:val="20"/>
          <w:szCs w:val="20"/>
        </w:rPr>
        <w:t>yes, a nice photograph would help. a graphic can also be created but this graphic took 1 minute - I'd invest 5 minutes and make something a bit nicer</w:t>
      </w:r>
    </w:p>
  </w:comment>
  <w:comment w:id="329" w:author="Ritley Kenneth" w:date="2025-12-11T15:51:00Z" w:initials="KR">
    <w:p w14:paraId="3B74C6FD" w14:textId="77777777" w:rsidR="003574A1" w:rsidRDefault="003574A1" w:rsidP="003574A1">
      <w:r>
        <w:rPr>
          <w:rStyle w:val="CommentReference"/>
        </w:rPr>
        <w:annotationRef/>
      </w:r>
      <w:r>
        <w:rPr>
          <w:sz w:val="20"/>
          <w:szCs w:val="20"/>
        </w:rPr>
        <w:t>for figures like these that are white,I recommend ensuring the figure has a thin black box around it - otherwise it "melts" into the paper and looks quite ugly.</w:t>
      </w:r>
    </w:p>
  </w:comment>
  <w:comment w:id="335" w:author="Ritley Kenneth" w:date="2025-12-11T15:51:00Z" w:initials="KR">
    <w:p w14:paraId="76BB3EFD" w14:textId="77777777" w:rsidR="00BE4A24" w:rsidRDefault="00BE4A24" w:rsidP="00BE4A24">
      <w:r>
        <w:rPr>
          <w:rStyle w:val="CommentReference"/>
        </w:rPr>
        <w:annotationRef/>
      </w:r>
      <w:r>
        <w:rPr>
          <w:sz w:val="20"/>
          <w:szCs w:val="20"/>
        </w:rPr>
        <w:t>same here, a black outline will help enormously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673DE4" w15:done="0"/>
  <w15:commentEx w15:paraId="670E7375" w15:done="0"/>
  <w15:commentEx w15:paraId="0AE423C0" w15:done="0"/>
  <w15:commentEx w15:paraId="3B74C6FD" w15:done="0"/>
  <w15:commentEx w15:paraId="76BB3E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20C5C4" w16cex:dateUtc="2025-12-11T14:29:00Z"/>
  <w16cex:commentExtensible w16cex:durableId="2DE0A6F2" w16cex:dateUtc="2025-12-11T14:34:00Z"/>
  <w16cex:commentExtensible w16cex:durableId="445E0CD2" w16cex:dateUtc="2025-12-11T14:19:00Z"/>
  <w16cex:commentExtensible w16cex:durableId="727676B9" w16cex:dateUtc="2025-12-11T14:51:00Z"/>
  <w16cex:commentExtensible w16cex:durableId="3EB10CC2" w16cex:dateUtc="2025-12-11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673DE4" w16cid:durableId="1920C5C4"/>
  <w16cid:commentId w16cid:paraId="670E7375" w16cid:durableId="2DE0A6F2"/>
  <w16cid:commentId w16cid:paraId="0AE423C0" w16cid:durableId="445E0CD2"/>
  <w16cid:commentId w16cid:paraId="3B74C6FD" w16cid:durableId="727676B9"/>
  <w16cid:commentId w16cid:paraId="76BB3EFD" w16cid:durableId="3EB10C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3C412" w14:textId="77777777" w:rsidR="00C8323B" w:rsidRDefault="00C8323B">
      <w:r>
        <w:separator/>
      </w:r>
    </w:p>
  </w:endnote>
  <w:endnote w:type="continuationSeparator" w:id="0">
    <w:p w14:paraId="7F30C0BA" w14:textId="77777777" w:rsidR="00C8323B" w:rsidRDefault="00C83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erif 4">
    <w:altName w:val="Cambria"/>
    <w:panose1 w:val="020B0604020202020204"/>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Meiryo UI">
    <w:altName w:val="Meiryo UI"/>
    <w:panose1 w:val="020B0604030504040204"/>
    <w:charset w:val="80"/>
    <w:family w:val="swiss"/>
    <w:pitch w:val="variable"/>
    <w:sig w:usb0="E00002FF" w:usb1="6AC7FFFF" w:usb2="08000012" w:usb3="00000000" w:csb0="0002009F" w:csb1="00000000"/>
  </w:font>
  <w:font w:name="Cambria">
    <w:altName w:val="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AD"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27744" behindDoc="1" locked="0" layoutInCell="1" allowOverlap="1" wp14:anchorId="6FCCCE0D" wp14:editId="6FCCCE0E">
              <wp:simplePos x="0" y="0"/>
              <wp:positionH relativeFrom="page">
                <wp:posOffset>6885114</wp:posOffset>
              </wp:positionH>
              <wp:positionV relativeFrom="page">
                <wp:posOffset>10564424</wp:posOffset>
              </wp:positionV>
              <wp:extent cx="18605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94310"/>
                      </a:xfrm>
                      <a:prstGeom prst="rect">
                        <a:avLst/>
                      </a:prstGeom>
                    </wps:spPr>
                    <wps:txbx>
                      <w:txbxContent>
                        <w:p w14:paraId="6FCCCECB" w14:textId="77777777" w:rsidR="000900B5" w:rsidRDefault="00000000">
                          <w:pPr>
                            <w:spacing w:before="10"/>
                            <w:ind w:left="60"/>
                            <w:rPr>
                              <w:rFonts w:ascii="Arial Black"/>
                              <w:sz w:val="20"/>
                            </w:rPr>
                          </w:pPr>
                          <w:r>
                            <w:rPr>
                              <w:rFonts w:ascii="Arial Black"/>
                              <w:color w:val="FAC300"/>
                              <w:spacing w:val="-5"/>
                              <w:w w:val="85"/>
                              <w:sz w:val="20"/>
                            </w:rPr>
                            <w:fldChar w:fldCharType="begin"/>
                          </w:r>
                          <w:r>
                            <w:rPr>
                              <w:rFonts w:ascii="Arial Black"/>
                              <w:color w:val="FAC300"/>
                              <w:spacing w:val="-5"/>
                              <w:w w:val="85"/>
                              <w:sz w:val="20"/>
                            </w:rPr>
                            <w:instrText xml:space="preserve"> PAGE  \* roman </w:instrText>
                          </w:r>
                          <w:r>
                            <w:rPr>
                              <w:rFonts w:ascii="Arial Black"/>
                              <w:color w:val="FAC300"/>
                              <w:spacing w:val="-5"/>
                              <w:w w:val="85"/>
                              <w:sz w:val="20"/>
                            </w:rPr>
                            <w:fldChar w:fldCharType="separate"/>
                          </w:r>
                          <w:r>
                            <w:rPr>
                              <w:rFonts w:ascii="Arial Black"/>
                              <w:color w:val="FAC300"/>
                              <w:spacing w:val="-5"/>
                              <w:w w:val="85"/>
                              <w:sz w:val="20"/>
                            </w:rPr>
                            <w:t>iii</w:t>
                          </w:r>
                          <w:r>
                            <w:rPr>
                              <w:rFonts w:ascii="Arial Black"/>
                              <w:color w:val="FAC300"/>
                              <w:spacing w:val="-5"/>
                              <w:w w:val="85"/>
                              <w:sz w:val="20"/>
                            </w:rPr>
                            <w:fldChar w:fldCharType="end"/>
                          </w:r>
                        </w:p>
                      </w:txbxContent>
                    </wps:txbx>
                    <wps:bodyPr wrap="square" lIns="0" tIns="0" rIns="0" bIns="0" rtlCol="0">
                      <a:noAutofit/>
                    </wps:bodyPr>
                  </wps:wsp>
                </a:graphicData>
              </a:graphic>
            </wp:anchor>
          </w:drawing>
        </mc:Choice>
        <mc:Fallback>
          <w:pict>
            <v:shapetype w14:anchorId="6FCCCE0D" id="_x0000_t202" coordsize="21600,21600" o:spt="202" path="m,l,21600r21600,l21600,xe">
              <v:stroke joinstyle="miter"/>
              <v:path gradientshapeok="t" o:connecttype="rect"/>
            </v:shapetype>
            <v:shape id="Textbox 6" o:spid="_x0000_s1169" type="#_x0000_t202" style="position:absolute;margin-left:542.15pt;margin-top:831.85pt;width:14.65pt;height:15.3pt;z-index:-175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" filled="f" stroked="f">
              <v:textbox inset="0,0,0,0">
                <w:txbxContent>
                  <w:p w14:paraId="6FCCCECB" w14:textId="77777777" w:rsidR="000900B5" w:rsidRDefault="00000000">
                    <w:pPr>
                      <w:spacing w:before="10"/>
                      <w:ind w:left="60"/>
                      <w:rPr>
                        <w:rFonts w:ascii="Arial Black"/>
                        <w:sz w:val="20"/>
                      </w:rPr>
                    </w:pPr>
                    <w:r>
                      <w:rPr>
                        <w:rFonts w:ascii="Arial Black"/>
                        <w:color w:val="FAC300"/>
                        <w:spacing w:val="-5"/>
                        <w:w w:val="85"/>
                        <w:sz w:val="20"/>
                      </w:rPr>
                      <w:fldChar w:fldCharType="begin"/>
                    </w:r>
                    <w:r>
                      <w:rPr>
                        <w:rFonts w:ascii="Arial Black"/>
                        <w:color w:val="FAC300"/>
                        <w:spacing w:val="-5"/>
                        <w:w w:val="85"/>
                        <w:sz w:val="20"/>
                      </w:rPr>
                      <w:instrText xml:space="preserve"> PAGE  \* roman </w:instrText>
                    </w:r>
                    <w:r>
                      <w:rPr>
                        <w:rFonts w:ascii="Arial Black"/>
                        <w:color w:val="FAC300"/>
                        <w:spacing w:val="-5"/>
                        <w:w w:val="85"/>
                        <w:sz w:val="20"/>
                      </w:rPr>
                      <w:fldChar w:fldCharType="separate"/>
                    </w:r>
                    <w:r>
                      <w:rPr>
                        <w:rFonts w:ascii="Arial Black"/>
                        <w:color w:val="FAC300"/>
                        <w:spacing w:val="-5"/>
                        <w:w w:val="85"/>
                        <w:sz w:val="20"/>
                      </w:rPr>
                      <w:t>iii</w:t>
                    </w:r>
                    <w:r>
                      <w:rPr>
                        <w:rFonts w:ascii="Arial Black"/>
                        <w:color w:val="FAC300"/>
                        <w:spacing w:val="-5"/>
                        <w:w w:val="8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AF" w14:textId="77777777" w:rsidR="000900B5" w:rsidRDefault="000900B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2"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0304" behindDoc="1" locked="0" layoutInCell="1" allowOverlap="1" wp14:anchorId="6FCCCE15" wp14:editId="6FCCCE16">
              <wp:simplePos x="0" y="0"/>
              <wp:positionH relativeFrom="page">
                <wp:posOffset>527304</wp:posOffset>
              </wp:positionH>
              <wp:positionV relativeFrom="page">
                <wp:posOffset>10564424</wp:posOffset>
              </wp:positionV>
              <wp:extent cx="12446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94310"/>
                      </a:xfrm>
                      <a:prstGeom prst="rect">
                        <a:avLst/>
                      </a:prstGeom>
                    </wps:spPr>
                    <wps:txbx>
                      <w:txbxContent>
                        <w:p w14:paraId="6FCCCECF" w14:textId="77777777" w:rsidR="000900B5" w:rsidRDefault="00000000">
                          <w:pPr>
                            <w:spacing w:before="10"/>
                            <w:ind w:left="20"/>
                            <w:rPr>
                              <w:rFonts w:ascii="Arial Black"/>
                              <w:sz w:val="20"/>
                            </w:rPr>
                          </w:pPr>
                          <w:r>
                            <w:rPr>
                              <w:rFonts w:ascii="Arial Black"/>
                              <w:color w:val="FAC300"/>
                              <w:spacing w:val="-5"/>
                              <w:w w:val="90"/>
                              <w:sz w:val="20"/>
                            </w:rPr>
                            <w:t>vi</w:t>
                          </w:r>
                        </w:p>
                      </w:txbxContent>
                    </wps:txbx>
                    <wps:bodyPr wrap="square" lIns="0" tIns="0" rIns="0" bIns="0" rtlCol="0">
                      <a:noAutofit/>
                    </wps:bodyPr>
                  </wps:wsp>
                </a:graphicData>
              </a:graphic>
            </wp:anchor>
          </w:drawing>
        </mc:Choice>
        <mc:Fallback>
          <w:pict>
            <v:shapetype w14:anchorId="6FCCCE15" id="_x0000_t202" coordsize="21600,21600" o:spt="202" path="m,l,21600r21600,l21600,xe">
              <v:stroke joinstyle="miter"/>
              <v:path gradientshapeok="t" o:connecttype="rect"/>
            </v:shapetype>
            <v:shape id="Textbox 11" o:spid="_x0000_s1172" type="#_x0000_t202" style="position:absolute;margin-left:41.5pt;margin-top:831.85pt;width:9.8pt;height:15.3pt;z-index:-175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" filled="f" stroked="f">
              <v:textbox inset="0,0,0,0">
                <w:txbxContent>
                  <w:p w14:paraId="6FCCCECF" w14:textId="77777777" w:rsidR="000900B5" w:rsidRDefault="00000000">
                    <w:pPr>
                      <w:spacing w:before="10"/>
                      <w:ind w:left="20"/>
                      <w:rPr>
                        <w:rFonts w:ascii="Arial Black"/>
                        <w:sz w:val="20"/>
                      </w:rPr>
                    </w:pPr>
                    <w:r>
                      <w:rPr>
                        <w:rFonts w:ascii="Arial Black"/>
                        <w:color w:val="FAC300"/>
                        <w:spacing w:val="-5"/>
                        <w:w w:val="90"/>
                        <w:sz w:val="20"/>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3"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29792" behindDoc="1" locked="0" layoutInCell="1" allowOverlap="1" wp14:anchorId="6FCCCE17" wp14:editId="6FCCCE18">
              <wp:simplePos x="0" y="0"/>
              <wp:positionH relativeFrom="page">
                <wp:posOffset>6915225</wp:posOffset>
              </wp:positionH>
              <wp:positionV relativeFrom="page">
                <wp:posOffset>10564437</wp:posOffset>
              </wp:positionV>
              <wp:extent cx="15557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94310"/>
                      </a:xfrm>
                      <a:prstGeom prst="rect">
                        <a:avLst/>
                      </a:prstGeom>
                    </wps:spPr>
                    <wps:txbx>
                      <w:txbxContent>
                        <w:p w14:paraId="6FCCCECE" w14:textId="77777777" w:rsidR="000900B5" w:rsidRDefault="00000000">
                          <w:pPr>
                            <w:spacing w:before="10"/>
                            <w:ind w:left="60"/>
                            <w:rPr>
                              <w:rFonts w:ascii="Arial Black"/>
                              <w:sz w:val="20"/>
                            </w:rPr>
                          </w:pPr>
                          <w:r>
                            <w:rPr>
                              <w:rFonts w:ascii="Arial Black"/>
                              <w:color w:val="FAC300"/>
                              <w:spacing w:val="-10"/>
                              <w:w w:val="95"/>
                              <w:sz w:val="20"/>
                            </w:rPr>
                            <w:fldChar w:fldCharType="begin"/>
                          </w:r>
                          <w:r>
                            <w:rPr>
                              <w:rFonts w:ascii="Arial Black"/>
                              <w:color w:val="FAC300"/>
                              <w:spacing w:val="-10"/>
                              <w:w w:val="95"/>
                              <w:sz w:val="20"/>
                            </w:rPr>
                            <w:instrText xml:space="preserve"> PAGE  \* roman </w:instrText>
                          </w:r>
                          <w:r>
                            <w:rPr>
                              <w:rFonts w:ascii="Arial Black"/>
                              <w:color w:val="FAC300"/>
                              <w:spacing w:val="-10"/>
                              <w:w w:val="95"/>
                              <w:sz w:val="20"/>
                            </w:rPr>
                            <w:fldChar w:fldCharType="separate"/>
                          </w:r>
                          <w:r>
                            <w:rPr>
                              <w:rFonts w:ascii="Arial Black"/>
                              <w:color w:val="FAC300"/>
                              <w:spacing w:val="-10"/>
                              <w:w w:val="95"/>
                              <w:sz w:val="20"/>
                            </w:rPr>
                            <w:t>v</w:t>
                          </w:r>
                          <w:r>
                            <w:rPr>
                              <w:rFonts w:ascii="Arial Black"/>
                              <w:color w:val="FAC300"/>
                              <w:spacing w:val="-10"/>
                              <w:w w:val="95"/>
                              <w:sz w:val="20"/>
                            </w:rPr>
                            <w:fldChar w:fldCharType="end"/>
                          </w:r>
                        </w:p>
                      </w:txbxContent>
                    </wps:txbx>
                    <wps:bodyPr wrap="square" lIns="0" tIns="0" rIns="0" bIns="0" rtlCol="0">
                      <a:noAutofit/>
                    </wps:bodyPr>
                  </wps:wsp>
                </a:graphicData>
              </a:graphic>
            </wp:anchor>
          </w:drawing>
        </mc:Choice>
        <mc:Fallback>
          <w:pict>
            <v:shapetype w14:anchorId="6FCCCE17" id="_x0000_t202" coordsize="21600,21600" o:spt="202" path="m,l,21600r21600,l21600,xe">
              <v:stroke joinstyle="miter"/>
              <v:path gradientshapeok="t" o:connecttype="rect"/>
            </v:shapetype>
            <v:shape id="Textbox 10" o:spid="_x0000_s1173" type="#_x0000_t202" style="position:absolute;margin-left:544.5pt;margin-top:831.85pt;width:12.25pt;height:15.3pt;z-index:-175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" filled="f" stroked="f">
              <v:textbox inset="0,0,0,0">
                <w:txbxContent>
                  <w:p w14:paraId="6FCCCECE" w14:textId="77777777" w:rsidR="000900B5" w:rsidRDefault="00000000">
                    <w:pPr>
                      <w:spacing w:before="10"/>
                      <w:ind w:left="60"/>
                      <w:rPr>
                        <w:rFonts w:ascii="Arial Black"/>
                        <w:sz w:val="20"/>
                      </w:rPr>
                    </w:pPr>
                    <w:r>
                      <w:rPr>
                        <w:rFonts w:ascii="Arial Black"/>
                        <w:color w:val="FAC300"/>
                        <w:spacing w:val="-10"/>
                        <w:w w:val="95"/>
                        <w:sz w:val="20"/>
                      </w:rPr>
                      <w:fldChar w:fldCharType="begin"/>
                    </w:r>
                    <w:r>
                      <w:rPr>
                        <w:rFonts w:ascii="Arial Black"/>
                        <w:color w:val="FAC300"/>
                        <w:spacing w:val="-10"/>
                        <w:w w:val="95"/>
                        <w:sz w:val="20"/>
                      </w:rPr>
                      <w:instrText xml:space="preserve"> PAGE  \* roman </w:instrText>
                    </w:r>
                    <w:r>
                      <w:rPr>
                        <w:rFonts w:ascii="Arial Black"/>
                        <w:color w:val="FAC300"/>
                        <w:spacing w:val="-10"/>
                        <w:w w:val="95"/>
                        <w:sz w:val="20"/>
                      </w:rPr>
                      <w:fldChar w:fldCharType="separate"/>
                    </w:r>
                    <w:r>
                      <w:rPr>
                        <w:rFonts w:ascii="Arial Black"/>
                        <w:color w:val="FAC300"/>
                        <w:spacing w:val="-10"/>
                        <w:w w:val="95"/>
                        <w:sz w:val="20"/>
                      </w:rPr>
                      <w:t>v</w:t>
                    </w:r>
                    <w:r>
                      <w:rPr>
                        <w:rFonts w:ascii="Arial Black"/>
                        <w:color w:val="FAC300"/>
                        <w:spacing w:val="-10"/>
                        <w:w w:val="9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5"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1328" behindDoc="1" locked="0" layoutInCell="1" allowOverlap="1" wp14:anchorId="6FCCCE19" wp14:editId="6FCCCE1A">
              <wp:simplePos x="0" y="0"/>
              <wp:positionH relativeFrom="page">
                <wp:posOffset>527304</wp:posOffset>
              </wp:positionH>
              <wp:positionV relativeFrom="page">
                <wp:posOffset>10564424</wp:posOffset>
              </wp:positionV>
              <wp:extent cx="1016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FCCCED1" w14:textId="77777777" w:rsidR="000900B5" w:rsidRDefault="00000000">
                          <w:pPr>
                            <w:spacing w:before="10"/>
                            <w:ind w:left="20"/>
                            <w:rPr>
                              <w:rFonts w:ascii="Arial Black"/>
                              <w:sz w:val="20"/>
                            </w:rPr>
                          </w:pPr>
                          <w:r>
                            <w:rPr>
                              <w:rFonts w:ascii="Arial Black"/>
                              <w:color w:val="FAC300"/>
                              <w:spacing w:val="-10"/>
                              <w:sz w:val="20"/>
                            </w:rPr>
                            <w:t>2</w:t>
                          </w:r>
                        </w:p>
                      </w:txbxContent>
                    </wps:txbx>
                    <wps:bodyPr wrap="square" lIns="0" tIns="0" rIns="0" bIns="0" rtlCol="0">
                      <a:noAutofit/>
                    </wps:bodyPr>
                  </wps:wsp>
                </a:graphicData>
              </a:graphic>
            </wp:anchor>
          </w:drawing>
        </mc:Choice>
        <mc:Fallback>
          <w:pict>
            <v:shapetype w14:anchorId="6FCCCE19" id="_x0000_t202" coordsize="21600,21600" o:spt="202" path="m,l,21600r21600,l21600,xe">
              <v:stroke joinstyle="miter"/>
              <v:path gradientshapeok="t" o:connecttype="rect"/>
            </v:shapetype>
            <v:shape id="Textbox 14" o:spid="_x0000_s1174" type="#_x0000_t202" style="position:absolute;margin-left:41.5pt;margin-top:831.85pt;width:8pt;height:15.3pt;z-index:-175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" filled="f" stroked="f">
              <v:textbox inset="0,0,0,0">
                <w:txbxContent>
                  <w:p w14:paraId="6FCCCED1" w14:textId="77777777" w:rsidR="000900B5" w:rsidRDefault="00000000">
                    <w:pPr>
                      <w:spacing w:before="10"/>
                      <w:ind w:left="20"/>
                      <w:rPr>
                        <w:rFonts w:ascii="Arial Black"/>
                        <w:sz w:val="20"/>
                      </w:rPr>
                    </w:pPr>
                    <w:r>
                      <w:rPr>
                        <w:rFonts w:ascii="Arial Black"/>
                        <w:color w:val="FAC300"/>
                        <w:spacing w:val="-10"/>
                        <w:sz w:val="20"/>
                      </w:rPr>
                      <w:t>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6"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0816" behindDoc="1" locked="0" layoutInCell="1" allowOverlap="1" wp14:anchorId="6FCCCE1B" wp14:editId="6FCCCE1C">
              <wp:simplePos x="0" y="0"/>
              <wp:positionH relativeFrom="page">
                <wp:posOffset>6905980</wp:posOffset>
              </wp:positionH>
              <wp:positionV relativeFrom="page">
                <wp:posOffset>10564424</wp:posOffset>
              </wp:positionV>
              <wp:extent cx="1651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FCCCED0" w14:textId="77777777" w:rsidR="000900B5" w:rsidRDefault="00000000">
                          <w:pPr>
                            <w:spacing w:before="10"/>
                            <w:ind w:left="60"/>
                            <w:rPr>
                              <w:rFonts w:ascii="Arial Black"/>
                              <w:sz w:val="20"/>
                            </w:rPr>
                          </w:pPr>
                          <w:r>
                            <w:rPr>
                              <w:rFonts w:ascii="Arial Black"/>
                              <w:color w:val="FAC300"/>
                              <w:spacing w:val="-10"/>
                              <w:sz w:val="20"/>
                            </w:rPr>
                            <w:fldChar w:fldCharType="begin"/>
                          </w:r>
                          <w:r>
                            <w:rPr>
                              <w:rFonts w:ascii="Arial Black"/>
                              <w:color w:val="FAC300"/>
                              <w:spacing w:val="-10"/>
                              <w:sz w:val="20"/>
                            </w:rPr>
                            <w:instrText xml:space="preserve"> PAGE </w:instrText>
                          </w:r>
                          <w:r>
                            <w:rPr>
                              <w:rFonts w:ascii="Arial Black"/>
                              <w:color w:val="FAC300"/>
                              <w:spacing w:val="-10"/>
                              <w:sz w:val="20"/>
                            </w:rPr>
                            <w:fldChar w:fldCharType="separate"/>
                          </w:r>
                          <w:r>
                            <w:rPr>
                              <w:rFonts w:ascii="Arial Black"/>
                              <w:color w:val="FAC300"/>
                              <w:spacing w:val="-10"/>
                              <w:sz w:val="20"/>
                            </w:rPr>
                            <w:t>1</w:t>
                          </w:r>
                          <w:r>
                            <w:rPr>
                              <w:rFonts w:ascii="Arial Black"/>
                              <w:color w:val="FAC300"/>
                              <w:spacing w:val="-10"/>
                              <w:sz w:val="20"/>
                            </w:rPr>
                            <w:fldChar w:fldCharType="end"/>
                          </w:r>
                        </w:p>
                      </w:txbxContent>
                    </wps:txbx>
                    <wps:bodyPr wrap="square" lIns="0" tIns="0" rIns="0" bIns="0" rtlCol="0">
                      <a:noAutofit/>
                    </wps:bodyPr>
                  </wps:wsp>
                </a:graphicData>
              </a:graphic>
            </wp:anchor>
          </w:drawing>
        </mc:Choice>
        <mc:Fallback>
          <w:pict>
            <v:shapetype w14:anchorId="6FCCCE1B" id="_x0000_t202" coordsize="21600,21600" o:spt="202" path="m,l,21600r21600,l21600,xe">
              <v:stroke joinstyle="miter"/>
              <v:path gradientshapeok="t" o:connecttype="rect"/>
            </v:shapetype>
            <v:shape id="Textbox 13" o:spid="_x0000_s1175" type="#_x0000_t202" style="position:absolute;margin-left:543.8pt;margin-top:831.85pt;width:13pt;height:15.3pt;z-index:-1758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" filled="f" stroked="f">
              <v:textbox inset="0,0,0,0">
                <w:txbxContent>
                  <w:p w14:paraId="6FCCCED0" w14:textId="77777777" w:rsidR="000900B5" w:rsidRDefault="00000000">
                    <w:pPr>
                      <w:spacing w:before="10"/>
                      <w:ind w:left="60"/>
                      <w:rPr>
                        <w:rFonts w:ascii="Arial Black"/>
                        <w:sz w:val="20"/>
                      </w:rPr>
                    </w:pPr>
                    <w:r>
                      <w:rPr>
                        <w:rFonts w:ascii="Arial Black"/>
                        <w:color w:val="FAC300"/>
                        <w:spacing w:val="-10"/>
                        <w:sz w:val="20"/>
                      </w:rPr>
                      <w:fldChar w:fldCharType="begin"/>
                    </w:r>
                    <w:r>
                      <w:rPr>
                        <w:rFonts w:ascii="Arial Black"/>
                        <w:color w:val="FAC300"/>
                        <w:spacing w:val="-10"/>
                        <w:sz w:val="20"/>
                      </w:rPr>
                      <w:instrText xml:space="preserve"> PAGE </w:instrText>
                    </w:r>
                    <w:r>
                      <w:rPr>
                        <w:rFonts w:ascii="Arial Black"/>
                        <w:color w:val="FAC300"/>
                        <w:spacing w:val="-10"/>
                        <w:sz w:val="20"/>
                      </w:rPr>
                      <w:fldChar w:fldCharType="separate"/>
                    </w:r>
                    <w:r>
                      <w:rPr>
                        <w:rFonts w:ascii="Arial Black"/>
                        <w:color w:val="FAC300"/>
                        <w:spacing w:val="-10"/>
                        <w:sz w:val="20"/>
                      </w:rPr>
                      <w:t>1</w:t>
                    </w:r>
                    <w:r>
                      <w:rPr>
                        <w:rFonts w:ascii="Arial Black"/>
                        <w:color w:val="FAC300"/>
                        <w:spacing w:val="-10"/>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A" w14:textId="77777777" w:rsidR="000900B5" w:rsidRDefault="000900B5">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C"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3376" behindDoc="1" locked="0" layoutInCell="1" allowOverlap="1" wp14:anchorId="6FCCCE21" wp14:editId="6FCCCE22">
              <wp:simplePos x="0" y="0"/>
              <wp:positionH relativeFrom="page">
                <wp:posOffset>501904</wp:posOffset>
              </wp:positionH>
              <wp:positionV relativeFrom="page">
                <wp:posOffset>10564424</wp:posOffset>
              </wp:positionV>
              <wp:extent cx="20320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6FCCCED4" w14:textId="77777777" w:rsidR="000900B5" w:rsidRDefault="00000000">
                          <w:pPr>
                            <w:spacing w:before="10"/>
                            <w:ind w:left="60"/>
                            <w:rPr>
                              <w:rFonts w:ascii="Arial Black"/>
                              <w:sz w:val="20"/>
                            </w:rPr>
                          </w:pPr>
                          <w:r>
                            <w:rPr>
                              <w:rFonts w:ascii="Arial Black"/>
                              <w:color w:val="FAC300"/>
                              <w:spacing w:val="-10"/>
                              <w:sz w:val="20"/>
                            </w:rPr>
                            <w:fldChar w:fldCharType="begin"/>
                          </w:r>
                          <w:r>
                            <w:rPr>
                              <w:rFonts w:ascii="Arial Black"/>
                              <w:color w:val="FAC300"/>
                              <w:spacing w:val="-10"/>
                              <w:sz w:val="20"/>
                            </w:rPr>
                            <w:instrText xml:space="preserve"> PAGE </w:instrText>
                          </w:r>
                          <w:r>
                            <w:rPr>
                              <w:rFonts w:ascii="Arial Black"/>
                              <w:color w:val="FAC300"/>
                              <w:spacing w:val="-10"/>
                              <w:sz w:val="20"/>
                            </w:rPr>
                            <w:fldChar w:fldCharType="separate"/>
                          </w:r>
                          <w:r>
                            <w:rPr>
                              <w:rFonts w:ascii="Arial Black"/>
                              <w:color w:val="FAC300"/>
                              <w:spacing w:val="-10"/>
                              <w:sz w:val="20"/>
                            </w:rPr>
                            <w:t>10</w:t>
                          </w:r>
                          <w:r>
                            <w:rPr>
                              <w:rFonts w:ascii="Arial Black"/>
                              <w:color w:val="FAC300"/>
                              <w:spacing w:val="-10"/>
                              <w:sz w:val="20"/>
                            </w:rPr>
                            <w:fldChar w:fldCharType="end"/>
                          </w:r>
                        </w:p>
                      </w:txbxContent>
                    </wps:txbx>
                    <wps:bodyPr wrap="square" lIns="0" tIns="0" rIns="0" bIns="0" rtlCol="0">
                      <a:noAutofit/>
                    </wps:bodyPr>
                  </wps:wsp>
                </a:graphicData>
              </a:graphic>
            </wp:anchor>
          </w:drawing>
        </mc:Choice>
        <mc:Fallback>
          <w:pict>
            <v:shapetype w14:anchorId="6FCCCE21" id="_x0000_t202" coordsize="21600,21600" o:spt="202" path="m,l,21600r21600,l21600,xe">
              <v:stroke joinstyle="miter"/>
              <v:path gradientshapeok="t" o:connecttype="rect"/>
            </v:shapetype>
            <v:shape id="Textbox 20" o:spid="_x0000_s1177" type="#_x0000_t202" style="position:absolute;margin-left:39.5pt;margin-top:831.85pt;width:16pt;height:15.3pt;z-index:-175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" filled="f" stroked="f">
              <v:textbox inset="0,0,0,0">
                <w:txbxContent>
                  <w:p w14:paraId="6FCCCED4" w14:textId="77777777" w:rsidR="000900B5" w:rsidRDefault="00000000">
                    <w:pPr>
                      <w:spacing w:before="10"/>
                      <w:ind w:left="60"/>
                      <w:rPr>
                        <w:rFonts w:ascii="Arial Black"/>
                        <w:sz w:val="20"/>
                      </w:rPr>
                    </w:pPr>
                    <w:r>
                      <w:rPr>
                        <w:rFonts w:ascii="Arial Black"/>
                        <w:color w:val="FAC300"/>
                        <w:spacing w:val="-10"/>
                        <w:sz w:val="20"/>
                      </w:rPr>
                      <w:fldChar w:fldCharType="begin"/>
                    </w:r>
                    <w:r>
                      <w:rPr>
                        <w:rFonts w:ascii="Arial Black"/>
                        <w:color w:val="FAC300"/>
                        <w:spacing w:val="-10"/>
                        <w:sz w:val="20"/>
                      </w:rPr>
                      <w:instrText xml:space="preserve"> PAGE </w:instrText>
                    </w:r>
                    <w:r>
                      <w:rPr>
                        <w:rFonts w:ascii="Arial Black"/>
                        <w:color w:val="FAC300"/>
                        <w:spacing w:val="-10"/>
                        <w:sz w:val="20"/>
                      </w:rPr>
                      <w:fldChar w:fldCharType="separate"/>
                    </w:r>
                    <w:r>
                      <w:rPr>
                        <w:rFonts w:ascii="Arial Black"/>
                        <w:color w:val="FAC300"/>
                        <w:spacing w:val="-10"/>
                        <w:sz w:val="20"/>
                      </w:rPr>
                      <w:t>10</w:t>
                    </w:r>
                    <w:r>
                      <w:rPr>
                        <w:rFonts w:ascii="Arial Black"/>
                        <w:color w:val="FAC300"/>
                        <w:spacing w:val="-10"/>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D"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2864" behindDoc="1" locked="0" layoutInCell="1" allowOverlap="1" wp14:anchorId="6FCCCE23" wp14:editId="6FCCCE24">
              <wp:simplePos x="0" y="0"/>
              <wp:positionH relativeFrom="page">
                <wp:posOffset>6905980</wp:posOffset>
              </wp:positionH>
              <wp:positionV relativeFrom="page">
                <wp:posOffset>10564424</wp:posOffset>
              </wp:positionV>
              <wp:extent cx="1651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FCCCED3" w14:textId="77777777" w:rsidR="000900B5" w:rsidRDefault="00000000">
                          <w:pPr>
                            <w:spacing w:before="10"/>
                            <w:ind w:left="60"/>
                            <w:rPr>
                              <w:rFonts w:ascii="Arial Black"/>
                              <w:sz w:val="20"/>
                            </w:rPr>
                          </w:pPr>
                          <w:r>
                            <w:rPr>
                              <w:rFonts w:ascii="Arial Black"/>
                              <w:color w:val="FAC300"/>
                              <w:spacing w:val="-10"/>
                              <w:sz w:val="20"/>
                            </w:rPr>
                            <w:fldChar w:fldCharType="begin"/>
                          </w:r>
                          <w:r>
                            <w:rPr>
                              <w:rFonts w:ascii="Arial Black"/>
                              <w:color w:val="FAC300"/>
                              <w:spacing w:val="-10"/>
                              <w:sz w:val="20"/>
                            </w:rPr>
                            <w:instrText xml:space="preserve"> PAGE </w:instrText>
                          </w:r>
                          <w:r>
                            <w:rPr>
                              <w:rFonts w:ascii="Arial Black"/>
                              <w:color w:val="FAC300"/>
                              <w:spacing w:val="-10"/>
                              <w:sz w:val="20"/>
                            </w:rPr>
                            <w:fldChar w:fldCharType="separate"/>
                          </w:r>
                          <w:r>
                            <w:rPr>
                              <w:rFonts w:ascii="Arial Black"/>
                              <w:color w:val="FAC300"/>
                              <w:spacing w:val="-10"/>
                              <w:sz w:val="20"/>
                            </w:rPr>
                            <w:t>5</w:t>
                          </w:r>
                          <w:r>
                            <w:rPr>
                              <w:rFonts w:ascii="Arial Black"/>
                              <w:color w:val="FAC300"/>
                              <w:spacing w:val="-10"/>
                              <w:sz w:val="20"/>
                            </w:rPr>
                            <w:fldChar w:fldCharType="end"/>
                          </w:r>
                        </w:p>
                      </w:txbxContent>
                    </wps:txbx>
                    <wps:bodyPr wrap="square" lIns="0" tIns="0" rIns="0" bIns="0" rtlCol="0">
                      <a:noAutofit/>
                    </wps:bodyPr>
                  </wps:wsp>
                </a:graphicData>
              </a:graphic>
            </wp:anchor>
          </w:drawing>
        </mc:Choice>
        <mc:Fallback>
          <w:pict>
            <v:shapetype w14:anchorId="6FCCCE23" id="_x0000_t202" coordsize="21600,21600" o:spt="202" path="m,l,21600r21600,l21600,xe">
              <v:stroke joinstyle="miter"/>
              <v:path gradientshapeok="t" o:connecttype="rect"/>
            </v:shapetype>
            <v:shape id="Textbox 19" o:spid="_x0000_s1178" type="#_x0000_t202" style="position:absolute;margin-left:543.8pt;margin-top:831.85pt;width:13pt;height:15.3pt;z-index:-1758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" filled="f" stroked="f">
              <v:textbox inset="0,0,0,0">
                <w:txbxContent>
                  <w:p w14:paraId="6FCCCED3" w14:textId="77777777" w:rsidR="000900B5" w:rsidRDefault="00000000">
                    <w:pPr>
                      <w:spacing w:before="10"/>
                      <w:ind w:left="60"/>
                      <w:rPr>
                        <w:rFonts w:ascii="Arial Black"/>
                        <w:sz w:val="20"/>
                      </w:rPr>
                    </w:pPr>
                    <w:r>
                      <w:rPr>
                        <w:rFonts w:ascii="Arial Black"/>
                        <w:color w:val="FAC300"/>
                        <w:spacing w:val="-10"/>
                        <w:sz w:val="20"/>
                      </w:rPr>
                      <w:fldChar w:fldCharType="begin"/>
                    </w:r>
                    <w:r>
                      <w:rPr>
                        <w:rFonts w:ascii="Arial Black"/>
                        <w:color w:val="FAC300"/>
                        <w:spacing w:val="-10"/>
                        <w:sz w:val="20"/>
                      </w:rPr>
                      <w:instrText xml:space="preserve"> PAGE </w:instrText>
                    </w:r>
                    <w:r>
                      <w:rPr>
                        <w:rFonts w:ascii="Arial Black"/>
                        <w:color w:val="FAC300"/>
                        <w:spacing w:val="-10"/>
                        <w:sz w:val="20"/>
                      </w:rPr>
                      <w:fldChar w:fldCharType="separate"/>
                    </w:r>
                    <w:r>
                      <w:rPr>
                        <w:rFonts w:ascii="Arial Black"/>
                        <w:color w:val="FAC300"/>
                        <w:spacing w:val="-10"/>
                        <w:sz w:val="20"/>
                      </w:rPr>
                      <w:t>5</w:t>
                    </w:r>
                    <w:r>
                      <w:rPr>
                        <w:rFonts w:ascii="Arial Black"/>
                        <w:color w:val="FAC300"/>
                        <w:spacing w:val="-10"/>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0"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6448" behindDoc="1" locked="0" layoutInCell="1" allowOverlap="1" wp14:anchorId="6FCCCE2D" wp14:editId="6FCCCE2E">
              <wp:simplePos x="0" y="0"/>
              <wp:positionH relativeFrom="page">
                <wp:posOffset>501904</wp:posOffset>
              </wp:positionH>
              <wp:positionV relativeFrom="page">
                <wp:posOffset>10564424</wp:posOffset>
              </wp:positionV>
              <wp:extent cx="1651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FCCCED8" w14:textId="77777777" w:rsidR="000900B5" w:rsidRDefault="00000000">
                          <w:pPr>
                            <w:spacing w:before="10"/>
                            <w:ind w:left="60"/>
                            <w:rPr>
                              <w:rFonts w:ascii="Arial Black"/>
                              <w:sz w:val="20"/>
                            </w:rPr>
                          </w:pPr>
                          <w:r>
                            <w:rPr>
                              <w:rFonts w:ascii="Arial Black"/>
                              <w:color w:val="FAC300"/>
                              <w:spacing w:val="-10"/>
                              <w:sz w:val="20"/>
                            </w:rPr>
                            <w:fldChar w:fldCharType="begin"/>
                          </w:r>
                          <w:r>
                            <w:rPr>
                              <w:rFonts w:ascii="Arial Black"/>
                              <w:color w:val="FAC300"/>
                              <w:spacing w:val="-10"/>
                              <w:sz w:val="20"/>
                            </w:rPr>
                            <w:instrText xml:space="preserve"> PAGE </w:instrText>
                          </w:r>
                          <w:r>
                            <w:rPr>
                              <w:rFonts w:ascii="Arial Black"/>
                              <w:color w:val="FAC300"/>
                              <w:spacing w:val="-10"/>
                              <w:sz w:val="20"/>
                            </w:rPr>
                            <w:fldChar w:fldCharType="separate"/>
                          </w:r>
                          <w:r>
                            <w:rPr>
                              <w:rFonts w:ascii="Arial Black"/>
                              <w:color w:val="FAC300"/>
                              <w:spacing w:val="-10"/>
                              <w:sz w:val="20"/>
                            </w:rPr>
                            <w:t>8</w:t>
                          </w:r>
                          <w:r>
                            <w:rPr>
                              <w:rFonts w:ascii="Arial Black"/>
                              <w:color w:val="FAC300"/>
                              <w:spacing w:val="-10"/>
                              <w:sz w:val="20"/>
                            </w:rPr>
                            <w:fldChar w:fldCharType="end"/>
                          </w:r>
                        </w:p>
                      </w:txbxContent>
                    </wps:txbx>
                    <wps:bodyPr wrap="square" lIns="0" tIns="0" rIns="0" bIns="0" rtlCol="0">
                      <a:noAutofit/>
                    </wps:bodyPr>
                  </wps:wsp>
                </a:graphicData>
              </a:graphic>
            </wp:anchor>
          </w:drawing>
        </mc:Choice>
        <mc:Fallback>
          <w:pict>
            <v:shapetype w14:anchorId="6FCCCE2D" id="_x0000_t202" coordsize="21600,21600" o:spt="202" path="m,l,21600r21600,l21600,xe">
              <v:stroke joinstyle="miter"/>
              <v:path gradientshapeok="t" o:connecttype="rect"/>
            </v:shapetype>
            <v:shape id="Textbox 26" o:spid="_x0000_s1181" type="#_x0000_t202" style="position:absolute;margin-left:39.5pt;margin-top:831.85pt;width:13pt;height:15.3pt;z-index:-175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" filled="f" stroked="f">
              <v:textbox inset="0,0,0,0">
                <w:txbxContent>
                  <w:p w14:paraId="6FCCCED8" w14:textId="77777777" w:rsidR="000900B5" w:rsidRDefault="00000000">
                    <w:pPr>
                      <w:spacing w:before="10"/>
                      <w:ind w:left="60"/>
                      <w:rPr>
                        <w:rFonts w:ascii="Arial Black"/>
                        <w:sz w:val="20"/>
                      </w:rPr>
                    </w:pPr>
                    <w:r>
                      <w:rPr>
                        <w:rFonts w:ascii="Arial Black"/>
                        <w:color w:val="FAC300"/>
                        <w:spacing w:val="-10"/>
                        <w:sz w:val="20"/>
                      </w:rPr>
                      <w:fldChar w:fldCharType="begin"/>
                    </w:r>
                    <w:r>
                      <w:rPr>
                        <w:rFonts w:ascii="Arial Black"/>
                        <w:color w:val="FAC300"/>
                        <w:spacing w:val="-10"/>
                        <w:sz w:val="20"/>
                      </w:rPr>
                      <w:instrText xml:space="preserve"> PAGE </w:instrText>
                    </w:r>
                    <w:r>
                      <w:rPr>
                        <w:rFonts w:ascii="Arial Black"/>
                        <w:color w:val="FAC300"/>
                        <w:spacing w:val="-10"/>
                        <w:sz w:val="20"/>
                      </w:rPr>
                      <w:fldChar w:fldCharType="separate"/>
                    </w:r>
                    <w:r>
                      <w:rPr>
                        <w:rFonts w:ascii="Arial Black"/>
                        <w:color w:val="FAC300"/>
                        <w:spacing w:val="-10"/>
                        <w:sz w:val="20"/>
                      </w:rPr>
                      <w:t>8</w:t>
                    </w:r>
                    <w:r>
                      <w:rPr>
                        <w:rFonts w:ascii="Arial Black"/>
                        <w:color w:val="FAC300"/>
                        <w:spacing w:val="-10"/>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1"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5936" behindDoc="1" locked="0" layoutInCell="1" allowOverlap="1" wp14:anchorId="6FCCCE2F" wp14:editId="6FCCCE30">
              <wp:simplePos x="0" y="0"/>
              <wp:positionH relativeFrom="page">
                <wp:posOffset>6855473</wp:posOffset>
              </wp:positionH>
              <wp:positionV relativeFrom="page">
                <wp:posOffset>10564424</wp:posOffset>
              </wp:positionV>
              <wp:extent cx="21590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6FCCCED7" w14:textId="77777777" w:rsidR="000900B5" w:rsidRDefault="00000000">
                          <w:pPr>
                            <w:spacing w:before="10"/>
                            <w:ind w:left="2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11</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2F" id="_x0000_t202" coordsize="21600,21600" o:spt="202" path="m,l,21600r21600,l21600,xe">
              <v:stroke joinstyle="miter"/>
              <v:path gradientshapeok="t" o:connecttype="rect"/>
            </v:shapetype>
            <v:shape id="Textbox 25" o:spid="_x0000_s1182" type="#_x0000_t202" style="position:absolute;margin-left:539.8pt;margin-top:831.85pt;width:17pt;height:15.3pt;z-index:-175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" filled="f" stroked="f">
              <v:textbox inset="0,0,0,0">
                <w:txbxContent>
                  <w:p w14:paraId="6FCCCED7" w14:textId="77777777" w:rsidR="000900B5" w:rsidRDefault="00000000">
                    <w:pPr>
                      <w:spacing w:before="10"/>
                      <w:ind w:left="2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11</w:t>
                    </w:r>
                    <w:r>
                      <w:rPr>
                        <w:rFonts w:ascii="Arial Black"/>
                        <w:color w:val="FAC300"/>
                        <w:spacing w:val="-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3" w14:textId="77777777" w:rsidR="000900B5" w:rsidRDefault="000900B5">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5"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7472" behindDoc="1" locked="0" layoutInCell="1" allowOverlap="1" wp14:anchorId="6FCCCE31" wp14:editId="6FCCCE32">
              <wp:simplePos x="0" y="0"/>
              <wp:positionH relativeFrom="page">
                <wp:posOffset>527304</wp:posOffset>
              </wp:positionH>
              <wp:positionV relativeFrom="page">
                <wp:posOffset>10564424</wp:posOffset>
              </wp:positionV>
              <wp:extent cx="177800"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FCCCEDA" w14:textId="77777777" w:rsidR="000900B5" w:rsidRDefault="00000000">
                          <w:pPr>
                            <w:spacing w:before="10"/>
                            <w:ind w:left="20"/>
                            <w:rPr>
                              <w:rFonts w:ascii="Arial Black"/>
                              <w:sz w:val="20"/>
                            </w:rPr>
                          </w:pPr>
                          <w:r>
                            <w:rPr>
                              <w:rFonts w:ascii="Arial Black"/>
                              <w:color w:val="FAC300"/>
                              <w:spacing w:val="-10"/>
                              <w:sz w:val="20"/>
                            </w:rPr>
                            <w:t>14</w:t>
                          </w:r>
                        </w:p>
                      </w:txbxContent>
                    </wps:txbx>
                    <wps:bodyPr wrap="square" lIns="0" tIns="0" rIns="0" bIns="0" rtlCol="0">
                      <a:noAutofit/>
                    </wps:bodyPr>
                  </wps:wsp>
                </a:graphicData>
              </a:graphic>
            </wp:anchor>
          </w:drawing>
        </mc:Choice>
        <mc:Fallback>
          <w:pict>
            <v:shapetype w14:anchorId="6FCCCE31" id="_x0000_t202" coordsize="21600,21600" o:spt="202" path="m,l,21600r21600,l21600,xe">
              <v:stroke joinstyle="miter"/>
              <v:path gradientshapeok="t" o:connecttype="rect"/>
            </v:shapetype>
            <v:shape id="Textbox 40" o:spid="_x0000_s1183" type="#_x0000_t202" style="position:absolute;margin-left:41.5pt;margin-top:831.85pt;width:14pt;height:15.3pt;z-index:-175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" filled="f" stroked="f">
              <v:textbox inset="0,0,0,0">
                <w:txbxContent>
                  <w:p w14:paraId="6FCCCEDA" w14:textId="77777777" w:rsidR="000900B5" w:rsidRDefault="00000000">
                    <w:pPr>
                      <w:spacing w:before="10"/>
                      <w:ind w:left="20"/>
                      <w:rPr>
                        <w:rFonts w:ascii="Arial Black"/>
                        <w:sz w:val="20"/>
                      </w:rPr>
                    </w:pPr>
                    <w:r>
                      <w:rPr>
                        <w:rFonts w:ascii="Arial Black"/>
                        <w:color w:val="FAC300"/>
                        <w:spacing w:val="-10"/>
                        <w:sz w:val="20"/>
                      </w:rPr>
                      <w:t>14</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6"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6960" behindDoc="1" locked="0" layoutInCell="1" allowOverlap="1" wp14:anchorId="6FCCCE33" wp14:editId="6FCCCE34">
              <wp:simplePos x="0" y="0"/>
              <wp:positionH relativeFrom="page">
                <wp:posOffset>6830073</wp:posOffset>
              </wp:positionH>
              <wp:positionV relativeFrom="page">
                <wp:posOffset>10564424</wp:posOffset>
              </wp:positionV>
              <wp:extent cx="24130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D9"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13</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33" id="_x0000_t202" coordsize="21600,21600" o:spt="202" path="m,l,21600r21600,l21600,xe">
              <v:stroke joinstyle="miter"/>
              <v:path gradientshapeok="t" o:connecttype="rect"/>
            </v:shapetype>
            <v:shape id="Textbox 39" o:spid="_x0000_s1184" type="#_x0000_t202" style="position:absolute;margin-left:537.8pt;margin-top:831.85pt;width:19pt;height:15.3pt;z-index:-175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" filled="f" stroked="f">
              <v:textbox inset="0,0,0,0">
                <w:txbxContent>
                  <w:p w14:paraId="6FCCCED9"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13</w:t>
                    </w:r>
                    <w:r>
                      <w:rPr>
                        <w:rFonts w:ascii="Arial Black"/>
                        <w:color w:val="FAC300"/>
                        <w:spacing w:val="-5"/>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9"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7984" behindDoc="1" locked="0" layoutInCell="1" allowOverlap="1" wp14:anchorId="6FCCCE35" wp14:editId="6FCCCE36">
              <wp:simplePos x="0" y="0"/>
              <wp:positionH relativeFrom="page">
                <wp:posOffset>6830073</wp:posOffset>
              </wp:positionH>
              <wp:positionV relativeFrom="page">
                <wp:posOffset>10564424</wp:posOffset>
              </wp:positionV>
              <wp:extent cx="241300"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DB"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15</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35" id="_x0000_t202" coordsize="21600,21600" o:spt="202" path="m,l,21600r21600,l21600,xe">
              <v:stroke joinstyle="miter"/>
              <v:path gradientshapeok="t" o:connecttype="rect"/>
            </v:shapetype>
            <v:shape id="Textbox 45" o:spid="_x0000_s1185" type="#_x0000_t202" style="position:absolute;margin-left:537.8pt;margin-top:831.85pt;width:19pt;height:15.3pt;z-index:-175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" filled="f" stroked="f">
              <v:textbox inset="0,0,0,0">
                <w:txbxContent>
                  <w:p w14:paraId="6FCCCEDB"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15</w:t>
                    </w:r>
                    <w:r>
                      <w:rPr>
                        <w:rFonts w:ascii="Arial Black"/>
                        <w:color w:val="FAC300"/>
                        <w:spacing w:val="-5"/>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B" w14:textId="77777777" w:rsidR="000900B5" w:rsidRDefault="000900B5">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D"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8496" behindDoc="1" locked="0" layoutInCell="1" allowOverlap="1" wp14:anchorId="6FCCCE37" wp14:editId="6FCCCE38">
              <wp:simplePos x="0" y="0"/>
              <wp:positionH relativeFrom="page">
                <wp:posOffset>6830073</wp:posOffset>
              </wp:positionH>
              <wp:positionV relativeFrom="page">
                <wp:posOffset>10564424</wp:posOffset>
              </wp:positionV>
              <wp:extent cx="241300"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DC"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17</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37" id="_x0000_t202" coordsize="21600,21600" o:spt="202" path="m,l,21600r21600,l21600,xe">
              <v:stroke joinstyle="miter"/>
              <v:path gradientshapeok="t" o:connecttype="rect"/>
            </v:shapetype>
            <v:shape id="Textbox 47" o:spid="_x0000_s1186" type="#_x0000_t202" style="position:absolute;margin-left:537.8pt;margin-top:831.85pt;width:19pt;height:15.3pt;z-index:-1757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" filled="f" stroked="f">
              <v:textbox inset="0,0,0,0">
                <w:txbxContent>
                  <w:p w14:paraId="6FCCCEDC"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17</w:t>
                    </w:r>
                    <w:r>
                      <w:rPr>
                        <w:rFonts w:ascii="Arial Black"/>
                        <w:color w:val="FAC300"/>
                        <w:spacing w:val="-5"/>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F" w14:textId="77777777" w:rsidR="000900B5" w:rsidRDefault="000900B5">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1"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9520" behindDoc="1" locked="0" layoutInCell="1" allowOverlap="1" wp14:anchorId="6FCCCE39" wp14:editId="6FCCCE3A">
              <wp:simplePos x="0" y="0"/>
              <wp:positionH relativeFrom="page">
                <wp:posOffset>501904</wp:posOffset>
              </wp:positionH>
              <wp:positionV relativeFrom="page">
                <wp:posOffset>10564424</wp:posOffset>
              </wp:positionV>
              <wp:extent cx="241300" cy="19431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DE"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20</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39" id="_x0000_t202" coordsize="21600,21600" o:spt="202" path="m,l,21600r21600,l21600,xe">
              <v:stroke joinstyle="miter"/>
              <v:path gradientshapeok="t" o:connecttype="rect"/>
            </v:shapetype>
            <v:shape id="Textbox 49" o:spid="_x0000_s1187" type="#_x0000_t202" style="position:absolute;margin-left:39.5pt;margin-top:831.85pt;width:19pt;height:15.3pt;z-index:-175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" filled="f" stroked="f">
              <v:textbox inset="0,0,0,0">
                <w:txbxContent>
                  <w:p w14:paraId="6FCCCEDE"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20</w:t>
                    </w:r>
                    <w:r>
                      <w:rPr>
                        <w:rFonts w:ascii="Arial Black"/>
                        <w:color w:val="FAC300"/>
                        <w:spacing w:val="-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2"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9008" behindDoc="1" locked="0" layoutInCell="1" allowOverlap="1" wp14:anchorId="6FCCCE3B" wp14:editId="6FCCCE3C">
              <wp:simplePos x="0" y="0"/>
              <wp:positionH relativeFrom="page">
                <wp:posOffset>6830073</wp:posOffset>
              </wp:positionH>
              <wp:positionV relativeFrom="page">
                <wp:posOffset>10564424</wp:posOffset>
              </wp:positionV>
              <wp:extent cx="241300" cy="19431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DD"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19</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3B" id="_x0000_t202" coordsize="21600,21600" o:spt="202" path="m,l,21600r21600,l21600,xe">
              <v:stroke joinstyle="miter"/>
              <v:path gradientshapeok="t" o:connecttype="rect"/>
            </v:shapetype>
            <v:shape id="Textbox 48" o:spid="_x0000_s1188" type="#_x0000_t202" style="position:absolute;margin-left:537.8pt;margin-top:831.85pt;width:19pt;height:15.3pt;z-index:-175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" filled="f" stroked="f">
              <v:textbox inset="0,0,0,0">
                <w:txbxContent>
                  <w:p w14:paraId="6FCCCEDD"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19</w:t>
                    </w:r>
                    <w:r>
                      <w:rPr>
                        <w:rFonts w:ascii="Arial Black"/>
                        <w:color w:val="FAC300"/>
                        <w:spacing w:val="-5"/>
                        <w:sz w:val="2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5"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2592" behindDoc="1" locked="0" layoutInCell="1" allowOverlap="1" wp14:anchorId="6FCCCE45" wp14:editId="6FCCCE46">
              <wp:simplePos x="0" y="0"/>
              <wp:positionH relativeFrom="page">
                <wp:posOffset>501904</wp:posOffset>
              </wp:positionH>
              <wp:positionV relativeFrom="page">
                <wp:posOffset>10564424</wp:posOffset>
              </wp:positionV>
              <wp:extent cx="241300"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E2"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22</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45" id="_x0000_t202" coordsize="21600,21600" o:spt="202" path="m,l,21600r21600,l21600,xe">
              <v:stroke joinstyle="miter"/>
              <v:path gradientshapeok="t" o:connecttype="rect"/>
            </v:shapetype>
            <v:shape id="Textbox 57" o:spid="_x0000_s1191" type="#_x0000_t202" style="position:absolute;margin-left:39.5pt;margin-top:831.85pt;width:19pt;height:15.3pt;z-index:-175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" filled="f" stroked="f">
              <v:textbox inset="0,0,0,0">
                <w:txbxContent>
                  <w:p w14:paraId="6FCCCEE2"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22</w:t>
                    </w:r>
                    <w:r>
                      <w:rPr>
                        <w:rFonts w:ascii="Arial Black"/>
                        <w:color w:val="FAC300"/>
                        <w:spacing w:val="-5"/>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6"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2080" behindDoc="1" locked="0" layoutInCell="1" allowOverlap="1" wp14:anchorId="6FCCCE47" wp14:editId="6FCCCE48">
              <wp:simplePos x="0" y="0"/>
              <wp:positionH relativeFrom="page">
                <wp:posOffset>6830073</wp:posOffset>
              </wp:positionH>
              <wp:positionV relativeFrom="page">
                <wp:posOffset>10564424</wp:posOffset>
              </wp:positionV>
              <wp:extent cx="24130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E1"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21</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47" id="_x0000_t202" coordsize="21600,21600" o:spt="202" path="m,l,21600r21600,l21600,xe">
              <v:stroke joinstyle="miter"/>
              <v:path gradientshapeok="t" o:connecttype="rect"/>
            </v:shapetype>
            <v:shape id="Textbox 56" o:spid="_x0000_s1192" type="#_x0000_t202" style="position:absolute;margin-left:537.8pt;margin-top:831.85pt;width:19pt;height:15.3pt;z-index:-175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" filled="f" stroked="f">
              <v:textbox inset="0,0,0,0">
                <w:txbxContent>
                  <w:p w14:paraId="6FCCCEE1"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21</w:t>
                    </w:r>
                    <w:r>
                      <w:rPr>
                        <w:rFonts w:ascii="Arial Black"/>
                        <w:color w:val="FAC300"/>
                        <w:spacing w:val="-5"/>
                        <w:sz w:val="2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9"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5664" behindDoc="1" locked="0" layoutInCell="1" allowOverlap="1" wp14:anchorId="6FCCCE51" wp14:editId="6FCCCE52">
              <wp:simplePos x="0" y="0"/>
              <wp:positionH relativeFrom="page">
                <wp:posOffset>501904</wp:posOffset>
              </wp:positionH>
              <wp:positionV relativeFrom="page">
                <wp:posOffset>10564424</wp:posOffset>
              </wp:positionV>
              <wp:extent cx="241300" cy="19431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E6"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26</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51" id="_x0000_t202" coordsize="21600,21600" o:spt="202" path="m,l,21600r21600,l21600,xe">
              <v:stroke joinstyle="miter"/>
              <v:path gradientshapeok="t" o:connecttype="rect"/>
            </v:shapetype>
            <v:shape id="Textbox 73" o:spid="_x0000_s1195" type="#_x0000_t202" style="position:absolute;margin-left:39.5pt;margin-top:831.85pt;width:19pt;height:15.3pt;z-index:-175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" filled="f" stroked="f">
              <v:textbox inset="0,0,0,0">
                <w:txbxContent>
                  <w:p w14:paraId="6FCCCEE6"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26</w:t>
                    </w:r>
                    <w:r>
                      <w:rPr>
                        <w:rFonts w:ascii="Arial Black"/>
                        <w:color w:val="FAC300"/>
                        <w:spacing w:val="-5"/>
                        <w:sz w:val="20"/>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A"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5152" behindDoc="1" locked="0" layoutInCell="1" allowOverlap="1" wp14:anchorId="6FCCCE53" wp14:editId="6FCCCE54">
              <wp:simplePos x="0" y="0"/>
              <wp:positionH relativeFrom="page">
                <wp:posOffset>6830073</wp:posOffset>
              </wp:positionH>
              <wp:positionV relativeFrom="page">
                <wp:posOffset>10564424</wp:posOffset>
              </wp:positionV>
              <wp:extent cx="241300" cy="1943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E5"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25</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53" id="_x0000_t202" coordsize="21600,21600" o:spt="202" path="m,l,21600r21600,l21600,xe">
              <v:stroke joinstyle="miter"/>
              <v:path gradientshapeok="t" o:connecttype="rect"/>
            </v:shapetype>
            <v:shape id="Textbox 72" o:spid="_x0000_s1196" type="#_x0000_t202" style="position:absolute;margin-left:537.8pt;margin-top:831.85pt;width:19pt;height:15.3pt;z-index:-175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" filled="f" stroked="f">
              <v:textbox inset="0,0,0,0">
                <w:txbxContent>
                  <w:p w14:paraId="6FCCCEE5"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25</w:t>
                    </w:r>
                    <w:r>
                      <w:rPr>
                        <w:rFonts w:ascii="Arial Black"/>
                        <w:color w:val="FAC300"/>
                        <w:spacing w:val="-5"/>
                        <w:sz w:val="20"/>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D"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8736" behindDoc="1" locked="0" layoutInCell="1" allowOverlap="1" wp14:anchorId="6FCCCE5D" wp14:editId="6FCCCE5E">
              <wp:simplePos x="0" y="0"/>
              <wp:positionH relativeFrom="page">
                <wp:posOffset>501904</wp:posOffset>
              </wp:positionH>
              <wp:positionV relativeFrom="page">
                <wp:posOffset>10564424</wp:posOffset>
              </wp:positionV>
              <wp:extent cx="241300" cy="19431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EA"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28</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5D" id="_x0000_t202" coordsize="21600,21600" o:spt="202" path="m,l,21600r21600,l21600,xe">
              <v:stroke joinstyle="miter"/>
              <v:path gradientshapeok="t" o:connecttype="rect"/>
            </v:shapetype>
            <v:shape id="Textbox 137" o:spid="_x0000_s1199" type="#_x0000_t202" style="position:absolute;margin-left:39.5pt;margin-top:831.85pt;width:19pt;height:15.3pt;z-index:-175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" filled="f" stroked="f">
              <v:textbox inset="0,0,0,0">
                <w:txbxContent>
                  <w:p w14:paraId="6FCCCEEA"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28</w:t>
                    </w:r>
                    <w:r>
                      <w:rPr>
                        <w:rFonts w:ascii="Arial Black"/>
                        <w:color w:val="FAC300"/>
                        <w:spacing w:val="-5"/>
                        <w:sz w:val="20"/>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E"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8224" behindDoc="1" locked="0" layoutInCell="1" allowOverlap="1" wp14:anchorId="6FCCCE5F" wp14:editId="6FCCCE60">
              <wp:simplePos x="0" y="0"/>
              <wp:positionH relativeFrom="page">
                <wp:posOffset>6830073</wp:posOffset>
              </wp:positionH>
              <wp:positionV relativeFrom="page">
                <wp:posOffset>10564424</wp:posOffset>
              </wp:positionV>
              <wp:extent cx="241300" cy="19431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E9"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27</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5F" id="_x0000_t202" coordsize="21600,21600" o:spt="202" path="m,l,21600r21600,l21600,xe">
              <v:stroke joinstyle="miter"/>
              <v:path gradientshapeok="t" o:connecttype="rect"/>
            </v:shapetype>
            <v:shape id="Textbox 136" o:spid="_x0000_s1200" type="#_x0000_t202" style="position:absolute;margin-left:537.8pt;margin-top:831.85pt;width:19pt;height:15.3pt;z-index:-175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" filled="f" stroked="f">
              <v:textbox inset="0,0,0,0">
                <w:txbxContent>
                  <w:p w14:paraId="6FCCCEE9"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27</w:t>
                    </w:r>
                    <w:r>
                      <w:rPr>
                        <w:rFonts w:ascii="Arial Black"/>
                        <w:color w:val="FAC300"/>
                        <w:spacing w:val="-5"/>
                        <w:sz w:val="20"/>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0" w14:textId="77777777" w:rsidR="000900B5" w:rsidRDefault="000900B5">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2"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9248" behindDoc="1" locked="0" layoutInCell="1" allowOverlap="1" wp14:anchorId="6FCCCE61" wp14:editId="6FCCCE62">
              <wp:simplePos x="0" y="0"/>
              <wp:positionH relativeFrom="page">
                <wp:posOffset>6830073</wp:posOffset>
              </wp:positionH>
              <wp:positionV relativeFrom="page">
                <wp:posOffset>10564424</wp:posOffset>
              </wp:positionV>
              <wp:extent cx="241300" cy="19431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EB"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31</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61" id="_x0000_t202" coordsize="21600,21600" o:spt="202" path="m,l,21600r21600,l21600,xe">
              <v:stroke joinstyle="miter"/>
              <v:path gradientshapeok="t" o:connecttype="rect"/>
            </v:shapetype>
            <v:shape id="Textbox 346" o:spid="_x0000_s1201" type="#_x0000_t202" style="position:absolute;margin-left:537.8pt;margin-top:831.85pt;width:19pt;height:15.3pt;z-index:-175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" filled="f" stroked="f">
              <v:textbox inset="0,0,0,0">
                <w:txbxContent>
                  <w:p w14:paraId="6FCCCEEB"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31</w:t>
                    </w:r>
                    <w:r>
                      <w:rPr>
                        <w:rFonts w:ascii="Arial Black"/>
                        <w:color w:val="FAC300"/>
                        <w:spacing w:val="-5"/>
                        <w:sz w:val="20"/>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4" w14:textId="77777777" w:rsidR="000900B5" w:rsidRDefault="000900B5">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6"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9760" behindDoc="1" locked="0" layoutInCell="1" allowOverlap="1" wp14:anchorId="6FCCCE63" wp14:editId="6FCCCE64">
              <wp:simplePos x="0" y="0"/>
              <wp:positionH relativeFrom="page">
                <wp:posOffset>6830073</wp:posOffset>
              </wp:positionH>
              <wp:positionV relativeFrom="page">
                <wp:posOffset>10564424</wp:posOffset>
              </wp:positionV>
              <wp:extent cx="241300" cy="194310"/>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EC"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33</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63" id="_x0000_t202" coordsize="21600,21600" o:spt="202" path="m,l,21600r21600,l21600,xe">
              <v:stroke joinstyle="miter"/>
              <v:path gradientshapeok="t" o:connecttype="rect"/>
            </v:shapetype>
            <v:shape id="Textbox 347" o:spid="_x0000_s1202" type="#_x0000_t202" style="position:absolute;margin-left:537.8pt;margin-top:831.85pt;width:19pt;height:15.3pt;z-index:-1756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" filled="f" stroked="f">
              <v:textbox inset="0,0,0,0">
                <w:txbxContent>
                  <w:p w14:paraId="6FCCCEEC"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33</w:t>
                    </w:r>
                    <w:r>
                      <w:rPr>
                        <w:rFonts w:ascii="Arial Black"/>
                        <w:color w:val="FAC300"/>
                        <w:spacing w:val="-5"/>
                        <w:sz w:val="20"/>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8" w14:textId="77777777" w:rsidR="000900B5" w:rsidRDefault="000900B5">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A"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0272" behindDoc="1" locked="0" layoutInCell="1" allowOverlap="1" wp14:anchorId="6FCCCE65" wp14:editId="6FCCCE66">
              <wp:simplePos x="0" y="0"/>
              <wp:positionH relativeFrom="page">
                <wp:posOffset>6830073</wp:posOffset>
              </wp:positionH>
              <wp:positionV relativeFrom="page">
                <wp:posOffset>10564424</wp:posOffset>
              </wp:positionV>
              <wp:extent cx="241300" cy="19431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ED"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35</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65" id="_x0000_t202" coordsize="21600,21600" o:spt="202" path="m,l,21600r21600,l21600,xe">
              <v:stroke joinstyle="miter"/>
              <v:path gradientshapeok="t" o:connecttype="rect"/>
            </v:shapetype>
            <v:shape id="Textbox 348" o:spid="_x0000_s1203" type="#_x0000_t202" style="position:absolute;margin-left:537.8pt;margin-top:831.85pt;width:19pt;height:15.3pt;z-index:-175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" filled="f" stroked="f">
              <v:textbox inset="0,0,0,0">
                <w:txbxContent>
                  <w:p w14:paraId="6FCCCEED"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35</w:t>
                    </w:r>
                    <w:r>
                      <w:rPr>
                        <w:rFonts w:ascii="Arial Black"/>
                        <w:color w:val="FAC300"/>
                        <w:spacing w:val="-5"/>
                        <w:sz w:val="20"/>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C" w14:textId="77777777" w:rsidR="000900B5" w:rsidRDefault="000900B5">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E"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1296" behindDoc="1" locked="0" layoutInCell="1" allowOverlap="1" wp14:anchorId="6FCCCE69" wp14:editId="6FCCCE6A">
              <wp:simplePos x="0" y="0"/>
              <wp:positionH relativeFrom="page">
                <wp:posOffset>6830073</wp:posOffset>
              </wp:positionH>
              <wp:positionV relativeFrom="page">
                <wp:posOffset>10564424</wp:posOffset>
              </wp:positionV>
              <wp:extent cx="241300" cy="19431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EF"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37</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69" id="_x0000_t202" coordsize="21600,21600" o:spt="202" path="m,l,21600r21600,l21600,xe">
              <v:stroke joinstyle="miter"/>
              <v:path gradientshapeok="t" o:connecttype="rect"/>
            </v:shapetype>
            <v:shape id="Textbox 350" o:spid="_x0000_s1205" type="#_x0000_t202" style="position:absolute;margin-left:537.8pt;margin-top:831.85pt;width:19pt;height:15.3pt;z-index:-1756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" filled="f" stroked="f">
              <v:textbox inset="0,0,0,0">
                <w:txbxContent>
                  <w:p w14:paraId="6FCCCEEF"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37</w:t>
                    </w:r>
                    <w:r>
                      <w:rPr>
                        <w:rFonts w:ascii="Arial Black"/>
                        <w:color w:val="FAC300"/>
                        <w:spacing w:val="-5"/>
                        <w:sz w:val="20"/>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0" w14:textId="77777777" w:rsidR="000900B5" w:rsidRDefault="000900B5">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2"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2320" behindDoc="1" locked="0" layoutInCell="1" allowOverlap="1" wp14:anchorId="6FCCCE6D" wp14:editId="6FCCCE6E">
              <wp:simplePos x="0" y="0"/>
              <wp:positionH relativeFrom="page">
                <wp:posOffset>6830073</wp:posOffset>
              </wp:positionH>
              <wp:positionV relativeFrom="page">
                <wp:posOffset>10564424</wp:posOffset>
              </wp:positionV>
              <wp:extent cx="241300" cy="194310"/>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F1"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39</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6D" id="_x0000_t202" coordsize="21600,21600" o:spt="202" path="m,l,21600r21600,l21600,xe">
              <v:stroke joinstyle="miter"/>
              <v:path gradientshapeok="t" o:connecttype="rect"/>
            </v:shapetype>
            <v:shape id="Textbox 352" o:spid="_x0000_s1207" type="#_x0000_t202" style="position:absolute;margin-left:537.8pt;margin-top:831.85pt;width:19pt;height:15.3pt;z-index:-175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" filled="f" stroked="f">
              <v:textbox inset="0,0,0,0">
                <w:txbxContent>
                  <w:p w14:paraId="6FCCCEF1"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39</w:t>
                    </w:r>
                    <w:r>
                      <w:rPr>
                        <w:rFonts w:ascii="Arial Black"/>
                        <w:color w:val="FAC300"/>
                        <w:spacing w:val="-5"/>
                        <w:sz w:val="20"/>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4" w14:textId="77777777" w:rsidR="000900B5" w:rsidRDefault="000900B5">
    <w:pPr>
      <w:pStyle w:val="BodyText"/>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6"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3344" behindDoc="1" locked="0" layoutInCell="1" allowOverlap="1" wp14:anchorId="6FCCCE71" wp14:editId="6FCCCE72">
              <wp:simplePos x="0" y="0"/>
              <wp:positionH relativeFrom="page">
                <wp:posOffset>6830073</wp:posOffset>
              </wp:positionH>
              <wp:positionV relativeFrom="page">
                <wp:posOffset>10564424</wp:posOffset>
              </wp:positionV>
              <wp:extent cx="241300" cy="19431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F3"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41</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71" id="_x0000_t202" coordsize="21600,21600" o:spt="202" path="m,l,21600r21600,l21600,xe">
              <v:stroke joinstyle="miter"/>
              <v:path gradientshapeok="t" o:connecttype="rect"/>
            </v:shapetype>
            <v:shape id="Textbox 354" o:spid="_x0000_s1209" type="#_x0000_t202" style="position:absolute;margin-left:537.8pt;margin-top:831.85pt;width:19pt;height:15.3pt;z-index:-175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" filled="f" stroked="f">
              <v:textbox inset="0,0,0,0">
                <w:txbxContent>
                  <w:p w14:paraId="6FCCCEF3"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41</w:t>
                    </w:r>
                    <w:r>
                      <w:rPr>
                        <w:rFonts w:ascii="Arial Black"/>
                        <w:color w:val="FAC300"/>
                        <w:spacing w:val="-5"/>
                        <w:sz w:val="20"/>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8" w14:textId="77777777" w:rsidR="000900B5" w:rsidRDefault="000900B5">
    <w:pPr>
      <w:pStyle w:val="BodyText"/>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A"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4368" behindDoc="1" locked="0" layoutInCell="1" allowOverlap="1" wp14:anchorId="6FCCCE75" wp14:editId="6FCCCE76">
              <wp:simplePos x="0" y="0"/>
              <wp:positionH relativeFrom="page">
                <wp:posOffset>6830073</wp:posOffset>
              </wp:positionH>
              <wp:positionV relativeFrom="page">
                <wp:posOffset>10564424</wp:posOffset>
              </wp:positionV>
              <wp:extent cx="241300" cy="19431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F5"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43</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75" id="_x0000_t202" coordsize="21600,21600" o:spt="202" path="m,l,21600r21600,l21600,xe">
              <v:stroke joinstyle="miter"/>
              <v:path gradientshapeok="t" o:connecttype="rect"/>
            </v:shapetype>
            <v:shape id="Textbox 356" o:spid="_x0000_s1211" type="#_x0000_t202" style="position:absolute;margin-left:537.8pt;margin-top:831.85pt;width:19pt;height:15.3pt;z-index:-175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" filled="f" stroked="f">
              <v:textbox inset="0,0,0,0">
                <w:txbxContent>
                  <w:p w14:paraId="6FCCCEF5"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43</w:t>
                    </w:r>
                    <w:r>
                      <w:rPr>
                        <w:rFonts w:ascii="Arial Black"/>
                        <w:color w:val="FAC300"/>
                        <w:spacing w:val="-5"/>
                        <w:sz w:val="20"/>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C" w14:textId="77777777" w:rsidR="000900B5" w:rsidRDefault="000900B5">
    <w:pPr>
      <w:pStyle w:val="BodyText"/>
      <w:spacing w:line="14" w:lineRule="auto"/>
      <w:rPr>
        <w:sz w:val="2"/>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F"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6928" behindDoc="1" locked="0" layoutInCell="1" allowOverlap="1" wp14:anchorId="6FCCCE7D" wp14:editId="6FCCCE7E">
              <wp:simplePos x="0" y="0"/>
              <wp:positionH relativeFrom="page">
                <wp:posOffset>527304</wp:posOffset>
              </wp:positionH>
              <wp:positionV relativeFrom="page">
                <wp:posOffset>10564424</wp:posOffset>
              </wp:positionV>
              <wp:extent cx="177800" cy="194310"/>
              <wp:effectExtent l="0" t="0" r="0" b="0"/>
              <wp:wrapNone/>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FCCCEF9" w14:textId="77777777" w:rsidR="000900B5" w:rsidRDefault="00000000">
                          <w:pPr>
                            <w:spacing w:before="10"/>
                            <w:ind w:left="20"/>
                            <w:rPr>
                              <w:rFonts w:ascii="Arial Black"/>
                              <w:sz w:val="20"/>
                            </w:rPr>
                          </w:pPr>
                          <w:r>
                            <w:rPr>
                              <w:rFonts w:ascii="Arial Black"/>
                              <w:color w:val="FAC300"/>
                              <w:spacing w:val="-10"/>
                              <w:sz w:val="20"/>
                            </w:rPr>
                            <w:t>46</w:t>
                          </w:r>
                        </w:p>
                      </w:txbxContent>
                    </wps:txbx>
                    <wps:bodyPr wrap="square" lIns="0" tIns="0" rIns="0" bIns="0" rtlCol="0">
                      <a:noAutofit/>
                    </wps:bodyPr>
                  </wps:wsp>
                </a:graphicData>
              </a:graphic>
            </wp:anchor>
          </w:drawing>
        </mc:Choice>
        <mc:Fallback>
          <w:pict>
            <v:shapetype w14:anchorId="6FCCCE7D" id="_x0000_t202" coordsize="21600,21600" o:spt="202" path="m,l,21600r21600,l21600,xe">
              <v:stroke joinstyle="miter"/>
              <v:path gradientshapeok="t" o:connecttype="rect"/>
            </v:shapetype>
            <v:shape id="Textbox 361" o:spid="_x0000_s1214" type="#_x0000_t202" style="position:absolute;margin-left:41.5pt;margin-top:831.85pt;width:14pt;height:15.3pt;z-index:-175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" filled="f" stroked="f">
              <v:textbox inset="0,0,0,0">
                <w:txbxContent>
                  <w:p w14:paraId="6FCCCEF9" w14:textId="77777777" w:rsidR="000900B5" w:rsidRDefault="00000000">
                    <w:pPr>
                      <w:spacing w:before="10"/>
                      <w:ind w:left="20"/>
                      <w:rPr>
                        <w:rFonts w:ascii="Arial Black"/>
                        <w:sz w:val="20"/>
                      </w:rPr>
                    </w:pPr>
                    <w:r>
                      <w:rPr>
                        <w:rFonts w:ascii="Arial Black"/>
                        <w:color w:val="FAC300"/>
                        <w:spacing w:val="-10"/>
                        <w:sz w:val="20"/>
                      </w:rPr>
                      <w:t>46</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0"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6416" behindDoc="1" locked="0" layoutInCell="1" allowOverlap="1" wp14:anchorId="6FCCCE7F" wp14:editId="6FCCCE80">
              <wp:simplePos x="0" y="0"/>
              <wp:positionH relativeFrom="page">
                <wp:posOffset>6830073</wp:posOffset>
              </wp:positionH>
              <wp:positionV relativeFrom="page">
                <wp:posOffset>10564424</wp:posOffset>
              </wp:positionV>
              <wp:extent cx="241300" cy="194310"/>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F8"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45</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7F" id="_x0000_t202" coordsize="21600,21600" o:spt="202" path="m,l,21600r21600,l21600,xe">
              <v:stroke joinstyle="miter"/>
              <v:path gradientshapeok="t" o:connecttype="rect"/>
            </v:shapetype>
            <v:shape id="Textbox 360" o:spid="_x0000_s1215" type="#_x0000_t202" style="position:absolute;margin-left:537.8pt;margin-top:831.85pt;width:19pt;height:15.3pt;z-index:-175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" filled="f" stroked="f">
              <v:textbox inset="0,0,0,0">
                <w:txbxContent>
                  <w:p w14:paraId="6FCCCEF8"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45</w:t>
                    </w:r>
                    <w:r>
                      <w:rPr>
                        <w:rFonts w:ascii="Arial Black"/>
                        <w:color w:val="FAC300"/>
                        <w:spacing w:val="-5"/>
                        <w:sz w:val="20"/>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2"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7440" behindDoc="1" locked="0" layoutInCell="1" allowOverlap="1" wp14:anchorId="6FCCCE81" wp14:editId="6FCCCE82">
              <wp:simplePos x="0" y="0"/>
              <wp:positionH relativeFrom="page">
                <wp:posOffset>6830073</wp:posOffset>
              </wp:positionH>
              <wp:positionV relativeFrom="page">
                <wp:posOffset>10564424</wp:posOffset>
              </wp:positionV>
              <wp:extent cx="241300" cy="194310"/>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FA"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47</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81" id="_x0000_t202" coordsize="21600,21600" o:spt="202" path="m,l,21600r21600,l21600,xe">
              <v:stroke joinstyle="miter"/>
              <v:path gradientshapeok="t" o:connecttype="rect"/>
            </v:shapetype>
            <v:shape id="Textbox 363" o:spid="_x0000_s1216" type="#_x0000_t202" style="position:absolute;margin-left:537.8pt;margin-top:831.85pt;width:19pt;height:15.3pt;z-index:-175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" filled="f" stroked="f">
              <v:textbox inset="0,0,0,0">
                <w:txbxContent>
                  <w:p w14:paraId="6FCCCEFA"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47</w:t>
                    </w:r>
                    <w:r>
                      <w:rPr>
                        <w:rFonts w:ascii="Arial Black"/>
                        <w:color w:val="FAC300"/>
                        <w:spacing w:val="-5"/>
                        <w:sz w:val="20"/>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4" w14:textId="77777777" w:rsidR="000900B5" w:rsidRDefault="000900B5">
    <w:pPr>
      <w:pStyle w:val="BodyText"/>
      <w:spacing w:line="14" w:lineRule="auto"/>
      <w:rPr>
        <w:sz w:val="2"/>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6"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7952" behindDoc="1" locked="0" layoutInCell="1" allowOverlap="1" wp14:anchorId="6FCCCE83" wp14:editId="6FCCCE84">
              <wp:simplePos x="0" y="0"/>
              <wp:positionH relativeFrom="page">
                <wp:posOffset>6830073</wp:posOffset>
              </wp:positionH>
              <wp:positionV relativeFrom="page">
                <wp:posOffset>10564424</wp:posOffset>
              </wp:positionV>
              <wp:extent cx="241300" cy="19431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6FCCCEFB"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49</w:t>
                          </w:r>
                          <w:r>
                            <w:rPr>
                              <w:rFonts w:ascii="Arial Black"/>
                              <w:color w:val="FAC300"/>
                              <w:spacing w:val="-5"/>
                              <w:sz w:val="20"/>
                            </w:rPr>
                            <w:fldChar w:fldCharType="end"/>
                          </w:r>
                        </w:p>
                      </w:txbxContent>
                    </wps:txbx>
                    <wps:bodyPr wrap="square" lIns="0" tIns="0" rIns="0" bIns="0" rtlCol="0">
                      <a:noAutofit/>
                    </wps:bodyPr>
                  </wps:wsp>
                </a:graphicData>
              </a:graphic>
            </wp:anchor>
          </w:drawing>
        </mc:Choice>
        <mc:Fallback>
          <w:pict>
            <v:shapetype w14:anchorId="6FCCCE83" id="_x0000_t202" coordsize="21600,21600" o:spt="202" path="m,l,21600r21600,l21600,xe">
              <v:stroke joinstyle="miter"/>
              <v:path gradientshapeok="t" o:connecttype="rect"/>
            </v:shapetype>
            <v:shape id="Textbox 366" o:spid="_x0000_s1217" type="#_x0000_t202" style="position:absolute;margin-left:537.8pt;margin-top:831.85pt;width:19pt;height:15.3pt;z-index:-175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" filled="f" stroked="f">
              <v:textbox inset="0,0,0,0">
                <w:txbxContent>
                  <w:p w14:paraId="6FCCCEFB" w14:textId="77777777" w:rsidR="000900B5" w:rsidRDefault="00000000">
                    <w:pPr>
                      <w:spacing w:before="10"/>
                      <w:ind w:left="60"/>
                      <w:rPr>
                        <w:rFonts w:ascii="Arial Black"/>
                        <w:sz w:val="20"/>
                      </w:rPr>
                    </w:pPr>
                    <w:r>
                      <w:rPr>
                        <w:rFonts w:ascii="Arial Black"/>
                        <w:color w:val="FAC300"/>
                        <w:spacing w:val="-5"/>
                        <w:sz w:val="20"/>
                      </w:rPr>
                      <w:fldChar w:fldCharType="begin"/>
                    </w:r>
                    <w:r>
                      <w:rPr>
                        <w:rFonts w:ascii="Arial Black"/>
                        <w:color w:val="FAC300"/>
                        <w:spacing w:val="-5"/>
                        <w:sz w:val="20"/>
                      </w:rPr>
                      <w:instrText xml:space="preserve"> PAGE </w:instrText>
                    </w:r>
                    <w:r>
                      <w:rPr>
                        <w:rFonts w:ascii="Arial Black"/>
                        <w:color w:val="FAC300"/>
                        <w:spacing w:val="-5"/>
                        <w:sz w:val="20"/>
                      </w:rPr>
                      <w:fldChar w:fldCharType="separate"/>
                    </w:r>
                    <w:r>
                      <w:rPr>
                        <w:rFonts w:ascii="Arial Black"/>
                        <w:color w:val="FAC300"/>
                        <w:spacing w:val="-5"/>
                        <w:sz w:val="20"/>
                      </w:rPr>
                      <w:t>49</w:t>
                    </w:r>
                    <w:r>
                      <w:rPr>
                        <w:rFonts w:ascii="Arial Black"/>
                        <w:color w:val="FAC300"/>
                        <w:spacing w:val="-5"/>
                        <w:sz w:val="20"/>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8" w14:textId="77777777" w:rsidR="000900B5" w:rsidRDefault="000900B5">
    <w:pPr>
      <w:pStyle w:val="BodyText"/>
      <w:spacing w:line="14" w:lineRule="auto"/>
      <w:rPr>
        <w:sz w:val="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A" w14:textId="77777777" w:rsidR="000900B5" w:rsidRDefault="000900B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6E62" w14:textId="77777777" w:rsidR="00C8323B" w:rsidRDefault="00C8323B">
      <w:r>
        <w:separator/>
      </w:r>
    </w:p>
  </w:footnote>
  <w:footnote w:type="continuationSeparator" w:id="0">
    <w:p w14:paraId="1D8DF770" w14:textId="77777777" w:rsidR="00C8323B" w:rsidRDefault="00C83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AC"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27232" behindDoc="1" locked="0" layoutInCell="1" allowOverlap="1" wp14:anchorId="6FCCCE0B" wp14:editId="6FCCCE0C">
              <wp:simplePos x="0" y="0"/>
              <wp:positionH relativeFrom="page">
                <wp:posOffset>527304</wp:posOffset>
              </wp:positionH>
              <wp:positionV relativeFrom="page">
                <wp:posOffset>1101725</wp:posOffset>
              </wp:positionV>
              <wp:extent cx="1076325" cy="3752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375285"/>
                      </a:xfrm>
                      <a:prstGeom prst="rect">
                        <a:avLst/>
                      </a:prstGeom>
                    </wps:spPr>
                    <wps:txbx>
                      <w:txbxContent>
                        <w:p w14:paraId="6FCCCECA" w14:textId="77777777" w:rsidR="000900B5" w:rsidRDefault="00000000">
                          <w:pPr>
                            <w:spacing w:before="4"/>
                            <w:ind w:left="20"/>
                            <w:rPr>
                              <w:rFonts w:ascii="Arial Black"/>
                              <w:sz w:val="41"/>
                            </w:rPr>
                          </w:pPr>
                          <w:r>
                            <w:rPr>
                              <w:rFonts w:ascii="Arial Black"/>
                              <w:color w:val="687D91"/>
                              <w:spacing w:val="-2"/>
                              <w:w w:val="85"/>
                              <w:sz w:val="41"/>
                            </w:rPr>
                            <w:t>Abstract</w:t>
                          </w:r>
                        </w:p>
                      </w:txbxContent>
                    </wps:txbx>
                    <wps:bodyPr wrap="square" lIns="0" tIns="0" rIns="0" bIns="0" rtlCol="0">
                      <a:noAutofit/>
                    </wps:bodyPr>
                  </wps:wsp>
                </a:graphicData>
              </a:graphic>
            </wp:anchor>
          </w:drawing>
        </mc:Choice>
        <mc:Fallback>
          <w:pict>
            <v:shapetype w14:anchorId="6FCCCE0B" id="_x0000_t202" coordsize="21600,21600" o:spt="202" path="m,l,21600r21600,l21600,xe">
              <v:stroke joinstyle="miter"/>
              <v:path gradientshapeok="t" o:connecttype="rect"/>
            </v:shapetype>
            <v:shape id="Textbox 5" o:spid="_x0000_s1168" type="#_x0000_t202" style="position:absolute;margin-left:41.5pt;margin-top:86.75pt;width:84.75pt;height:29.55pt;z-index:-175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" filled="f" stroked="f">
              <v:textbox inset="0,0,0,0">
                <w:txbxContent>
                  <w:p w14:paraId="6FCCCECA" w14:textId="77777777" w:rsidR="000900B5" w:rsidRDefault="00000000">
                    <w:pPr>
                      <w:spacing w:before="4"/>
                      <w:ind w:left="20"/>
                      <w:rPr>
                        <w:rFonts w:ascii="Arial Black"/>
                        <w:sz w:val="41"/>
                      </w:rPr>
                    </w:pPr>
                    <w:r>
                      <w:rPr>
                        <w:rFonts w:ascii="Arial Black"/>
                        <w:color w:val="687D91"/>
                        <w:spacing w:val="-2"/>
                        <w:w w:val="85"/>
                        <w:sz w:val="41"/>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AE" w14:textId="77777777" w:rsidR="000900B5" w:rsidRDefault="000900B5">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0"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28768" behindDoc="1" locked="0" layoutInCell="1" allowOverlap="1" wp14:anchorId="6FCCCE0F" wp14:editId="6FCCCE10">
              <wp:simplePos x="0" y="0"/>
              <wp:positionH relativeFrom="page">
                <wp:posOffset>540004</wp:posOffset>
              </wp:positionH>
              <wp:positionV relativeFrom="page">
                <wp:posOffset>284416</wp:posOffset>
              </wp:positionV>
              <wp:extent cx="648017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87712"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29280" behindDoc="1" locked="0" layoutInCell="1" allowOverlap="1" wp14:anchorId="6FCCCE11" wp14:editId="6FCCCE12">
              <wp:simplePos x="0" y="0"/>
              <wp:positionH relativeFrom="page">
                <wp:posOffset>527304</wp:posOffset>
              </wp:positionH>
              <wp:positionV relativeFrom="page">
                <wp:posOffset>102827</wp:posOffset>
              </wp:positionV>
              <wp:extent cx="47815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 cy="177800"/>
                      </a:xfrm>
                      <a:prstGeom prst="rect">
                        <a:avLst/>
                      </a:prstGeom>
                    </wps:spPr>
                    <wps:txbx>
                      <w:txbxContent>
                        <w:p w14:paraId="6FCCCECD" w14:textId="77777777" w:rsidR="000900B5" w:rsidRDefault="00000000">
                          <w:pPr>
                            <w:spacing w:before="13"/>
                            <w:ind w:left="20"/>
                            <w:rPr>
                              <w:sz w:val="18"/>
                            </w:rPr>
                          </w:pPr>
                          <w:r>
                            <w:rPr>
                              <w:color w:val="687D91"/>
                              <w:spacing w:val="-2"/>
                              <w:sz w:val="18"/>
                            </w:rPr>
                            <w:t>Contents</w:t>
                          </w:r>
                        </w:p>
                      </w:txbxContent>
                    </wps:txbx>
                    <wps:bodyPr wrap="square" lIns="0" tIns="0" rIns="0" bIns="0" rtlCol="0">
                      <a:noAutofit/>
                    </wps:bodyPr>
                  </wps:wsp>
                </a:graphicData>
              </a:graphic>
            </wp:anchor>
          </w:drawing>
        </mc:Choice>
        <mc:Fallback>
          <w:pict>
            <v:shapetype w14:anchorId="6FCCCE11" id="_x0000_t202" coordsize="21600,21600" o:spt="202" path="m,l,21600r21600,l21600,xe">
              <v:stroke joinstyle="miter"/>
              <v:path gradientshapeok="t" o:connecttype="rect"/>
            </v:shapetype>
            <v:shape id="Textbox 9" o:spid="_x0000_s1170" type="#_x0000_t202" style="position:absolute;margin-left:41.5pt;margin-top:8.1pt;width:37.65pt;height:14pt;z-index:-175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" filled="f" stroked="f">
              <v:textbox inset="0,0,0,0">
                <w:txbxContent>
                  <w:p w14:paraId="6FCCCECD" w14:textId="77777777" w:rsidR="000900B5" w:rsidRDefault="00000000">
                    <w:pPr>
                      <w:spacing w:before="13"/>
                      <w:ind w:left="20"/>
                      <w:rPr>
                        <w:sz w:val="18"/>
                      </w:rPr>
                    </w:pPr>
                    <w:r>
                      <w:rPr>
                        <w:color w:val="687D91"/>
                        <w:spacing w:val="-2"/>
                        <w:sz w:val="18"/>
                      </w:rPr>
                      <w:t>Contents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1"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28256" behindDoc="1" locked="0" layoutInCell="1" allowOverlap="1" wp14:anchorId="6FCCCE13" wp14:editId="6FCCCE14">
              <wp:simplePos x="0" y="0"/>
              <wp:positionH relativeFrom="page">
                <wp:posOffset>527304</wp:posOffset>
              </wp:positionH>
              <wp:positionV relativeFrom="page">
                <wp:posOffset>1102919</wp:posOffset>
              </wp:positionV>
              <wp:extent cx="1123950" cy="3752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0" cy="375285"/>
                      </a:xfrm>
                      <a:prstGeom prst="rect">
                        <a:avLst/>
                      </a:prstGeom>
                    </wps:spPr>
                    <wps:txbx>
                      <w:txbxContent>
                        <w:p w14:paraId="6FCCCECC" w14:textId="77777777" w:rsidR="000900B5" w:rsidRDefault="00000000">
                          <w:pPr>
                            <w:spacing w:before="4"/>
                            <w:ind w:left="20"/>
                            <w:rPr>
                              <w:rFonts w:ascii="Arial Black"/>
                              <w:sz w:val="41"/>
                            </w:rPr>
                          </w:pPr>
                          <w:r>
                            <w:rPr>
                              <w:rFonts w:ascii="Arial Black"/>
                              <w:color w:val="687D91"/>
                              <w:spacing w:val="-2"/>
                              <w:w w:val="85"/>
                              <w:sz w:val="41"/>
                            </w:rPr>
                            <w:t>Contents</w:t>
                          </w:r>
                        </w:p>
                      </w:txbxContent>
                    </wps:txbx>
                    <wps:bodyPr wrap="square" lIns="0" tIns="0" rIns="0" bIns="0" rtlCol="0">
                      <a:noAutofit/>
                    </wps:bodyPr>
                  </wps:wsp>
                </a:graphicData>
              </a:graphic>
            </wp:anchor>
          </w:drawing>
        </mc:Choice>
        <mc:Fallback>
          <w:pict>
            <v:shapetype w14:anchorId="6FCCCE13" id="_x0000_t202" coordsize="21600,21600" o:spt="202" path="m,l,21600r21600,l21600,xe">
              <v:stroke joinstyle="miter"/>
              <v:path gradientshapeok="t" o:connecttype="rect"/>
            </v:shapetype>
            <v:shape id="Textbox 7" o:spid="_x0000_s1171" type="#_x0000_t202" style="position:absolute;margin-left:41.5pt;margin-top:86.85pt;width:88.5pt;height:29.55pt;z-index:-175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" filled="f" stroked="f">
              <v:textbox inset="0,0,0,0">
                <w:txbxContent>
                  <w:p w14:paraId="6FCCCECC" w14:textId="77777777" w:rsidR="000900B5" w:rsidRDefault="00000000">
                    <w:pPr>
                      <w:spacing w:before="4"/>
                      <w:ind w:left="20"/>
                      <w:rPr>
                        <w:rFonts w:ascii="Arial Black"/>
                        <w:sz w:val="41"/>
                      </w:rPr>
                    </w:pPr>
                    <w:r>
                      <w:rPr>
                        <w:rFonts w:ascii="Arial Black"/>
                        <w:color w:val="687D91"/>
                        <w:spacing w:val="-2"/>
                        <w:w w:val="85"/>
                        <w:sz w:val="41"/>
                      </w:rPr>
                      <w:t>Contents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4" w14:textId="77777777" w:rsidR="000900B5" w:rsidRDefault="000900B5">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7"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1840" behindDoc="1" locked="0" layoutInCell="1" allowOverlap="1" wp14:anchorId="6FCCCE1D" wp14:editId="6FCCCE1E">
              <wp:simplePos x="0" y="0"/>
              <wp:positionH relativeFrom="page">
                <wp:posOffset>540004</wp:posOffset>
              </wp:positionH>
              <wp:positionV relativeFrom="page">
                <wp:posOffset>284416</wp:posOffset>
              </wp:positionV>
              <wp:extent cx="648017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84640"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32352" behindDoc="1" locked="0" layoutInCell="1" allowOverlap="1" wp14:anchorId="6FCCCE1F" wp14:editId="6FCCCE20">
              <wp:simplePos x="0" y="0"/>
              <wp:positionH relativeFrom="page">
                <wp:posOffset>527304</wp:posOffset>
              </wp:positionH>
              <wp:positionV relativeFrom="page">
                <wp:posOffset>102827</wp:posOffset>
              </wp:positionV>
              <wp:extent cx="808990"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77800"/>
                      </a:xfrm>
                      <a:prstGeom prst="rect">
                        <a:avLst/>
                      </a:prstGeom>
                    </wps:spPr>
                    <wps:txbx>
                      <w:txbxContent>
                        <w:p w14:paraId="6FCCCED2" w14:textId="77777777" w:rsidR="000900B5" w:rsidRDefault="00000000">
                          <w:pPr>
                            <w:spacing w:before="13"/>
                            <w:ind w:left="20"/>
                            <w:rPr>
                              <w:sz w:val="18"/>
                            </w:rPr>
                          </w:pPr>
                          <w:r>
                            <w:rPr>
                              <w:color w:val="687D91"/>
                              <w:sz w:val="18"/>
                            </w:rPr>
                            <w:t>1.</w:t>
                          </w:r>
                          <w:r>
                            <w:rPr>
                              <w:color w:val="687D91"/>
                              <w:spacing w:val="31"/>
                              <w:sz w:val="18"/>
                            </w:rPr>
                            <w:t xml:space="preserve"> </w:t>
                          </w:r>
                          <w:r>
                            <w:rPr>
                              <w:color w:val="687D91"/>
                              <w:spacing w:val="-2"/>
                              <w:sz w:val="18"/>
                            </w:rPr>
                            <w:t>Introduction</w:t>
                          </w:r>
                        </w:p>
                      </w:txbxContent>
                    </wps:txbx>
                    <wps:bodyPr wrap="square" lIns="0" tIns="0" rIns="0" bIns="0" rtlCol="0">
                      <a:noAutofit/>
                    </wps:bodyPr>
                  </wps:wsp>
                </a:graphicData>
              </a:graphic>
            </wp:anchor>
          </w:drawing>
        </mc:Choice>
        <mc:Fallback>
          <w:pict>
            <v:shapetype w14:anchorId="6FCCCE1F" id="_x0000_t202" coordsize="21600,21600" o:spt="202" path="m,l,21600r21600,l21600,xe">
              <v:stroke joinstyle="miter"/>
              <v:path gradientshapeok="t" o:connecttype="rect"/>
            </v:shapetype>
            <v:shape id="Textbox 16" o:spid="_x0000_s1176" type="#_x0000_t202" style="position:absolute;margin-left:41.5pt;margin-top:8.1pt;width:63.7pt;height:14pt;z-index:-175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" filled="f" stroked="f">
              <v:textbox inset="0,0,0,0">
                <w:txbxContent>
                  <w:p w14:paraId="6FCCCED2" w14:textId="77777777" w:rsidR="000900B5" w:rsidRDefault="00000000">
                    <w:pPr>
                      <w:spacing w:before="13"/>
                      <w:ind w:left="20"/>
                      <w:rPr>
                        <w:sz w:val="18"/>
                      </w:rPr>
                    </w:pPr>
                    <w:r>
                      <w:rPr>
                        <w:color w:val="687D91"/>
                        <w:sz w:val="18"/>
                      </w:rPr>
                      <w:t>1.</w:t>
                    </w:r>
                    <w:r>
                      <w:rPr>
                        <w:color w:val="687D91"/>
                        <w:spacing w:val="31"/>
                        <w:sz w:val="18"/>
                      </w:rPr>
                      <w:t xml:space="preserve"> </w:t>
                    </w:r>
                    <w:r>
                      <w:rPr>
                        <w:color w:val="687D91"/>
                        <w:spacing w:val="-2"/>
                        <w:sz w:val="18"/>
                      </w:rPr>
                      <w:t>Introduction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8" w14:textId="77777777" w:rsidR="000900B5" w:rsidRDefault="000900B5">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9" w14:textId="77777777" w:rsidR="000900B5" w:rsidRDefault="000900B5">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B" w14:textId="77777777" w:rsidR="000900B5" w:rsidRDefault="000900B5">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E"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3888" behindDoc="1" locked="0" layoutInCell="1" allowOverlap="1" wp14:anchorId="6FCCCE25" wp14:editId="6FCCCE26">
              <wp:simplePos x="0" y="0"/>
              <wp:positionH relativeFrom="page">
                <wp:posOffset>540004</wp:posOffset>
              </wp:positionH>
              <wp:positionV relativeFrom="page">
                <wp:posOffset>284416</wp:posOffset>
              </wp:positionV>
              <wp:extent cx="648017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82592"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34400" behindDoc="1" locked="0" layoutInCell="1" allowOverlap="1" wp14:anchorId="6FCCCE27" wp14:editId="6FCCCE28">
              <wp:simplePos x="0" y="0"/>
              <wp:positionH relativeFrom="page">
                <wp:posOffset>527304</wp:posOffset>
              </wp:positionH>
              <wp:positionV relativeFrom="page">
                <wp:posOffset>102827</wp:posOffset>
              </wp:positionV>
              <wp:extent cx="1225550" cy="1778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77800"/>
                      </a:xfrm>
                      <a:prstGeom prst="rect">
                        <a:avLst/>
                      </a:prstGeom>
                    </wps:spPr>
                    <wps:txbx>
                      <w:txbxContent>
                        <w:p w14:paraId="6FCCCED5" w14:textId="77777777" w:rsidR="000900B5" w:rsidRDefault="00000000">
                          <w:pPr>
                            <w:spacing w:before="13"/>
                            <w:ind w:left="20"/>
                            <w:rPr>
                              <w:sz w:val="18"/>
                            </w:rPr>
                          </w:pPr>
                          <w:r>
                            <w:rPr>
                              <w:color w:val="687D91"/>
                              <w:sz w:val="18"/>
                            </w:rPr>
                            <w:t>2.</w:t>
                          </w:r>
                          <w:r>
                            <w:rPr>
                              <w:color w:val="687D91"/>
                              <w:spacing w:val="38"/>
                              <w:sz w:val="18"/>
                            </w:rPr>
                            <w:t xml:space="preserve"> </w:t>
                          </w:r>
                          <w:r>
                            <w:rPr>
                              <w:color w:val="687D91"/>
                              <w:sz w:val="18"/>
                            </w:rPr>
                            <w:t>Project</w:t>
                          </w:r>
                          <w:r>
                            <w:rPr>
                              <w:color w:val="687D91"/>
                              <w:spacing w:val="-5"/>
                              <w:sz w:val="18"/>
                            </w:rPr>
                            <w:t xml:space="preserve"> </w:t>
                          </w:r>
                          <w:r>
                            <w:rPr>
                              <w:color w:val="687D91"/>
                              <w:spacing w:val="-2"/>
                              <w:sz w:val="18"/>
                            </w:rPr>
                            <w:t>management</w:t>
                          </w:r>
                        </w:p>
                      </w:txbxContent>
                    </wps:txbx>
                    <wps:bodyPr wrap="square" lIns="0" tIns="0" rIns="0" bIns="0" rtlCol="0">
                      <a:noAutofit/>
                    </wps:bodyPr>
                  </wps:wsp>
                </a:graphicData>
              </a:graphic>
            </wp:anchor>
          </w:drawing>
        </mc:Choice>
        <mc:Fallback>
          <w:pict>
            <v:shapetype w14:anchorId="6FCCCE27" id="_x0000_t202" coordsize="21600,21600" o:spt="202" path="m,l,21600r21600,l21600,xe">
              <v:stroke joinstyle="miter"/>
              <v:path gradientshapeok="t" o:connecttype="rect"/>
            </v:shapetype>
            <v:shape id="Textbox 22" o:spid="_x0000_s1179" type="#_x0000_t202" style="position:absolute;margin-left:41.5pt;margin-top:8.1pt;width:96.5pt;height:14pt;z-index:-175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" filled="f" stroked="f">
              <v:textbox inset="0,0,0,0">
                <w:txbxContent>
                  <w:p w14:paraId="6FCCCED5" w14:textId="77777777" w:rsidR="000900B5" w:rsidRDefault="00000000">
                    <w:pPr>
                      <w:spacing w:before="13"/>
                      <w:ind w:left="20"/>
                      <w:rPr>
                        <w:sz w:val="18"/>
                      </w:rPr>
                    </w:pPr>
                    <w:r>
                      <w:rPr>
                        <w:color w:val="687D91"/>
                        <w:sz w:val="18"/>
                      </w:rPr>
                      <w:t>2.</w:t>
                    </w:r>
                    <w:r>
                      <w:rPr>
                        <w:color w:val="687D91"/>
                        <w:spacing w:val="38"/>
                        <w:sz w:val="18"/>
                      </w:rPr>
                      <w:t xml:space="preserve"> </w:t>
                    </w:r>
                    <w:r>
                      <w:rPr>
                        <w:color w:val="687D91"/>
                        <w:sz w:val="18"/>
                      </w:rPr>
                      <w:t>Project</w:t>
                    </w:r>
                    <w:r>
                      <w:rPr>
                        <w:color w:val="687D91"/>
                        <w:spacing w:val="-5"/>
                        <w:sz w:val="18"/>
                      </w:rPr>
                      <w:t xml:space="preserve"> </w:t>
                    </w:r>
                    <w:r>
                      <w:rPr>
                        <w:color w:val="687D91"/>
                        <w:spacing w:val="-2"/>
                        <w:sz w:val="18"/>
                      </w:rPr>
                      <w:t>management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BF"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34912" behindDoc="1" locked="0" layoutInCell="1" allowOverlap="1" wp14:anchorId="6FCCCE29" wp14:editId="6FCCCE2A">
              <wp:simplePos x="0" y="0"/>
              <wp:positionH relativeFrom="page">
                <wp:posOffset>540004</wp:posOffset>
              </wp:positionH>
              <wp:positionV relativeFrom="page">
                <wp:posOffset>284416</wp:posOffset>
              </wp:positionV>
              <wp:extent cx="648017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81568"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35424" behindDoc="1" locked="0" layoutInCell="1" allowOverlap="1" wp14:anchorId="6FCCCE2B" wp14:editId="6FCCCE2C">
              <wp:simplePos x="0" y="0"/>
              <wp:positionH relativeFrom="page">
                <wp:posOffset>5868911</wp:posOffset>
              </wp:positionH>
              <wp:positionV relativeFrom="page">
                <wp:posOffset>102827</wp:posOffset>
              </wp:positionV>
              <wp:extent cx="1163955" cy="1778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3955" cy="177800"/>
                      </a:xfrm>
                      <a:prstGeom prst="rect">
                        <a:avLst/>
                      </a:prstGeom>
                    </wps:spPr>
                    <wps:txbx>
                      <w:txbxContent>
                        <w:p w14:paraId="6FCCCED6" w14:textId="77777777" w:rsidR="000900B5" w:rsidRDefault="00000000">
                          <w:pPr>
                            <w:spacing w:before="13"/>
                            <w:ind w:left="20"/>
                            <w:rPr>
                              <w:sz w:val="18"/>
                            </w:rPr>
                          </w:pPr>
                          <w:r>
                            <w:rPr>
                              <w:color w:val="687D91"/>
                              <w:sz w:val="18"/>
                            </w:rPr>
                            <w:t>2.4.</w:t>
                          </w:r>
                          <w:r>
                            <w:rPr>
                              <w:color w:val="687D91"/>
                              <w:spacing w:val="27"/>
                              <w:sz w:val="18"/>
                            </w:rPr>
                            <w:t xml:space="preserve"> </w:t>
                          </w:r>
                          <w:r>
                            <w:rPr>
                              <w:color w:val="687D91"/>
                              <w:sz w:val="18"/>
                            </w:rPr>
                            <w:t>Risk</w:t>
                          </w:r>
                          <w:r>
                            <w:rPr>
                              <w:color w:val="687D91"/>
                              <w:spacing w:val="-9"/>
                              <w:sz w:val="18"/>
                            </w:rPr>
                            <w:t xml:space="preserve"> </w:t>
                          </w:r>
                          <w:r>
                            <w:rPr>
                              <w:color w:val="687D91"/>
                              <w:spacing w:val="-2"/>
                              <w:sz w:val="18"/>
                            </w:rPr>
                            <w:t>Management</w:t>
                          </w:r>
                        </w:p>
                      </w:txbxContent>
                    </wps:txbx>
                    <wps:bodyPr wrap="square" lIns="0" tIns="0" rIns="0" bIns="0" rtlCol="0">
                      <a:noAutofit/>
                    </wps:bodyPr>
                  </wps:wsp>
                </a:graphicData>
              </a:graphic>
            </wp:anchor>
          </w:drawing>
        </mc:Choice>
        <mc:Fallback>
          <w:pict>
            <v:shapetype w14:anchorId="6FCCCE2B" id="_x0000_t202" coordsize="21600,21600" o:spt="202" path="m,l,21600r21600,l21600,xe">
              <v:stroke joinstyle="miter"/>
              <v:path gradientshapeok="t" o:connecttype="rect"/>
            </v:shapetype>
            <v:shape id="Textbox 24" o:spid="_x0000_s1180" type="#_x0000_t202" style="position:absolute;margin-left:462.1pt;margin-top:8.1pt;width:91.65pt;height:14pt;z-index:-175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" filled="f" stroked="f">
              <v:textbox inset="0,0,0,0">
                <w:txbxContent>
                  <w:p w14:paraId="6FCCCED6" w14:textId="77777777" w:rsidR="000900B5" w:rsidRDefault="00000000">
                    <w:pPr>
                      <w:spacing w:before="13"/>
                      <w:ind w:left="20"/>
                      <w:rPr>
                        <w:sz w:val="18"/>
                      </w:rPr>
                    </w:pPr>
                    <w:r>
                      <w:rPr>
                        <w:color w:val="687D91"/>
                        <w:sz w:val="18"/>
                      </w:rPr>
                      <w:t>2.4.</w:t>
                    </w:r>
                    <w:r>
                      <w:rPr>
                        <w:color w:val="687D91"/>
                        <w:spacing w:val="27"/>
                        <w:sz w:val="18"/>
                      </w:rPr>
                      <w:t xml:space="preserve"> </w:t>
                    </w:r>
                    <w:r>
                      <w:rPr>
                        <w:color w:val="687D91"/>
                        <w:sz w:val="18"/>
                      </w:rPr>
                      <w:t>Risk</w:t>
                    </w:r>
                    <w:r>
                      <w:rPr>
                        <w:color w:val="687D91"/>
                        <w:spacing w:val="-9"/>
                        <w:sz w:val="18"/>
                      </w:rPr>
                      <w:t xml:space="preserve"> </w:t>
                    </w:r>
                    <w:r>
                      <w:rPr>
                        <w:color w:val="687D91"/>
                        <w:spacing w:val="-2"/>
                        <w:sz w:val="18"/>
                      </w:rPr>
                      <w:t>Management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2" w14:textId="77777777" w:rsidR="000900B5" w:rsidRDefault="000900B5">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4" w14:textId="77777777" w:rsidR="000900B5" w:rsidRDefault="000900B5">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7" w14:textId="77777777" w:rsidR="000900B5" w:rsidRDefault="000900B5">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8" w14:textId="77777777" w:rsidR="000900B5" w:rsidRDefault="000900B5">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A" w14:textId="77777777" w:rsidR="000900B5" w:rsidRDefault="000900B5">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C" w14:textId="77777777" w:rsidR="000900B5" w:rsidRDefault="000900B5">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CE" w14:textId="77777777" w:rsidR="000900B5" w:rsidRDefault="000900B5">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0" w14:textId="77777777" w:rsidR="000900B5" w:rsidRDefault="000900B5">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3"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0032" behindDoc="1" locked="0" layoutInCell="1" allowOverlap="1" wp14:anchorId="6FCCCE3D" wp14:editId="6FCCCE3E">
              <wp:simplePos x="0" y="0"/>
              <wp:positionH relativeFrom="page">
                <wp:posOffset>540004</wp:posOffset>
              </wp:positionH>
              <wp:positionV relativeFrom="page">
                <wp:posOffset>284416</wp:posOffset>
              </wp:positionV>
              <wp:extent cx="648017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76448"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40544" behindDoc="1" locked="0" layoutInCell="1" allowOverlap="1" wp14:anchorId="6FCCCE3F" wp14:editId="6FCCCE40">
              <wp:simplePos x="0" y="0"/>
              <wp:positionH relativeFrom="page">
                <wp:posOffset>527304</wp:posOffset>
              </wp:positionH>
              <wp:positionV relativeFrom="page">
                <wp:posOffset>102827</wp:posOffset>
              </wp:positionV>
              <wp:extent cx="996950" cy="1778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77800"/>
                      </a:xfrm>
                      <a:prstGeom prst="rect">
                        <a:avLst/>
                      </a:prstGeom>
                    </wps:spPr>
                    <wps:txbx>
                      <w:txbxContent>
                        <w:p w14:paraId="6FCCCEDF" w14:textId="77777777" w:rsidR="000900B5" w:rsidRDefault="00000000">
                          <w:pPr>
                            <w:spacing w:before="13"/>
                            <w:ind w:left="20"/>
                            <w:rPr>
                              <w:sz w:val="18"/>
                            </w:rPr>
                          </w:pPr>
                          <w:r>
                            <w:rPr>
                              <w:color w:val="687D91"/>
                              <w:sz w:val="18"/>
                            </w:rPr>
                            <w:t>5.</w:t>
                          </w:r>
                          <w:r>
                            <w:rPr>
                              <w:color w:val="687D91"/>
                              <w:spacing w:val="39"/>
                              <w:sz w:val="18"/>
                            </w:rPr>
                            <w:t xml:space="preserve"> </w:t>
                          </w:r>
                          <w:r>
                            <w:rPr>
                              <w:color w:val="687D91"/>
                              <w:spacing w:val="-2"/>
                              <w:sz w:val="18"/>
                            </w:rPr>
                            <w:t>Implementation</w:t>
                          </w:r>
                        </w:p>
                      </w:txbxContent>
                    </wps:txbx>
                    <wps:bodyPr wrap="square" lIns="0" tIns="0" rIns="0" bIns="0" rtlCol="0">
                      <a:noAutofit/>
                    </wps:bodyPr>
                  </wps:wsp>
                </a:graphicData>
              </a:graphic>
            </wp:anchor>
          </w:drawing>
        </mc:Choice>
        <mc:Fallback>
          <w:pict>
            <v:shapetype w14:anchorId="6FCCCE3F" id="_x0000_t202" coordsize="21600,21600" o:spt="202" path="m,l,21600r21600,l21600,xe">
              <v:stroke joinstyle="miter"/>
              <v:path gradientshapeok="t" o:connecttype="rect"/>
            </v:shapetype>
            <v:shape id="Textbox 52" o:spid="_x0000_s1189" type="#_x0000_t202" style="position:absolute;margin-left:41.5pt;margin-top:8.1pt;width:78.5pt;height:14pt;z-index:-175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" filled="f" stroked="f">
              <v:textbox inset="0,0,0,0">
                <w:txbxContent>
                  <w:p w14:paraId="6FCCCEDF" w14:textId="77777777" w:rsidR="000900B5" w:rsidRDefault="00000000">
                    <w:pPr>
                      <w:spacing w:before="13"/>
                      <w:ind w:left="20"/>
                      <w:rPr>
                        <w:sz w:val="18"/>
                      </w:rPr>
                    </w:pPr>
                    <w:r>
                      <w:rPr>
                        <w:color w:val="687D91"/>
                        <w:sz w:val="18"/>
                      </w:rPr>
                      <w:t>5.</w:t>
                    </w:r>
                    <w:r>
                      <w:rPr>
                        <w:color w:val="687D91"/>
                        <w:spacing w:val="39"/>
                        <w:sz w:val="18"/>
                      </w:rPr>
                      <w:t xml:space="preserve"> </w:t>
                    </w:r>
                    <w:r>
                      <w:rPr>
                        <w:color w:val="687D91"/>
                        <w:spacing w:val="-2"/>
                        <w:sz w:val="18"/>
                      </w:rPr>
                      <w:t>Implementation</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4"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1056" behindDoc="1" locked="0" layoutInCell="1" allowOverlap="1" wp14:anchorId="6FCCCE41" wp14:editId="6FCCCE42">
              <wp:simplePos x="0" y="0"/>
              <wp:positionH relativeFrom="page">
                <wp:posOffset>540004</wp:posOffset>
              </wp:positionH>
              <wp:positionV relativeFrom="page">
                <wp:posOffset>284416</wp:posOffset>
              </wp:positionV>
              <wp:extent cx="648017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75424"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41568" behindDoc="1" locked="0" layoutInCell="1" allowOverlap="1" wp14:anchorId="6FCCCE43" wp14:editId="6FCCCE44">
              <wp:simplePos x="0" y="0"/>
              <wp:positionH relativeFrom="page">
                <wp:posOffset>5171782</wp:posOffset>
              </wp:positionH>
              <wp:positionV relativeFrom="page">
                <wp:posOffset>102827</wp:posOffset>
              </wp:positionV>
              <wp:extent cx="1861185" cy="1778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1185" cy="177800"/>
                      </a:xfrm>
                      <a:prstGeom prst="rect">
                        <a:avLst/>
                      </a:prstGeom>
                    </wps:spPr>
                    <wps:txbx>
                      <w:txbxContent>
                        <w:p w14:paraId="6FCCCEE0" w14:textId="77777777" w:rsidR="000900B5" w:rsidRDefault="00000000">
                          <w:pPr>
                            <w:spacing w:before="13"/>
                            <w:ind w:left="20"/>
                            <w:rPr>
                              <w:sz w:val="18"/>
                            </w:rPr>
                          </w:pPr>
                          <w:r>
                            <w:rPr>
                              <w:color w:val="687D91"/>
                              <w:sz w:val="18"/>
                            </w:rPr>
                            <w:t>5.2.</w:t>
                          </w:r>
                          <w:r>
                            <w:rPr>
                              <w:color w:val="687D91"/>
                              <w:spacing w:val="25"/>
                              <w:sz w:val="18"/>
                            </w:rPr>
                            <w:t xml:space="preserve"> </w:t>
                          </w:r>
                          <w:r>
                            <w:rPr>
                              <w:color w:val="687D91"/>
                              <w:sz w:val="18"/>
                            </w:rPr>
                            <w:t>Business</w:t>
                          </w:r>
                          <w:r>
                            <w:rPr>
                              <w:color w:val="687D91"/>
                              <w:spacing w:val="-11"/>
                              <w:sz w:val="18"/>
                            </w:rPr>
                            <w:t xml:space="preserve"> </w:t>
                          </w:r>
                          <w:r>
                            <w:rPr>
                              <w:color w:val="687D91"/>
                              <w:sz w:val="18"/>
                            </w:rPr>
                            <w:t>Analysis,</w:t>
                          </w:r>
                          <w:r>
                            <w:rPr>
                              <w:color w:val="687D91"/>
                              <w:spacing w:val="-10"/>
                              <w:sz w:val="18"/>
                            </w:rPr>
                            <w:t xml:space="preserve"> </w:t>
                          </w:r>
                          <w:r>
                            <w:rPr>
                              <w:color w:val="687D91"/>
                              <w:sz w:val="18"/>
                            </w:rPr>
                            <w:t>SAC</w:t>
                          </w:r>
                          <w:r>
                            <w:rPr>
                              <w:color w:val="687D91"/>
                              <w:spacing w:val="-11"/>
                              <w:sz w:val="18"/>
                            </w:rPr>
                            <w:t xml:space="preserve"> </w:t>
                          </w:r>
                          <w:r>
                            <w:rPr>
                              <w:color w:val="687D91"/>
                              <w:sz w:val="18"/>
                            </w:rPr>
                            <w:t>and</w:t>
                          </w:r>
                          <w:r>
                            <w:rPr>
                              <w:color w:val="687D91"/>
                              <w:spacing w:val="-10"/>
                              <w:sz w:val="18"/>
                            </w:rPr>
                            <w:t xml:space="preserve"> </w:t>
                          </w:r>
                          <w:r>
                            <w:rPr>
                              <w:color w:val="687D91"/>
                              <w:spacing w:val="-5"/>
                              <w:sz w:val="18"/>
                            </w:rPr>
                            <w:t>DSP</w:t>
                          </w:r>
                        </w:p>
                      </w:txbxContent>
                    </wps:txbx>
                    <wps:bodyPr wrap="square" lIns="0" tIns="0" rIns="0" bIns="0" rtlCol="0">
                      <a:noAutofit/>
                    </wps:bodyPr>
                  </wps:wsp>
                </a:graphicData>
              </a:graphic>
            </wp:anchor>
          </w:drawing>
        </mc:Choice>
        <mc:Fallback>
          <w:pict>
            <v:shapetype w14:anchorId="6FCCCE43" id="_x0000_t202" coordsize="21600,21600" o:spt="202" path="m,l,21600r21600,l21600,xe">
              <v:stroke joinstyle="miter"/>
              <v:path gradientshapeok="t" o:connecttype="rect"/>
            </v:shapetype>
            <v:shape id="Textbox 54" o:spid="_x0000_s1190" type="#_x0000_t202" style="position:absolute;margin-left:407.25pt;margin-top:8.1pt;width:146.55pt;height:14pt;z-index:-175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" filled="f" stroked="f">
              <v:textbox inset="0,0,0,0">
                <w:txbxContent>
                  <w:p w14:paraId="6FCCCEE0" w14:textId="77777777" w:rsidR="000900B5" w:rsidRDefault="00000000">
                    <w:pPr>
                      <w:spacing w:before="13"/>
                      <w:ind w:left="20"/>
                      <w:rPr>
                        <w:sz w:val="18"/>
                      </w:rPr>
                    </w:pPr>
                    <w:r>
                      <w:rPr>
                        <w:color w:val="687D91"/>
                        <w:sz w:val="18"/>
                      </w:rPr>
                      <w:t>5.2.</w:t>
                    </w:r>
                    <w:r>
                      <w:rPr>
                        <w:color w:val="687D91"/>
                        <w:spacing w:val="25"/>
                        <w:sz w:val="18"/>
                      </w:rPr>
                      <w:t xml:space="preserve"> </w:t>
                    </w:r>
                    <w:r>
                      <w:rPr>
                        <w:color w:val="687D91"/>
                        <w:sz w:val="18"/>
                      </w:rPr>
                      <w:t>Business</w:t>
                    </w:r>
                    <w:r>
                      <w:rPr>
                        <w:color w:val="687D91"/>
                        <w:spacing w:val="-11"/>
                        <w:sz w:val="18"/>
                      </w:rPr>
                      <w:t xml:space="preserve"> </w:t>
                    </w:r>
                    <w:r>
                      <w:rPr>
                        <w:color w:val="687D91"/>
                        <w:sz w:val="18"/>
                      </w:rPr>
                      <w:t>Analysis,</w:t>
                    </w:r>
                    <w:r>
                      <w:rPr>
                        <w:color w:val="687D91"/>
                        <w:spacing w:val="-10"/>
                        <w:sz w:val="18"/>
                      </w:rPr>
                      <w:t xml:space="preserve"> </w:t>
                    </w:r>
                    <w:r>
                      <w:rPr>
                        <w:color w:val="687D91"/>
                        <w:sz w:val="18"/>
                      </w:rPr>
                      <w:t>SAC</w:t>
                    </w:r>
                    <w:r>
                      <w:rPr>
                        <w:color w:val="687D91"/>
                        <w:spacing w:val="-11"/>
                        <w:sz w:val="18"/>
                      </w:rPr>
                      <w:t xml:space="preserve"> </w:t>
                    </w:r>
                    <w:r>
                      <w:rPr>
                        <w:color w:val="687D91"/>
                        <w:sz w:val="18"/>
                      </w:rPr>
                      <w:t>and</w:t>
                    </w:r>
                    <w:r>
                      <w:rPr>
                        <w:color w:val="687D91"/>
                        <w:spacing w:val="-10"/>
                        <w:sz w:val="18"/>
                      </w:rPr>
                      <w:t xml:space="preserve"> </w:t>
                    </w:r>
                    <w:r>
                      <w:rPr>
                        <w:color w:val="687D91"/>
                        <w:spacing w:val="-5"/>
                        <w:sz w:val="18"/>
                      </w:rPr>
                      <w:t>DSP</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7"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4128" behindDoc="1" locked="0" layoutInCell="1" allowOverlap="1" wp14:anchorId="6FCCCE49" wp14:editId="6FCCCE4A">
              <wp:simplePos x="0" y="0"/>
              <wp:positionH relativeFrom="page">
                <wp:posOffset>540004</wp:posOffset>
              </wp:positionH>
              <wp:positionV relativeFrom="page">
                <wp:posOffset>284416</wp:posOffset>
              </wp:positionV>
              <wp:extent cx="6480175"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72352"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44640" behindDoc="1" locked="0" layoutInCell="1" allowOverlap="1" wp14:anchorId="6FCCCE4B" wp14:editId="6FCCCE4C">
              <wp:simplePos x="0" y="0"/>
              <wp:positionH relativeFrom="page">
                <wp:posOffset>527304</wp:posOffset>
              </wp:positionH>
              <wp:positionV relativeFrom="page">
                <wp:posOffset>102827</wp:posOffset>
              </wp:positionV>
              <wp:extent cx="996950" cy="1778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77800"/>
                      </a:xfrm>
                      <a:prstGeom prst="rect">
                        <a:avLst/>
                      </a:prstGeom>
                    </wps:spPr>
                    <wps:txbx>
                      <w:txbxContent>
                        <w:p w14:paraId="6FCCCEE4" w14:textId="77777777" w:rsidR="000900B5" w:rsidRDefault="00000000">
                          <w:pPr>
                            <w:spacing w:before="13"/>
                            <w:ind w:left="20"/>
                            <w:rPr>
                              <w:sz w:val="18"/>
                            </w:rPr>
                          </w:pPr>
                          <w:r>
                            <w:rPr>
                              <w:color w:val="687D91"/>
                              <w:sz w:val="18"/>
                            </w:rPr>
                            <w:t>5.</w:t>
                          </w:r>
                          <w:r>
                            <w:rPr>
                              <w:color w:val="687D91"/>
                              <w:spacing w:val="39"/>
                              <w:sz w:val="18"/>
                            </w:rPr>
                            <w:t xml:space="preserve"> </w:t>
                          </w:r>
                          <w:r>
                            <w:rPr>
                              <w:color w:val="687D91"/>
                              <w:spacing w:val="-2"/>
                              <w:sz w:val="18"/>
                            </w:rPr>
                            <w:t>Implementation</w:t>
                          </w:r>
                        </w:p>
                      </w:txbxContent>
                    </wps:txbx>
                    <wps:bodyPr wrap="square" lIns="0" tIns="0" rIns="0" bIns="0" rtlCol="0">
                      <a:noAutofit/>
                    </wps:bodyPr>
                  </wps:wsp>
                </a:graphicData>
              </a:graphic>
            </wp:anchor>
          </w:drawing>
        </mc:Choice>
        <mc:Fallback>
          <w:pict>
            <v:shapetype w14:anchorId="6FCCCE4B" id="_x0000_t202" coordsize="21600,21600" o:spt="202" path="m,l,21600r21600,l21600,xe">
              <v:stroke joinstyle="miter"/>
              <v:path gradientshapeok="t" o:connecttype="rect"/>
            </v:shapetype>
            <v:shape id="Textbox 71" o:spid="_x0000_s1193" type="#_x0000_t202" style="position:absolute;margin-left:41.5pt;margin-top:8.1pt;width:78.5pt;height:14pt;z-index:-175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" filled="f" stroked="f">
              <v:textbox inset="0,0,0,0">
                <w:txbxContent>
                  <w:p w14:paraId="6FCCCEE4" w14:textId="77777777" w:rsidR="000900B5" w:rsidRDefault="00000000">
                    <w:pPr>
                      <w:spacing w:before="13"/>
                      <w:ind w:left="20"/>
                      <w:rPr>
                        <w:sz w:val="18"/>
                      </w:rPr>
                    </w:pPr>
                    <w:r>
                      <w:rPr>
                        <w:color w:val="687D91"/>
                        <w:sz w:val="18"/>
                      </w:rPr>
                      <w:t>5.</w:t>
                    </w:r>
                    <w:r>
                      <w:rPr>
                        <w:color w:val="687D91"/>
                        <w:spacing w:val="39"/>
                        <w:sz w:val="18"/>
                      </w:rPr>
                      <w:t xml:space="preserve"> </w:t>
                    </w:r>
                    <w:r>
                      <w:rPr>
                        <w:color w:val="687D91"/>
                        <w:spacing w:val="-2"/>
                        <w:sz w:val="18"/>
                      </w:rPr>
                      <w:t>Implementation</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8"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3104" behindDoc="1" locked="0" layoutInCell="1" allowOverlap="1" wp14:anchorId="6FCCCE4D" wp14:editId="6FCCCE4E">
              <wp:simplePos x="0" y="0"/>
              <wp:positionH relativeFrom="page">
                <wp:posOffset>540004</wp:posOffset>
              </wp:positionH>
              <wp:positionV relativeFrom="page">
                <wp:posOffset>284416</wp:posOffset>
              </wp:positionV>
              <wp:extent cx="6480175"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73376"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43616" behindDoc="1" locked="0" layoutInCell="1" allowOverlap="1" wp14:anchorId="6FCCCE4F" wp14:editId="6FCCCE50">
              <wp:simplePos x="0" y="0"/>
              <wp:positionH relativeFrom="page">
                <wp:posOffset>5202415</wp:posOffset>
              </wp:positionH>
              <wp:positionV relativeFrom="page">
                <wp:posOffset>102827</wp:posOffset>
              </wp:positionV>
              <wp:extent cx="1830705" cy="1778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0705" cy="177800"/>
                      </a:xfrm>
                      <a:prstGeom prst="rect">
                        <a:avLst/>
                      </a:prstGeom>
                    </wps:spPr>
                    <wps:txbx>
                      <w:txbxContent>
                        <w:p w14:paraId="6FCCCEE3" w14:textId="77777777" w:rsidR="000900B5" w:rsidRDefault="00000000">
                          <w:pPr>
                            <w:spacing w:before="13"/>
                            <w:ind w:left="20"/>
                            <w:rPr>
                              <w:sz w:val="18"/>
                            </w:rPr>
                          </w:pPr>
                          <w:r>
                            <w:rPr>
                              <w:color w:val="687D91"/>
                              <w:spacing w:val="-2"/>
                              <w:sz w:val="18"/>
                            </w:rPr>
                            <w:t>5.3.</w:t>
                          </w:r>
                          <w:r>
                            <w:rPr>
                              <w:color w:val="687D91"/>
                              <w:spacing w:val="36"/>
                              <w:sz w:val="18"/>
                            </w:rPr>
                            <w:t xml:space="preserve"> </w:t>
                          </w:r>
                          <w:r>
                            <w:rPr>
                              <w:color w:val="687D91"/>
                              <w:spacing w:val="-2"/>
                              <w:sz w:val="18"/>
                            </w:rPr>
                            <w:t>Business</w:t>
                          </w:r>
                          <w:r>
                            <w:rPr>
                              <w:color w:val="687D91"/>
                              <w:spacing w:val="-6"/>
                              <w:sz w:val="18"/>
                            </w:rPr>
                            <w:t xml:space="preserve"> </w:t>
                          </w:r>
                          <w:r>
                            <w:rPr>
                              <w:color w:val="687D91"/>
                              <w:spacing w:val="-2"/>
                              <w:sz w:val="18"/>
                            </w:rPr>
                            <w:t>Analysis,</w:t>
                          </w:r>
                          <w:r>
                            <w:rPr>
                              <w:color w:val="687D91"/>
                              <w:spacing w:val="-5"/>
                              <w:sz w:val="18"/>
                            </w:rPr>
                            <w:t xml:space="preserve"> </w:t>
                          </w:r>
                          <w:r>
                            <w:rPr>
                              <w:color w:val="687D91"/>
                              <w:spacing w:val="-2"/>
                              <w:sz w:val="18"/>
                            </w:rPr>
                            <w:t>AWS</w:t>
                          </w:r>
                          <w:r>
                            <w:rPr>
                              <w:color w:val="687D91"/>
                              <w:spacing w:val="-6"/>
                              <w:sz w:val="18"/>
                            </w:rPr>
                            <w:t xml:space="preserve"> </w:t>
                          </w:r>
                          <w:r>
                            <w:rPr>
                              <w:color w:val="687D91"/>
                              <w:spacing w:val="-2"/>
                              <w:sz w:val="18"/>
                            </w:rPr>
                            <w:t>Athena</w:t>
                          </w:r>
                        </w:p>
                      </w:txbxContent>
                    </wps:txbx>
                    <wps:bodyPr wrap="square" lIns="0" tIns="0" rIns="0" bIns="0" rtlCol="0">
                      <a:noAutofit/>
                    </wps:bodyPr>
                  </wps:wsp>
                </a:graphicData>
              </a:graphic>
            </wp:anchor>
          </w:drawing>
        </mc:Choice>
        <mc:Fallback>
          <w:pict>
            <v:shapetype w14:anchorId="6FCCCE4F" id="_x0000_t202" coordsize="21600,21600" o:spt="202" path="m,l,21600r21600,l21600,xe">
              <v:stroke joinstyle="miter"/>
              <v:path gradientshapeok="t" o:connecttype="rect"/>
            </v:shapetype>
            <v:shape id="Textbox 69" o:spid="_x0000_s1194" type="#_x0000_t202" style="position:absolute;margin-left:409.65pt;margin-top:8.1pt;width:144.15pt;height:14pt;z-index:-1757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" filled="f" stroked="f">
              <v:textbox inset="0,0,0,0">
                <w:txbxContent>
                  <w:p w14:paraId="6FCCCEE3" w14:textId="77777777" w:rsidR="000900B5" w:rsidRDefault="00000000">
                    <w:pPr>
                      <w:spacing w:before="13"/>
                      <w:ind w:left="20"/>
                      <w:rPr>
                        <w:sz w:val="18"/>
                      </w:rPr>
                    </w:pPr>
                    <w:r>
                      <w:rPr>
                        <w:color w:val="687D91"/>
                        <w:spacing w:val="-2"/>
                        <w:sz w:val="18"/>
                      </w:rPr>
                      <w:t>5.3.</w:t>
                    </w:r>
                    <w:r>
                      <w:rPr>
                        <w:color w:val="687D91"/>
                        <w:spacing w:val="36"/>
                        <w:sz w:val="18"/>
                      </w:rPr>
                      <w:t xml:space="preserve"> </w:t>
                    </w:r>
                    <w:r>
                      <w:rPr>
                        <w:color w:val="687D91"/>
                        <w:spacing w:val="-2"/>
                        <w:sz w:val="18"/>
                      </w:rPr>
                      <w:t>Business</w:t>
                    </w:r>
                    <w:r>
                      <w:rPr>
                        <w:color w:val="687D91"/>
                        <w:spacing w:val="-6"/>
                        <w:sz w:val="18"/>
                      </w:rPr>
                      <w:t xml:space="preserve"> </w:t>
                    </w:r>
                    <w:r>
                      <w:rPr>
                        <w:color w:val="687D91"/>
                        <w:spacing w:val="-2"/>
                        <w:sz w:val="18"/>
                      </w:rPr>
                      <w:t>Analysis,</w:t>
                    </w:r>
                    <w:r>
                      <w:rPr>
                        <w:color w:val="687D91"/>
                        <w:spacing w:val="-5"/>
                        <w:sz w:val="18"/>
                      </w:rPr>
                      <w:t xml:space="preserve"> </w:t>
                    </w:r>
                    <w:r>
                      <w:rPr>
                        <w:color w:val="687D91"/>
                        <w:spacing w:val="-2"/>
                        <w:sz w:val="18"/>
                      </w:rPr>
                      <w:t>AWS</w:t>
                    </w:r>
                    <w:r>
                      <w:rPr>
                        <w:color w:val="687D91"/>
                        <w:spacing w:val="-6"/>
                        <w:sz w:val="18"/>
                      </w:rPr>
                      <w:t xml:space="preserve"> </w:t>
                    </w:r>
                    <w:r>
                      <w:rPr>
                        <w:color w:val="687D91"/>
                        <w:spacing w:val="-2"/>
                        <w:sz w:val="18"/>
                      </w:rPr>
                      <w:t>Athena</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B"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7200" behindDoc="1" locked="0" layoutInCell="1" allowOverlap="1" wp14:anchorId="6FCCCE55" wp14:editId="6FCCCE56">
              <wp:simplePos x="0" y="0"/>
              <wp:positionH relativeFrom="page">
                <wp:posOffset>540004</wp:posOffset>
              </wp:positionH>
              <wp:positionV relativeFrom="page">
                <wp:posOffset>284416</wp:posOffset>
              </wp:positionV>
              <wp:extent cx="6480175"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69280"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47712" behindDoc="1" locked="0" layoutInCell="1" allowOverlap="1" wp14:anchorId="6FCCCE57" wp14:editId="6FCCCE58">
              <wp:simplePos x="0" y="0"/>
              <wp:positionH relativeFrom="page">
                <wp:posOffset>527304</wp:posOffset>
              </wp:positionH>
              <wp:positionV relativeFrom="page">
                <wp:posOffset>102827</wp:posOffset>
              </wp:positionV>
              <wp:extent cx="996950" cy="17780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77800"/>
                      </a:xfrm>
                      <a:prstGeom prst="rect">
                        <a:avLst/>
                      </a:prstGeom>
                    </wps:spPr>
                    <wps:txbx>
                      <w:txbxContent>
                        <w:p w14:paraId="6FCCCEE8" w14:textId="77777777" w:rsidR="000900B5" w:rsidRDefault="00000000">
                          <w:pPr>
                            <w:spacing w:before="13"/>
                            <w:ind w:left="20"/>
                            <w:rPr>
                              <w:sz w:val="18"/>
                            </w:rPr>
                          </w:pPr>
                          <w:r>
                            <w:rPr>
                              <w:color w:val="687D91"/>
                              <w:sz w:val="18"/>
                            </w:rPr>
                            <w:t>5.</w:t>
                          </w:r>
                          <w:r>
                            <w:rPr>
                              <w:color w:val="687D91"/>
                              <w:spacing w:val="39"/>
                              <w:sz w:val="18"/>
                            </w:rPr>
                            <w:t xml:space="preserve"> </w:t>
                          </w:r>
                          <w:r>
                            <w:rPr>
                              <w:color w:val="687D91"/>
                              <w:spacing w:val="-2"/>
                              <w:sz w:val="18"/>
                            </w:rPr>
                            <w:t>Implementation</w:t>
                          </w:r>
                        </w:p>
                      </w:txbxContent>
                    </wps:txbx>
                    <wps:bodyPr wrap="square" lIns="0" tIns="0" rIns="0" bIns="0" rtlCol="0">
                      <a:noAutofit/>
                    </wps:bodyPr>
                  </wps:wsp>
                </a:graphicData>
              </a:graphic>
            </wp:anchor>
          </w:drawing>
        </mc:Choice>
        <mc:Fallback>
          <w:pict>
            <v:shapetype w14:anchorId="6FCCCE57" id="_x0000_t202" coordsize="21600,21600" o:spt="202" path="m,l,21600r21600,l21600,xe">
              <v:stroke joinstyle="miter"/>
              <v:path gradientshapeok="t" o:connecttype="rect"/>
            </v:shapetype>
            <v:shape id="Textbox 135" o:spid="_x0000_s1197" type="#_x0000_t202" style="position:absolute;margin-left:41.5pt;margin-top:8.1pt;width:78.5pt;height:14pt;z-index:-175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" filled="f" stroked="f">
              <v:textbox inset="0,0,0,0">
                <w:txbxContent>
                  <w:p w14:paraId="6FCCCEE8" w14:textId="77777777" w:rsidR="000900B5" w:rsidRDefault="00000000">
                    <w:pPr>
                      <w:spacing w:before="13"/>
                      <w:ind w:left="20"/>
                      <w:rPr>
                        <w:sz w:val="18"/>
                      </w:rPr>
                    </w:pPr>
                    <w:r>
                      <w:rPr>
                        <w:color w:val="687D91"/>
                        <w:sz w:val="18"/>
                      </w:rPr>
                      <w:t>5.</w:t>
                    </w:r>
                    <w:r>
                      <w:rPr>
                        <w:color w:val="687D91"/>
                        <w:spacing w:val="39"/>
                        <w:sz w:val="18"/>
                      </w:rPr>
                      <w:t xml:space="preserve"> </w:t>
                    </w:r>
                    <w:r>
                      <w:rPr>
                        <w:color w:val="687D91"/>
                        <w:spacing w:val="-2"/>
                        <w:sz w:val="18"/>
                      </w:rPr>
                      <w:t>Implementation</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C"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46176" behindDoc="1" locked="0" layoutInCell="1" allowOverlap="1" wp14:anchorId="6FCCCE59" wp14:editId="6FCCCE5A">
              <wp:simplePos x="0" y="0"/>
              <wp:positionH relativeFrom="page">
                <wp:posOffset>540004</wp:posOffset>
              </wp:positionH>
              <wp:positionV relativeFrom="page">
                <wp:posOffset>284416</wp:posOffset>
              </wp:positionV>
              <wp:extent cx="6480175"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70304"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46688" behindDoc="1" locked="0" layoutInCell="1" allowOverlap="1" wp14:anchorId="6FCCCE5B" wp14:editId="6FCCCE5C">
              <wp:simplePos x="0" y="0"/>
              <wp:positionH relativeFrom="page">
                <wp:posOffset>4620640</wp:posOffset>
              </wp:positionH>
              <wp:positionV relativeFrom="page">
                <wp:posOffset>102827</wp:posOffset>
              </wp:positionV>
              <wp:extent cx="2412365" cy="1778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2365" cy="177800"/>
                      </a:xfrm>
                      <a:prstGeom prst="rect">
                        <a:avLst/>
                      </a:prstGeom>
                    </wps:spPr>
                    <wps:txbx>
                      <w:txbxContent>
                        <w:p w14:paraId="6FCCCEE7" w14:textId="77777777" w:rsidR="000900B5" w:rsidRDefault="00000000">
                          <w:pPr>
                            <w:spacing w:before="13"/>
                            <w:ind w:left="20"/>
                            <w:rPr>
                              <w:sz w:val="18"/>
                            </w:rPr>
                          </w:pPr>
                          <w:r>
                            <w:rPr>
                              <w:color w:val="687D91"/>
                              <w:sz w:val="18"/>
                            </w:rPr>
                            <w:t>5.4.</w:t>
                          </w:r>
                          <w:r>
                            <w:rPr>
                              <w:color w:val="687D91"/>
                              <w:spacing w:val="24"/>
                              <w:sz w:val="18"/>
                            </w:rPr>
                            <w:t xml:space="preserve"> </w:t>
                          </w:r>
                          <w:r>
                            <w:rPr>
                              <w:color w:val="687D91"/>
                              <w:sz w:val="18"/>
                            </w:rPr>
                            <w:t>Development</w:t>
                          </w:r>
                          <w:r>
                            <w:rPr>
                              <w:color w:val="687D91"/>
                              <w:spacing w:val="-10"/>
                              <w:sz w:val="18"/>
                            </w:rPr>
                            <w:t xml:space="preserve"> </w:t>
                          </w:r>
                          <w:r>
                            <w:rPr>
                              <w:color w:val="687D91"/>
                              <w:sz w:val="18"/>
                            </w:rPr>
                            <w:t>to</w:t>
                          </w:r>
                          <w:r>
                            <w:rPr>
                              <w:color w:val="687D91"/>
                              <w:spacing w:val="-11"/>
                              <w:sz w:val="18"/>
                            </w:rPr>
                            <w:t xml:space="preserve"> </w:t>
                          </w:r>
                          <w:r>
                            <w:rPr>
                              <w:color w:val="687D91"/>
                              <w:sz w:val="18"/>
                            </w:rPr>
                            <w:t>Get</w:t>
                          </w:r>
                          <w:r>
                            <w:rPr>
                              <w:color w:val="687D91"/>
                              <w:spacing w:val="-10"/>
                              <w:sz w:val="18"/>
                            </w:rPr>
                            <w:t xml:space="preserve"> </w:t>
                          </w:r>
                          <w:r>
                            <w:rPr>
                              <w:color w:val="687D91"/>
                              <w:sz w:val="18"/>
                            </w:rPr>
                            <w:t>to</w:t>
                          </w:r>
                          <w:r>
                            <w:rPr>
                              <w:color w:val="687D91"/>
                              <w:spacing w:val="-11"/>
                              <w:sz w:val="18"/>
                            </w:rPr>
                            <w:t xml:space="preserve"> </w:t>
                          </w:r>
                          <w:proofErr w:type="spellStart"/>
                          <w:r>
                            <w:rPr>
                              <w:color w:val="687D91"/>
                              <w:sz w:val="18"/>
                            </w:rPr>
                            <w:t>Generalisable</w:t>
                          </w:r>
                          <w:proofErr w:type="spellEnd"/>
                          <w:r>
                            <w:rPr>
                              <w:color w:val="687D91"/>
                              <w:spacing w:val="-10"/>
                              <w:sz w:val="18"/>
                            </w:rPr>
                            <w:t xml:space="preserve"> </w:t>
                          </w:r>
                          <w:r>
                            <w:rPr>
                              <w:color w:val="687D91"/>
                              <w:spacing w:val="-2"/>
                              <w:sz w:val="18"/>
                            </w:rPr>
                            <w:t>Rules</w:t>
                          </w:r>
                        </w:p>
                      </w:txbxContent>
                    </wps:txbx>
                    <wps:bodyPr wrap="square" lIns="0" tIns="0" rIns="0" bIns="0" rtlCol="0">
                      <a:noAutofit/>
                    </wps:bodyPr>
                  </wps:wsp>
                </a:graphicData>
              </a:graphic>
            </wp:anchor>
          </w:drawing>
        </mc:Choice>
        <mc:Fallback>
          <w:pict>
            <v:shapetype w14:anchorId="6FCCCE5B" id="_x0000_t202" coordsize="21600,21600" o:spt="202" path="m,l,21600r21600,l21600,xe">
              <v:stroke joinstyle="miter"/>
              <v:path gradientshapeok="t" o:connecttype="rect"/>
            </v:shapetype>
            <v:shape id="Textbox 133" o:spid="_x0000_s1198" type="#_x0000_t202" style="position:absolute;margin-left:363.85pt;margin-top:8.1pt;width:189.95pt;height:14pt;z-index:-175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" filled="f" stroked="f">
              <v:textbox inset="0,0,0,0">
                <w:txbxContent>
                  <w:p w14:paraId="6FCCCEE7" w14:textId="77777777" w:rsidR="000900B5" w:rsidRDefault="00000000">
                    <w:pPr>
                      <w:spacing w:before="13"/>
                      <w:ind w:left="20"/>
                      <w:rPr>
                        <w:sz w:val="18"/>
                      </w:rPr>
                    </w:pPr>
                    <w:r>
                      <w:rPr>
                        <w:color w:val="687D91"/>
                        <w:sz w:val="18"/>
                      </w:rPr>
                      <w:t>5.4.</w:t>
                    </w:r>
                    <w:r>
                      <w:rPr>
                        <w:color w:val="687D91"/>
                        <w:spacing w:val="24"/>
                        <w:sz w:val="18"/>
                      </w:rPr>
                      <w:t xml:space="preserve"> </w:t>
                    </w:r>
                    <w:r>
                      <w:rPr>
                        <w:color w:val="687D91"/>
                        <w:sz w:val="18"/>
                      </w:rPr>
                      <w:t>Development</w:t>
                    </w:r>
                    <w:r>
                      <w:rPr>
                        <w:color w:val="687D91"/>
                        <w:spacing w:val="-10"/>
                        <w:sz w:val="18"/>
                      </w:rPr>
                      <w:t xml:space="preserve"> </w:t>
                    </w:r>
                    <w:r>
                      <w:rPr>
                        <w:color w:val="687D91"/>
                        <w:sz w:val="18"/>
                      </w:rPr>
                      <w:t>to</w:t>
                    </w:r>
                    <w:r>
                      <w:rPr>
                        <w:color w:val="687D91"/>
                        <w:spacing w:val="-11"/>
                        <w:sz w:val="18"/>
                      </w:rPr>
                      <w:t xml:space="preserve"> </w:t>
                    </w:r>
                    <w:r>
                      <w:rPr>
                        <w:color w:val="687D91"/>
                        <w:sz w:val="18"/>
                      </w:rPr>
                      <w:t>Get</w:t>
                    </w:r>
                    <w:r>
                      <w:rPr>
                        <w:color w:val="687D91"/>
                        <w:spacing w:val="-10"/>
                        <w:sz w:val="18"/>
                      </w:rPr>
                      <w:t xml:space="preserve"> </w:t>
                    </w:r>
                    <w:r>
                      <w:rPr>
                        <w:color w:val="687D91"/>
                        <w:sz w:val="18"/>
                      </w:rPr>
                      <w:t>to</w:t>
                    </w:r>
                    <w:r>
                      <w:rPr>
                        <w:color w:val="687D91"/>
                        <w:spacing w:val="-11"/>
                        <w:sz w:val="18"/>
                      </w:rPr>
                      <w:t xml:space="preserve"> </w:t>
                    </w:r>
                    <w:proofErr w:type="spellStart"/>
                    <w:r>
                      <w:rPr>
                        <w:color w:val="687D91"/>
                        <w:sz w:val="18"/>
                      </w:rPr>
                      <w:t>Generalisable</w:t>
                    </w:r>
                    <w:proofErr w:type="spellEnd"/>
                    <w:r>
                      <w:rPr>
                        <w:color w:val="687D91"/>
                        <w:spacing w:val="-10"/>
                        <w:sz w:val="18"/>
                      </w:rPr>
                      <w:t xml:space="preserve"> </w:t>
                    </w:r>
                    <w:r>
                      <w:rPr>
                        <w:color w:val="687D91"/>
                        <w:spacing w:val="-2"/>
                        <w:sz w:val="18"/>
                      </w:rPr>
                      <w:t>Rules</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DF" w14:textId="77777777" w:rsidR="000900B5" w:rsidRDefault="000900B5">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1" w14:textId="77777777" w:rsidR="000900B5" w:rsidRDefault="000900B5">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3" w14:textId="77777777" w:rsidR="000900B5" w:rsidRDefault="000900B5">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5" w14:textId="77777777" w:rsidR="000900B5" w:rsidRDefault="000900B5">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7" w14:textId="77777777" w:rsidR="000900B5" w:rsidRDefault="000900B5">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9" w14:textId="77777777" w:rsidR="000900B5" w:rsidRDefault="000900B5">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B" w14:textId="77777777" w:rsidR="000900B5" w:rsidRDefault="000900B5">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D"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0784" behindDoc="1" locked="0" layoutInCell="1" allowOverlap="1" wp14:anchorId="6FCCCE67" wp14:editId="6FCCCE68">
              <wp:simplePos x="0" y="0"/>
              <wp:positionH relativeFrom="page">
                <wp:posOffset>527304</wp:posOffset>
              </wp:positionH>
              <wp:positionV relativeFrom="page">
                <wp:posOffset>1101725</wp:posOffset>
              </wp:positionV>
              <wp:extent cx="3407410" cy="375285"/>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7410" cy="375285"/>
                      </a:xfrm>
                      <a:prstGeom prst="rect">
                        <a:avLst/>
                      </a:prstGeom>
                    </wps:spPr>
                    <wps:txbx>
                      <w:txbxContent>
                        <w:p w14:paraId="6FCCCEEE" w14:textId="77777777" w:rsidR="000900B5" w:rsidRDefault="00000000">
                          <w:pPr>
                            <w:spacing w:before="4"/>
                            <w:ind w:left="20"/>
                            <w:rPr>
                              <w:rFonts w:ascii="Arial Black"/>
                              <w:sz w:val="41"/>
                            </w:rPr>
                          </w:pPr>
                          <w:r>
                            <w:rPr>
                              <w:rFonts w:ascii="Arial Black"/>
                              <w:color w:val="687D91"/>
                              <w:w w:val="85"/>
                              <w:sz w:val="41"/>
                            </w:rPr>
                            <w:t>9.</w:t>
                          </w:r>
                          <w:r>
                            <w:rPr>
                              <w:rFonts w:ascii="Arial Black"/>
                              <w:color w:val="687D91"/>
                              <w:spacing w:val="78"/>
                              <w:sz w:val="41"/>
                            </w:rPr>
                            <w:t xml:space="preserve"> </w:t>
                          </w:r>
                          <w:r>
                            <w:rPr>
                              <w:rFonts w:ascii="Arial Black"/>
                              <w:color w:val="687D91"/>
                              <w:w w:val="85"/>
                              <w:sz w:val="41"/>
                            </w:rPr>
                            <w:t>Statement</w:t>
                          </w:r>
                          <w:r>
                            <w:rPr>
                              <w:rFonts w:ascii="Arial Black"/>
                              <w:color w:val="687D91"/>
                              <w:spacing w:val="-20"/>
                              <w:sz w:val="41"/>
                            </w:rPr>
                            <w:t xml:space="preserve"> </w:t>
                          </w:r>
                          <w:r>
                            <w:rPr>
                              <w:rFonts w:ascii="Arial Black"/>
                              <w:color w:val="687D91"/>
                              <w:w w:val="85"/>
                              <w:sz w:val="41"/>
                            </w:rPr>
                            <w:t>of</w:t>
                          </w:r>
                          <w:r>
                            <w:rPr>
                              <w:rFonts w:ascii="Arial Black"/>
                              <w:color w:val="687D91"/>
                              <w:spacing w:val="-20"/>
                              <w:sz w:val="41"/>
                            </w:rPr>
                            <w:t xml:space="preserve"> </w:t>
                          </w:r>
                          <w:r>
                            <w:rPr>
                              <w:rFonts w:ascii="Arial Black"/>
                              <w:color w:val="687D91"/>
                              <w:spacing w:val="-2"/>
                              <w:w w:val="85"/>
                              <w:sz w:val="41"/>
                            </w:rPr>
                            <w:t>Authorship</w:t>
                          </w:r>
                        </w:p>
                      </w:txbxContent>
                    </wps:txbx>
                    <wps:bodyPr wrap="square" lIns="0" tIns="0" rIns="0" bIns="0" rtlCol="0">
                      <a:noAutofit/>
                    </wps:bodyPr>
                  </wps:wsp>
                </a:graphicData>
              </a:graphic>
            </wp:anchor>
          </w:drawing>
        </mc:Choice>
        <mc:Fallback>
          <w:pict>
            <v:shapetype w14:anchorId="6FCCCE67" id="_x0000_t202" coordsize="21600,21600" o:spt="202" path="m,l,21600r21600,l21600,xe">
              <v:stroke joinstyle="miter"/>
              <v:path gradientshapeok="t" o:connecttype="rect"/>
            </v:shapetype>
            <v:shape id="Textbox 349" o:spid="_x0000_s1204" type="#_x0000_t202" style="position:absolute;margin-left:41.5pt;margin-top:86.75pt;width:268.3pt;height:29.55pt;z-index:-1756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" filled="f" stroked="f">
              <v:textbox inset="0,0,0,0">
                <w:txbxContent>
                  <w:p w14:paraId="6FCCCEEE" w14:textId="77777777" w:rsidR="000900B5" w:rsidRDefault="00000000">
                    <w:pPr>
                      <w:spacing w:before="4"/>
                      <w:ind w:left="20"/>
                      <w:rPr>
                        <w:rFonts w:ascii="Arial Black"/>
                        <w:sz w:val="41"/>
                      </w:rPr>
                    </w:pPr>
                    <w:r>
                      <w:rPr>
                        <w:rFonts w:ascii="Arial Black"/>
                        <w:color w:val="687D91"/>
                        <w:w w:val="85"/>
                        <w:sz w:val="41"/>
                      </w:rPr>
                      <w:t>9.</w:t>
                    </w:r>
                    <w:r>
                      <w:rPr>
                        <w:rFonts w:ascii="Arial Black"/>
                        <w:color w:val="687D91"/>
                        <w:spacing w:val="78"/>
                        <w:sz w:val="41"/>
                      </w:rPr>
                      <w:t xml:space="preserve"> </w:t>
                    </w:r>
                    <w:r>
                      <w:rPr>
                        <w:rFonts w:ascii="Arial Black"/>
                        <w:color w:val="687D91"/>
                        <w:w w:val="85"/>
                        <w:sz w:val="41"/>
                      </w:rPr>
                      <w:t>Statement</w:t>
                    </w:r>
                    <w:r>
                      <w:rPr>
                        <w:rFonts w:ascii="Arial Black"/>
                        <w:color w:val="687D91"/>
                        <w:spacing w:val="-20"/>
                        <w:sz w:val="41"/>
                      </w:rPr>
                      <w:t xml:space="preserve"> </w:t>
                    </w:r>
                    <w:r>
                      <w:rPr>
                        <w:rFonts w:ascii="Arial Black"/>
                        <w:color w:val="687D91"/>
                        <w:w w:val="85"/>
                        <w:sz w:val="41"/>
                      </w:rPr>
                      <w:t>of</w:t>
                    </w:r>
                    <w:r>
                      <w:rPr>
                        <w:rFonts w:ascii="Arial Black"/>
                        <w:color w:val="687D91"/>
                        <w:spacing w:val="-20"/>
                        <w:sz w:val="41"/>
                      </w:rPr>
                      <w:t xml:space="preserve"> </w:t>
                    </w:r>
                    <w:r>
                      <w:rPr>
                        <w:rFonts w:ascii="Arial Black"/>
                        <w:color w:val="687D91"/>
                        <w:spacing w:val="-2"/>
                        <w:w w:val="85"/>
                        <w:sz w:val="41"/>
                      </w:rPr>
                      <w:t>Authorship</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EF" w14:textId="77777777" w:rsidR="000900B5" w:rsidRDefault="000900B5">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1"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1808" behindDoc="1" locked="0" layoutInCell="1" allowOverlap="1" wp14:anchorId="6FCCCE6B" wp14:editId="6FCCCE6C">
              <wp:simplePos x="0" y="0"/>
              <wp:positionH relativeFrom="page">
                <wp:posOffset>527304</wp:posOffset>
              </wp:positionH>
              <wp:positionV relativeFrom="page">
                <wp:posOffset>1101725</wp:posOffset>
              </wp:positionV>
              <wp:extent cx="1583690" cy="375285"/>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690" cy="375285"/>
                      </a:xfrm>
                      <a:prstGeom prst="rect">
                        <a:avLst/>
                      </a:prstGeom>
                    </wps:spPr>
                    <wps:txbx>
                      <w:txbxContent>
                        <w:p w14:paraId="6FCCCEF0" w14:textId="77777777" w:rsidR="000900B5" w:rsidRDefault="00000000">
                          <w:pPr>
                            <w:spacing w:before="4"/>
                            <w:ind w:left="20"/>
                            <w:rPr>
                              <w:rFonts w:ascii="Arial Black"/>
                              <w:sz w:val="41"/>
                            </w:rPr>
                          </w:pPr>
                          <w:r>
                            <w:rPr>
                              <w:rFonts w:ascii="Arial Black"/>
                              <w:color w:val="687D91"/>
                              <w:spacing w:val="-2"/>
                              <w:w w:val="85"/>
                              <w:sz w:val="41"/>
                            </w:rPr>
                            <w:t>Bibliography</w:t>
                          </w:r>
                        </w:p>
                      </w:txbxContent>
                    </wps:txbx>
                    <wps:bodyPr wrap="square" lIns="0" tIns="0" rIns="0" bIns="0" rtlCol="0">
                      <a:noAutofit/>
                    </wps:bodyPr>
                  </wps:wsp>
                </a:graphicData>
              </a:graphic>
            </wp:anchor>
          </w:drawing>
        </mc:Choice>
        <mc:Fallback>
          <w:pict>
            <v:shapetype w14:anchorId="6FCCCE6B" id="_x0000_t202" coordsize="21600,21600" o:spt="202" path="m,l,21600r21600,l21600,xe">
              <v:stroke joinstyle="miter"/>
              <v:path gradientshapeok="t" o:connecttype="rect"/>
            </v:shapetype>
            <v:shape id="Textbox 351" o:spid="_x0000_s1206" type="#_x0000_t202" style="position:absolute;margin-left:41.5pt;margin-top:86.75pt;width:124.7pt;height:29.55pt;z-index:-175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" filled="f" stroked="f">
              <v:textbox inset="0,0,0,0">
                <w:txbxContent>
                  <w:p w14:paraId="6FCCCEF0" w14:textId="77777777" w:rsidR="000900B5" w:rsidRDefault="00000000">
                    <w:pPr>
                      <w:spacing w:before="4"/>
                      <w:ind w:left="20"/>
                      <w:rPr>
                        <w:rFonts w:ascii="Arial Black"/>
                        <w:sz w:val="41"/>
                      </w:rPr>
                    </w:pPr>
                    <w:r>
                      <w:rPr>
                        <w:rFonts w:ascii="Arial Black"/>
                        <w:color w:val="687D91"/>
                        <w:spacing w:val="-2"/>
                        <w:w w:val="85"/>
                        <w:sz w:val="41"/>
                      </w:rPr>
                      <w:t>Bibliography</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3" w14:textId="77777777" w:rsidR="000900B5" w:rsidRDefault="000900B5">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5"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2832" behindDoc="1" locked="0" layoutInCell="1" allowOverlap="1" wp14:anchorId="6FCCCE6F" wp14:editId="6FCCCE70">
              <wp:simplePos x="0" y="0"/>
              <wp:positionH relativeFrom="page">
                <wp:posOffset>527304</wp:posOffset>
              </wp:positionH>
              <wp:positionV relativeFrom="page">
                <wp:posOffset>1101725</wp:posOffset>
              </wp:positionV>
              <wp:extent cx="1651635" cy="375285"/>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635" cy="375285"/>
                      </a:xfrm>
                      <a:prstGeom prst="rect">
                        <a:avLst/>
                      </a:prstGeom>
                    </wps:spPr>
                    <wps:txbx>
                      <w:txbxContent>
                        <w:p w14:paraId="6FCCCEF2" w14:textId="77777777" w:rsidR="000900B5" w:rsidRDefault="00000000">
                          <w:pPr>
                            <w:spacing w:before="4"/>
                            <w:ind w:left="20"/>
                            <w:rPr>
                              <w:rFonts w:ascii="Arial Black"/>
                              <w:sz w:val="41"/>
                            </w:rPr>
                          </w:pPr>
                          <w:r>
                            <w:rPr>
                              <w:rFonts w:ascii="Arial Black"/>
                              <w:color w:val="687D91"/>
                              <w:w w:val="85"/>
                              <w:sz w:val="41"/>
                            </w:rPr>
                            <w:t>List</w:t>
                          </w:r>
                          <w:r>
                            <w:rPr>
                              <w:rFonts w:ascii="Arial Black"/>
                              <w:color w:val="687D91"/>
                              <w:spacing w:val="-9"/>
                              <w:w w:val="85"/>
                              <w:sz w:val="41"/>
                            </w:rPr>
                            <w:t xml:space="preserve"> </w:t>
                          </w:r>
                          <w:r>
                            <w:rPr>
                              <w:rFonts w:ascii="Arial Black"/>
                              <w:color w:val="687D91"/>
                              <w:w w:val="85"/>
                              <w:sz w:val="41"/>
                            </w:rPr>
                            <w:t>of</w:t>
                          </w:r>
                          <w:r>
                            <w:rPr>
                              <w:rFonts w:ascii="Arial Black"/>
                              <w:color w:val="687D91"/>
                              <w:spacing w:val="-9"/>
                              <w:w w:val="85"/>
                              <w:sz w:val="41"/>
                            </w:rPr>
                            <w:t xml:space="preserve"> </w:t>
                          </w:r>
                          <w:r>
                            <w:rPr>
                              <w:rFonts w:ascii="Arial Black"/>
                              <w:color w:val="687D91"/>
                              <w:spacing w:val="-2"/>
                              <w:w w:val="85"/>
                              <w:sz w:val="41"/>
                            </w:rPr>
                            <w:t>Tables</w:t>
                          </w:r>
                        </w:p>
                      </w:txbxContent>
                    </wps:txbx>
                    <wps:bodyPr wrap="square" lIns="0" tIns="0" rIns="0" bIns="0" rtlCol="0">
                      <a:noAutofit/>
                    </wps:bodyPr>
                  </wps:wsp>
                </a:graphicData>
              </a:graphic>
            </wp:anchor>
          </w:drawing>
        </mc:Choice>
        <mc:Fallback>
          <w:pict>
            <v:shapetype w14:anchorId="6FCCCE6F" id="_x0000_t202" coordsize="21600,21600" o:spt="202" path="m,l,21600r21600,l21600,xe">
              <v:stroke joinstyle="miter"/>
              <v:path gradientshapeok="t" o:connecttype="rect"/>
            </v:shapetype>
            <v:shape id="Textbox 353" o:spid="_x0000_s1208" type="#_x0000_t202" style="position:absolute;margin-left:41.5pt;margin-top:86.75pt;width:130.05pt;height:29.55pt;z-index:-1756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" filled="f" stroked="f">
              <v:textbox inset="0,0,0,0">
                <w:txbxContent>
                  <w:p w14:paraId="6FCCCEF2" w14:textId="77777777" w:rsidR="000900B5" w:rsidRDefault="00000000">
                    <w:pPr>
                      <w:spacing w:before="4"/>
                      <w:ind w:left="20"/>
                      <w:rPr>
                        <w:rFonts w:ascii="Arial Black"/>
                        <w:sz w:val="41"/>
                      </w:rPr>
                    </w:pPr>
                    <w:r>
                      <w:rPr>
                        <w:rFonts w:ascii="Arial Black"/>
                        <w:color w:val="687D91"/>
                        <w:w w:val="85"/>
                        <w:sz w:val="41"/>
                      </w:rPr>
                      <w:t>List</w:t>
                    </w:r>
                    <w:r>
                      <w:rPr>
                        <w:rFonts w:ascii="Arial Black"/>
                        <w:color w:val="687D91"/>
                        <w:spacing w:val="-9"/>
                        <w:w w:val="85"/>
                        <w:sz w:val="41"/>
                      </w:rPr>
                      <w:t xml:space="preserve"> </w:t>
                    </w:r>
                    <w:r>
                      <w:rPr>
                        <w:rFonts w:ascii="Arial Black"/>
                        <w:color w:val="687D91"/>
                        <w:w w:val="85"/>
                        <w:sz w:val="41"/>
                      </w:rPr>
                      <w:t>of</w:t>
                    </w:r>
                    <w:r>
                      <w:rPr>
                        <w:rFonts w:ascii="Arial Black"/>
                        <w:color w:val="687D91"/>
                        <w:spacing w:val="-9"/>
                        <w:w w:val="85"/>
                        <w:sz w:val="41"/>
                      </w:rPr>
                      <w:t xml:space="preserve"> </w:t>
                    </w:r>
                    <w:r>
                      <w:rPr>
                        <w:rFonts w:ascii="Arial Black"/>
                        <w:color w:val="687D91"/>
                        <w:spacing w:val="-2"/>
                        <w:w w:val="85"/>
                        <w:sz w:val="41"/>
                      </w:rPr>
                      <w:t>Tables</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7" w14:textId="77777777" w:rsidR="000900B5" w:rsidRDefault="000900B5">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9"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3856" behindDoc="1" locked="0" layoutInCell="1" allowOverlap="1" wp14:anchorId="6FCCCE73" wp14:editId="6FCCCE74">
              <wp:simplePos x="0" y="0"/>
              <wp:positionH relativeFrom="page">
                <wp:posOffset>527304</wp:posOffset>
              </wp:positionH>
              <wp:positionV relativeFrom="page">
                <wp:posOffset>1101725</wp:posOffset>
              </wp:positionV>
              <wp:extent cx="1761489" cy="375285"/>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1489" cy="375285"/>
                      </a:xfrm>
                      <a:prstGeom prst="rect">
                        <a:avLst/>
                      </a:prstGeom>
                    </wps:spPr>
                    <wps:txbx>
                      <w:txbxContent>
                        <w:p w14:paraId="6FCCCEF4" w14:textId="77777777" w:rsidR="000900B5" w:rsidRDefault="00000000">
                          <w:pPr>
                            <w:spacing w:before="4"/>
                            <w:ind w:left="20"/>
                            <w:rPr>
                              <w:rFonts w:ascii="Arial Black"/>
                              <w:sz w:val="41"/>
                            </w:rPr>
                          </w:pPr>
                          <w:r>
                            <w:rPr>
                              <w:rFonts w:ascii="Arial Black"/>
                              <w:color w:val="687D91"/>
                              <w:w w:val="85"/>
                              <w:sz w:val="41"/>
                            </w:rPr>
                            <w:t>List</w:t>
                          </w:r>
                          <w:r>
                            <w:rPr>
                              <w:rFonts w:ascii="Arial Black"/>
                              <w:color w:val="687D91"/>
                              <w:spacing w:val="-9"/>
                              <w:w w:val="85"/>
                              <w:sz w:val="41"/>
                            </w:rPr>
                            <w:t xml:space="preserve"> </w:t>
                          </w:r>
                          <w:r>
                            <w:rPr>
                              <w:rFonts w:ascii="Arial Black"/>
                              <w:color w:val="687D91"/>
                              <w:w w:val="85"/>
                              <w:sz w:val="41"/>
                            </w:rPr>
                            <w:t>of</w:t>
                          </w:r>
                          <w:r>
                            <w:rPr>
                              <w:rFonts w:ascii="Arial Black"/>
                              <w:color w:val="687D91"/>
                              <w:spacing w:val="-9"/>
                              <w:w w:val="85"/>
                              <w:sz w:val="41"/>
                            </w:rPr>
                            <w:t xml:space="preserve"> </w:t>
                          </w:r>
                          <w:r>
                            <w:rPr>
                              <w:rFonts w:ascii="Arial Black"/>
                              <w:color w:val="687D91"/>
                              <w:spacing w:val="-2"/>
                              <w:w w:val="85"/>
                              <w:sz w:val="41"/>
                            </w:rPr>
                            <w:t>Figures</w:t>
                          </w:r>
                        </w:p>
                      </w:txbxContent>
                    </wps:txbx>
                    <wps:bodyPr wrap="square" lIns="0" tIns="0" rIns="0" bIns="0" rtlCol="0">
                      <a:noAutofit/>
                    </wps:bodyPr>
                  </wps:wsp>
                </a:graphicData>
              </a:graphic>
            </wp:anchor>
          </w:drawing>
        </mc:Choice>
        <mc:Fallback>
          <w:pict>
            <v:shapetype w14:anchorId="6FCCCE73" id="_x0000_t202" coordsize="21600,21600" o:spt="202" path="m,l,21600r21600,l21600,xe">
              <v:stroke joinstyle="miter"/>
              <v:path gradientshapeok="t" o:connecttype="rect"/>
            </v:shapetype>
            <v:shape id="Textbox 355" o:spid="_x0000_s1210" type="#_x0000_t202" style="position:absolute;margin-left:41.5pt;margin-top:86.75pt;width:138.7pt;height:29.55pt;z-index:-175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" filled="f" stroked="f">
              <v:textbox inset="0,0,0,0">
                <w:txbxContent>
                  <w:p w14:paraId="6FCCCEF4" w14:textId="77777777" w:rsidR="000900B5" w:rsidRDefault="00000000">
                    <w:pPr>
                      <w:spacing w:before="4"/>
                      <w:ind w:left="20"/>
                      <w:rPr>
                        <w:rFonts w:ascii="Arial Black"/>
                        <w:sz w:val="41"/>
                      </w:rPr>
                    </w:pPr>
                    <w:r>
                      <w:rPr>
                        <w:rFonts w:ascii="Arial Black"/>
                        <w:color w:val="687D91"/>
                        <w:w w:val="85"/>
                        <w:sz w:val="41"/>
                      </w:rPr>
                      <w:t>List</w:t>
                    </w:r>
                    <w:r>
                      <w:rPr>
                        <w:rFonts w:ascii="Arial Black"/>
                        <w:color w:val="687D91"/>
                        <w:spacing w:val="-9"/>
                        <w:w w:val="85"/>
                        <w:sz w:val="41"/>
                      </w:rPr>
                      <w:t xml:space="preserve"> </w:t>
                    </w:r>
                    <w:r>
                      <w:rPr>
                        <w:rFonts w:ascii="Arial Black"/>
                        <w:color w:val="687D91"/>
                        <w:w w:val="85"/>
                        <w:sz w:val="41"/>
                      </w:rPr>
                      <w:t>of</w:t>
                    </w:r>
                    <w:r>
                      <w:rPr>
                        <w:rFonts w:ascii="Arial Black"/>
                        <w:color w:val="687D91"/>
                        <w:spacing w:val="-9"/>
                        <w:w w:val="85"/>
                        <w:sz w:val="41"/>
                      </w:rPr>
                      <w:t xml:space="preserve"> </w:t>
                    </w:r>
                    <w:r>
                      <w:rPr>
                        <w:rFonts w:ascii="Arial Black"/>
                        <w:color w:val="687D91"/>
                        <w:spacing w:val="-2"/>
                        <w:w w:val="85"/>
                        <w:sz w:val="41"/>
                      </w:rPr>
                      <w:t>Figures</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B" w14:textId="77777777" w:rsidR="000900B5" w:rsidRDefault="000900B5">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D"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5392" behindDoc="1" locked="0" layoutInCell="1" allowOverlap="1" wp14:anchorId="6FCCCE77" wp14:editId="6FCCCE78">
              <wp:simplePos x="0" y="0"/>
              <wp:positionH relativeFrom="page">
                <wp:posOffset>540004</wp:posOffset>
              </wp:positionH>
              <wp:positionV relativeFrom="page">
                <wp:posOffset>284416</wp:posOffset>
              </wp:positionV>
              <wp:extent cx="6480175" cy="1270"/>
              <wp:effectExtent l="0" t="0" r="0" b="0"/>
              <wp:wrapNone/>
              <wp:docPr id="358" name="Graphic 3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7" y="0"/>
                            </a:lnTo>
                          </a:path>
                        </a:pathLst>
                      </a:custGeom>
                      <a:ln w="5054">
                        <a:solidFill>
                          <a:srgbClr val="687D91"/>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7561088" from="42.52pt,22.395014pt" to="552.756pt,22.395014pt" stroked="true" strokeweight=".398pt" strokecolor="#687d91">
              <v:stroke dashstyle="solid"/>
              <w10:wrap type="none"/>
            </v:line>
          </w:pict>
        </mc:Fallback>
      </mc:AlternateContent>
    </w:r>
    <w:r>
      <w:rPr>
        <w:noProof/>
        <w:sz w:val="20"/>
      </w:rPr>
      <mc:AlternateContent>
        <mc:Choice Requires="wps">
          <w:drawing>
            <wp:anchor distT="0" distB="0" distL="0" distR="0" simplePos="0" relativeHeight="485755904" behindDoc="1" locked="0" layoutInCell="1" allowOverlap="1" wp14:anchorId="6FCCCE79" wp14:editId="6FCCCE7A">
              <wp:simplePos x="0" y="0"/>
              <wp:positionH relativeFrom="page">
                <wp:posOffset>527304</wp:posOffset>
              </wp:positionH>
              <wp:positionV relativeFrom="page">
                <wp:posOffset>102827</wp:posOffset>
              </wp:positionV>
              <wp:extent cx="1998345" cy="177800"/>
              <wp:effectExtent l="0" t="0" r="0" b="0"/>
              <wp:wrapNone/>
              <wp:docPr id="359" name="Text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8345" cy="177800"/>
                      </a:xfrm>
                      <a:prstGeom prst="rect">
                        <a:avLst/>
                      </a:prstGeom>
                    </wps:spPr>
                    <wps:txbx>
                      <w:txbxContent>
                        <w:p w14:paraId="6FCCCEF7" w14:textId="77777777" w:rsidR="000900B5" w:rsidRDefault="00000000">
                          <w:pPr>
                            <w:spacing w:before="13"/>
                            <w:ind w:left="20"/>
                            <w:rPr>
                              <w:sz w:val="18"/>
                            </w:rPr>
                          </w:pPr>
                          <w:r>
                            <w:rPr>
                              <w:color w:val="687D91"/>
                              <w:sz w:val="18"/>
                            </w:rPr>
                            <w:t>A.</w:t>
                          </w:r>
                          <w:r>
                            <w:rPr>
                              <w:color w:val="687D91"/>
                              <w:spacing w:val="35"/>
                              <w:sz w:val="18"/>
                            </w:rPr>
                            <w:t xml:space="preserve"> </w:t>
                          </w:r>
                          <w:r>
                            <w:rPr>
                              <w:color w:val="687D91"/>
                              <w:sz w:val="18"/>
                            </w:rPr>
                            <w:t>Initial</w:t>
                          </w:r>
                          <w:r>
                            <w:rPr>
                              <w:color w:val="687D91"/>
                              <w:spacing w:val="-5"/>
                              <w:sz w:val="18"/>
                            </w:rPr>
                            <w:t xml:space="preserve"> </w:t>
                          </w:r>
                          <w:r>
                            <w:rPr>
                              <w:color w:val="687D91"/>
                              <w:sz w:val="18"/>
                            </w:rPr>
                            <w:t>project</w:t>
                          </w:r>
                          <w:r>
                            <w:rPr>
                              <w:color w:val="687D91"/>
                              <w:spacing w:val="-6"/>
                              <w:sz w:val="18"/>
                            </w:rPr>
                            <w:t xml:space="preserve"> </w:t>
                          </w:r>
                          <w:r>
                            <w:rPr>
                              <w:color w:val="687D91"/>
                              <w:sz w:val="18"/>
                            </w:rPr>
                            <w:t>description</w:t>
                          </w:r>
                          <w:r>
                            <w:rPr>
                              <w:color w:val="687D91"/>
                              <w:spacing w:val="-6"/>
                              <w:sz w:val="18"/>
                            </w:rPr>
                            <w:t xml:space="preserve"> </w:t>
                          </w:r>
                          <w:r>
                            <w:rPr>
                              <w:color w:val="687D91"/>
                              <w:sz w:val="18"/>
                            </w:rPr>
                            <w:t>at</w:t>
                          </w:r>
                          <w:r>
                            <w:rPr>
                              <w:color w:val="687D91"/>
                              <w:spacing w:val="-5"/>
                              <w:sz w:val="18"/>
                            </w:rPr>
                            <w:t xml:space="preserve"> </w:t>
                          </w:r>
                          <w:proofErr w:type="spellStart"/>
                          <w:r>
                            <w:rPr>
                              <w:color w:val="687D91"/>
                              <w:spacing w:val="-2"/>
                              <w:sz w:val="18"/>
                            </w:rPr>
                            <w:t>handin</w:t>
                          </w:r>
                          <w:proofErr w:type="spellEnd"/>
                        </w:p>
                      </w:txbxContent>
                    </wps:txbx>
                    <wps:bodyPr wrap="square" lIns="0" tIns="0" rIns="0" bIns="0" rtlCol="0">
                      <a:noAutofit/>
                    </wps:bodyPr>
                  </wps:wsp>
                </a:graphicData>
              </a:graphic>
            </wp:anchor>
          </w:drawing>
        </mc:Choice>
        <mc:Fallback>
          <w:pict>
            <v:shapetype w14:anchorId="6FCCCE79" id="_x0000_t202" coordsize="21600,21600" o:spt="202" path="m,l,21600r21600,l21600,xe">
              <v:stroke joinstyle="miter"/>
              <v:path gradientshapeok="t" o:connecttype="rect"/>
            </v:shapetype>
            <v:shape id="Textbox 359" o:spid="_x0000_s1212" type="#_x0000_t202" style="position:absolute;margin-left:41.5pt;margin-top:8.1pt;width:157.35pt;height:14pt;z-index:-175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" filled="f" stroked="f">
              <v:textbox inset="0,0,0,0">
                <w:txbxContent>
                  <w:p w14:paraId="6FCCCEF7" w14:textId="77777777" w:rsidR="000900B5" w:rsidRDefault="00000000">
                    <w:pPr>
                      <w:spacing w:before="13"/>
                      <w:ind w:left="20"/>
                      <w:rPr>
                        <w:sz w:val="18"/>
                      </w:rPr>
                    </w:pPr>
                    <w:r>
                      <w:rPr>
                        <w:color w:val="687D91"/>
                        <w:sz w:val="18"/>
                      </w:rPr>
                      <w:t>A.</w:t>
                    </w:r>
                    <w:r>
                      <w:rPr>
                        <w:color w:val="687D91"/>
                        <w:spacing w:val="35"/>
                        <w:sz w:val="18"/>
                      </w:rPr>
                      <w:t xml:space="preserve"> </w:t>
                    </w:r>
                    <w:r>
                      <w:rPr>
                        <w:color w:val="687D91"/>
                        <w:sz w:val="18"/>
                      </w:rPr>
                      <w:t>Initial</w:t>
                    </w:r>
                    <w:r>
                      <w:rPr>
                        <w:color w:val="687D91"/>
                        <w:spacing w:val="-5"/>
                        <w:sz w:val="18"/>
                      </w:rPr>
                      <w:t xml:space="preserve"> </w:t>
                    </w:r>
                    <w:r>
                      <w:rPr>
                        <w:color w:val="687D91"/>
                        <w:sz w:val="18"/>
                      </w:rPr>
                      <w:t>project</w:t>
                    </w:r>
                    <w:r>
                      <w:rPr>
                        <w:color w:val="687D91"/>
                        <w:spacing w:val="-6"/>
                        <w:sz w:val="18"/>
                      </w:rPr>
                      <w:t xml:space="preserve"> </w:t>
                    </w:r>
                    <w:r>
                      <w:rPr>
                        <w:color w:val="687D91"/>
                        <w:sz w:val="18"/>
                      </w:rPr>
                      <w:t>description</w:t>
                    </w:r>
                    <w:r>
                      <w:rPr>
                        <w:color w:val="687D91"/>
                        <w:spacing w:val="-6"/>
                        <w:sz w:val="18"/>
                      </w:rPr>
                      <w:t xml:space="preserve"> </w:t>
                    </w:r>
                    <w:r>
                      <w:rPr>
                        <w:color w:val="687D91"/>
                        <w:sz w:val="18"/>
                      </w:rPr>
                      <w:t>at</w:t>
                    </w:r>
                    <w:r>
                      <w:rPr>
                        <w:color w:val="687D91"/>
                        <w:spacing w:val="-5"/>
                        <w:sz w:val="18"/>
                      </w:rPr>
                      <w:t xml:space="preserve"> </w:t>
                    </w:r>
                    <w:proofErr w:type="spellStart"/>
                    <w:r>
                      <w:rPr>
                        <w:color w:val="687D91"/>
                        <w:spacing w:val="-2"/>
                        <w:sz w:val="18"/>
                      </w:rPr>
                      <w:t>handin</w:t>
                    </w:r>
                    <w:proofErr w:type="spellEnd"/>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DFE" w14:textId="77777777" w:rsidR="000900B5" w:rsidRDefault="00000000">
    <w:pPr>
      <w:pStyle w:val="BodyText"/>
      <w:spacing w:line="14" w:lineRule="auto"/>
      <w:rPr>
        <w:sz w:val="20"/>
      </w:rPr>
    </w:pPr>
    <w:r>
      <w:rPr>
        <w:noProof/>
        <w:sz w:val="20"/>
      </w:rPr>
      <mc:AlternateContent>
        <mc:Choice Requires="wps">
          <w:drawing>
            <wp:anchor distT="0" distB="0" distL="0" distR="0" simplePos="0" relativeHeight="485754880" behindDoc="1" locked="0" layoutInCell="1" allowOverlap="1" wp14:anchorId="6FCCCE7B" wp14:editId="6FCCCE7C">
              <wp:simplePos x="0" y="0"/>
              <wp:positionH relativeFrom="page">
                <wp:posOffset>527304</wp:posOffset>
              </wp:positionH>
              <wp:positionV relativeFrom="page">
                <wp:posOffset>1104266</wp:posOffset>
              </wp:positionV>
              <wp:extent cx="4670425" cy="375285"/>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375285"/>
                      </a:xfrm>
                      <a:prstGeom prst="rect">
                        <a:avLst/>
                      </a:prstGeom>
                    </wps:spPr>
                    <wps:txbx>
                      <w:txbxContent>
                        <w:p w14:paraId="6FCCCEF6" w14:textId="77777777" w:rsidR="000900B5" w:rsidRDefault="00000000">
                          <w:pPr>
                            <w:spacing w:before="4"/>
                            <w:ind w:left="20"/>
                            <w:rPr>
                              <w:rFonts w:ascii="Arial Black"/>
                              <w:sz w:val="41"/>
                            </w:rPr>
                          </w:pPr>
                          <w:r>
                            <w:rPr>
                              <w:rFonts w:ascii="Arial Black"/>
                              <w:color w:val="687D91"/>
                              <w:w w:val="85"/>
                              <w:sz w:val="41"/>
                            </w:rPr>
                            <w:t>A.</w:t>
                          </w:r>
                          <w:r>
                            <w:rPr>
                              <w:rFonts w:ascii="Arial Black"/>
                              <w:color w:val="687D91"/>
                              <w:spacing w:val="44"/>
                              <w:sz w:val="41"/>
                            </w:rPr>
                            <w:t xml:space="preserve"> </w:t>
                          </w:r>
                          <w:r>
                            <w:rPr>
                              <w:rFonts w:ascii="Arial Black"/>
                              <w:color w:val="687D91"/>
                              <w:w w:val="85"/>
                              <w:sz w:val="41"/>
                            </w:rPr>
                            <w:t>Initial</w:t>
                          </w:r>
                          <w:r>
                            <w:rPr>
                              <w:rFonts w:ascii="Arial Black"/>
                              <w:color w:val="687D91"/>
                              <w:spacing w:val="-13"/>
                              <w:w w:val="85"/>
                              <w:sz w:val="41"/>
                            </w:rPr>
                            <w:t xml:space="preserve"> </w:t>
                          </w:r>
                          <w:r>
                            <w:rPr>
                              <w:rFonts w:ascii="Arial Black"/>
                              <w:color w:val="687D91"/>
                              <w:w w:val="85"/>
                              <w:sz w:val="41"/>
                            </w:rPr>
                            <w:t>project</w:t>
                          </w:r>
                          <w:r>
                            <w:rPr>
                              <w:rFonts w:ascii="Arial Black"/>
                              <w:color w:val="687D91"/>
                              <w:spacing w:val="-14"/>
                              <w:w w:val="85"/>
                              <w:sz w:val="41"/>
                            </w:rPr>
                            <w:t xml:space="preserve"> </w:t>
                          </w:r>
                          <w:r>
                            <w:rPr>
                              <w:rFonts w:ascii="Arial Black"/>
                              <w:color w:val="687D91"/>
                              <w:w w:val="85"/>
                              <w:sz w:val="41"/>
                            </w:rPr>
                            <w:t>description</w:t>
                          </w:r>
                          <w:r>
                            <w:rPr>
                              <w:rFonts w:ascii="Arial Black"/>
                              <w:color w:val="687D91"/>
                              <w:spacing w:val="-14"/>
                              <w:w w:val="85"/>
                              <w:sz w:val="41"/>
                            </w:rPr>
                            <w:t xml:space="preserve"> </w:t>
                          </w:r>
                          <w:r>
                            <w:rPr>
                              <w:rFonts w:ascii="Arial Black"/>
                              <w:color w:val="687D91"/>
                              <w:w w:val="85"/>
                              <w:sz w:val="41"/>
                            </w:rPr>
                            <w:t>at</w:t>
                          </w:r>
                          <w:r>
                            <w:rPr>
                              <w:rFonts w:ascii="Arial Black"/>
                              <w:color w:val="687D91"/>
                              <w:spacing w:val="-13"/>
                              <w:w w:val="85"/>
                              <w:sz w:val="41"/>
                            </w:rPr>
                            <w:t xml:space="preserve"> </w:t>
                          </w:r>
                          <w:proofErr w:type="spellStart"/>
                          <w:r>
                            <w:rPr>
                              <w:rFonts w:ascii="Arial Black"/>
                              <w:color w:val="687D91"/>
                              <w:spacing w:val="-2"/>
                              <w:w w:val="85"/>
                              <w:sz w:val="41"/>
                            </w:rPr>
                            <w:t>handin</w:t>
                          </w:r>
                          <w:proofErr w:type="spellEnd"/>
                        </w:p>
                      </w:txbxContent>
                    </wps:txbx>
                    <wps:bodyPr wrap="square" lIns="0" tIns="0" rIns="0" bIns="0" rtlCol="0">
                      <a:noAutofit/>
                    </wps:bodyPr>
                  </wps:wsp>
                </a:graphicData>
              </a:graphic>
            </wp:anchor>
          </w:drawing>
        </mc:Choice>
        <mc:Fallback>
          <w:pict>
            <v:shapetype w14:anchorId="6FCCCE7B" id="_x0000_t202" coordsize="21600,21600" o:spt="202" path="m,l,21600r21600,l21600,xe">
              <v:stroke joinstyle="miter"/>
              <v:path gradientshapeok="t" o:connecttype="rect"/>
            </v:shapetype>
            <v:shape id="Textbox 357" o:spid="_x0000_s1213" type="#_x0000_t202" style="position:absolute;margin-left:41.5pt;margin-top:86.95pt;width:367.75pt;height:29.55pt;z-index:-175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" filled="f" stroked="f">
              <v:textbox inset="0,0,0,0">
                <w:txbxContent>
                  <w:p w14:paraId="6FCCCEF6" w14:textId="77777777" w:rsidR="000900B5" w:rsidRDefault="00000000">
                    <w:pPr>
                      <w:spacing w:before="4"/>
                      <w:ind w:left="20"/>
                      <w:rPr>
                        <w:rFonts w:ascii="Arial Black"/>
                        <w:sz w:val="41"/>
                      </w:rPr>
                    </w:pPr>
                    <w:r>
                      <w:rPr>
                        <w:rFonts w:ascii="Arial Black"/>
                        <w:color w:val="687D91"/>
                        <w:w w:val="85"/>
                        <w:sz w:val="41"/>
                      </w:rPr>
                      <w:t>A.</w:t>
                    </w:r>
                    <w:r>
                      <w:rPr>
                        <w:rFonts w:ascii="Arial Black"/>
                        <w:color w:val="687D91"/>
                        <w:spacing w:val="44"/>
                        <w:sz w:val="41"/>
                      </w:rPr>
                      <w:t xml:space="preserve"> </w:t>
                    </w:r>
                    <w:r>
                      <w:rPr>
                        <w:rFonts w:ascii="Arial Black"/>
                        <w:color w:val="687D91"/>
                        <w:w w:val="85"/>
                        <w:sz w:val="41"/>
                      </w:rPr>
                      <w:t>Initial</w:t>
                    </w:r>
                    <w:r>
                      <w:rPr>
                        <w:rFonts w:ascii="Arial Black"/>
                        <w:color w:val="687D91"/>
                        <w:spacing w:val="-13"/>
                        <w:w w:val="85"/>
                        <w:sz w:val="41"/>
                      </w:rPr>
                      <w:t xml:space="preserve"> </w:t>
                    </w:r>
                    <w:r>
                      <w:rPr>
                        <w:rFonts w:ascii="Arial Black"/>
                        <w:color w:val="687D91"/>
                        <w:w w:val="85"/>
                        <w:sz w:val="41"/>
                      </w:rPr>
                      <w:t>project</w:t>
                    </w:r>
                    <w:r>
                      <w:rPr>
                        <w:rFonts w:ascii="Arial Black"/>
                        <w:color w:val="687D91"/>
                        <w:spacing w:val="-14"/>
                        <w:w w:val="85"/>
                        <w:sz w:val="41"/>
                      </w:rPr>
                      <w:t xml:space="preserve"> </w:t>
                    </w:r>
                    <w:r>
                      <w:rPr>
                        <w:rFonts w:ascii="Arial Black"/>
                        <w:color w:val="687D91"/>
                        <w:w w:val="85"/>
                        <w:sz w:val="41"/>
                      </w:rPr>
                      <w:t>description</w:t>
                    </w:r>
                    <w:r>
                      <w:rPr>
                        <w:rFonts w:ascii="Arial Black"/>
                        <w:color w:val="687D91"/>
                        <w:spacing w:val="-14"/>
                        <w:w w:val="85"/>
                        <w:sz w:val="41"/>
                      </w:rPr>
                      <w:t xml:space="preserve"> </w:t>
                    </w:r>
                    <w:r>
                      <w:rPr>
                        <w:rFonts w:ascii="Arial Black"/>
                        <w:color w:val="687D91"/>
                        <w:w w:val="85"/>
                        <w:sz w:val="41"/>
                      </w:rPr>
                      <w:t>at</w:t>
                    </w:r>
                    <w:r>
                      <w:rPr>
                        <w:rFonts w:ascii="Arial Black"/>
                        <w:color w:val="687D91"/>
                        <w:spacing w:val="-13"/>
                        <w:w w:val="85"/>
                        <w:sz w:val="41"/>
                      </w:rPr>
                      <w:t xml:space="preserve"> </w:t>
                    </w:r>
                    <w:proofErr w:type="spellStart"/>
                    <w:r>
                      <w:rPr>
                        <w:rFonts w:ascii="Arial Black"/>
                        <w:color w:val="687D91"/>
                        <w:spacing w:val="-2"/>
                        <w:w w:val="85"/>
                        <w:sz w:val="41"/>
                      </w:rPr>
                      <w:t>handin</w:t>
                    </w:r>
                    <w:proofErr w:type="spellEnd"/>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1" w14:textId="77777777" w:rsidR="000900B5" w:rsidRDefault="000900B5">
    <w:pPr>
      <w:pStyle w:val="BodyText"/>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3" w14:textId="77777777" w:rsidR="000900B5" w:rsidRDefault="000900B5">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5" w14:textId="77777777" w:rsidR="000900B5" w:rsidRDefault="000900B5">
    <w:pPr>
      <w:pStyle w:val="BodyText"/>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7" w14:textId="77777777" w:rsidR="000900B5" w:rsidRDefault="000900B5">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CE09" w14:textId="77777777" w:rsidR="000900B5" w:rsidRDefault="000900B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E02F1"/>
    <w:multiLevelType w:val="hybridMultilevel"/>
    <w:tmpl w:val="216A6284"/>
    <w:lvl w:ilvl="0" w:tplc="BF5238EC">
      <w:start w:val="3"/>
      <w:numFmt w:val="decimal"/>
      <w:lvlText w:val="%1."/>
      <w:lvlJc w:val="left"/>
      <w:pPr>
        <w:ind w:left="370" w:hanging="229"/>
        <w:jc w:val="left"/>
      </w:pPr>
      <w:rPr>
        <w:rFonts w:ascii="Source Serif 4" w:eastAsia="Source Serif 4" w:hAnsi="Source Serif 4" w:cs="Source Serif 4" w:hint="default"/>
        <w:b w:val="0"/>
        <w:bCs w:val="0"/>
        <w:i w:val="0"/>
        <w:iCs w:val="0"/>
        <w:color w:val="687D91"/>
        <w:spacing w:val="-6"/>
        <w:w w:val="99"/>
        <w:sz w:val="18"/>
        <w:szCs w:val="18"/>
        <w:lang w:val="en-US" w:eastAsia="en-US" w:bidi="ar-SA"/>
      </w:rPr>
    </w:lvl>
    <w:lvl w:ilvl="1" w:tplc="3E4EB704">
      <w:numFmt w:val="bullet"/>
      <w:lvlText w:val="•"/>
      <w:lvlJc w:val="left"/>
      <w:pPr>
        <w:ind w:left="1461" w:hanging="229"/>
      </w:pPr>
      <w:rPr>
        <w:rFonts w:hint="default"/>
        <w:lang w:val="en-US" w:eastAsia="en-US" w:bidi="ar-SA"/>
      </w:rPr>
    </w:lvl>
    <w:lvl w:ilvl="2" w:tplc="B0789BF8">
      <w:numFmt w:val="bullet"/>
      <w:lvlText w:val="•"/>
      <w:lvlJc w:val="left"/>
      <w:pPr>
        <w:ind w:left="2543" w:hanging="229"/>
      </w:pPr>
      <w:rPr>
        <w:rFonts w:hint="default"/>
        <w:lang w:val="en-US" w:eastAsia="en-US" w:bidi="ar-SA"/>
      </w:rPr>
    </w:lvl>
    <w:lvl w:ilvl="3" w:tplc="FC284358">
      <w:numFmt w:val="bullet"/>
      <w:lvlText w:val="•"/>
      <w:lvlJc w:val="left"/>
      <w:pPr>
        <w:ind w:left="3625" w:hanging="229"/>
      </w:pPr>
      <w:rPr>
        <w:rFonts w:hint="default"/>
        <w:lang w:val="en-US" w:eastAsia="en-US" w:bidi="ar-SA"/>
      </w:rPr>
    </w:lvl>
    <w:lvl w:ilvl="4" w:tplc="DB2E17BC">
      <w:numFmt w:val="bullet"/>
      <w:lvlText w:val="•"/>
      <w:lvlJc w:val="left"/>
      <w:pPr>
        <w:ind w:left="4707" w:hanging="229"/>
      </w:pPr>
      <w:rPr>
        <w:rFonts w:hint="default"/>
        <w:lang w:val="en-US" w:eastAsia="en-US" w:bidi="ar-SA"/>
      </w:rPr>
    </w:lvl>
    <w:lvl w:ilvl="5" w:tplc="DC66BAA8">
      <w:numFmt w:val="bullet"/>
      <w:lvlText w:val="•"/>
      <w:lvlJc w:val="left"/>
      <w:pPr>
        <w:ind w:left="5788" w:hanging="229"/>
      </w:pPr>
      <w:rPr>
        <w:rFonts w:hint="default"/>
        <w:lang w:val="en-US" w:eastAsia="en-US" w:bidi="ar-SA"/>
      </w:rPr>
    </w:lvl>
    <w:lvl w:ilvl="6" w:tplc="479A473E">
      <w:numFmt w:val="bullet"/>
      <w:lvlText w:val="•"/>
      <w:lvlJc w:val="left"/>
      <w:pPr>
        <w:ind w:left="6870" w:hanging="229"/>
      </w:pPr>
      <w:rPr>
        <w:rFonts w:hint="default"/>
        <w:lang w:val="en-US" w:eastAsia="en-US" w:bidi="ar-SA"/>
      </w:rPr>
    </w:lvl>
    <w:lvl w:ilvl="7" w:tplc="7BBA2EFC">
      <w:numFmt w:val="bullet"/>
      <w:lvlText w:val="•"/>
      <w:lvlJc w:val="left"/>
      <w:pPr>
        <w:ind w:left="7952" w:hanging="229"/>
      </w:pPr>
      <w:rPr>
        <w:rFonts w:hint="default"/>
        <w:lang w:val="en-US" w:eastAsia="en-US" w:bidi="ar-SA"/>
      </w:rPr>
    </w:lvl>
    <w:lvl w:ilvl="8" w:tplc="EA926B14">
      <w:numFmt w:val="bullet"/>
      <w:lvlText w:val="•"/>
      <w:lvlJc w:val="left"/>
      <w:pPr>
        <w:ind w:left="9034" w:hanging="229"/>
      </w:pPr>
      <w:rPr>
        <w:rFonts w:hint="default"/>
        <w:lang w:val="en-US" w:eastAsia="en-US" w:bidi="ar-SA"/>
      </w:rPr>
    </w:lvl>
  </w:abstractNum>
  <w:abstractNum w:abstractNumId="1" w15:restartNumberingAfterBreak="0">
    <w:nsid w:val="108313F5"/>
    <w:multiLevelType w:val="hybridMultilevel"/>
    <w:tmpl w:val="A41E9B5C"/>
    <w:lvl w:ilvl="0" w:tplc="A7D2BC12">
      <w:start w:val="9"/>
      <w:numFmt w:val="decimal"/>
      <w:lvlText w:val="%1"/>
      <w:lvlJc w:val="left"/>
      <w:pPr>
        <w:ind w:left="1156" w:hanging="580"/>
        <w:jc w:val="left"/>
      </w:pPr>
      <w:rPr>
        <w:rFonts w:ascii="Source Serif 4" w:eastAsia="Source Serif 4" w:hAnsi="Source Serif 4" w:cs="Source Serif 4" w:hint="default"/>
        <w:b w:val="0"/>
        <w:bCs w:val="0"/>
        <w:i w:val="0"/>
        <w:iCs w:val="0"/>
        <w:spacing w:val="0"/>
        <w:w w:val="103"/>
        <w:sz w:val="22"/>
        <w:szCs w:val="22"/>
        <w:lang w:val="en-US" w:eastAsia="en-US" w:bidi="ar-SA"/>
      </w:rPr>
    </w:lvl>
    <w:lvl w:ilvl="1" w:tplc="A8FAF420">
      <w:numFmt w:val="bullet"/>
      <w:lvlText w:val="•"/>
      <w:lvlJc w:val="left"/>
      <w:pPr>
        <w:ind w:left="1357" w:hanging="580"/>
      </w:pPr>
      <w:rPr>
        <w:rFonts w:hint="default"/>
        <w:lang w:val="en-US" w:eastAsia="en-US" w:bidi="ar-SA"/>
      </w:rPr>
    </w:lvl>
    <w:lvl w:ilvl="2" w:tplc="10BA0E3C">
      <w:numFmt w:val="bullet"/>
      <w:lvlText w:val="•"/>
      <w:lvlJc w:val="left"/>
      <w:pPr>
        <w:ind w:left="1555" w:hanging="580"/>
      </w:pPr>
      <w:rPr>
        <w:rFonts w:hint="default"/>
        <w:lang w:val="en-US" w:eastAsia="en-US" w:bidi="ar-SA"/>
      </w:rPr>
    </w:lvl>
    <w:lvl w:ilvl="3" w:tplc="5AAE510C">
      <w:numFmt w:val="bullet"/>
      <w:lvlText w:val="•"/>
      <w:lvlJc w:val="left"/>
      <w:pPr>
        <w:ind w:left="1752" w:hanging="580"/>
      </w:pPr>
      <w:rPr>
        <w:rFonts w:hint="default"/>
        <w:lang w:val="en-US" w:eastAsia="en-US" w:bidi="ar-SA"/>
      </w:rPr>
    </w:lvl>
    <w:lvl w:ilvl="4" w:tplc="C5783DDA">
      <w:numFmt w:val="bullet"/>
      <w:lvlText w:val="•"/>
      <w:lvlJc w:val="left"/>
      <w:pPr>
        <w:ind w:left="1950" w:hanging="580"/>
      </w:pPr>
      <w:rPr>
        <w:rFonts w:hint="default"/>
        <w:lang w:val="en-US" w:eastAsia="en-US" w:bidi="ar-SA"/>
      </w:rPr>
    </w:lvl>
    <w:lvl w:ilvl="5" w:tplc="55DA149C">
      <w:numFmt w:val="bullet"/>
      <w:lvlText w:val="•"/>
      <w:lvlJc w:val="left"/>
      <w:pPr>
        <w:ind w:left="2148" w:hanging="580"/>
      </w:pPr>
      <w:rPr>
        <w:rFonts w:hint="default"/>
        <w:lang w:val="en-US" w:eastAsia="en-US" w:bidi="ar-SA"/>
      </w:rPr>
    </w:lvl>
    <w:lvl w:ilvl="6" w:tplc="2A36A210">
      <w:numFmt w:val="bullet"/>
      <w:lvlText w:val="•"/>
      <w:lvlJc w:val="left"/>
      <w:pPr>
        <w:ind w:left="2345" w:hanging="580"/>
      </w:pPr>
      <w:rPr>
        <w:rFonts w:hint="default"/>
        <w:lang w:val="en-US" w:eastAsia="en-US" w:bidi="ar-SA"/>
      </w:rPr>
    </w:lvl>
    <w:lvl w:ilvl="7" w:tplc="E1AC43CE">
      <w:numFmt w:val="bullet"/>
      <w:lvlText w:val="•"/>
      <w:lvlJc w:val="left"/>
      <w:pPr>
        <w:ind w:left="2543" w:hanging="580"/>
      </w:pPr>
      <w:rPr>
        <w:rFonts w:hint="default"/>
        <w:lang w:val="en-US" w:eastAsia="en-US" w:bidi="ar-SA"/>
      </w:rPr>
    </w:lvl>
    <w:lvl w:ilvl="8" w:tplc="A390522A">
      <w:numFmt w:val="bullet"/>
      <w:lvlText w:val="•"/>
      <w:lvlJc w:val="left"/>
      <w:pPr>
        <w:ind w:left="2740" w:hanging="580"/>
      </w:pPr>
      <w:rPr>
        <w:rFonts w:hint="default"/>
        <w:lang w:val="en-US" w:eastAsia="en-US" w:bidi="ar-SA"/>
      </w:rPr>
    </w:lvl>
  </w:abstractNum>
  <w:abstractNum w:abstractNumId="2" w15:restartNumberingAfterBreak="0">
    <w:nsid w:val="18227DE7"/>
    <w:multiLevelType w:val="hybridMultilevel"/>
    <w:tmpl w:val="A9D876BC"/>
    <w:lvl w:ilvl="0" w:tplc="7362D680">
      <w:start w:val="1"/>
      <w:numFmt w:val="decimal"/>
      <w:lvlText w:val="%1"/>
      <w:lvlJc w:val="left"/>
      <w:pPr>
        <w:ind w:left="1156" w:hanging="570"/>
        <w:jc w:val="left"/>
      </w:pPr>
      <w:rPr>
        <w:rFonts w:ascii="Source Serif 4" w:eastAsia="Source Serif 4" w:hAnsi="Source Serif 4" w:cs="Source Serif 4" w:hint="default"/>
        <w:b w:val="0"/>
        <w:bCs w:val="0"/>
        <w:i w:val="0"/>
        <w:iCs w:val="0"/>
        <w:spacing w:val="0"/>
        <w:w w:val="84"/>
        <w:sz w:val="22"/>
        <w:szCs w:val="22"/>
        <w:lang w:val="en-US" w:eastAsia="en-US" w:bidi="ar-SA"/>
      </w:rPr>
    </w:lvl>
    <w:lvl w:ilvl="1" w:tplc="A52C39E0">
      <w:numFmt w:val="bullet"/>
      <w:lvlText w:val="•"/>
      <w:lvlJc w:val="left"/>
      <w:pPr>
        <w:ind w:left="1887" w:hanging="570"/>
      </w:pPr>
      <w:rPr>
        <w:rFonts w:hint="default"/>
        <w:lang w:val="en-US" w:eastAsia="en-US" w:bidi="ar-SA"/>
      </w:rPr>
    </w:lvl>
    <w:lvl w:ilvl="2" w:tplc="C2BC4132">
      <w:numFmt w:val="bullet"/>
      <w:lvlText w:val="•"/>
      <w:lvlJc w:val="left"/>
      <w:pPr>
        <w:ind w:left="2614" w:hanging="570"/>
      </w:pPr>
      <w:rPr>
        <w:rFonts w:hint="default"/>
        <w:lang w:val="en-US" w:eastAsia="en-US" w:bidi="ar-SA"/>
      </w:rPr>
    </w:lvl>
    <w:lvl w:ilvl="3" w:tplc="920C4EBC">
      <w:numFmt w:val="bullet"/>
      <w:lvlText w:val="•"/>
      <w:lvlJc w:val="left"/>
      <w:pPr>
        <w:ind w:left="3341" w:hanging="570"/>
      </w:pPr>
      <w:rPr>
        <w:rFonts w:hint="default"/>
        <w:lang w:val="en-US" w:eastAsia="en-US" w:bidi="ar-SA"/>
      </w:rPr>
    </w:lvl>
    <w:lvl w:ilvl="4" w:tplc="1BA63308">
      <w:numFmt w:val="bullet"/>
      <w:lvlText w:val="•"/>
      <w:lvlJc w:val="left"/>
      <w:pPr>
        <w:ind w:left="4068" w:hanging="570"/>
      </w:pPr>
      <w:rPr>
        <w:rFonts w:hint="default"/>
        <w:lang w:val="en-US" w:eastAsia="en-US" w:bidi="ar-SA"/>
      </w:rPr>
    </w:lvl>
    <w:lvl w:ilvl="5" w:tplc="257C82C0">
      <w:numFmt w:val="bullet"/>
      <w:lvlText w:val="•"/>
      <w:lvlJc w:val="left"/>
      <w:pPr>
        <w:ind w:left="4795" w:hanging="570"/>
      </w:pPr>
      <w:rPr>
        <w:rFonts w:hint="default"/>
        <w:lang w:val="en-US" w:eastAsia="en-US" w:bidi="ar-SA"/>
      </w:rPr>
    </w:lvl>
    <w:lvl w:ilvl="6" w:tplc="92CC41A0">
      <w:numFmt w:val="bullet"/>
      <w:lvlText w:val="•"/>
      <w:lvlJc w:val="left"/>
      <w:pPr>
        <w:ind w:left="5522" w:hanging="570"/>
      </w:pPr>
      <w:rPr>
        <w:rFonts w:hint="default"/>
        <w:lang w:val="en-US" w:eastAsia="en-US" w:bidi="ar-SA"/>
      </w:rPr>
    </w:lvl>
    <w:lvl w:ilvl="7" w:tplc="E5685514">
      <w:numFmt w:val="bullet"/>
      <w:lvlText w:val="•"/>
      <w:lvlJc w:val="left"/>
      <w:pPr>
        <w:ind w:left="6249" w:hanging="570"/>
      </w:pPr>
      <w:rPr>
        <w:rFonts w:hint="default"/>
        <w:lang w:val="en-US" w:eastAsia="en-US" w:bidi="ar-SA"/>
      </w:rPr>
    </w:lvl>
    <w:lvl w:ilvl="8" w:tplc="539CF556">
      <w:numFmt w:val="bullet"/>
      <w:lvlText w:val="•"/>
      <w:lvlJc w:val="left"/>
      <w:pPr>
        <w:ind w:left="6976" w:hanging="570"/>
      </w:pPr>
      <w:rPr>
        <w:rFonts w:hint="default"/>
        <w:lang w:val="en-US" w:eastAsia="en-US" w:bidi="ar-SA"/>
      </w:rPr>
    </w:lvl>
  </w:abstractNum>
  <w:abstractNum w:abstractNumId="3" w15:restartNumberingAfterBreak="0">
    <w:nsid w:val="1CED613A"/>
    <w:multiLevelType w:val="hybridMultilevel"/>
    <w:tmpl w:val="4EC44580"/>
    <w:lvl w:ilvl="0" w:tplc="CF987AEC">
      <w:start w:val="18"/>
      <w:numFmt w:val="decimal"/>
      <w:lvlText w:val="%1"/>
      <w:lvlJc w:val="left"/>
      <w:pPr>
        <w:ind w:left="1207" w:hanging="652"/>
        <w:jc w:val="left"/>
      </w:pPr>
      <w:rPr>
        <w:rFonts w:ascii="Source Serif 4" w:eastAsia="Source Serif 4" w:hAnsi="Source Serif 4" w:cs="Source Serif 4" w:hint="default"/>
        <w:b w:val="0"/>
        <w:bCs w:val="0"/>
        <w:i w:val="0"/>
        <w:iCs w:val="0"/>
        <w:spacing w:val="-3"/>
        <w:w w:val="84"/>
        <w:sz w:val="22"/>
        <w:szCs w:val="22"/>
        <w:lang w:val="en-US" w:eastAsia="en-US" w:bidi="ar-SA"/>
      </w:rPr>
    </w:lvl>
    <w:lvl w:ilvl="1" w:tplc="24B6B05E">
      <w:numFmt w:val="bullet"/>
      <w:lvlText w:val="•"/>
      <w:lvlJc w:val="left"/>
      <w:pPr>
        <w:ind w:left="2199" w:hanging="652"/>
      </w:pPr>
      <w:rPr>
        <w:rFonts w:hint="default"/>
        <w:lang w:val="en-US" w:eastAsia="en-US" w:bidi="ar-SA"/>
      </w:rPr>
    </w:lvl>
    <w:lvl w:ilvl="2" w:tplc="ABD0D788">
      <w:numFmt w:val="bullet"/>
      <w:lvlText w:val="•"/>
      <w:lvlJc w:val="left"/>
      <w:pPr>
        <w:ind w:left="3199" w:hanging="652"/>
      </w:pPr>
      <w:rPr>
        <w:rFonts w:hint="default"/>
        <w:lang w:val="en-US" w:eastAsia="en-US" w:bidi="ar-SA"/>
      </w:rPr>
    </w:lvl>
    <w:lvl w:ilvl="3" w:tplc="2AFEC68E">
      <w:numFmt w:val="bullet"/>
      <w:lvlText w:val="•"/>
      <w:lvlJc w:val="left"/>
      <w:pPr>
        <w:ind w:left="4199" w:hanging="652"/>
      </w:pPr>
      <w:rPr>
        <w:rFonts w:hint="default"/>
        <w:lang w:val="en-US" w:eastAsia="en-US" w:bidi="ar-SA"/>
      </w:rPr>
    </w:lvl>
    <w:lvl w:ilvl="4" w:tplc="A83C8CC2">
      <w:numFmt w:val="bullet"/>
      <w:lvlText w:val="•"/>
      <w:lvlJc w:val="left"/>
      <w:pPr>
        <w:ind w:left="5199" w:hanging="652"/>
      </w:pPr>
      <w:rPr>
        <w:rFonts w:hint="default"/>
        <w:lang w:val="en-US" w:eastAsia="en-US" w:bidi="ar-SA"/>
      </w:rPr>
    </w:lvl>
    <w:lvl w:ilvl="5" w:tplc="6DDAAD28">
      <w:numFmt w:val="bullet"/>
      <w:lvlText w:val="•"/>
      <w:lvlJc w:val="left"/>
      <w:pPr>
        <w:ind w:left="6198" w:hanging="652"/>
      </w:pPr>
      <w:rPr>
        <w:rFonts w:hint="default"/>
        <w:lang w:val="en-US" w:eastAsia="en-US" w:bidi="ar-SA"/>
      </w:rPr>
    </w:lvl>
    <w:lvl w:ilvl="6" w:tplc="45EA8776">
      <w:numFmt w:val="bullet"/>
      <w:lvlText w:val="•"/>
      <w:lvlJc w:val="left"/>
      <w:pPr>
        <w:ind w:left="7198" w:hanging="652"/>
      </w:pPr>
      <w:rPr>
        <w:rFonts w:hint="default"/>
        <w:lang w:val="en-US" w:eastAsia="en-US" w:bidi="ar-SA"/>
      </w:rPr>
    </w:lvl>
    <w:lvl w:ilvl="7" w:tplc="1E2E2C36">
      <w:numFmt w:val="bullet"/>
      <w:lvlText w:val="•"/>
      <w:lvlJc w:val="left"/>
      <w:pPr>
        <w:ind w:left="8198" w:hanging="652"/>
      </w:pPr>
      <w:rPr>
        <w:rFonts w:hint="default"/>
        <w:lang w:val="en-US" w:eastAsia="en-US" w:bidi="ar-SA"/>
      </w:rPr>
    </w:lvl>
    <w:lvl w:ilvl="8" w:tplc="5CD615F2">
      <w:numFmt w:val="bullet"/>
      <w:lvlText w:val="•"/>
      <w:lvlJc w:val="left"/>
      <w:pPr>
        <w:ind w:left="9198" w:hanging="652"/>
      </w:pPr>
      <w:rPr>
        <w:rFonts w:hint="default"/>
        <w:lang w:val="en-US" w:eastAsia="en-US" w:bidi="ar-SA"/>
      </w:rPr>
    </w:lvl>
  </w:abstractNum>
  <w:abstractNum w:abstractNumId="4" w15:restartNumberingAfterBreak="0">
    <w:nsid w:val="1D2D1163"/>
    <w:multiLevelType w:val="hybridMultilevel"/>
    <w:tmpl w:val="4F2E28AC"/>
    <w:lvl w:ilvl="0" w:tplc="C05E8E16">
      <w:numFmt w:val="bullet"/>
      <w:lvlText w:val="–"/>
      <w:lvlJc w:val="left"/>
      <w:pPr>
        <w:ind w:left="1575" w:hanging="227"/>
      </w:pPr>
      <w:rPr>
        <w:rFonts w:ascii="Palatino Linotype" w:eastAsia="Palatino Linotype" w:hAnsi="Palatino Linotype" w:cs="Palatino Linotype" w:hint="default"/>
        <w:b/>
        <w:bCs/>
        <w:i w:val="0"/>
        <w:iCs w:val="0"/>
        <w:spacing w:val="0"/>
        <w:w w:val="106"/>
        <w:sz w:val="22"/>
        <w:szCs w:val="22"/>
        <w:lang w:val="en-US" w:eastAsia="en-US" w:bidi="ar-SA"/>
      </w:rPr>
    </w:lvl>
    <w:lvl w:ilvl="1" w:tplc="51B4C2E6">
      <w:numFmt w:val="bullet"/>
      <w:lvlText w:val="•"/>
      <w:lvlJc w:val="left"/>
      <w:pPr>
        <w:ind w:left="2541" w:hanging="227"/>
      </w:pPr>
      <w:rPr>
        <w:rFonts w:hint="default"/>
        <w:lang w:val="en-US" w:eastAsia="en-US" w:bidi="ar-SA"/>
      </w:rPr>
    </w:lvl>
    <w:lvl w:ilvl="2" w:tplc="91DAFFE6">
      <w:numFmt w:val="bullet"/>
      <w:lvlText w:val="•"/>
      <w:lvlJc w:val="left"/>
      <w:pPr>
        <w:ind w:left="3503" w:hanging="227"/>
      </w:pPr>
      <w:rPr>
        <w:rFonts w:hint="default"/>
        <w:lang w:val="en-US" w:eastAsia="en-US" w:bidi="ar-SA"/>
      </w:rPr>
    </w:lvl>
    <w:lvl w:ilvl="3" w:tplc="C2084BAE">
      <w:numFmt w:val="bullet"/>
      <w:lvlText w:val="•"/>
      <w:lvlJc w:val="left"/>
      <w:pPr>
        <w:ind w:left="4465" w:hanging="227"/>
      </w:pPr>
      <w:rPr>
        <w:rFonts w:hint="default"/>
        <w:lang w:val="en-US" w:eastAsia="en-US" w:bidi="ar-SA"/>
      </w:rPr>
    </w:lvl>
    <w:lvl w:ilvl="4" w:tplc="E75E9DFC">
      <w:numFmt w:val="bullet"/>
      <w:lvlText w:val="•"/>
      <w:lvlJc w:val="left"/>
      <w:pPr>
        <w:ind w:left="5427" w:hanging="227"/>
      </w:pPr>
      <w:rPr>
        <w:rFonts w:hint="default"/>
        <w:lang w:val="en-US" w:eastAsia="en-US" w:bidi="ar-SA"/>
      </w:rPr>
    </w:lvl>
    <w:lvl w:ilvl="5" w:tplc="751638D2">
      <w:numFmt w:val="bullet"/>
      <w:lvlText w:val="•"/>
      <w:lvlJc w:val="left"/>
      <w:pPr>
        <w:ind w:left="6388" w:hanging="227"/>
      </w:pPr>
      <w:rPr>
        <w:rFonts w:hint="default"/>
        <w:lang w:val="en-US" w:eastAsia="en-US" w:bidi="ar-SA"/>
      </w:rPr>
    </w:lvl>
    <w:lvl w:ilvl="6" w:tplc="5502A128">
      <w:numFmt w:val="bullet"/>
      <w:lvlText w:val="•"/>
      <w:lvlJc w:val="left"/>
      <w:pPr>
        <w:ind w:left="7350" w:hanging="227"/>
      </w:pPr>
      <w:rPr>
        <w:rFonts w:hint="default"/>
        <w:lang w:val="en-US" w:eastAsia="en-US" w:bidi="ar-SA"/>
      </w:rPr>
    </w:lvl>
    <w:lvl w:ilvl="7" w:tplc="14C65B4C">
      <w:numFmt w:val="bullet"/>
      <w:lvlText w:val="•"/>
      <w:lvlJc w:val="left"/>
      <w:pPr>
        <w:ind w:left="8312" w:hanging="227"/>
      </w:pPr>
      <w:rPr>
        <w:rFonts w:hint="default"/>
        <w:lang w:val="en-US" w:eastAsia="en-US" w:bidi="ar-SA"/>
      </w:rPr>
    </w:lvl>
    <w:lvl w:ilvl="8" w:tplc="F808D6BA">
      <w:numFmt w:val="bullet"/>
      <w:lvlText w:val="•"/>
      <w:lvlJc w:val="left"/>
      <w:pPr>
        <w:ind w:left="9274" w:hanging="227"/>
      </w:pPr>
      <w:rPr>
        <w:rFonts w:hint="default"/>
        <w:lang w:val="en-US" w:eastAsia="en-US" w:bidi="ar-SA"/>
      </w:rPr>
    </w:lvl>
  </w:abstractNum>
  <w:abstractNum w:abstractNumId="5" w15:restartNumberingAfterBreak="0">
    <w:nsid w:val="1E137C7D"/>
    <w:multiLevelType w:val="multilevel"/>
    <w:tmpl w:val="A9CA44E0"/>
    <w:lvl w:ilvl="0">
      <w:start w:val="2"/>
      <w:numFmt w:val="upperLetter"/>
      <w:lvlText w:val="%1."/>
      <w:lvlJc w:val="left"/>
      <w:pPr>
        <w:ind w:left="732" w:hanging="591"/>
        <w:jc w:val="left"/>
      </w:pPr>
      <w:rPr>
        <w:rFonts w:ascii="Arial Black" w:eastAsia="Arial Black" w:hAnsi="Arial Black" w:cs="Arial Black" w:hint="default"/>
        <w:b w:val="0"/>
        <w:bCs w:val="0"/>
        <w:i w:val="0"/>
        <w:iCs w:val="0"/>
        <w:color w:val="687D91"/>
        <w:spacing w:val="-4"/>
        <w:w w:val="75"/>
        <w:sz w:val="41"/>
        <w:szCs w:val="41"/>
        <w:lang w:val="en-US" w:eastAsia="en-US" w:bidi="ar-SA"/>
      </w:rPr>
    </w:lvl>
    <w:lvl w:ilvl="1">
      <w:start w:val="1"/>
      <w:numFmt w:val="decimal"/>
      <w:lvlText w:val="%1.%2."/>
      <w:lvlJc w:val="left"/>
      <w:pPr>
        <w:ind w:left="653" w:hanging="654"/>
        <w:jc w:val="left"/>
      </w:pPr>
      <w:rPr>
        <w:rFonts w:ascii="Arial Black" w:eastAsia="Arial Black" w:hAnsi="Arial Black" w:cs="Arial Black" w:hint="default"/>
        <w:b w:val="0"/>
        <w:bCs w:val="0"/>
        <w:i w:val="0"/>
        <w:iCs w:val="0"/>
        <w:color w:val="687D91"/>
        <w:spacing w:val="-3"/>
        <w:w w:val="84"/>
        <w:sz w:val="28"/>
        <w:szCs w:val="28"/>
        <w:lang w:val="en-US" w:eastAsia="en-US" w:bidi="ar-SA"/>
      </w:rPr>
    </w:lvl>
    <w:lvl w:ilvl="2">
      <w:numFmt w:val="bullet"/>
      <w:lvlText w:val="•"/>
      <w:lvlJc w:val="left"/>
      <w:pPr>
        <w:ind w:left="1886" w:hanging="654"/>
      </w:pPr>
      <w:rPr>
        <w:rFonts w:hint="default"/>
        <w:lang w:val="en-US" w:eastAsia="en-US" w:bidi="ar-SA"/>
      </w:rPr>
    </w:lvl>
    <w:lvl w:ilvl="3">
      <w:numFmt w:val="bullet"/>
      <w:lvlText w:val="•"/>
      <w:lvlJc w:val="left"/>
      <w:pPr>
        <w:ind w:left="3032" w:hanging="654"/>
      </w:pPr>
      <w:rPr>
        <w:rFonts w:hint="default"/>
        <w:lang w:val="en-US" w:eastAsia="en-US" w:bidi="ar-SA"/>
      </w:rPr>
    </w:lvl>
    <w:lvl w:ilvl="4">
      <w:numFmt w:val="bullet"/>
      <w:lvlText w:val="•"/>
      <w:lvlJc w:val="left"/>
      <w:pPr>
        <w:ind w:left="4178" w:hanging="654"/>
      </w:pPr>
      <w:rPr>
        <w:rFonts w:hint="default"/>
        <w:lang w:val="en-US" w:eastAsia="en-US" w:bidi="ar-SA"/>
      </w:rPr>
    </w:lvl>
    <w:lvl w:ilvl="5">
      <w:numFmt w:val="bullet"/>
      <w:lvlText w:val="•"/>
      <w:lvlJc w:val="left"/>
      <w:pPr>
        <w:ind w:left="5324" w:hanging="654"/>
      </w:pPr>
      <w:rPr>
        <w:rFonts w:hint="default"/>
        <w:lang w:val="en-US" w:eastAsia="en-US" w:bidi="ar-SA"/>
      </w:rPr>
    </w:lvl>
    <w:lvl w:ilvl="6">
      <w:numFmt w:val="bullet"/>
      <w:lvlText w:val="•"/>
      <w:lvlJc w:val="left"/>
      <w:pPr>
        <w:ind w:left="6470" w:hanging="654"/>
      </w:pPr>
      <w:rPr>
        <w:rFonts w:hint="default"/>
        <w:lang w:val="en-US" w:eastAsia="en-US" w:bidi="ar-SA"/>
      </w:rPr>
    </w:lvl>
    <w:lvl w:ilvl="7">
      <w:numFmt w:val="bullet"/>
      <w:lvlText w:val="•"/>
      <w:lvlJc w:val="left"/>
      <w:pPr>
        <w:ind w:left="7617" w:hanging="654"/>
      </w:pPr>
      <w:rPr>
        <w:rFonts w:hint="default"/>
        <w:lang w:val="en-US" w:eastAsia="en-US" w:bidi="ar-SA"/>
      </w:rPr>
    </w:lvl>
    <w:lvl w:ilvl="8">
      <w:numFmt w:val="bullet"/>
      <w:lvlText w:val="•"/>
      <w:lvlJc w:val="left"/>
      <w:pPr>
        <w:ind w:left="8763" w:hanging="654"/>
      </w:pPr>
      <w:rPr>
        <w:rFonts w:hint="default"/>
        <w:lang w:val="en-US" w:eastAsia="en-US" w:bidi="ar-SA"/>
      </w:rPr>
    </w:lvl>
  </w:abstractNum>
  <w:abstractNum w:abstractNumId="6" w15:restartNumberingAfterBreak="0">
    <w:nsid w:val="2758050C"/>
    <w:multiLevelType w:val="hybridMultilevel"/>
    <w:tmpl w:val="B4CA4D2C"/>
    <w:lvl w:ilvl="0" w:tplc="0926389A">
      <w:start w:val="4"/>
      <w:numFmt w:val="decimal"/>
      <w:lvlText w:val="%1"/>
      <w:lvlJc w:val="left"/>
      <w:pPr>
        <w:ind w:left="1207" w:hanging="606"/>
        <w:jc w:val="left"/>
      </w:pPr>
      <w:rPr>
        <w:rFonts w:ascii="Source Serif 4" w:eastAsia="Source Serif 4" w:hAnsi="Source Serif 4" w:cs="Source Serif 4" w:hint="default"/>
        <w:b w:val="0"/>
        <w:bCs w:val="0"/>
        <w:i w:val="0"/>
        <w:iCs w:val="0"/>
        <w:spacing w:val="0"/>
        <w:w w:val="98"/>
        <w:sz w:val="22"/>
        <w:szCs w:val="22"/>
        <w:lang w:val="en-US" w:eastAsia="en-US" w:bidi="ar-SA"/>
      </w:rPr>
    </w:lvl>
    <w:lvl w:ilvl="1" w:tplc="EB8E6E00">
      <w:numFmt w:val="bullet"/>
      <w:lvlText w:val="•"/>
      <w:lvlJc w:val="left"/>
      <w:pPr>
        <w:ind w:left="1330" w:hanging="606"/>
      </w:pPr>
      <w:rPr>
        <w:rFonts w:hint="default"/>
        <w:lang w:val="en-US" w:eastAsia="en-US" w:bidi="ar-SA"/>
      </w:rPr>
    </w:lvl>
    <w:lvl w:ilvl="2" w:tplc="6BB21B7E">
      <w:numFmt w:val="bullet"/>
      <w:lvlText w:val="•"/>
      <w:lvlJc w:val="left"/>
      <w:pPr>
        <w:ind w:left="1460" w:hanging="606"/>
      </w:pPr>
      <w:rPr>
        <w:rFonts w:hint="default"/>
        <w:lang w:val="en-US" w:eastAsia="en-US" w:bidi="ar-SA"/>
      </w:rPr>
    </w:lvl>
    <w:lvl w:ilvl="3" w:tplc="33047A84">
      <w:numFmt w:val="bullet"/>
      <w:lvlText w:val="•"/>
      <w:lvlJc w:val="left"/>
      <w:pPr>
        <w:ind w:left="1590" w:hanging="606"/>
      </w:pPr>
      <w:rPr>
        <w:rFonts w:hint="default"/>
        <w:lang w:val="en-US" w:eastAsia="en-US" w:bidi="ar-SA"/>
      </w:rPr>
    </w:lvl>
    <w:lvl w:ilvl="4" w:tplc="9D08E50E">
      <w:numFmt w:val="bullet"/>
      <w:lvlText w:val="•"/>
      <w:lvlJc w:val="left"/>
      <w:pPr>
        <w:ind w:left="1720" w:hanging="606"/>
      </w:pPr>
      <w:rPr>
        <w:rFonts w:hint="default"/>
        <w:lang w:val="en-US" w:eastAsia="en-US" w:bidi="ar-SA"/>
      </w:rPr>
    </w:lvl>
    <w:lvl w:ilvl="5" w:tplc="E35E364C">
      <w:numFmt w:val="bullet"/>
      <w:lvlText w:val="•"/>
      <w:lvlJc w:val="left"/>
      <w:pPr>
        <w:ind w:left="1850" w:hanging="606"/>
      </w:pPr>
      <w:rPr>
        <w:rFonts w:hint="default"/>
        <w:lang w:val="en-US" w:eastAsia="en-US" w:bidi="ar-SA"/>
      </w:rPr>
    </w:lvl>
    <w:lvl w:ilvl="6" w:tplc="725CB90E">
      <w:numFmt w:val="bullet"/>
      <w:lvlText w:val="•"/>
      <w:lvlJc w:val="left"/>
      <w:pPr>
        <w:ind w:left="1980" w:hanging="606"/>
      </w:pPr>
      <w:rPr>
        <w:rFonts w:hint="default"/>
        <w:lang w:val="en-US" w:eastAsia="en-US" w:bidi="ar-SA"/>
      </w:rPr>
    </w:lvl>
    <w:lvl w:ilvl="7" w:tplc="D2F6B094">
      <w:numFmt w:val="bullet"/>
      <w:lvlText w:val="•"/>
      <w:lvlJc w:val="left"/>
      <w:pPr>
        <w:ind w:left="2110" w:hanging="606"/>
      </w:pPr>
      <w:rPr>
        <w:rFonts w:hint="default"/>
        <w:lang w:val="en-US" w:eastAsia="en-US" w:bidi="ar-SA"/>
      </w:rPr>
    </w:lvl>
    <w:lvl w:ilvl="8" w:tplc="C96CD9F6">
      <w:numFmt w:val="bullet"/>
      <w:lvlText w:val="•"/>
      <w:lvlJc w:val="left"/>
      <w:pPr>
        <w:ind w:left="2240" w:hanging="606"/>
      </w:pPr>
      <w:rPr>
        <w:rFonts w:hint="default"/>
        <w:lang w:val="en-US" w:eastAsia="en-US" w:bidi="ar-SA"/>
      </w:rPr>
    </w:lvl>
  </w:abstractNum>
  <w:abstractNum w:abstractNumId="7" w15:restartNumberingAfterBreak="0">
    <w:nsid w:val="2C514DE4"/>
    <w:multiLevelType w:val="multilevel"/>
    <w:tmpl w:val="C066A244"/>
    <w:lvl w:ilvl="0">
      <w:start w:val="1"/>
      <w:numFmt w:val="decimal"/>
      <w:lvlText w:val="%1."/>
      <w:lvlJc w:val="left"/>
      <w:pPr>
        <w:ind w:left="469" w:hanging="328"/>
        <w:jc w:val="left"/>
      </w:pPr>
      <w:rPr>
        <w:rFonts w:ascii="Arial Black" w:eastAsia="Arial Black" w:hAnsi="Arial Black" w:cs="Arial Black" w:hint="default"/>
        <w:b w:val="0"/>
        <w:bCs w:val="0"/>
        <w:i w:val="0"/>
        <w:iCs w:val="0"/>
        <w:color w:val="687D91"/>
        <w:spacing w:val="0"/>
        <w:w w:val="84"/>
        <w:sz w:val="22"/>
        <w:szCs w:val="22"/>
        <w:lang w:val="en-US" w:eastAsia="en-US" w:bidi="ar-SA"/>
      </w:rPr>
    </w:lvl>
    <w:lvl w:ilvl="1">
      <w:start w:val="1"/>
      <w:numFmt w:val="decimal"/>
      <w:lvlText w:val="%1.%2."/>
      <w:lvlJc w:val="left"/>
      <w:pPr>
        <w:ind w:left="971" w:hanging="502"/>
        <w:jc w:val="left"/>
      </w:pPr>
      <w:rPr>
        <w:rFonts w:ascii="Source Serif 4" w:eastAsia="Source Serif 4" w:hAnsi="Source Serif 4" w:cs="Source Serif 4" w:hint="default"/>
        <w:b w:val="0"/>
        <w:bCs w:val="0"/>
        <w:i w:val="0"/>
        <w:iCs w:val="0"/>
        <w:spacing w:val="-11"/>
        <w:w w:val="90"/>
        <w:sz w:val="22"/>
        <w:szCs w:val="22"/>
        <w:lang w:val="en-US" w:eastAsia="en-US" w:bidi="ar-SA"/>
      </w:rPr>
    </w:lvl>
    <w:lvl w:ilvl="2">
      <w:start w:val="1"/>
      <w:numFmt w:val="decimal"/>
      <w:lvlText w:val="%1.%2.%3."/>
      <w:lvlJc w:val="left"/>
      <w:pPr>
        <w:ind w:left="1669" w:hanging="699"/>
        <w:jc w:val="left"/>
      </w:pPr>
      <w:rPr>
        <w:rFonts w:ascii="Source Serif 4" w:eastAsia="Source Serif 4" w:hAnsi="Source Serif 4" w:cs="Source Serif 4" w:hint="default"/>
        <w:b w:val="0"/>
        <w:bCs w:val="0"/>
        <w:i w:val="0"/>
        <w:iCs w:val="0"/>
        <w:spacing w:val="-11"/>
        <w:w w:val="90"/>
        <w:sz w:val="22"/>
        <w:szCs w:val="22"/>
        <w:lang w:val="en-US" w:eastAsia="en-US" w:bidi="ar-SA"/>
      </w:rPr>
    </w:lvl>
    <w:lvl w:ilvl="3">
      <w:numFmt w:val="bullet"/>
      <w:lvlText w:val="•"/>
      <w:lvlJc w:val="left"/>
      <w:pPr>
        <w:ind w:left="2852" w:hanging="699"/>
      </w:pPr>
      <w:rPr>
        <w:rFonts w:hint="default"/>
        <w:lang w:val="en-US" w:eastAsia="en-US" w:bidi="ar-SA"/>
      </w:rPr>
    </w:lvl>
    <w:lvl w:ilvl="4">
      <w:numFmt w:val="bullet"/>
      <w:lvlText w:val="•"/>
      <w:lvlJc w:val="left"/>
      <w:pPr>
        <w:ind w:left="4044" w:hanging="699"/>
      </w:pPr>
      <w:rPr>
        <w:rFonts w:hint="default"/>
        <w:lang w:val="en-US" w:eastAsia="en-US" w:bidi="ar-SA"/>
      </w:rPr>
    </w:lvl>
    <w:lvl w:ilvl="5">
      <w:numFmt w:val="bullet"/>
      <w:lvlText w:val="•"/>
      <w:lvlJc w:val="left"/>
      <w:pPr>
        <w:ind w:left="5236" w:hanging="699"/>
      </w:pPr>
      <w:rPr>
        <w:rFonts w:hint="default"/>
        <w:lang w:val="en-US" w:eastAsia="en-US" w:bidi="ar-SA"/>
      </w:rPr>
    </w:lvl>
    <w:lvl w:ilvl="6">
      <w:numFmt w:val="bullet"/>
      <w:lvlText w:val="•"/>
      <w:lvlJc w:val="left"/>
      <w:pPr>
        <w:ind w:left="6428" w:hanging="699"/>
      </w:pPr>
      <w:rPr>
        <w:rFonts w:hint="default"/>
        <w:lang w:val="en-US" w:eastAsia="en-US" w:bidi="ar-SA"/>
      </w:rPr>
    </w:lvl>
    <w:lvl w:ilvl="7">
      <w:numFmt w:val="bullet"/>
      <w:lvlText w:val="•"/>
      <w:lvlJc w:val="left"/>
      <w:pPr>
        <w:ind w:left="7620" w:hanging="699"/>
      </w:pPr>
      <w:rPr>
        <w:rFonts w:hint="default"/>
        <w:lang w:val="en-US" w:eastAsia="en-US" w:bidi="ar-SA"/>
      </w:rPr>
    </w:lvl>
    <w:lvl w:ilvl="8">
      <w:numFmt w:val="bullet"/>
      <w:lvlText w:val="•"/>
      <w:lvlJc w:val="left"/>
      <w:pPr>
        <w:ind w:left="8813" w:hanging="699"/>
      </w:pPr>
      <w:rPr>
        <w:rFonts w:hint="default"/>
        <w:lang w:val="en-US" w:eastAsia="en-US" w:bidi="ar-SA"/>
      </w:rPr>
    </w:lvl>
  </w:abstractNum>
  <w:abstractNum w:abstractNumId="8" w15:restartNumberingAfterBreak="0">
    <w:nsid w:val="2DB53BA0"/>
    <w:multiLevelType w:val="hybridMultilevel"/>
    <w:tmpl w:val="682A7C16"/>
    <w:lvl w:ilvl="0" w:tplc="B3B01A0C">
      <w:start w:val="1"/>
      <w:numFmt w:val="decimal"/>
      <w:lvlText w:val="%1."/>
      <w:lvlJc w:val="left"/>
      <w:pPr>
        <w:ind w:left="687" w:hanging="268"/>
        <w:jc w:val="left"/>
      </w:pPr>
      <w:rPr>
        <w:rFonts w:ascii="Source Serif 4" w:eastAsia="Source Serif 4" w:hAnsi="Source Serif 4" w:cs="Source Serif 4" w:hint="default"/>
        <w:b w:val="0"/>
        <w:bCs w:val="0"/>
        <w:i w:val="0"/>
        <w:iCs w:val="0"/>
        <w:spacing w:val="0"/>
        <w:w w:val="90"/>
        <w:sz w:val="22"/>
        <w:szCs w:val="22"/>
        <w:lang w:val="en-US" w:eastAsia="en-US" w:bidi="ar-SA"/>
      </w:rPr>
    </w:lvl>
    <w:lvl w:ilvl="1" w:tplc="A91AE28C">
      <w:numFmt w:val="bullet"/>
      <w:lvlText w:val="•"/>
      <w:lvlJc w:val="left"/>
      <w:pPr>
        <w:ind w:left="1731" w:hanging="268"/>
      </w:pPr>
      <w:rPr>
        <w:rFonts w:hint="default"/>
        <w:lang w:val="en-US" w:eastAsia="en-US" w:bidi="ar-SA"/>
      </w:rPr>
    </w:lvl>
    <w:lvl w:ilvl="2" w:tplc="D34453B8">
      <w:numFmt w:val="bullet"/>
      <w:lvlText w:val="•"/>
      <w:lvlJc w:val="left"/>
      <w:pPr>
        <w:ind w:left="2783" w:hanging="268"/>
      </w:pPr>
      <w:rPr>
        <w:rFonts w:hint="default"/>
        <w:lang w:val="en-US" w:eastAsia="en-US" w:bidi="ar-SA"/>
      </w:rPr>
    </w:lvl>
    <w:lvl w:ilvl="3" w:tplc="145ED254">
      <w:numFmt w:val="bullet"/>
      <w:lvlText w:val="•"/>
      <w:lvlJc w:val="left"/>
      <w:pPr>
        <w:ind w:left="3835" w:hanging="268"/>
      </w:pPr>
      <w:rPr>
        <w:rFonts w:hint="default"/>
        <w:lang w:val="en-US" w:eastAsia="en-US" w:bidi="ar-SA"/>
      </w:rPr>
    </w:lvl>
    <w:lvl w:ilvl="4" w:tplc="6FB27A16">
      <w:numFmt w:val="bullet"/>
      <w:lvlText w:val="•"/>
      <w:lvlJc w:val="left"/>
      <w:pPr>
        <w:ind w:left="4887" w:hanging="268"/>
      </w:pPr>
      <w:rPr>
        <w:rFonts w:hint="default"/>
        <w:lang w:val="en-US" w:eastAsia="en-US" w:bidi="ar-SA"/>
      </w:rPr>
    </w:lvl>
    <w:lvl w:ilvl="5" w:tplc="0624D54A">
      <w:numFmt w:val="bullet"/>
      <w:lvlText w:val="•"/>
      <w:lvlJc w:val="left"/>
      <w:pPr>
        <w:ind w:left="5938" w:hanging="268"/>
      </w:pPr>
      <w:rPr>
        <w:rFonts w:hint="default"/>
        <w:lang w:val="en-US" w:eastAsia="en-US" w:bidi="ar-SA"/>
      </w:rPr>
    </w:lvl>
    <w:lvl w:ilvl="6" w:tplc="336C17F0">
      <w:numFmt w:val="bullet"/>
      <w:lvlText w:val="•"/>
      <w:lvlJc w:val="left"/>
      <w:pPr>
        <w:ind w:left="6990" w:hanging="268"/>
      </w:pPr>
      <w:rPr>
        <w:rFonts w:hint="default"/>
        <w:lang w:val="en-US" w:eastAsia="en-US" w:bidi="ar-SA"/>
      </w:rPr>
    </w:lvl>
    <w:lvl w:ilvl="7" w:tplc="B6127432">
      <w:numFmt w:val="bullet"/>
      <w:lvlText w:val="•"/>
      <w:lvlJc w:val="left"/>
      <w:pPr>
        <w:ind w:left="8042" w:hanging="268"/>
      </w:pPr>
      <w:rPr>
        <w:rFonts w:hint="default"/>
        <w:lang w:val="en-US" w:eastAsia="en-US" w:bidi="ar-SA"/>
      </w:rPr>
    </w:lvl>
    <w:lvl w:ilvl="8" w:tplc="03AC30AA">
      <w:numFmt w:val="bullet"/>
      <w:lvlText w:val="•"/>
      <w:lvlJc w:val="left"/>
      <w:pPr>
        <w:ind w:left="9094" w:hanging="268"/>
      </w:pPr>
      <w:rPr>
        <w:rFonts w:hint="default"/>
        <w:lang w:val="en-US" w:eastAsia="en-US" w:bidi="ar-SA"/>
      </w:rPr>
    </w:lvl>
  </w:abstractNum>
  <w:abstractNum w:abstractNumId="9" w15:restartNumberingAfterBreak="0">
    <w:nsid w:val="3DF347DF"/>
    <w:multiLevelType w:val="hybridMultilevel"/>
    <w:tmpl w:val="0264328A"/>
    <w:lvl w:ilvl="0" w:tplc="43A8F9BC">
      <w:start w:val="9"/>
      <w:numFmt w:val="decimal"/>
      <w:lvlText w:val="%1"/>
      <w:lvlJc w:val="left"/>
      <w:pPr>
        <w:ind w:left="1235" w:hanging="636"/>
        <w:jc w:val="left"/>
      </w:pPr>
      <w:rPr>
        <w:rFonts w:ascii="Source Serif 4" w:eastAsia="Source Serif 4" w:hAnsi="Source Serif 4" w:cs="Source Serif 4" w:hint="default"/>
        <w:b w:val="0"/>
        <w:bCs w:val="0"/>
        <w:i w:val="0"/>
        <w:iCs w:val="0"/>
        <w:spacing w:val="0"/>
        <w:w w:val="103"/>
        <w:sz w:val="22"/>
        <w:szCs w:val="22"/>
        <w:lang w:val="en-US" w:eastAsia="en-US" w:bidi="ar-SA"/>
      </w:rPr>
    </w:lvl>
    <w:lvl w:ilvl="1" w:tplc="23CE2286">
      <w:numFmt w:val="bullet"/>
      <w:lvlText w:val="•"/>
      <w:lvlJc w:val="left"/>
      <w:pPr>
        <w:ind w:left="1374" w:hanging="636"/>
      </w:pPr>
      <w:rPr>
        <w:rFonts w:hint="default"/>
        <w:lang w:val="en-US" w:eastAsia="en-US" w:bidi="ar-SA"/>
      </w:rPr>
    </w:lvl>
    <w:lvl w:ilvl="2" w:tplc="C10C6DC6">
      <w:numFmt w:val="bullet"/>
      <w:lvlText w:val="•"/>
      <w:lvlJc w:val="left"/>
      <w:pPr>
        <w:ind w:left="1509" w:hanging="636"/>
      </w:pPr>
      <w:rPr>
        <w:rFonts w:hint="default"/>
        <w:lang w:val="en-US" w:eastAsia="en-US" w:bidi="ar-SA"/>
      </w:rPr>
    </w:lvl>
    <w:lvl w:ilvl="3" w:tplc="CD804782">
      <w:numFmt w:val="bullet"/>
      <w:lvlText w:val="•"/>
      <w:lvlJc w:val="left"/>
      <w:pPr>
        <w:ind w:left="1644" w:hanging="636"/>
      </w:pPr>
      <w:rPr>
        <w:rFonts w:hint="default"/>
        <w:lang w:val="en-US" w:eastAsia="en-US" w:bidi="ar-SA"/>
      </w:rPr>
    </w:lvl>
    <w:lvl w:ilvl="4" w:tplc="DC2069A4">
      <w:numFmt w:val="bullet"/>
      <w:lvlText w:val="•"/>
      <w:lvlJc w:val="left"/>
      <w:pPr>
        <w:ind w:left="1778" w:hanging="636"/>
      </w:pPr>
      <w:rPr>
        <w:rFonts w:hint="default"/>
        <w:lang w:val="en-US" w:eastAsia="en-US" w:bidi="ar-SA"/>
      </w:rPr>
    </w:lvl>
    <w:lvl w:ilvl="5" w:tplc="3EE89724">
      <w:numFmt w:val="bullet"/>
      <w:lvlText w:val="•"/>
      <w:lvlJc w:val="left"/>
      <w:pPr>
        <w:ind w:left="1913" w:hanging="636"/>
      </w:pPr>
      <w:rPr>
        <w:rFonts w:hint="default"/>
        <w:lang w:val="en-US" w:eastAsia="en-US" w:bidi="ar-SA"/>
      </w:rPr>
    </w:lvl>
    <w:lvl w:ilvl="6" w:tplc="B7C45844">
      <w:numFmt w:val="bullet"/>
      <w:lvlText w:val="•"/>
      <w:lvlJc w:val="left"/>
      <w:pPr>
        <w:ind w:left="2048" w:hanging="636"/>
      </w:pPr>
      <w:rPr>
        <w:rFonts w:hint="default"/>
        <w:lang w:val="en-US" w:eastAsia="en-US" w:bidi="ar-SA"/>
      </w:rPr>
    </w:lvl>
    <w:lvl w:ilvl="7" w:tplc="AC8AB454">
      <w:numFmt w:val="bullet"/>
      <w:lvlText w:val="•"/>
      <w:lvlJc w:val="left"/>
      <w:pPr>
        <w:ind w:left="2182" w:hanging="636"/>
      </w:pPr>
      <w:rPr>
        <w:rFonts w:hint="default"/>
        <w:lang w:val="en-US" w:eastAsia="en-US" w:bidi="ar-SA"/>
      </w:rPr>
    </w:lvl>
    <w:lvl w:ilvl="8" w:tplc="A8E03C54">
      <w:numFmt w:val="bullet"/>
      <w:lvlText w:val="•"/>
      <w:lvlJc w:val="left"/>
      <w:pPr>
        <w:ind w:left="2317" w:hanging="636"/>
      </w:pPr>
      <w:rPr>
        <w:rFonts w:hint="default"/>
        <w:lang w:val="en-US" w:eastAsia="en-US" w:bidi="ar-SA"/>
      </w:rPr>
    </w:lvl>
  </w:abstractNum>
  <w:abstractNum w:abstractNumId="10" w15:restartNumberingAfterBreak="0">
    <w:nsid w:val="3FB309E0"/>
    <w:multiLevelType w:val="hybridMultilevel"/>
    <w:tmpl w:val="17186A50"/>
    <w:lvl w:ilvl="0" w:tplc="FC9C7280">
      <w:start w:val="1"/>
      <w:numFmt w:val="decimal"/>
      <w:lvlText w:val="%1"/>
      <w:lvlJc w:val="left"/>
      <w:pPr>
        <w:ind w:left="1235" w:hanging="626"/>
        <w:jc w:val="left"/>
      </w:pPr>
      <w:rPr>
        <w:rFonts w:ascii="Source Serif 4" w:eastAsia="Source Serif 4" w:hAnsi="Source Serif 4" w:cs="Source Serif 4" w:hint="default"/>
        <w:b w:val="0"/>
        <w:bCs w:val="0"/>
        <w:i w:val="0"/>
        <w:iCs w:val="0"/>
        <w:spacing w:val="0"/>
        <w:w w:val="84"/>
        <w:sz w:val="22"/>
        <w:szCs w:val="22"/>
        <w:lang w:val="en-US" w:eastAsia="en-US" w:bidi="ar-SA"/>
      </w:rPr>
    </w:lvl>
    <w:lvl w:ilvl="1" w:tplc="0F36D410">
      <w:numFmt w:val="bullet"/>
      <w:lvlText w:val="•"/>
      <w:lvlJc w:val="left"/>
      <w:pPr>
        <w:ind w:left="1327" w:hanging="626"/>
      </w:pPr>
      <w:rPr>
        <w:rFonts w:hint="default"/>
        <w:lang w:val="en-US" w:eastAsia="en-US" w:bidi="ar-SA"/>
      </w:rPr>
    </w:lvl>
    <w:lvl w:ilvl="2" w:tplc="FBB04078">
      <w:numFmt w:val="bullet"/>
      <w:lvlText w:val="•"/>
      <w:lvlJc w:val="left"/>
      <w:pPr>
        <w:ind w:left="1415" w:hanging="626"/>
      </w:pPr>
      <w:rPr>
        <w:rFonts w:hint="default"/>
        <w:lang w:val="en-US" w:eastAsia="en-US" w:bidi="ar-SA"/>
      </w:rPr>
    </w:lvl>
    <w:lvl w:ilvl="3" w:tplc="8A2EAB0C">
      <w:numFmt w:val="bullet"/>
      <w:lvlText w:val="•"/>
      <w:lvlJc w:val="left"/>
      <w:pPr>
        <w:ind w:left="1502" w:hanging="626"/>
      </w:pPr>
      <w:rPr>
        <w:rFonts w:hint="default"/>
        <w:lang w:val="en-US" w:eastAsia="en-US" w:bidi="ar-SA"/>
      </w:rPr>
    </w:lvl>
    <w:lvl w:ilvl="4" w:tplc="8A1484AA">
      <w:numFmt w:val="bullet"/>
      <w:lvlText w:val="•"/>
      <w:lvlJc w:val="left"/>
      <w:pPr>
        <w:ind w:left="1590" w:hanging="626"/>
      </w:pPr>
      <w:rPr>
        <w:rFonts w:hint="default"/>
        <w:lang w:val="en-US" w:eastAsia="en-US" w:bidi="ar-SA"/>
      </w:rPr>
    </w:lvl>
    <w:lvl w:ilvl="5" w:tplc="F3AEF982">
      <w:numFmt w:val="bullet"/>
      <w:lvlText w:val="•"/>
      <w:lvlJc w:val="left"/>
      <w:pPr>
        <w:ind w:left="1678" w:hanging="626"/>
      </w:pPr>
      <w:rPr>
        <w:rFonts w:hint="default"/>
        <w:lang w:val="en-US" w:eastAsia="en-US" w:bidi="ar-SA"/>
      </w:rPr>
    </w:lvl>
    <w:lvl w:ilvl="6" w:tplc="ACC0AC8E">
      <w:numFmt w:val="bullet"/>
      <w:lvlText w:val="•"/>
      <w:lvlJc w:val="left"/>
      <w:pPr>
        <w:ind w:left="1765" w:hanging="626"/>
      </w:pPr>
      <w:rPr>
        <w:rFonts w:hint="default"/>
        <w:lang w:val="en-US" w:eastAsia="en-US" w:bidi="ar-SA"/>
      </w:rPr>
    </w:lvl>
    <w:lvl w:ilvl="7" w:tplc="2F8C9756">
      <w:numFmt w:val="bullet"/>
      <w:lvlText w:val="•"/>
      <w:lvlJc w:val="left"/>
      <w:pPr>
        <w:ind w:left="1853" w:hanging="626"/>
      </w:pPr>
      <w:rPr>
        <w:rFonts w:hint="default"/>
        <w:lang w:val="en-US" w:eastAsia="en-US" w:bidi="ar-SA"/>
      </w:rPr>
    </w:lvl>
    <w:lvl w:ilvl="8" w:tplc="226AAC7C">
      <w:numFmt w:val="bullet"/>
      <w:lvlText w:val="•"/>
      <w:lvlJc w:val="left"/>
      <w:pPr>
        <w:ind w:left="1940" w:hanging="626"/>
      </w:pPr>
      <w:rPr>
        <w:rFonts w:hint="default"/>
        <w:lang w:val="en-US" w:eastAsia="en-US" w:bidi="ar-SA"/>
      </w:rPr>
    </w:lvl>
  </w:abstractNum>
  <w:abstractNum w:abstractNumId="11" w15:restartNumberingAfterBreak="0">
    <w:nsid w:val="464E4FF6"/>
    <w:multiLevelType w:val="hybridMultilevel"/>
    <w:tmpl w:val="A558A2FC"/>
    <w:lvl w:ilvl="0" w:tplc="209C4122">
      <w:numFmt w:val="bullet"/>
      <w:lvlText w:val="–"/>
      <w:lvlJc w:val="left"/>
      <w:pPr>
        <w:ind w:left="360" w:hanging="219"/>
      </w:pPr>
      <w:rPr>
        <w:rFonts w:ascii="Source Serif 4" w:eastAsia="Source Serif 4" w:hAnsi="Source Serif 4" w:cs="Source Serif 4" w:hint="default"/>
        <w:b w:val="0"/>
        <w:bCs w:val="0"/>
        <w:i w:val="0"/>
        <w:iCs w:val="0"/>
        <w:spacing w:val="0"/>
        <w:w w:val="99"/>
        <w:sz w:val="22"/>
        <w:szCs w:val="22"/>
        <w:lang w:val="en-US" w:eastAsia="en-US" w:bidi="ar-SA"/>
      </w:rPr>
    </w:lvl>
    <w:lvl w:ilvl="1" w:tplc="363E58FA">
      <w:numFmt w:val="bullet"/>
      <w:lvlText w:val="•"/>
      <w:lvlJc w:val="left"/>
      <w:pPr>
        <w:ind w:left="1443" w:hanging="219"/>
      </w:pPr>
      <w:rPr>
        <w:rFonts w:hint="default"/>
        <w:lang w:val="en-US" w:eastAsia="en-US" w:bidi="ar-SA"/>
      </w:rPr>
    </w:lvl>
    <w:lvl w:ilvl="2" w:tplc="C92080A6">
      <w:numFmt w:val="bullet"/>
      <w:lvlText w:val="•"/>
      <w:lvlJc w:val="left"/>
      <w:pPr>
        <w:ind w:left="2527" w:hanging="219"/>
      </w:pPr>
      <w:rPr>
        <w:rFonts w:hint="default"/>
        <w:lang w:val="en-US" w:eastAsia="en-US" w:bidi="ar-SA"/>
      </w:rPr>
    </w:lvl>
    <w:lvl w:ilvl="3" w:tplc="082A7678">
      <w:numFmt w:val="bullet"/>
      <w:lvlText w:val="•"/>
      <w:lvlJc w:val="left"/>
      <w:pPr>
        <w:ind w:left="3611" w:hanging="219"/>
      </w:pPr>
      <w:rPr>
        <w:rFonts w:hint="default"/>
        <w:lang w:val="en-US" w:eastAsia="en-US" w:bidi="ar-SA"/>
      </w:rPr>
    </w:lvl>
    <w:lvl w:ilvl="4" w:tplc="47528F44">
      <w:numFmt w:val="bullet"/>
      <w:lvlText w:val="•"/>
      <w:lvlJc w:val="left"/>
      <w:pPr>
        <w:ind w:left="4695" w:hanging="219"/>
      </w:pPr>
      <w:rPr>
        <w:rFonts w:hint="default"/>
        <w:lang w:val="en-US" w:eastAsia="en-US" w:bidi="ar-SA"/>
      </w:rPr>
    </w:lvl>
    <w:lvl w:ilvl="5" w:tplc="C25E076E">
      <w:numFmt w:val="bullet"/>
      <w:lvlText w:val="•"/>
      <w:lvlJc w:val="left"/>
      <w:pPr>
        <w:ind w:left="5778" w:hanging="219"/>
      </w:pPr>
      <w:rPr>
        <w:rFonts w:hint="default"/>
        <w:lang w:val="en-US" w:eastAsia="en-US" w:bidi="ar-SA"/>
      </w:rPr>
    </w:lvl>
    <w:lvl w:ilvl="6" w:tplc="67466634">
      <w:numFmt w:val="bullet"/>
      <w:lvlText w:val="•"/>
      <w:lvlJc w:val="left"/>
      <w:pPr>
        <w:ind w:left="6862" w:hanging="219"/>
      </w:pPr>
      <w:rPr>
        <w:rFonts w:hint="default"/>
        <w:lang w:val="en-US" w:eastAsia="en-US" w:bidi="ar-SA"/>
      </w:rPr>
    </w:lvl>
    <w:lvl w:ilvl="7" w:tplc="7478A62A">
      <w:numFmt w:val="bullet"/>
      <w:lvlText w:val="•"/>
      <w:lvlJc w:val="left"/>
      <w:pPr>
        <w:ind w:left="7946" w:hanging="219"/>
      </w:pPr>
      <w:rPr>
        <w:rFonts w:hint="default"/>
        <w:lang w:val="en-US" w:eastAsia="en-US" w:bidi="ar-SA"/>
      </w:rPr>
    </w:lvl>
    <w:lvl w:ilvl="8" w:tplc="4078C384">
      <w:numFmt w:val="bullet"/>
      <w:lvlText w:val="•"/>
      <w:lvlJc w:val="left"/>
      <w:pPr>
        <w:ind w:left="9030" w:hanging="219"/>
      </w:pPr>
      <w:rPr>
        <w:rFonts w:hint="default"/>
        <w:lang w:val="en-US" w:eastAsia="en-US" w:bidi="ar-SA"/>
      </w:rPr>
    </w:lvl>
  </w:abstractNum>
  <w:abstractNum w:abstractNumId="12" w15:restartNumberingAfterBreak="0">
    <w:nsid w:val="57483DD7"/>
    <w:multiLevelType w:val="multilevel"/>
    <w:tmpl w:val="3538141C"/>
    <w:lvl w:ilvl="0">
      <w:start w:val="1"/>
      <w:numFmt w:val="decimal"/>
      <w:lvlText w:val="%1."/>
      <w:lvlJc w:val="left"/>
      <w:pPr>
        <w:ind w:left="699" w:hanging="558"/>
        <w:jc w:val="left"/>
      </w:pPr>
      <w:rPr>
        <w:rFonts w:ascii="Arial Black" w:eastAsia="Arial Black" w:hAnsi="Arial Black" w:cs="Arial Black" w:hint="default"/>
        <w:b w:val="0"/>
        <w:bCs w:val="0"/>
        <w:i w:val="0"/>
        <w:iCs w:val="0"/>
        <w:color w:val="687D91"/>
        <w:spacing w:val="0"/>
        <w:w w:val="85"/>
        <w:sz w:val="41"/>
        <w:szCs w:val="41"/>
        <w:lang w:val="en-US" w:eastAsia="en-US" w:bidi="ar-SA"/>
      </w:rPr>
    </w:lvl>
    <w:lvl w:ilvl="1">
      <w:start w:val="1"/>
      <w:numFmt w:val="decimal"/>
      <w:lvlText w:val="%1.%2."/>
      <w:lvlJc w:val="left"/>
      <w:pPr>
        <w:ind w:left="772" w:hanging="631"/>
        <w:jc w:val="left"/>
      </w:pPr>
      <w:rPr>
        <w:rFonts w:ascii="Arial Black" w:eastAsia="Arial Black" w:hAnsi="Arial Black" w:cs="Arial Black" w:hint="default"/>
        <w:b w:val="0"/>
        <w:bCs w:val="0"/>
        <w:i w:val="0"/>
        <w:iCs w:val="0"/>
        <w:color w:val="687D91"/>
        <w:spacing w:val="0"/>
        <w:w w:val="86"/>
        <w:sz w:val="28"/>
        <w:szCs w:val="28"/>
        <w:lang w:val="en-US" w:eastAsia="en-US" w:bidi="ar-SA"/>
      </w:rPr>
    </w:lvl>
    <w:lvl w:ilvl="2">
      <w:start w:val="1"/>
      <w:numFmt w:val="decimal"/>
      <w:lvlText w:val="%1.%2.%3."/>
      <w:lvlJc w:val="left"/>
      <w:pPr>
        <w:ind w:left="870" w:hanging="728"/>
        <w:jc w:val="left"/>
      </w:pPr>
      <w:rPr>
        <w:rFonts w:ascii="Arial Black" w:eastAsia="Arial Black" w:hAnsi="Arial Black" w:cs="Arial Black" w:hint="default"/>
        <w:b w:val="0"/>
        <w:bCs w:val="0"/>
        <w:i w:val="0"/>
        <w:iCs w:val="0"/>
        <w:color w:val="687D91"/>
        <w:spacing w:val="0"/>
        <w:w w:val="84"/>
        <w:sz w:val="24"/>
        <w:szCs w:val="24"/>
        <w:lang w:val="en-US" w:eastAsia="en-US" w:bidi="ar-SA"/>
      </w:rPr>
    </w:lvl>
    <w:lvl w:ilvl="3">
      <w:numFmt w:val="bullet"/>
      <w:lvlText w:val="•"/>
      <w:lvlJc w:val="left"/>
      <w:pPr>
        <w:ind w:left="2169" w:hanging="728"/>
      </w:pPr>
      <w:rPr>
        <w:rFonts w:hint="default"/>
        <w:lang w:val="en-US" w:eastAsia="en-US" w:bidi="ar-SA"/>
      </w:rPr>
    </w:lvl>
    <w:lvl w:ilvl="4">
      <w:numFmt w:val="bullet"/>
      <w:lvlText w:val="•"/>
      <w:lvlJc w:val="left"/>
      <w:pPr>
        <w:ind w:left="3459" w:hanging="728"/>
      </w:pPr>
      <w:rPr>
        <w:rFonts w:hint="default"/>
        <w:lang w:val="en-US" w:eastAsia="en-US" w:bidi="ar-SA"/>
      </w:rPr>
    </w:lvl>
    <w:lvl w:ilvl="5">
      <w:numFmt w:val="bullet"/>
      <w:lvlText w:val="•"/>
      <w:lvlJc w:val="left"/>
      <w:pPr>
        <w:ind w:left="4749" w:hanging="728"/>
      </w:pPr>
      <w:rPr>
        <w:rFonts w:hint="default"/>
        <w:lang w:val="en-US" w:eastAsia="en-US" w:bidi="ar-SA"/>
      </w:rPr>
    </w:lvl>
    <w:lvl w:ilvl="6">
      <w:numFmt w:val="bullet"/>
      <w:lvlText w:val="•"/>
      <w:lvlJc w:val="left"/>
      <w:pPr>
        <w:ind w:left="6038" w:hanging="728"/>
      </w:pPr>
      <w:rPr>
        <w:rFonts w:hint="default"/>
        <w:lang w:val="en-US" w:eastAsia="en-US" w:bidi="ar-SA"/>
      </w:rPr>
    </w:lvl>
    <w:lvl w:ilvl="7">
      <w:numFmt w:val="bullet"/>
      <w:lvlText w:val="•"/>
      <w:lvlJc w:val="left"/>
      <w:pPr>
        <w:ind w:left="7328" w:hanging="728"/>
      </w:pPr>
      <w:rPr>
        <w:rFonts w:hint="default"/>
        <w:lang w:val="en-US" w:eastAsia="en-US" w:bidi="ar-SA"/>
      </w:rPr>
    </w:lvl>
    <w:lvl w:ilvl="8">
      <w:numFmt w:val="bullet"/>
      <w:lvlText w:val="•"/>
      <w:lvlJc w:val="left"/>
      <w:pPr>
        <w:ind w:left="8618" w:hanging="728"/>
      </w:pPr>
      <w:rPr>
        <w:rFonts w:hint="default"/>
        <w:lang w:val="en-US" w:eastAsia="en-US" w:bidi="ar-SA"/>
      </w:rPr>
    </w:lvl>
  </w:abstractNum>
  <w:abstractNum w:abstractNumId="13" w15:restartNumberingAfterBreak="0">
    <w:nsid w:val="59914CAA"/>
    <w:multiLevelType w:val="multilevel"/>
    <w:tmpl w:val="D3887FF0"/>
    <w:lvl w:ilvl="0">
      <w:start w:val="1"/>
      <w:numFmt w:val="decimal"/>
      <w:lvlText w:val="%1"/>
      <w:lvlJc w:val="left"/>
      <w:pPr>
        <w:ind w:left="8814" w:hanging="354"/>
        <w:jc w:val="left"/>
      </w:pPr>
      <w:rPr>
        <w:rFonts w:hint="default"/>
        <w:lang w:val="en-US" w:eastAsia="en-US" w:bidi="ar-SA"/>
      </w:rPr>
    </w:lvl>
    <w:lvl w:ilvl="1">
      <w:start w:val="3"/>
      <w:numFmt w:val="decimal"/>
      <w:lvlText w:val="%1.%2."/>
      <w:lvlJc w:val="left"/>
      <w:pPr>
        <w:ind w:left="8814" w:hanging="354"/>
        <w:jc w:val="left"/>
      </w:pPr>
      <w:rPr>
        <w:rFonts w:ascii="Source Serif 4" w:eastAsia="Source Serif 4" w:hAnsi="Source Serif 4" w:cs="Source Serif 4" w:hint="default"/>
        <w:b w:val="0"/>
        <w:bCs w:val="0"/>
        <w:i w:val="0"/>
        <w:iCs w:val="0"/>
        <w:color w:val="687D91"/>
        <w:spacing w:val="-6"/>
        <w:w w:val="90"/>
        <w:sz w:val="18"/>
        <w:szCs w:val="18"/>
        <w:lang w:val="en-US" w:eastAsia="en-US" w:bidi="ar-SA"/>
      </w:rPr>
    </w:lvl>
    <w:lvl w:ilvl="2">
      <w:numFmt w:val="bullet"/>
      <w:lvlText w:val="•"/>
      <w:lvlJc w:val="left"/>
      <w:pPr>
        <w:ind w:left="9295" w:hanging="354"/>
      </w:pPr>
      <w:rPr>
        <w:rFonts w:hint="default"/>
        <w:lang w:val="en-US" w:eastAsia="en-US" w:bidi="ar-SA"/>
      </w:rPr>
    </w:lvl>
    <w:lvl w:ilvl="3">
      <w:numFmt w:val="bullet"/>
      <w:lvlText w:val="•"/>
      <w:lvlJc w:val="left"/>
      <w:pPr>
        <w:ind w:left="9533" w:hanging="354"/>
      </w:pPr>
      <w:rPr>
        <w:rFonts w:hint="default"/>
        <w:lang w:val="en-US" w:eastAsia="en-US" w:bidi="ar-SA"/>
      </w:rPr>
    </w:lvl>
    <w:lvl w:ilvl="4">
      <w:numFmt w:val="bullet"/>
      <w:lvlText w:val="•"/>
      <w:lvlJc w:val="left"/>
      <w:pPr>
        <w:ind w:left="9771" w:hanging="354"/>
      </w:pPr>
      <w:rPr>
        <w:rFonts w:hint="default"/>
        <w:lang w:val="en-US" w:eastAsia="en-US" w:bidi="ar-SA"/>
      </w:rPr>
    </w:lvl>
    <w:lvl w:ilvl="5">
      <w:numFmt w:val="bullet"/>
      <w:lvlText w:val="•"/>
      <w:lvlJc w:val="left"/>
      <w:pPr>
        <w:ind w:left="10008" w:hanging="354"/>
      </w:pPr>
      <w:rPr>
        <w:rFonts w:hint="default"/>
        <w:lang w:val="en-US" w:eastAsia="en-US" w:bidi="ar-SA"/>
      </w:rPr>
    </w:lvl>
    <w:lvl w:ilvl="6">
      <w:numFmt w:val="bullet"/>
      <w:lvlText w:val="•"/>
      <w:lvlJc w:val="left"/>
      <w:pPr>
        <w:ind w:left="10246" w:hanging="354"/>
      </w:pPr>
      <w:rPr>
        <w:rFonts w:hint="default"/>
        <w:lang w:val="en-US" w:eastAsia="en-US" w:bidi="ar-SA"/>
      </w:rPr>
    </w:lvl>
    <w:lvl w:ilvl="7">
      <w:numFmt w:val="bullet"/>
      <w:lvlText w:val="•"/>
      <w:lvlJc w:val="left"/>
      <w:pPr>
        <w:ind w:left="10484" w:hanging="354"/>
      </w:pPr>
      <w:rPr>
        <w:rFonts w:hint="default"/>
        <w:lang w:val="en-US" w:eastAsia="en-US" w:bidi="ar-SA"/>
      </w:rPr>
    </w:lvl>
    <w:lvl w:ilvl="8">
      <w:numFmt w:val="bullet"/>
      <w:lvlText w:val="•"/>
      <w:lvlJc w:val="left"/>
      <w:pPr>
        <w:ind w:left="10722" w:hanging="354"/>
      </w:pPr>
      <w:rPr>
        <w:rFonts w:hint="default"/>
        <w:lang w:val="en-US" w:eastAsia="en-US" w:bidi="ar-SA"/>
      </w:rPr>
    </w:lvl>
  </w:abstractNum>
  <w:abstractNum w:abstractNumId="14" w15:restartNumberingAfterBreak="0">
    <w:nsid w:val="6A133979"/>
    <w:multiLevelType w:val="hybridMultilevel"/>
    <w:tmpl w:val="1ACC77B0"/>
    <w:lvl w:ilvl="0" w:tplc="3E6AB542">
      <w:start w:val="1"/>
      <w:numFmt w:val="decimal"/>
      <w:lvlText w:val="%1"/>
      <w:lvlJc w:val="left"/>
      <w:pPr>
        <w:ind w:left="891" w:hanging="541"/>
        <w:jc w:val="left"/>
      </w:pPr>
      <w:rPr>
        <w:rFonts w:ascii="Source Serif 4" w:eastAsia="Source Serif 4" w:hAnsi="Source Serif 4" w:cs="Source Serif 4" w:hint="default"/>
        <w:b w:val="0"/>
        <w:bCs w:val="0"/>
        <w:i w:val="0"/>
        <w:iCs w:val="0"/>
        <w:spacing w:val="0"/>
        <w:w w:val="84"/>
        <w:sz w:val="22"/>
        <w:szCs w:val="22"/>
        <w:lang w:val="en-US" w:eastAsia="en-US" w:bidi="ar-SA"/>
      </w:rPr>
    </w:lvl>
    <w:lvl w:ilvl="1" w:tplc="17FC6E24">
      <w:numFmt w:val="bullet"/>
      <w:lvlText w:val="•"/>
      <w:lvlJc w:val="left"/>
      <w:pPr>
        <w:ind w:left="993" w:hanging="541"/>
      </w:pPr>
      <w:rPr>
        <w:rFonts w:hint="default"/>
        <w:lang w:val="en-US" w:eastAsia="en-US" w:bidi="ar-SA"/>
      </w:rPr>
    </w:lvl>
    <w:lvl w:ilvl="2" w:tplc="BBBEFCAE">
      <w:numFmt w:val="bullet"/>
      <w:lvlText w:val="•"/>
      <w:lvlJc w:val="left"/>
      <w:pPr>
        <w:ind w:left="1086" w:hanging="541"/>
      </w:pPr>
      <w:rPr>
        <w:rFonts w:hint="default"/>
        <w:lang w:val="en-US" w:eastAsia="en-US" w:bidi="ar-SA"/>
      </w:rPr>
    </w:lvl>
    <w:lvl w:ilvl="3" w:tplc="3FD07DDE">
      <w:numFmt w:val="bullet"/>
      <w:lvlText w:val="•"/>
      <w:lvlJc w:val="left"/>
      <w:pPr>
        <w:ind w:left="1180" w:hanging="541"/>
      </w:pPr>
      <w:rPr>
        <w:rFonts w:hint="default"/>
        <w:lang w:val="en-US" w:eastAsia="en-US" w:bidi="ar-SA"/>
      </w:rPr>
    </w:lvl>
    <w:lvl w:ilvl="4" w:tplc="51AC8874">
      <w:numFmt w:val="bullet"/>
      <w:lvlText w:val="•"/>
      <w:lvlJc w:val="left"/>
      <w:pPr>
        <w:ind w:left="1273" w:hanging="541"/>
      </w:pPr>
      <w:rPr>
        <w:rFonts w:hint="default"/>
        <w:lang w:val="en-US" w:eastAsia="en-US" w:bidi="ar-SA"/>
      </w:rPr>
    </w:lvl>
    <w:lvl w:ilvl="5" w:tplc="3CCCC1B6">
      <w:numFmt w:val="bullet"/>
      <w:lvlText w:val="•"/>
      <w:lvlJc w:val="left"/>
      <w:pPr>
        <w:ind w:left="1367" w:hanging="541"/>
      </w:pPr>
      <w:rPr>
        <w:rFonts w:hint="default"/>
        <w:lang w:val="en-US" w:eastAsia="en-US" w:bidi="ar-SA"/>
      </w:rPr>
    </w:lvl>
    <w:lvl w:ilvl="6" w:tplc="D4A2FA1E">
      <w:numFmt w:val="bullet"/>
      <w:lvlText w:val="•"/>
      <w:lvlJc w:val="left"/>
      <w:pPr>
        <w:ind w:left="1460" w:hanging="541"/>
      </w:pPr>
      <w:rPr>
        <w:rFonts w:hint="default"/>
        <w:lang w:val="en-US" w:eastAsia="en-US" w:bidi="ar-SA"/>
      </w:rPr>
    </w:lvl>
    <w:lvl w:ilvl="7" w:tplc="12743686">
      <w:numFmt w:val="bullet"/>
      <w:lvlText w:val="•"/>
      <w:lvlJc w:val="left"/>
      <w:pPr>
        <w:ind w:left="1554" w:hanging="541"/>
      </w:pPr>
      <w:rPr>
        <w:rFonts w:hint="default"/>
        <w:lang w:val="en-US" w:eastAsia="en-US" w:bidi="ar-SA"/>
      </w:rPr>
    </w:lvl>
    <w:lvl w:ilvl="8" w:tplc="36A85B70">
      <w:numFmt w:val="bullet"/>
      <w:lvlText w:val="•"/>
      <w:lvlJc w:val="left"/>
      <w:pPr>
        <w:ind w:left="1647" w:hanging="541"/>
      </w:pPr>
      <w:rPr>
        <w:rFonts w:hint="default"/>
        <w:lang w:val="en-US" w:eastAsia="en-US" w:bidi="ar-SA"/>
      </w:rPr>
    </w:lvl>
  </w:abstractNum>
  <w:abstractNum w:abstractNumId="15" w15:restartNumberingAfterBreak="0">
    <w:nsid w:val="74664171"/>
    <w:multiLevelType w:val="hybridMultilevel"/>
    <w:tmpl w:val="B0D8D01E"/>
    <w:lvl w:ilvl="0" w:tplc="CAFA6340">
      <w:numFmt w:val="bullet"/>
      <w:lvlText w:val="–"/>
      <w:lvlJc w:val="left"/>
      <w:pPr>
        <w:ind w:left="1167" w:hanging="227"/>
      </w:pPr>
      <w:rPr>
        <w:rFonts w:ascii="Palatino Linotype" w:eastAsia="Palatino Linotype" w:hAnsi="Palatino Linotype" w:cs="Palatino Linotype" w:hint="default"/>
        <w:b/>
        <w:bCs/>
        <w:i w:val="0"/>
        <w:iCs w:val="0"/>
        <w:spacing w:val="0"/>
        <w:w w:val="106"/>
        <w:sz w:val="22"/>
        <w:szCs w:val="22"/>
        <w:lang w:val="en-US" w:eastAsia="en-US" w:bidi="ar-SA"/>
      </w:rPr>
    </w:lvl>
    <w:lvl w:ilvl="1" w:tplc="F412147E">
      <w:numFmt w:val="bullet"/>
      <w:lvlText w:val="•"/>
      <w:lvlJc w:val="left"/>
      <w:pPr>
        <w:ind w:left="2163" w:hanging="227"/>
      </w:pPr>
      <w:rPr>
        <w:rFonts w:hint="default"/>
        <w:lang w:val="en-US" w:eastAsia="en-US" w:bidi="ar-SA"/>
      </w:rPr>
    </w:lvl>
    <w:lvl w:ilvl="2" w:tplc="A304577C">
      <w:numFmt w:val="bullet"/>
      <w:lvlText w:val="•"/>
      <w:lvlJc w:val="left"/>
      <w:pPr>
        <w:ind w:left="3167" w:hanging="227"/>
      </w:pPr>
      <w:rPr>
        <w:rFonts w:hint="default"/>
        <w:lang w:val="en-US" w:eastAsia="en-US" w:bidi="ar-SA"/>
      </w:rPr>
    </w:lvl>
    <w:lvl w:ilvl="3" w:tplc="833657AE">
      <w:numFmt w:val="bullet"/>
      <w:lvlText w:val="•"/>
      <w:lvlJc w:val="left"/>
      <w:pPr>
        <w:ind w:left="4171" w:hanging="227"/>
      </w:pPr>
      <w:rPr>
        <w:rFonts w:hint="default"/>
        <w:lang w:val="en-US" w:eastAsia="en-US" w:bidi="ar-SA"/>
      </w:rPr>
    </w:lvl>
    <w:lvl w:ilvl="4" w:tplc="105CF406">
      <w:numFmt w:val="bullet"/>
      <w:lvlText w:val="•"/>
      <w:lvlJc w:val="left"/>
      <w:pPr>
        <w:ind w:left="5175" w:hanging="227"/>
      </w:pPr>
      <w:rPr>
        <w:rFonts w:hint="default"/>
        <w:lang w:val="en-US" w:eastAsia="en-US" w:bidi="ar-SA"/>
      </w:rPr>
    </w:lvl>
    <w:lvl w:ilvl="5" w:tplc="3D566E6A">
      <w:numFmt w:val="bullet"/>
      <w:lvlText w:val="•"/>
      <w:lvlJc w:val="left"/>
      <w:pPr>
        <w:ind w:left="6178" w:hanging="227"/>
      </w:pPr>
      <w:rPr>
        <w:rFonts w:hint="default"/>
        <w:lang w:val="en-US" w:eastAsia="en-US" w:bidi="ar-SA"/>
      </w:rPr>
    </w:lvl>
    <w:lvl w:ilvl="6" w:tplc="774C2E54">
      <w:numFmt w:val="bullet"/>
      <w:lvlText w:val="•"/>
      <w:lvlJc w:val="left"/>
      <w:pPr>
        <w:ind w:left="7182" w:hanging="227"/>
      </w:pPr>
      <w:rPr>
        <w:rFonts w:hint="default"/>
        <w:lang w:val="en-US" w:eastAsia="en-US" w:bidi="ar-SA"/>
      </w:rPr>
    </w:lvl>
    <w:lvl w:ilvl="7" w:tplc="D9A672A2">
      <w:numFmt w:val="bullet"/>
      <w:lvlText w:val="•"/>
      <w:lvlJc w:val="left"/>
      <w:pPr>
        <w:ind w:left="8186" w:hanging="227"/>
      </w:pPr>
      <w:rPr>
        <w:rFonts w:hint="default"/>
        <w:lang w:val="en-US" w:eastAsia="en-US" w:bidi="ar-SA"/>
      </w:rPr>
    </w:lvl>
    <w:lvl w:ilvl="8" w:tplc="1598EFB4">
      <w:numFmt w:val="bullet"/>
      <w:lvlText w:val="•"/>
      <w:lvlJc w:val="left"/>
      <w:pPr>
        <w:ind w:left="9190" w:hanging="227"/>
      </w:pPr>
      <w:rPr>
        <w:rFonts w:hint="default"/>
        <w:lang w:val="en-US" w:eastAsia="en-US" w:bidi="ar-SA"/>
      </w:rPr>
    </w:lvl>
  </w:abstractNum>
  <w:abstractNum w:abstractNumId="16" w15:restartNumberingAfterBreak="0">
    <w:nsid w:val="75D07C47"/>
    <w:multiLevelType w:val="multilevel"/>
    <w:tmpl w:val="02B8A7AE"/>
    <w:lvl w:ilvl="0">
      <w:start w:val="1"/>
      <w:numFmt w:val="upperLetter"/>
      <w:lvlText w:val="%1."/>
      <w:lvlJc w:val="left"/>
      <w:pPr>
        <w:ind w:left="469" w:hanging="328"/>
        <w:jc w:val="left"/>
      </w:pPr>
      <w:rPr>
        <w:rFonts w:ascii="Arial Black" w:eastAsia="Arial Black" w:hAnsi="Arial Black" w:cs="Arial Black" w:hint="default"/>
        <w:b w:val="0"/>
        <w:bCs w:val="0"/>
        <w:i w:val="0"/>
        <w:iCs w:val="0"/>
        <w:color w:val="687D91"/>
        <w:spacing w:val="0"/>
        <w:w w:val="73"/>
        <w:sz w:val="22"/>
        <w:szCs w:val="22"/>
        <w:lang w:val="en-US" w:eastAsia="en-US" w:bidi="ar-SA"/>
      </w:rPr>
    </w:lvl>
    <w:lvl w:ilvl="1">
      <w:start w:val="1"/>
      <w:numFmt w:val="decimal"/>
      <w:lvlText w:val="%1.%2."/>
      <w:lvlJc w:val="left"/>
      <w:pPr>
        <w:ind w:left="971" w:hanging="502"/>
        <w:jc w:val="left"/>
      </w:pPr>
      <w:rPr>
        <w:rFonts w:ascii="Source Serif 4" w:eastAsia="Source Serif 4" w:hAnsi="Source Serif 4" w:cs="Source Serif 4" w:hint="default"/>
        <w:b w:val="0"/>
        <w:bCs w:val="0"/>
        <w:i w:val="0"/>
        <w:iCs w:val="0"/>
        <w:spacing w:val="-11"/>
        <w:w w:val="90"/>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6" w:hanging="502"/>
      </w:pPr>
      <w:rPr>
        <w:rFonts w:hint="default"/>
        <w:lang w:val="en-US" w:eastAsia="en-US" w:bidi="ar-SA"/>
      </w:rPr>
    </w:lvl>
  </w:abstractNum>
  <w:abstractNum w:abstractNumId="17" w15:restartNumberingAfterBreak="0">
    <w:nsid w:val="784D67EF"/>
    <w:multiLevelType w:val="multilevel"/>
    <w:tmpl w:val="20D02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EA5EE3"/>
    <w:multiLevelType w:val="multilevel"/>
    <w:tmpl w:val="E736A3D0"/>
    <w:lvl w:ilvl="0">
      <w:start w:val="3"/>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Source Serif 4" w:eastAsia="Source Serif 4" w:hAnsi="Source Serif 4" w:cs="Source Serif 4" w:hint="default"/>
        <w:b w:val="0"/>
        <w:bCs w:val="0"/>
        <w:i w:val="0"/>
        <w:iCs w:val="0"/>
        <w:spacing w:val="-11"/>
        <w:w w:val="90"/>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9" w15:restartNumberingAfterBreak="0">
    <w:nsid w:val="7D48024D"/>
    <w:multiLevelType w:val="multilevel"/>
    <w:tmpl w:val="C2F61402"/>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Source Serif 4" w:eastAsia="Source Serif 4" w:hAnsi="Source Serif 4" w:cs="Source Serif 4" w:hint="default"/>
        <w:b w:val="0"/>
        <w:bCs w:val="0"/>
        <w:i w:val="0"/>
        <w:iCs w:val="0"/>
        <w:spacing w:val="-11"/>
        <w:w w:val="90"/>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num w:numId="1" w16cid:durableId="56831491">
    <w:abstractNumId w:val="5"/>
  </w:num>
  <w:num w:numId="2" w16cid:durableId="823545262">
    <w:abstractNumId w:val="8"/>
  </w:num>
  <w:num w:numId="3" w16cid:durableId="410927025">
    <w:abstractNumId w:val="18"/>
  </w:num>
  <w:num w:numId="4" w16cid:durableId="773742652">
    <w:abstractNumId w:val="19"/>
  </w:num>
  <w:num w:numId="5" w16cid:durableId="523984075">
    <w:abstractNumId w:val="11"/>
  </w:num>
  <w:num w:numId="6" w16cid:durableId="107890530">
    <w:abstractNumId w:val="4"/>
  </w:num>
  <w:num w:numId="7" w16cid:durableId="83111489">
    <w:abstractNumId w:val="14"/>
  </w:num>
  <w:num w:numId="8" w16cid:durableId="555093889">
    <w:abstractNumId w:val="0"/>
  </w:num>
  <w:num w:numId="9" w16cid:durableId="2028948265">
    <w:abstractNumId w:val="1"/>
  </w:num>
  <w:num w:numId="10" w16cid:durableId="1296372176">
    <w:abstractNumId w:val="2"/>
  </w:num>
  <w:num w:numId="11" w16cid:durableId="721562610">
    <w:abstractNumId w:val="9"/>
  </w:num>
  <w:num w:numId="12" w16cid:durableId="39405790">
    <w:abstractNumId w:val="10"/>
  </w:num>
  <w:num w:numId="13" w16cid:durableId="1256792709">
    <w:abstractNumId w:val="3"/>
  </w:num>
  <w:num w:numId="14" w16cid:durableId="1392968254">
    <w:abstractNumId w:val="6"/>
  </w:num>
  <w:num w:numId="15" w16cid:durableId="255670483">
    <w:abstractNumId w:val="15"/>
  </w:num>
  <w:num w:numId="16" w16cid:durableId="402264262">
    <w:abstractNumId w:val="13"/>
  </w:num>
  <w:num w:numId="17" w16cid:durableId="1244606987">
    <w:abstractNumId w:val="12"/>
  </w:num>
  <w:num w:numId="18" w16cid:durableId="438380444">
    <w:abstractNumId w:val="16"/>
  </w:num>
  <w:num w:numId="19" w16cid:durableId="1735738986">
    <w:abstractNumId w:val="7"/>
  </w:num>
  <w:num w:numId="20" w16cid:durableId="51885993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ley Kenneth">
    <w15:presenceInfo w15:providerId="AD" w15:userId="S::rlk2@bfh.ch::4e5599f0-7388-46dd-9ace-4a3a5956f5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trackRevisions/>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00B5"/>
    <w:rsid w:val="00011EA8"/>
    <w:rsid w:val="00015078"/>
    <w:rsid w:val="00075320"/>
    <w:rsid w:val="000900B5"/>
    <w:rsid w:val="001866EF"/>
    <w:rsid w:val="001D23CA"/>
    <w:rsid w:val="001F4C31"/>
    <w:rsid w:val="003574A1"/>
    <w:rsid w:val="00362887"/>
    <w:rsid w:val="00373DAB"/>
    <w:rsid w:val="005059FA"/>
    <w:rsid w:val="0055201A"/>
    <w:rsid w:val="005C0D28"/>
    <w:rsid w:val="00625AE5"/>
    <w:rsid w:val="00734971"/>
    <w:rsid w:val="00840418"/>
    <w:rsid w:val="008B380F"/>
    <w:rsid w:val="00972D5C"/>
    <w:rsid w:val="009734BF"/>
    <w:rsid w:val="00A4637A"/>
    <w:rsid w:val="00AC5D62"/>
    <w:rsid w:val="00AF1257"/>
    <w:rsid w:val="00BE4A24"/>
    <w:rsid w:val="00C8323B"/>
    <w:rsid w:val="00CA19EE"/>
    <w:rsid w:val="00D10146"/>
    <w:rsid w:val="00E13579"/>
    <w:rsid w:val="00E8661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FCCC7A5"/>
  <w15:docId w15:val="{3A3AB7E1-F512-A04B-81D1-2A1FDFDC9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320"/>
    <w:rPr>
      <w:rFonts w:ascii="Source Serif 4" w:eastAsia="Source Serif 4" w:hAnsi="Source Serif 4" w:cs="Source Serif 4"/>
    </w:rPr>
  </w:style>
  <w:style w:type="paragraph" w:styleId="Heading1">
    <w:name w:val="heading 1"/>
    <w:basedOn w:val="Normal"/>
    <w:uiPriority w:val="9"/>
    <w:qFormat/>
    <w:pPr>
      <w:spacing w:before="4"/>
      <w:ind w:left="698" w:hanging="556"/>
      <w:outlineLvl w:val="0"/>
    </w:pPr>
    <w:rPr>
      <w:rFonts w:ascii="Arial Black" w:eastAsia="Arial Black" w:hAnsi="Arial Black" w:cs="Arial Black"/>
      <w:b/>
      <w:bCs/>
      <w:sz w:val="41"/>
      <w:szCs w:val="41"/>
    </w:rPr>
  </w:style>
  <w:style w:type="paragraph" w:styleId="Heading2">
    <w:name w:val="heading 2"/>
    <w:basedOn w:val="Normal"/>
    <w:uiPriority w:val="9"/>
    <w:unhideWhenUsed/>
    <w:qFormat/>
    <w:pPr>
      <w:ind w:left="771" w:hanging="629"/>
      <w:outlineLvl w:val="1"/>
    </w:pPr>
    <w:rPr>
      <w:rFonts w:ascii="Arial Black" w:eastAsia="Arial Black" w:hAnsi="Arial Black" w:cs="Arial Black"/>
      <w:b/>
      <w:bCs/>
      <w:sz w:val="28"/>
      <w:szCs w:val="28"/>
    </w:rPr>
  </w:style>
  <w:style w:type="paragraph" w:styleId="Heading3">
    <w:name w:val="heading 3"/>
    <w:basedOn w:val="Normal"/>
    <w:uiPriority w:val="9"/>
    <w:unhideWhenUsed/>
    <w:qFormat/>
    <w:pPr>
      <w:ind w:left="142"/>
      <w:outlineLvl w:val="2"/>
    </w:pPr>
    <w:rPr>
      <w:rFonts w:ascii="Arial Black" w:eastAsia="Arial Black" w:hAnsi="Arial Black" w:cs="Arial Black"/>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79"/>
      <w:ind w:left="142" w:hanging="326"/>
    </w:pPr>
    <w:rPr>
      <w:rFonts w:ascii="Arial Black" w:eastAsia="Arial Black" w:hAnsi="Arial Black" w:cs="Arial Black"/>
      <w:b/>
      <w:bCs/>
    </w:rPr>
  </w:style>
  <w:style w:type="paragraph" w:styleId="TOC2">
    <w:name w:val="toc 2"/>
    <w:basedOn w:val="Normal"/>
    <w:uiPriority w:val="1"/>
    <w:qFormat/>
    <w:pPr>
      <w:spacing w:line="289" w:lineRule="exact"/>
      <w:ind w:left="968" w:hanging="499"/>
    </w:pPr>
  </w:style>
  <w:style w:type="paragraph" w:styleId="BodyText">
    <w:name w:val="Body Text"/>
    <w:basedOn w:val="Normal"/>
    <w:uiPriority w:val="1"/>
    <w:qFormat/>
  </w:style>
  <w:style w:type="paragraph" w:styleId="Title">
    <w:name w:val="Title"/>
    <w:basedOn w:val="Normal"/>
    <w:uiPriority w:val="10"/>
    <w:qFormat/>
    <w:pPr>
      <w:spacing w:line="682" w:lineRule="exact"/>
      <w:ind w:left="300"/>
    </w:pPr>
    <w:rPr>
      <w:rFonts w:ascii="Arial Black" w:eastAsia="Arial Black" w:hAnsi="Arial Black" w:cs="Arial Black"/>
      <w:b/>
      <w:bCs/>
      <w:sz w:val="49"/>
      <w:szCs w:val="49"/>
    </w:rPr>
  </w:style>
  <w:style w:type="paragraph" w:styleId="ListParagraph">
    <w:name w:val="List Paragraph"/>
    <w:basedOn w:val="Normal"/>
    <w:uiPriority w:val="1"/>
    <w:qFormat/>
    <w:pPr>
      <w:ind w:left="771" w:hanging="629"/>
    </w:pPr>
  </w:style>
  <w:style w:type="paragraph" w:customStyle="1" w:styleId="TableParagraph">
    <w:name w:val="Table Paragraph"/>
    <w:basedOn w:val="Normal"/>
    <w:uiPriority w:val="1"/>
    <w:qFormat/>
  </w:style>
  <w:style w:type="paragraph" w:styleId="Revision">
    <w:name w:val="Revision"/>
    <w:hidden/>
    <w:uiPriority w:val="99"/>
    <w:semiHidden/>
    <w:rsid w:val="00362887"/>
    <w:pPr>
      <w:widowControl/>
      <w:autoSpaceDE/>
      <w:autoSpaceDN/>
    </w:pPr>
    <w:rPr>
      <w:rFonts w:ascii="Source Serif 4" w:eastAsia="Source Serif 4" w:hAnsi="Source Serif 4" w:cs="Source Serif 4"/>
    </w:rPr>
  </w:style>
  <w:style w:type="character" w:styleId="CommentReference">
    <w:name w:val="annotation reference"/>
    <w:basedOn w:val="DefaultParagraphFont"/>
    <w:uiPriority w:val="99"/>
    <w:semiHidden/>
    <w:unhideWhenUsed/>
    <w:rsid w:val="00362887"/>
    <w:rPr>
      <w:sz w:val="16"/>
      <w:szCs w:val="16"/>
    </w:rPr>
  </w:style>
  <w:style w:type="paragraph" w:styleId="CommentText">
    <w:name w:val="annotation text"/>
    <w:basedOn w:val="Normal"/>
    <w:link w:val="CommentTextChar"/>
    <w:uiPriority w:val="99"/>
    <w:semiHidden/>
    <w:unhideWhenUsed/>
    <w:rsid w:val="00362887"/>
    <w:rPr>
      <w:sz w:val="20"/>
      <w:szCs w:val="20"/>
    </w:rPr>
  </w:style>
  <w:style w:type="character" w:customStyle="1" w:styleId="CommentTextChar">
    <w:name w:val="Comment Text Char"/>
    <w:basedOn w:val="DefaultParagraphFont"/>
    <w:link w:val="CommentText"/>
    <w:uiPriority w:val="99"/>
    <w:semiHidden/>
    <w:rsid w:val="00362887"/>
    <w:rPr>
      <w:rFonts w:ascii="Source Serif 4" w:eastAsia="Source Serif 4" w:hAnsi="Source Serif 4" w:cs="Source Serif 4"/>
      <w:sz w:val="20"/>
      <w:szCs w:val="20"/>
    </w:rPr>
  </w:style>
  <w:style w:type="paragraph" w:styleId="CommentSubject">
    <w:name w:val="annotation subject"/>
    <w:basedOn w:val="CommentText"/>
    <w:next w:val="CommentText"/>
    <w:link w:val="CommentSubjectChar"/>
    <w:uiPriority w:val="99"/>
    <w:semiHidden/>
    <w:unhideWhenUsed/>
    <w:rsid w:val="00362887"/>
    <w:rPr>
      <w:b/>
      <w:bCs/>
    </w:rPr>
  </w:style>
  <w:style w:type="character" w:customStyle="1" w:styleId="CommentSubjectChar">
    <w:name w:val="Comment Subject Char"/>
    <w:basedOn w:val="CommentTextChar"/>
    <w:link w:val="CommentSubject"/>
    <w:uiPriority w:val="99"/>
    <w:semiHidden/>
    <w:rsid w:val="00362887"/>
    <w:rPr>
      <w:rFonts w:ascii="Source Serif 4" w:eastAsia="Source Serif 4" w:hAnsi="Source Serif 4" w:cs="Source Serif 4"/>
      <w:b/>
      <w:bCs/>
      <w:sz w:val="20"/>
      <w:szCs w:val="20"/>
    </w:rPr>
  </w:style>
  <w:style w:type="table" w:styleId="TableGrid">
    <w:name w:val="Table Grid"/>
    <w:basedOn w:val="TableNormal"/>
    <w:uiPriority w:val="39"/>
    <w:rsid w:val="007349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9.xml"/><Relationship Id="rId21" Type="http://schemas.openxmlformats.org/officeDocument/2006/relationships/footer" Target="footer5.xml"/><Relationship Id="rId42" Type="http://schemas.openxmlformats.org/officeDocument/2006/relationships/footer" Target="footer13.xml"/><Relationship Id="rId63" Type="http://schemas.openxmlformats.org/officeDocument/2006/relationships/footer" Target="footer21.xml"/><Relationship Id="rId84" Type="http://schemas.openxmlformats.org/officeDocument/2006/relationships/footer" Target="footer28.xml"/><Relationship Id="rId138" Type="http://schemas.openxmlformats.org/officeDocument/2006/relationships/theme" Target="theme/theme1.xml"/><Relationship Id="rId16" Type="http://schemas.openxmlformats.org/officeDocument/2006/relationships/header" Target="header3.xml"/><Relationship Id="rId107" Type="http://schemas.openxmlformats.org/officeDocument/2006/relationships/hyperlink" Target="https://en.wikipedia.org/w/index.php?title=Swiss_Post&amp;oldid=1311289869" TargetMode="External"/><Relationship Id="rId11" Type="http://schemas.openxmlformats.org/officeDocument/2006/relationships/image" Target="media/image10.jpeg"/><Relationship Id="rId32" Type="http://schemas.openxmlformats.org/officeDocument/2006/relationships/header" Target="header9.xml"/><Relationship Id="rId37" Type="http://schemas.openxmlformats.org/officeDocument/2006/relationships/footer" Target="footer10.xml"/><Relationship Id="rId53" Type="http://schemas.openxmlformats.org/officeDocument/2006/relationships/image" Target="media/image3.png"/><Relationship Id="rId58" Type="http://schemas.openxmlformats.org/officeDocument/2006/relationships/header" Target="header20.xml"/><Relationship Id="rId74" Type="http://schemas.openxmlformats.org/officeDocument/2006/relationships/header" Target="header23.xml"/><Relationship Id="rId79" Type="http://schemas.openxmlformats.org/officeDocument/2006/relationships/footer" Target="footer25.xml"/><Relationship Id="rId102" Type="http://schemas.openxmlformats.org/officeDocument/2006/relationships/hyperlink" Target="https://www.post.ch/de/ueber-uns/aktuell/2023/175-jahre-alt-und-immer-noch-weltklasse" TargetMode="External"/><Relationship Id="rId123" Type="http://schemas.openxmlformats.org/officeDocument/2006/relationships/footer" Target="footer42.xml"/><Relationship Id="rId128" Type="http://schemas.openxmlformats.org/officeDocument/2006/relationships/header" Target="header44.xml"/><Relationship Id="rId5" Type="http://schemas.openxmlformats.org/officeDocument/2006/relationships/styles" Target="styles.xml"/><Relationship Id="rId90" Type="http://schemas.openxmlformats.org/officeDocument/2006/relationships/footer" Target="footer31.xml"/><Relationship Id="rId95" Type="http://schemas.openxmlformats.org/officeDocument/2006/relationships/header" Target="header33.xml"/><Relationship Id="rId22" Type="http://schemas.openxmlformats.org/officeDocument/2006/relationships/footer" Target="footer6.xml"/><Relationship Id="rId27" Type="http://schemas.openxmlformats.org/officeDocument/2006/relationships/footer" Target="footer7.xml"/><Relationship Id="rId43" Type="http://schemas.openxmlformats.org/officeDocument/2006/relationships/footer" Target="footer14.xml"/><Relationship Id="rId48" Type="http://schemas.openxmlformats.org/officeDocument/2006/relationships/footer" Target="footer16.xml"/><Relationship Id="rId64" Type="http://schemas.openxmlformats.org/officeDocument/2006/relationships/footer" Target="footer22.xml"/><Relationship Id="rId69" Type="http://schemas.openxmlformats.org/officeDocument/2006/relationships/image" Target="media/image12.png"/><Relationship Id="rId113" Type="http://schemas.openxmlformats.org/officeDocument/2006/relationships/header" Target="header37.xml"/><Relationship Id="rId118" Type="http://schemas.openxmlformats.org/officeDocument/2006/relationships/footer" Target="footer40.xml"/><Relationship Id="rId134" Type="http://schemas.openxmlformats.org/officeDocument/2006/relationships/header" Target="header47.xml"/><Relationship Id="rId80" Type="http://schemas.openxmlformats.org/officeDocument/2006/relationships/footer" Target="footer26.xml"/><Relationship Id="rId85" Type="http://schemas.openxmlformats.org/officeDocument/2006/relationships/header" Target="header28.xml"/><Relationship Id="rId12" Type="http://schemas.openxmlformats.org/officeDocument/2006/relationships/header" Target="header1.xml"/><Relationship Id="rId17" Type="http://schemas.openxmlformats.org/officeDocument/2006/relationships/header" Target="header4.xml"/><Relationship Id="rId33" Type="http://schemas.openxmlformats.org/officeDocument/2006/relationships/footer" Target="footer8.xml"/><Relationship Id="rId38" Type="http://schemas.openxmlformats.org/officeDocument/2006/relationships/footer" Target="footer11.xml"/><Relationship Id="rId59" Type="http://schemas.openxmlformats.org/officeDocument/2006/relationships/header" Target="header21.xml"/><Relationship Id="rId103" Type="http://schemas.openxmlformats.org/officeDocument/2006/relationships/hyperlink" Target="https://www.post.ch/en" TargetMode="External"/><Relationship Id="rId108" Type="http://schemas.openxmlformats.org/officeDocument/2006/relationships/hyperlink" Target="https://en.wikipedia.org/w/index.php?title=Swiss_Post&amp;oldid=1311289869" TargetMode="External"/><Relationship Id="rId124" Type="http://schemas.openxmlformats.org/officeDocument/2006/relationships/footer" Target="footer43.xml"/><Relationship Id="rId129" Type="http://schemas.openxmlformats.org/officeDocument/2006/relationships/footer" Target="footer45.xml"/><Relationship Id="rId54" Type="http://schemas.openxmlformats.org/officeDocument/2006/relationships/header" Target="header19.xml"/><Relationship Id="rId70" Type="http://schemas.openxmlformats.org/officeDocument/2006/relationships/image" Target="media/image13.png"/><Relationship Id="rId75" Type="http://schemas.openxmlformats.org/officeDocument/2006/relationships/footer" Target="footer23.xml"/><Relationship Id="rId91" Type="http://schemas.openxmlformats.org/officeDocument/2006/relationships/header" Target="header31.xml"/><Relationship Id="rId96" Type="http://schemas.openxmlformats.org/officeDocument/2006/relationships/footer" Target="footer34.xm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2.jpeg"/><Relationship Id="rId28" Type="http://schemas.openxmlformats.org/officeDocument/2006/relationships/comments" Target="comments.xml"/><Relationship Id="rId49" Type="http://schemas.openxmlformats.org/officeDocument/2006/relationships/header" Target="header17.xml"/><Relationship Id="rId114" Type="http://schemas.openxmlformats.org/officeDocument/2006/relationships/footer" Target="footer38.xml"/><Relationship Id="rId119" Type="http://schemas.openxmlformats.org/officeDocument/2006/relationships/header" Target="header40.xml"/><Relationship Id="rId44" Type="http://schemas.openxmlformats.org/officeDocument/2006/relationships/header" Target="header14.xml"/><Relationship Id="rId60" Type="http://schemas.openxmlformats.org/officeDocument/2006/relationships/image" Target="media/image5.jpeg"/><Relationship Id="rId65" Type="http://schemas.openxmlformats.org/officeDocument/2006/relationships/image" Target="media/image8.jpeg"/><Relationship Id="rId81" Type="http://schemas.openxmlformats.org/officeDocument/2006/relationships/header" Target="header26.xml"/><Relationship Id="rId86" Type="http://schemas.openxmlformats.org/officeDocument/2006/relationships/footer" Target="footer29.xml"/><Relationship Id="rId130" Type="http://schemas.openxmlformats.org/officeDocument/2006/relationships/header" Target="header45.xml"/><Relationship Id="rId135" Type="http://schemas.openxmlformats.org/officeDocument/2006/relationships/footer" Target="footer48.xm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header" Target="header12.xml"/><Relationship Id="rId109" Type="http://schemas.openxmlformats.org/officeDocument/2006/relationships/header" Target="header35.xml"/><Relationship Id="rId34" Type="http://schemas.openxmlformats.org/officeDocument/2006/relationships/footer" Target="footer9.xml"/><Relationship Id="rId50" Type="http://schemas.openxmlformats.org/officeDocument/2006/relationships/footer" Target="footer17.xml"/><Relationship Id="rId55" Type="http://schemas.openxmlformats.org/officeDocument/2006/relationships/footer" Target="footer19.xml"/><Relationship Id="rId76" Type="http://schemas.openxmlformats.org/officeDocument/2006/relationships/footer" Target="footer24.xml"/><Relationship Id="rId97" Type="http://schemas.openxmlformats.org/officeDocument/2006/relationships/header" Target="header34.xml"/><Relationship Id="rId104" Type="http://schemas.openxmlformats.org/officeDocument/2006/relationships/hyperlink" Target="https://en.wikipedia.org/wiki/Risk_management" TargetMode="External"/><Relationship Id="rId120" Type="http://schemas.openxmlformats.org/officeDocument/2006/relationships/footer" Target="footer41.xml"/><Relationship Id="rId125" Type="http://schemas.openxmlformats.org/officeDocument/2006/relationships/image" Target="media/image16.jpeg"/><Relationship Id="rId7" Type="http://schemas.openxmlformats.org/officeDocument/2006/relationships/webSettings" Target="webSettings.xml"/><Relationship Id="rId71" Type="http://schemas.openxmlformats.org/officeDocument/2006/relationships/image" Target="media/image14.jpeg"/><Relationship Id="rId92" Type="http://schemas.openxmlformats.org/officeDocument/2006/relationships/footer" Target="footer32.xml"/><Relationship Id="rId2" Type="http://schemas.openxmlformats.org/officeDocument/2006/relationships/customXml" Target="../customXml/item2.xml"/><Relationship Id="rId29" Type="http://schemas.microsoft.com/office/2011/relationships/commentsExtended" Target="commentsExtended.xml"/><Relationship Id="rId24" Type="http://schemas.openxmlformats.org/officeDocument/2006/relationships/header" Target="header6.xml"/><Relationship Id="rId40" Type="http://schemas.openxmlformats.org/officeDocument/2006/relationships/footer" Target="footer12.xml"/><Relationship Id="rId45" Type="http://schemas.openxmlformats.org/officeDocument/2006/relationships/header" Target="header15.xml"/><Relationship Id="rId66" Type="http://schemas.openxmlformats.org/officeDocument/2006/relationships/image" Target="media/image9.jpeg"/><Relationship Id="rId87" Type="http://schemas.openxmlformats.org/officeDocument/2006/relationships/header" Target="header29.xml"/><Relationship Id="rId110" Type="http://schemas.openxmlformats.org/officeDocument/2006/relationships/footer" Target="footer36.xml"/><Relationship Id="rId115" Type="http://schemas.openxmlformats.org/officeDocument/2006/relationships/header" Target="header38.xml"/><Relationship Id="rId131" Type="http://schemas.openxmlformats.org/officeDocument/2006/relationships/footer" Target="footer46.xml"/><Relationship Id="rId136" Type="http://schemas.openxmlformats.org/officeDocument/2006/relationships/fontTable" Target="fontTable.xml"/><Relationship Id="rId61" Type="http://schemas.openxmlformats.org/officeDocument/2006/relationships/image" Target="media/image6.jpeg"/><Relationship Id="rId82" Type="http://schemas.openxmlformats.org/officeDocument/2006/relationships/footer" Target="footer27.xml"/><Relationship Id="rId19" Type="http://schemas.openxmlformats.org/officeDocument/2006/relationships/footer" Target="footer4.xml"/><Relationship Id="rId14" Type="http://schemas.openxmlformats.org/officeDocument/2006/relationships/header" Target="header2.xml"/><Relationship Id="rId30" Type="http://schemas.microsoft.com/office/2016/09/relationships/commentsIds" Target="commentsIds.xml"/><Relationship Id="rId35" Type="http://schemas.openxmlformats.org/officeDocument/2006/relationships/header" Target="header10.xml"/><Relationship Id="rId56" Type="http://schemas.openxmlformats.org/officeDocument/2006/relationships/footer" Target="footer20.xml"/><Relationship Id="rId77" Type="http://schemas.openxmlformats.org/officeDocument/2006/relationships/header" Target="header24.xml"/><Relationship Id="rId100" Type="http://schemas.openxmlformats.org/officeDocument/2006/relationships/hyperlink" Target="https://www.based.co.nl/en/news/long-term-availability-of-construction-data-with-ddss" TargetMode="External"/><Relationship Id="rId105" Type="http://schemas.openxmlformats.org/officeDocument/2006/relationships/hyperlink" Target="https://en.wikipedia.org/w/index.php?title=Data_quality&amp;oldid=1316970467" TargetMode="External"/><Relationship Id="rId126" Type="http://schemas.openxmlformats.org/officeDocument/2006/relationships/header" Target="header43.xml"/><Relationship Id="rId8" Type="http://schemas.openxmlformats.org/officeDocument/2006/relationships/footnotes" Target="footnotes.xml"/><Relationship Id="rId51" Type="http://schemas.openxmlformats.org/officeDocument/2006/relationships/header" Target="header18.xml"/><Relationship Id="rId72" Type="http://schemas.openxmlformats.org/officeDocument/2006/relationships/image" Target="media/image15.jpeg"/><Relationship Id="rId93" Type="http://schemas.openxmlformats.org/officeDocument/2006/relationships/header" Target="header32.xml"/><Relationship Id="rId98" Type="http://schemas.openxmlformats.org/officeDocument/2006/relationships/footer" Target="footer35.xml"/><Relationship Id="rId121" Type="http://schemas.openxmlformats.org/officeDocument/2006/relationships/header" Target="header41.xml"/><Relationship Id="rId3" Type="http://schemas.openxmlformats.org/officeDocument/2006/relationships/customXml" Target="../customXml/item3.xml"/><Relationship Id="rId25" Type="http://schemas.openxmlformats.org/officeDocument/2006/relationships/header" Target="header7.xml"/><Relationship Id="rId46" Type="http://schemas.openxmlformats.org/officeDocument/2006/relationships/footer" Target="footer15.xml"/><Relationship Id="rId67" Type="http://schemas.openxmlformats.org/officeDocument/2006/relationships/image" Target="media/image10.png"/><Relationship Id="rId116" Type="http://schemas.openxmlformats.org/officeDocument/2006/relationships/footer" Target="footer39.xml"/><Relationship Id="rId137" Type="http://schemas.microsoft.com/office/2011/relationships/people" Target="people.xml"/><Relationship Id="rId20" Type="http://schemas.openxmlformats.org/officeDocument/2006/relationships/header" Target="header5.xml"/><Relationship Id="rId41" Type="http://schemas.openxmlformats.org/officeDocument/2006/relationships/header" Target="header13.xml"/><Relationship Id="rId62" Type="http://schemas.openxmlformats.org/officeDocument/2006/relationships/image" Target="media/image7.jpeg"/><Relationship Id="rId83" Type="http://schemas.openxmlformats.org/officeDocument/2006/relationships/header" Target="header27.xml"/><Relationship Id="rId88" Type="http://schemas.openxmlformats.org/officeDocument/2006/relationships/footer" Target="footer30.xml"/><Relationship Id="rId111" Type="http://schemas.openxmlformats.org/officeDocument/2006/relationships/header" Target="header36.xml"/><Relationship Id="rId132" Type="http://schemas.openxmlformats.org/officeDocument/2006/relationships/header" Target="header46.xml"/><Relationship Id="rId15" Type="http://schemas.openxmlformats.org/officeDocument/2006/relationships/footer" Target="footer2.xml"/><Relationship Id="rId36" Type="http://schemas.openxmlformats.org/officeDocument/2006/relationships/header" Target="header11.xml"/><Relationship Id="rId57" Type="http://schemas.openxmlformats.org/officeDocument/2006/relationships/image" Target="media/image4.jpeg"/><Relationship Id="rId106" Type="http://schemas.openxmlformats.org/officeDocument/2006/relationships/hyperlink" Target="https://en.wikipedia.org/w/index.php?title=ISO_8000&amp;oldid=1316394786" TargetMode="External"/><Relationship Id="rId127" Type="http://schemas.openxmlformats.org/officeDocument/2006/relationships/footer" Target="footer44.xml"/><Relationship Id="rId10" Type="http://schemas.openxmlformats.org/officeDocument/2006/relationships/image" Target="media/image1.jpeg"/><Relationship Id="rId31" Type="http://schemas.microsoft.com/office/2018/08/relationships/commentsExtensible" Target="commentsExtensible.xml"/><Relationship Id="rId52" Type="http://schemas.openxmlformats.org/officeDocument/2006/relationships/footer" Target="footer18.xml"/><Relationship Id="rId73" Type="http://schemas.openxmlformats.org/officeDocument/2006/relationships/header" Target="header22.xml"/><Relationship Id="rId78" Type="http://schemas.openxmlformats.org/officeDocument/2006/relationships/header" Target="header25.xml"/><Relationship Id="rId94" Type="http://schemas.openxmlformats.org/officeDocument/2006/relationships/footer" Target="footer33.xml"/><Relationship Id="rId99" Type="http://schemas.openxmlformats.org/officeDocument/2006/relationships/hyperlink" Target="https://chat.openai.com/" TargetMode="External"/><Relationship Id="rId101" Type="http://schemas.openxmlformats.org/officeDocument/2006/relationships/hyperlink" Target="https://www.post.ch/de/ueber-uns/aktuell/2023/175-jahre-alt-und-immer-noch-weltklasse" TargetMode="External"/><Relationship Id="rId122" Type="http://schemas.openxmlformats.org/officeDocument/2006/relationships/header" Target="header42.xm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header" Target="header8.xml"/><Relationship Id="rId47" Type="http://schemas.openxmlformats.org/officeDocument/2006/relationships/header" Target="header16.xml"/><Relationship Id="rId68" Type="http://schemas.openxmlformats.org/officeDocument/2006/relationships/image" Target="media/image11.png"/><Relationship Id="rId89" Type="http://schemas.openxmlformats.org/officeDocument/2006/relationships/header" Target="header30.xml"/><Relationship Id="rId112" Type="http://schemas.openxmlformats.org/officeDocument/2006/relationships/footer" Target="footer37.xml"/><Relationship Id="rId133" Type="http://schemas.openxmlformats.org/officeDocument/2006/relationships/footer" Target="footer4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DC19B73122CEE4085F6C8D46609A415" ma:contentTypeVersion="8" ma:contentTypeDescription="Ein neues Dokument erstellen." ma:contentTypeScope="" ma:versionID="1c82b1913c67ab114037dc677c5a30db">
  <xsd:schema xmlns:xsd="http://www.w3.org/2001/XMLSchema" xmlns:xs="http://www.w3.org/2001/XMLSchema" xmlns:p="http://schemas.microsoft.com/office/2006/metadata/properties" xmlns:ns2="ee3d548b-62b8-43e7-8f1f-964804d7265b" targetNamespace="http://schemas.microsoft.com/office/2006/metadata/properties" ma:root="true" ma:fieldsID="eeaf79ecb838fb98927fc6452287123f" ns2:_="">
    <xsd:import namespace="ee3d548b-62b8-43e7-8f1f-964804d726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548b-62b8-43e7-8f1f-964804d72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E86F6E-5F4F-4830-AF14-3ABF5FA98E6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467E5A-7107-4C44-8CB4-43A9B7CF7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3d548b-62b8-43e7-8f1f-964804d726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7D8466-79FF-4CCA-A622-FBD7147229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63</Pages>
  <Words>11367</Words>
  <Characters>64793</Characters>
  <Application>Microsoft Office Word</Application>
  <DocSecurity>0</DocSecurity>
  <Lines>539</Lines>
  <Paragraphs>152</Paragraphs>
  <ScaleCrop>false</ScaleCrop>
  <Company/>
  <LinksUpToDate>false</LinksUpToDate>
  <CharactersWithSpaces>76008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Specialisation Project 1 MTE7101</dc:title>
  <dc:creator>Roland Angelo Roccaro</dc:creator>
  <cp:lastModifiedBy>Ken Ritley</cp:lastModifiedBy>
  <cp:revision>26</cp:revision>
  <dcterms:created xsi:type="dcterms:W3CDTF">2025-12-11T14:17:00Z</dcterms:created>
  <dcterms:modified xsi:type="dcterms:W3CDTF">2025-12-11T14:52:00Z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LaTeX with hyperref</vt:lpwstr>
  </property>
  <property fmtid="{D5CDD505-2E9C-101B-9397-08002B2CF9AE}" pid="4" name="LastSaved">
    <vt:filetime>2025-12-11T00:00:00Z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y fmtid="{D5CDD505-2E9C-101B-9397-08002B2CF9AE}" pid="7" name="ContentTypeId">
    <vt:lpwstr>0x0101003DC19B73122CEE4085F6C8D46609A415</vt:lpwstr>
  </property>
</Properties>
</file>